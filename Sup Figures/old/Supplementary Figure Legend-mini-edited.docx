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3C3BED77" w14:textId="7F7A77D1" w:rsidR="001D604E" w:rsidRPr="0010412C" w:rsidRDefault="001D604E">
      <w:pPr>
        <w:rPr>
          <w:rFonts w:ascii="Times New Roman" w:hAnsi="Times New Roman" w:cs="Times New Roman"/>
        </w:rPr>
      </w:pPr>
      <w:r w:rsidRPr="0010412C">
        <w:rPr>
          <w:rFonts w:ascii="Times New Roman" w:hAnsi="Times New Roman" w:cs="Times New Roman"/>
        </w:rPr>
        <w:t>Supplementary Figure Legend</w:t>
      </w:r>
    </w:p>
    <w:p w14:paraId="59A1ADFE" w14:textId="39633018" w:rsidR="001D604E" w:rsidRDefault="001D604E">
      <w:pPr>
        <w:rPr>
          <w:rFonts w:ascii="Times New Roman" w:hAnsi="Times New Roman" w:cs="Times New Roman"/>
        </w:rPr>
      </w:pPr>
      <w:r w:rsidRPr="0010412C">
        <w:rPr>
          <w:rFonts w:ascii="Times New Roman" w:hAnsi="Times New Roman" w:cs="Times New Roman"/>
        </w:rPr>
        <w:t xml:space="preserve">Figure S1 </w:t>
      </w:r>
      <w:r w:rsidR="00B30B4B" w:rsidRPr="0010412C">
        <w:rPr>
          <w:rFonts w:ascii="Times New Roman" w:hAnsi="Times New Roman" w:cs="Times New Roman"/>
        </w:rPr>
        <w:t>mSigHdp extracted signatures highly similar to COSMIC</w:t>
      </w:r>
      <w:r w:rsidR="00386054">
        <w:rPr>
          <w:rFonts w:ascii="Times New Roman" w:hAnsi="Times New Roman" w:cs="Times New Roman" w:hint="eastAsia"/>
        </w:rPr>
        <w:t xml:space="preserve"> v3.5</w:t>
      </w:r>
      <w:r w:rsidR="00B30B4B" w:rsidRPr="0010412C">
        <w:rPr>
          <w:rFonts w:ascii="Times New Roman" w:hAnsi="Times New Roman" w:cs="Times New Roman"/>
        </w:rPr>
        <w:t xml:space="preserve"> signatures</w:t>
      </w:r>
    </w:p>
    <w:p w14:paraId="55EDB073" w14:textId="207C9D60" w:rsidR="00B30B4B" w:rsidRPr="00624444" w:rsidRDefault="002724F1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 w:hint="eastAsia"/>
        </w:rPr>
        <w:t>Figure S2</w:t>
      </w:r>
      <w:r w:rsidR="00B30B4B" w:rsidRPr="0010412C">
        <w:rPr>
          <w:rFonts w:ascii="Times New Roman" w:hAnsi="Times New Roman" w:cs="Times New Roman"/>
        </w:rPr>
        <w:t xml:space="preserve"> Detailed characterization of C_ID5 and C_ID8</w:t>
      </w:r>
      <w:r w:rsidR="00A640BE">
        <w:rPr>
          <w:rFonts w:ascii="Times New Roman" w:hAnsi="Times New Roman" w:cs="Times New Roman" w:hint="eastAsia"/>
        </w:rPr>
        <w:t xml:space="preserve">. (A) </w:t>
      </w:r>
      <w:r w:rsidR="00E83D63">
        <w:rPr>
          <w:rFonts w:ascii="Times New Roman" w:hAnsi="Times New Roman" w:cs="Times New Roman" w:hint="eastAsia"/>
        </w:rPr>
        <w:t>Mutational signature spectrum of C_ID5 and C_ID8</w:t>
      </w:r>
      <w:r w:rsidR="00EB04F8">
        <w:rPr>
          <w:rFonts w:ascii="Times New Roman" w:hAnsi="Times New Roman" w:cs="Times New Roman" w:hint="eastAsia"/>
        </w:rPr>
        <w:t xml:space="preserve">; (B) Correlation between signature activity and age; (C) </w:t>
      </w:r>
      <w:r w:rsidR="00624444">
        <w:rPr>
          <w:rFonts w:ascii="Times New Roman" w:hAnsi="Times New Roman" w:cs="Times New Roman"/>
        </w:rPr>
        <w:t>Length</w:t>
      </w:r>
      <w:r w:rsidR="00624444">
        <w:rPr>
          <w:rFonts w:ascii="Times New Roman" w:hAnsi="Times New Roman" w:cs="Times New Roman" w:hint="eastAsia"/>
        </w:rPr>
        <w:t xml:space="preserve"> of deletions</w:t>
      </w:r>
      <w:r w:rsidR="001F2050">
        <w:rPr>
          <w:rFonts w:ascii="Times New Roman" w:hAnsi="Times New Roman" w:cs="Times New Roman" w:hint="eastAsia"/>
        </w:rPr>
        <w:t xml:space="preserve"> longer than 5bp characterized by C_ID5 and C_ID8; (D) The genomes strongly support the presence of C_ID5 and C_ID8; (E) Correlation between ID5 and ID8 activity in different tumor types reported in Alexandrov et al., 2020.</w:t>
      </w:r>
    </w:p>
    <w:p w14:paraId="4761A288" w14:textId="0D82324A" w:rsidR="00B30B4B" w:rsidRDefault="00B30B4B">
      <w:pPr>
        <w:rPr>
          <w:rFonts w:ascii="Times New Roman" w:hAnsi="Times New Roman" w:cs="Times New Roman"/>
        </w:rPr>
      </w:pPr>
      <w:r w:rsidRPr="0010412C">
        <w:rPr>
          <w:rFonts w:ascii="Times New Roman" w:hAnsi="Times New Roman" w:cs="Times New Roman"/>
        </w:rPr>
        <w:t>Figure S</w:t>
      </w:r>
      <w:r w:rsidR="00E8219C">
        <w:rPr>
          <w:rFonts w:ascii="Times New Roman" w:hAnsi="Times New Roman" w:cs="Times New Roman" w:hint="eastAsia"/>
        </w:rPr>
        <w:t>3</w:t>
      </w:r>
      <w:r w:rsidRPr="0010412C">
        <w:rPr>
          <w:rFonts w:ascii="Times New Roman" w:hAnsi="Times New Roman" w:cs="Times New Roman"/>
        </w:rPr>
        <w:t xml:space="preserve"> Comparison among COSMIC ID17, mSigHdp extracted C_ID17 and ID_TOP2A K743N reported by Boot et al., 2022</w:t>
      </w:r>
    </w:p>
    <w:p w14:paraId="68F1DD5A" w14:textId="1685FA02" w:rsidR="0002376C" w:rsidRPr="0002376C" w:rsidRDefault="0002376C" w:rsidP="0002376C">
      <w:pPr>
        <w:rPr>
          <w:rFonts w:ascii="Times New Roman" w:hAnsi="Times New Roman" w:cs="Times New Roman"/>
        </w:rPr>
      </w:pPr>
      <w:r w:rsidRPr="0002376C">
        <w:rPr>
          <w:rFonts w:ascii="Times New Roman" w:hAnsi="Times New Roman" w:cs="Times New Roman" w:hint="eastAsia"/>
        </w:rPr>
        <w:t>F</w:t>
      </w:r>
      <w:r w:rsidRPr="0002376C">
        <w:rPr>
          <w:rFonts w:ascii="Times New Roman" w:hAnsi="Times New Roman" w:cs="Times New Roman"/>
        </w:rPr>
        <w:t xml:space="preserve">igure </w:t>
      </w:r>
      <w:r w:rsidRPr="0002376C">
        <w:rPr>
          <w:rFonts w:ascii="Times New Roman" w:hAnsi="Times New Roman" w:cs="Times New Roman" w:hint="eastAsia"/>
        </w:rPr>
        <w:t>S4</w:t>
      </w:r>
      <w:r w:rsidRPr="0002376C">
        <w:rPr>
          <w:rFonts w:ascii="Times New Roman" w:hAnsi="Times New Roman" w:cs="Times New Roman"/>
        </w:rPr>
        <w:t xml:space="preserve"> </w:t>
      </w:r>
      <w:r w:rsidR="00386054">
        <w:rPr>
          <w:rFonts w:ascii="Times New Roman" w:hAnsi="Times New Roman" w:cs="Times New Roman" w:hint="eastAsia"/>
        </w:rPr>
        <w:t>83-type</w:t>
      </w:r>
      <w:r w:rsidRPr="0002376C">
        <w:rPr>
          <w:rFonts w:ascii="Times New Roman" w:hAnsi="Times New Roman" w:cs="Times New Roman"/>
        </w:rPr>
        <w:t xml:space="preserve"> mutational signatures asymmetries in DNA regions, replication strands and transcription strands across cancer types. </w:t>
      </w:r>
    </w:p>
    <w:p w14:paraId="21C5BAF6" w14:textId="5C074DDD" w:rsidR="0002376C" w:rsidRDefault="0002376C" w:rsidP="0002376C">
      <w:pPr>
        <w:rPr>
          <w:rFonts w:ascii="Times New Roman" w:hAnsi="Times New Roman" w:cs="Times New Roman"/>
        </w:rPr>
      </w:pPr>
      <w:r w:rsidRPr="000778FA">
        <w:rPr>
          <w:rFonts w:ascii="Times New Roman" w:hAnsi="Times New Roman" w:cs="Times New Roman"/>
        </w:rPr>
        <w:t xml:space="preserve">(A) </w:t>
      </w:r>
      <w:r>
        <w:rPr>
          <w:rFonts w:ascii="Times New Roman" w:hAnsi="Times New Roman" w:cs="Times New Roman"/>
        </w:rPr>
        <w:t>Enrichment of m</w:t>
      </w:r>
      <w:r w:rsidRPr="000778FA">
        <w:rPr>
          <w:rFonts w:ascii="Times New Roman" w:hAnsi="Times New Roman" w:cs="Times New Roman"/>
        </w:rPr>
        <w:t xml:space="preserve">utations in genic and intergenic regions for </w:t>
      </w:r>
      <w:r w:rsidR="00386054">
        <w:rPr>
          <w:rFonts w:ascii="Times New Roman" w:hAnsi="Times New Roman" w:cs="Times New Roman" w:hint="eastAsia"/>
        </w:rPr>
        <w:t>83-type</w:t>
      </w:r>
      <w:r w:rsidR="00386054" w:rsidRPr="000778FA">
        <w:rPr>
          <w:rFonts w:ascii="Times New Roman" w:hAnsi="Times New Roman" w:cs="Times New Roman"/>
        </w:rPr>
        <w:t xml:space="preserve"> </w:t>
      </w:r>
      <w:r w:rsidRPr="000778FA">
        <w:rPr>
          <w:rFonts w:ascii="Times New Roman" w:hAnsi="Times New Roman" w:cs="Times New Roman"/>
        </w:rPr>
        <w:t>signatures</w:t>
      </w:r>
      <w:r>
        <w:rPr>
          <w:rFonts w:ascii="Times New Roman" w:hAnsi="Times New Roman" w:cs="Times New Roman"/>
        </w:rPr>
        <w:t>. Each row</w:t>
      </w:r>
      <w:r w:rsidRPr="000778FA">
        <w:rPr>
          <w:rFonts w:ascii="Times New Roman" w:hAnsi="Times New Roman" w:cs="Times New Roman"/>
        </w:rPr>
        <w:t xml:space="preserve"> represent</w:t>
      </w:r>
      <w:r>
        <w:rPr>
          <w:rFonts w:ascii="Times New Roman" w:hAnsi="Times New Roman" w:cs="Times New Roman"/>
        </w:rPr>
        <w:t>s</w:t>
      </w:r>
      <w:r w:rsidRPr="000778FA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 xml:space="preserve">one </w:t>
      </w:r>
      <w:r w:rsidR="00386054">
        <w:rPr>
          <w:rFonts w:ascii="Times New Roman" w:hAnsi="Times New Roman" w:cs="Times New Roman" w:hint="eastAsia"/>
        </w:rPr>
        <w:t>83-type</w:t>
      </w:r>
      <w:r w:rsidR="00386054" w:rsidRPr="000778FA">
        <w:rPr>
          <w:rFonts w:ascii="Times New Roman" w:hAnsi="Times New Roman" w:cs="Times New Roman"/>
        </w:rPr>
        <w:t xml:space="preserve"> </w:t>
      </w:r>
      <w:r w:rsidRPr="000778FA">
        <w:rPr>
          <w:rFonts w:ascii="Times New Roman" w:hAnsi="Times New Roman" w:cs="Times New Roman"/>
        </w:rPr>
        <w:t xml:space="preserve">signature, </w:t>
      </w:r>
      <w:r>
        <w:rPr>
          <w:rFonts w:ascii="Times New Roman" w:hAnsi="Times New Roman" w:cs="Times New Roman"/>
        </w:rPr>
        <w:t>and each column displays a cancer type</w:t>
      </w:r>
      <w:r w:rsidRPr="000778FA">
        <w:rPr>
          <w:rFonts w:ascii="Times New Roman" w:hAnsi="Times New Roman" w:cs="Times New Roman"/>
        </w:rPr>
        <w:t>.</w:t>
      </w:r>
      <w:r>
        <w:rPr>
          <w:rFonts w:ascii="Times New Roman" w:hAnsi="Times New Roman" w:cs="Times New Roman"/>
        </w:rPr>
        <w:t xml:space="preserve"> Signatures enriched in </w:t>
      </w:r>
      <w:r w:rsidRPr="000778FA">
        <w:rPr>
          <w:rFonts w:ascii="Times New Roman" w:hAnsi="Times New Roman" w:cs="Times New Roman"/>
        </w:rPr>
        <w:t>genic and intergenic regions</w:t>
      </w:r>
      <w:r>
        <w:rPr>
          <w:rFonts w:ascii="Times New Roman" w:hAnsi="Times New Roman" w:cs="Times New Roman"/>
        </w:rPr>
        <w:t xml:space="preserve"> </w:t>
      </w:r>
      <w:r w:rsidRPr="000778FA">
        <w:rPr>
          <w:rFonts w:ascii="Times New Roman" w:hAnsi="Times New Roman" w:cs="Times New Roman"/>
        </w:rPr>
        <w:t xml:space="preserve">are shown in circles with </w:t>
      </w:r>
      <w:r>
        <w:rPr>
          <w:rFonts w:ascii="Times New Roman" w:hAnsi="Times New Roman" w:cs="Times New Roman"/>
        </w:rPr>
        <w:t xml:space="preserve">yellow and light </w:t>
      </w:r>
      <w:r w:rsidRPr="000778FA">
        <w:rPr>
          <w:rFonts w:ascii="Times New Roman" w:hAnsi="Times New Roman" w:cs="Times New Roman"/>
        </w:rPr>
        <w:t>blue colors, respectively.</w:t>
      </w:r>
      <w:r>
        <w:rPr>
          <w:rFonts w:ascii="Times New Roman" w:hAnsi="Times New Roman" w:cs="Times New Roman"/>
        </w:rPr>
        <w:t xml:space="preserve"> Significance of enrichment was shown as stars</w:t>
      </w:r>
      <w:r w:rsidRPr="000778FA">
        <w:rPr>
          <w:rFonts w:ascii="Times New Roman" w:hAnsi="Times New Roman" w:cs="Times New Roman"/>
        </w:rPr>
        <w:t xml:space="preserve"> (Fisher’s exact test</w:t>
      </w:r>
      <w:r>
        <w:rPr>
          <w:rFonts w:ascii="Times New Roman" w:hAnsi="Times New Roman" w:cs="Times New Roman"/>
        </w:rPr>
        <w:t>, * p &lt; 0.05, ** p &lt; 0.01, *** p &lt; 0.001</w:t>
      </w:r>
      <w:r w:rsidRPr="000778FA">
        <w:rPr>
          <w:rFonts w:ascii="Times New Roman" w:hAnsi="Times New Roman" w:cs="Times New Roman"/>
        </w:rPr>
        <w:t>)</w:t>
      </w:r>
      <w:r>
        <w:rPr>
          <w:rFonts w:ascii="Times New Roman" w:hAnsi="Times New Roman" w:cs="Times New Roman"/>
        </w:rPr>
        <w:t>.Color intensities</w:t>
      </w:r>
      <w:r w:rsidRPr="000778FA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 xml:space="preserve">and </w:t>
      </w:r>
      <w:r w:rsidRPr="000778FA">
        <w:rPr>
          <w:rFonts w:ascii="Times New Roman" w:hAnsi="Times New Roman" w:cs="Times New Roman"/>
        </w:rPr>
        <w:t xml:space="preserve">Circle sizes </w:t>
      </w:r>
      <w:r>
        <w:rPr>
          <w:rFonts w:ascii="Times New Roman" w:hAnsi="Times New Roman" w:cs="Times New Roman"/>
        </w:rPr>
        <w:t xml:space="preserve">represent </w:t>
      </w:r>
      <w:r w:rsidRPr="000778FA">
        <w:rPr>
          <w:rFonts w:ascii="Times New Roman" w:hAnsi="Times New Roman" w:cs="Times New Roman"/>
        </w:rPr>
        <w:t>the odds ratio between the ratio of real</w:t>
      </w:r>
      <w:r>
        <w:rPr>
          <w:rFonts w:ascii="Times New Roman" w:hAnsi="Times New Roman" w:cs="Times New Roman"/>
        </w:rPr>
        <w:t xml:space="preserve"> </w:t>
      </w:r>
      <w:r w:rsidRPr="000778FA">
        <w:rPr>
          <w:rFonts w:ascii="Times New Roman" w:hAnsi="Times New Roman" w:cs="Times New Roman"/>
        </w:rPr>
        <w:t>mutations and the ratio of simulated mutations</w:t>
      </w:r>
      <w:r>
        <w:rPr>
          <w:rFonts w:ascii="Times New Roman" w:hAnsi="Times New Roman" w:cs="Times New Roman"/>
        </w:rPr>
        <w:t xml:space="preserve"> (See Methods). </w:t>
      </w:r>
    </w:p>
    <w:p w14:paraId="39A22D1C" w14:textId="010CEF88" w:rsidR="0002376C" w:rsidRDefault="0002376C" w:rsidP="0002376C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(B) Replication</w:t>
      </w:r>
      <w:r w:rsidRPr="000778FA">
        <w:rPr>
          <w:rFonts w:ascii="Times New Roman" w:hAnsi="Times New Roman" w:cs="Times New Roman"/>
        </w:rPr>
        <w:t xml:space="preserve"> strand asymmetries of </w:t>
      </w:r>
      <w:r w:rsidR="00386054">
        <w:rPr>
          <w:rFonts w:ascii="Times New Roman" w:hAnsi="Times New Roman" w:cs="Times New Roman" w:hint="eastAsia"/>
        </w:rPr>
        <w:t>83-type</w:t>
      </w:r>
      <w:r w:rsidR="00386054" w:rsidRPr="000778FA">
        <w:rPr>
          <w:rFonts w:ascii="Times New Roman" w:hAnsi="Times New Roman" w:cs="Times New Roman"/>
        </w:rPr>
        <w:t xml:space="preserve"> </w:t>
      </w:r>
      <w:r w:rsidRPr="000778FA">
        <w:rPr>
          <w:rFonts w:ascii="Times New Roman" w:hAnsi="Times New Roman" w:cs="Times New Roman"/>
        </w:rPr>
        <w:t>signatures</w:t>
      </w:r>
      <w:r>
        <w:rPr>
          <w:rFonts w:ascii="Times New Roman" w:hAnsi="Times New Roman" w:cs="Times New Roman"/>
        </w:rPr>
        <w:t xml:space="preserve">. </w:t>
      </w:r>
      <w:r w:rsidRPr="00F54F26">
        <w:rPr>
          <w:rFonts w:ascii="Times New Roman" w:hAnsi="Times New Roman" w:cs="Times New Roman"/>
        </w:rPr>
        <w:t>Data are presented in a format similar to the one in panel (A)</w:t>
      </w:r>
      <w:r>
        <w:rPr>
          <w:rFonts w:ascii="Times New Roman" w:hAnsi="Times New Roman" w:cs="Times New Roman"/>
        </w:rPr>
        <w:t xml:space="preserve">, with green and orange </w:t>
      </w:r>
      <w:r w:rsidRPr="000778FA">
        <w:rPr>
          <w:rFonts w:ascii="Times New Roman" w:hAnsi="Times New Roman" w:cs="Times New Roman"/>
        </w:rPr>
        <w:t>colors</w:t>
      </w:r>
      <w:r>
        <w:rPr>
          <w:rFonts w:ascii="Times New Roman" w:hAnsi="Times New Roman" w:cs="Times New Roman"/>
        </w:rPr>
        <w:t xml:space="preserve"> indicating replication</w:t>
      </w:r>
      <w:r w:rsidRPr="000778FA">
        <w:rPr>
          <w:rFonts w:ascii="Times New Roman" w:hAnsi="Times New Roman" w:cs="Times New Roman"/>
        </w:rPr>
        <w:t xml:space="preserve"> </w:t>
      </w:r>
      <w:r w:rsidRPr="004E6F00">
        <w:rPr>
          <w:rFonts w:ascii="Times New Roman" w:hAnsi="Times New Roman" w:cs="Times New Roman"/>
        </w:rPr>
        <w:t xml:space="preserve">strand asymmetries on the </w:t>
      </w:r>
      <w:r>
        <w:rPr>
          <w:rFonts w:ascii="Times New Roman" w:hAnsi="Times New Roman" w:cs="Times New Roman"/>
        </w:rPr>
        <w:t>lagging</w:t>
      </w:r>
      <w:r w:rsidRPr="004E6F00">
        <w:rPr>
          <w:rFonts w:ascii="Times New Roman" w:hAnsi="Times New Roman" w:cs="Times New Roman"/>
        </w:rPr>
        <w:t xml:space="preserve"> and</w:t>
      </w:r>
      <w:r>
        <w:rPr>
          <w:rFonts w:ascii="Times New Roman" w:hAnsi="Times New Roman" w:cs="Times New Roman"/>
        </w:rPr>
        <w:t xml:space="preserve"> leading</w:t>
      </w:r>
      <w:r w:rsidRPr="004E6F00">
        <w:rPr>
          <w:rFonts w:ascii="Times New Roman" w:hAnsi="Times New Roman" w:cs="Times New Roman"/>
        </w:rPr>
        <w:t xml:space="preserve"> strands</w:t>
      </w:r>
      <w:r w:rsidRPr="000778FA">
        <w:rPr>
          <w:rFonts w:ascii="Times New Roman" w:hAnsi="Times New Roman" w:cs="Times New Roman"/>
        </w:rPr>
        <w:t>, respectively</w:t>
      </w:r>
      <w:r>
        <w:rPr>
          <w:rFonts w:ascii="Times New Roman" w:hAnsi="Times New Roman" w:cs="Times New Roman"/>
        </w:rPr>
        <w:t>.</w:t>
      </w:r>
    </w:p>
    <w:p w14:paraId="1DA9586D" w14:textId="05757281" w:rsidR="0002376C" w:rsidRDefault="0002376C" w:rsidP="0002376C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(C)</w:t>
      </w:r>
      <w:r w:rsidRPr="00397B40">
        <w:rPr>
          <w:rFonts w:ascii="Times New Roman" w:hAnsi="Times New Roman" w:cs="Times New Roman"/>
        </w:rPr>
        <w:t xml:space="preserve"> </w:t>
      </w:r>
      <w:r w:rsidRPr="000778FA">
        <w:rPr>
          <w:rFonts w:ascii="Times New Roman" w:hAnsi="Times New Roman" w:cs="Times New Roman"/>
        </w:rPr>
        <w:t xml:space="preserve">Transcription strand asymmetries of </w:t>
      </w:r>
      <w:r w:rsidR="00386054">
        <w:rPr>
          <w:rFonts w:ascii="Times New Roman" w:hAnsi="Times New Roman" w:cs="Times New Roman" w:hint="eastAsia"/>
        </w:rPr>
        <w:t>83-type</w:t>
      </w:r>
      <w:r w:rsidR="00386054" w:rsidRPr="000778FA">
        <w:rPr>
          <w:rFonts w:ascii="Times New Roman" w:hAnsi="Times New Roman" w:cs="Times New Roman"/>
        </w:rPr>
        <w:t xml:space="preserve"> </w:t>
      </w:r>
      <w:r w:rsidRPr="000778FA">
        <w:rPr>
          <w:rFonts w:ascii="Times New Roman" w:hAnsi="Times New Roman" w:cs="Times New Roman"/>
        </w:rPr>
        <w:t>signatures</w:t>
      </w:r>
      <w:r>
        <w:rPr>
          <w:rFonts w:ascii="Times New Roman" w:hAnsi="Times New Roman" w:cs="Times New Roman"/>
        </w:rPr>
        <w:t xml:space="preserve">. </w:t>
      </w:r>
      <w:r w:rsidRPr="00F54F26">
        <w:rPr>
          <w:rFonts w:ascii="Times New Roman" w:hAnsi="Times New Roman" w:cs="Times New Roman"/>
        </w:rPr>
        <w:t>Data are presented in a format similar to the one in panel (A)</w:t>
      </w:r>
      <w:r>
        <w:rPr>
          <w:rFonts w:ascii="Times New Roman" w:hAnsi="Times New Roman" w:cs="Times New Roman"/>
        </w:rPr>
        <w:t xml:space="preserve">, with red and dark blue </w:t>
      </w:r>
      <w:r w:rsidRPr="000778FA">
        <w:rPr>
          <w:rFonts w:ascii="Times New Roman" w:hAnsi="Times New Roman" w:cs="Times New Roman"/>
        </w:rPr>
        <w:t>colors</w:t>
      </w:r>
      <w:r>
        <w:rPr>
          <w:rFonts w:ascii="Times New Roman" w:hAnsi="Times New Roman" w:cs="Times New Roman"/>
        </w:rPr>
        <w:t xml:space="preserve"> indicating t</w:t>
      </w:r>
      <w:r w:rsidRPr="000778FA">
        <w:rPr>
          <w:rFonts w:ascii="Times New Roman" w:hAnsi="Times New Roman" w:cs="Times New Roman"/>
        </w:rPr>
        <w:t xml:space="preserve">ranscription </w:t>
      </w:r>
      <w:r w:rsidRPr="004E6F00">
        <w:rPr>
          <w:rFonts w:ascii="Times New Roman" w:hAnsi="Times New Roman" w:cs="Times New Roman"/>
        </w:rPr>
        <w:t xml:space="preserve">strand asymmetries on the transcribed </w:t>
      </w:r>
      <w:r>
        <w:rPr>
          <w:rFonts w:ascii="Times New Roman" w:hAnsi="Times New Roman" w:cs="Times New Roman"/>
        </w:rPr>
        <w:t xml:space="preserve">and </w:t>
      </w:r>
      <w:r w:rsidRPr="004E6F00">
        <w:rPr>
          <w:rFonts w:ascii="Times New Roman" w:hAnsi="Times New Roman" w:cs="Times New Roman"/>
        </w:rPr>
        <w:t>untranscribed strands</w:t>
      </w:r>
      <w:r w:rsidRPr="000778FA">
        <w:rPr>
          <w:rFonts w:ascii="Times New Roman" w:hAnsi="Times New Roman" w:cs="Times New Roman"/>
        </w:rPr>
        <w:t>, respectively</w:t>
      </w:r>
      <w:r>
        <w:rPr>
          <w:rFonts w:ascii="Times New Roman" w:hAnsi="Times New Roman" w:cs="Times New Roman"/>
        </w:rPr>
        <w:t>.</w:t>
      </w:r>
    </w:p>
    <w:p w14:paraId="3D6F9599" w14:textId="7C68A56F" w:rsidR="0002376C" w:rsidRPr="0002376C" w:rsidRDefault="0002376C" w:rsidP="0002376C">
      <w:pPr>
        <w:rPr>
          <w:rFonts w:ascii="Times New Roman" w:hAnsi="Times New Roman" w:cs="Times New Roman"/>
        </w:rPr>
      </w:pPr>
      <w:r w:rsidRPr="0002376C">
        <w:rPr>
          <w:rFonts w:ascii="Times New Roman" w:hAnsi="Times New Roman" w:cs="Times New Roman" w:hint="eastAsia"/>
        </w:rPr>
        <w:t>F</w:t>
      </w:r>
      <w:r w:rsidRPr="0002376C">
        <w:rPr>
          <w:rFonts w:ascii="Times New Roman" w:hAnsi="Times New Roman" w:cs="Times New Roman"/>
        </w:rPr>
        <w:t xml:space="preserve">igure </w:t>
      </w:r>
      <w:r w:rsidRPr="0002376C">
        <w:rPr>
          <w:rFonts w:ascii="Times New Roman" w:hAnsi="Times New Roman" w:cs="Times New Roman" w:hint="eastAsia"/>
        </w:rPr>
        <w:t>S5</w:t>
      </w:r>
      <w:r w:rsidRPr="0002376C">
        <w:rPr>
          <w:rFonts w:ascii="Times New Roman" w:hAnsi="Times New Roman" w:cs="Times New Roman"/>
        </w:rPr>
        <w:t xml:space="preserve"> </w:t>
      </w:r>
      <w:r w:rsidRPr="0002376C">
        <w:rPr>
          <w:rFonts w:ascii="Times New Roman" w:hAnsi="Times New Roman" w:cs="Times New Roman" w:hint="eastAsia"/>
        </w:rPr>
        <w:t>Interplay</w:t>
      </w:r>
      <w:r w:rsidRPr="0002376C">
        <w:rPr>
          <w:rFonts w:ascii="Times New Roman" w:hAnsi="Times New Roman" w:cs="Times New Roman"/>
        </w:rPr>
        <w:t xml:space="preserve"> </w:t>
      </w:r>
      <w:r w:rsidRPr="0002376C">
        <w:rPr>
          <w:rFonts w:ascii="Times New Roman" w:hAnsi="Times New Roman" w:cs="Times New Roman" w:hint="eastAsia"/>
        </w:rPr>
        <w:t>between</w:t>
      </w:r>
      <w:r w:rsidRPr="0002376C">
        <w:rPr>
          <w:rFonts w:ascii="Times New Roman" w:hAnsi="Times New Roman" w:cs="Times New Roman"/>
        </w:rPr>
        <w:t xml:space="preserve"> </w:t>
      </w:r>
      <w:r w:rsidR="00386054">
        <w:rPr>
          <w:rFonts w:ascii="Times New Roman" w:hAnsi="Times New Roman" w:cs="Times New Roman" w:hint="eastAsia"/>
        </w:rPr>
        <w:t>83-type</w:t>
      </w:r>
      <w:r w:rsidR="00386054" w:rsidRPr="0002376C">
        <w:rPr>
          <w:rFonts w:ascii="Times New Roman" w:hAnsi="Times New Roman" w:cs="Times New Roman"/>
        </w:rPr>
        <w:t xml:space="preserve"> </w:t>
      </w:r>
      <w:r w:rsidRPr="0002376C">
        <w:rPr>
          <w:rFonts w:ascii="Times New Roman" w:hAnsi="Times New Roman" w:cs="Times New Roman"/>
        </w:rPr>
        <w:t>signatures and replication time.</w:t>
      </w:r>
    </w:p>
    <w:p w14:paraId="7CCAEA97" w14:textId="4754D772" w:rsidR="0002376C" w:rsidRDefault="0002376C" w:rsidP="0002376C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M</w:t>
      </w:r>
      <w:r w:rsidRPr="00B762E8">
        <w:rPr>
          <w:rFonts w:ascii="Times New Roman" w:hAnsi="Times New Roman" w:cs="Times New Roman"/>
        </w:rPr>
        <w:t>utation</w:t>
      </w:r>
      <w:r>
        <w:rPr>
          <w:rFonts w:ascii="Times New Roman" w:hAnsi="Times New Roman" w:cs="Times New Roman"/>
        </w:rPr>
        <w:t xml:space="preserve"> </w:t>
      </w:r>
      <w:r w:rsidRPr="00B762E8">
        <w:rPr>
          <w:rFonts w:ascii="Times New Roman" w:hAnsi="Times New Roman" w:cs="Times New Roman"/>
        </w:rPr>
        <w:t>densities</w:t>
      </w:r>
      <w:r>
        <w:rPr>
          <w:rFonts w:ascii="Times New Roman" w:hAnsi="Times New Roman" w:cs="Times New Roman"/>
        </w:rPr>
        <w:t xml:space="preserve"> of </w:t>
      </w:r>
      <w:r w:rsidR="00386054">
        <w:rPr>
          <w:rFonts w:ascii="Times New Roman" w:hAnsi="Times New Roman" w:cs="Times New Roman" w:hint="eastAsia"/>
        </w:rPr>
        <w:t>83-type</w:t>
      </w:r>
      <w:r w:rsidR="00386054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 xml:space="preserve">signatures </w:t>
      </w:r>
      <w:r w:rsidRPr="00B762E8">
        <w:rPr>
          <w:rFonts w:ascii="Times New Roman" w:hAnsi="Times New Roman" w:cs="Times New Roman"/>
        </w:rPr>
        <w:t xml:space="preserve">per decile (y axes) are presented for early (left) to late (right) replication domains. Real </w:t>
      </w:r>
      <w:r>
        <w:rPr>
          <w:rFonts w:ascii="Times New Roman" w:hAnsi="Times New Roman" w:cs="Times New Roman"/>
        </w:rPr>
        <w:t>mutations</w:t>
      </w:r>
      <w:r w:rsidRPr="00B762E8">
        <w:rPr>
          <w:rFonts w:ascii="Times New Roman" w:hAnsi="Times New Roman" w:cs="Times New Roman"/>
        </w:rPr>
        <w:t xml:space="preserve"> for signatures are shown as bars, </w:t>
      </w:r>
      <w:r>
        <w:rPr>
          <w:rFonts w:ascii="Times New Roman" w:hAnsi="Times New Roman" w:cs="Times New Roman"/>
        </w:rPr>
        <w:t>and s</w:t>
      </w:r>
      <w:r w:rsidRPr="00B762E8">
        <w:rPr>
          <w:rFonts w:ascii="Times New Roman" w:hAnsi="Times New Roman" w:cs="Times New Roman"/>
        </w:rPr>
        <w:t>imulated mutations are shown as</w:t>
      </w:r>
      <w:r>
        <w:rPr>
          <w:rFonts w:ascii="Times New Roman" w:hAnsi="Times New Roman" w:cs="Times New Roman"/>
        </w:rPr>
        <w:t xml:space="preserve"> red</w:t>
      </w:r>
      <w:r w:rsidRPr="00B762E8">
        <w:rPr>
          <w:rFonts w:ascii="Times New Roman" w:hAnsi="Times New Roman" w:cs="Times New Roman"/>
        </w:rPr>
        <w:t xml:space="preserve"> dashed lines. </w:t>
      </w:r>
      <w:r>
        <w:rPr>
          <w:rFonts w:ascii="Times New Roman" w:hAnsi="Times New Roman" w:cs="Times New Roman"/>
        </w:rPr>
        <w:t xml:space="preserve">As the numbers </w:t>
      </w:r>
      <w:r w:rsidRPr="00B762E8">
        <w:rPr>
          <w:rFonts w:ascii="Times New Roman" w:hAnsi="Times New Roman" w:cs="Times New Roman"/>
        </w:rPr>
        <w:t>shown on top of each plot</w:t>
      </w:r>
      <w:r>
        <w:rPr>
          <w:rFonts w:ascii="Times New Roman" w:hAnsi="Times New Roman" w:cs="Times New Roman"/>
        </w:rPr>
        <w:t xml:space="preserve">, green bars indicate </w:t>
      </w:r>
      <w:r w:rsidRPr="000778FA">
        <w:rPr>
          <w:rFonts w:ascii="Times New Roman" w:hAnsi="Times New Roman" w:cs="Times New Roman"/>
        </w:rPr>
        <w:t>signatures</w:t>
      </w:r>
      <w:r>
        <w:rPr>
          <w:rFonts w:ascii="Times New Roman" w:hAnsi="Times New Roman" w:cs="Times New Roman"/>
        </w:rPr>
        <w:t xml:space="preserve"> consistently associated with late </w:t>
      </w:r>
      <w:r w:rsidRPr="00B762E8">
        <w:rPr>
          <w:rFonts w:ascii="Times New Roman" w:hAnsi="Times New Roman" w:cs="Times New Roman"/>
        </w:rPr>
        <w:t>replication timing</w:t>
      </w:r>
      <w:r>
        <w:rPr>
          <w:rFonts w:ascii="Times New Roman" w:hAnsi="Times New Roman" w:cs="Times New Roman"/>
        </w:rPr>
        <w:t xml:space="preserve"> across cancer types; yellow bars indicate </w:t>
      </w:r>
      <w:r w:rsidRPr="000778FA">
        <w:rPr>
          <w:rFonts w:ascii="Times New Roman" w:hAnsi="Times New Roman" w:cs="Times New Roman"/>
        </w:rPr>
        <w:t>signatures</w:t>
      </w:r>
      <w:r>
        <w:rPr>
          <w:rFonts w:ascii="Times New Roman" w:hAnsi="Times New Roman" w:cs="Times New Roman"/>
        </w:rPr>
        <w:t xml:space="preserve"> consistently associated with early </w:t>
      </w:r>
      <w:r w:rsidRPr="00B762E8">
        <w:rPr>
          <w:rFonts w:ascii="Times New Roman" w:hAnsi="Times New Roman" w:cs="Times New Roman"/>
        </w:rPr>
        <w:t>replication timing</w:t>
      </w:r>
      <w:r>
        <w:rPr>
          <w:rFonts w:ascii="Times New Roman" w:hAnsi="Times New Roman" w:cs="Times New Roman"/>
        </w:rPr>
        <w:t xml:space="preserve"> across cancer types; purple bars indicate </w:t>
      </w:r>
      <w:r w:rsidRPr="000778FA">
        <w:rPr>
          <w:rFonts w:ascii="Times New Roman" w:hAnsi="Times New Roman" w:cs="Times New Roman"/>
        </w:rPr>
        <w:t>signatures</w:t>
      </w:r>
      <w:r>
        <w:rPr>
          <w:rFonts w:ascii="Times New Roman" w:hAnsi="Times New Roman" w:cs="Times New Roman"/>
        </w:rPr>
        <w:t xml:space="preserve"> not affected by </w:t>
      </w:r>
      <w:r w:rsidRPr="00B762E8">
        <w:rPr>
          <w:rFonts w:ascii="Times New Roman" w:hAnsi="Times New Roman" w:cs="Times New Roman"/>
        </w:rPr>
        <w:t>replication timing</w:t>
      </w:r>
      <w:r>
        <w:rPr>
          <w:rFonts w:ascii="Times New Roman" w:hAnsi="Times New Roman" w:cs="Times New Roman"/>
        </w:rPr>
        <w:t xml:space="preserve">; blue bars indicate </w:t>
      </w:r>
      <w:r w:rsidRPr="000778FA">
        <w:rPr>
          <w:rFonts w:ascii="Times New Roman" w:hAnsi="Times New Roman" w:cs="Times New Roman"/>
        </w:rPr>
        <w:t>signatures</w:t>
      </w:r>
      <w:r>
        <w:rPr>
          <w:rFonts w:ascii="Times New Roman" w:hAnsi="Times New Roman" w:cs="Times New Roman"/>
        </w:rPr>
        <w:t xml:space="preserve"> showing inconsistent trend across cancer types.</w:t>
      </w:r>
    </w:p>
    <w:p w14:paraId="5D2528FF" w14:textId="3C62DE81" w:rsidR="00BF2DC3" w:rsidRPr="0002376C" w:rsidRDefault="00BF2DC3" w:rsidP="00BF2DC3">
      <w:pPr>
        <w:rPr>
          <w:ins w:id="0" w:author="Mini Huang" w:date="2026-04-03T17:51:00Z"/>
          <w:rFonts w:ascii="Times New Roman" w:hAnsi="Times New Roman" w:cs="Times New Roman"/>
        </w:rPr>
      </w:pPr>
      <w:ins w:id="1" w:author="Mini Huang" w:date="2026-04-03T17:51:00Z">
        <w:r w:rsidRPr="0002376C">
          <w:rPr>
            <w:rFonts w:ascii="Times New Roman" w:hAnsi="Times New Roman" w:cs="Times New Roman" w:hint="eastAsia"/>
          </w:rPr>
          <w:t>F</w:t>
        </w:r>
        <w:r w:rsidRPr="0002376C">
          <w:rPr>
            <w:rFonts w:ascii="Times New Roman" w:hAnsi="Times New Roman" w:cs="Times New Roman"/>
          </w:rPr>
          <w:t xml:space="preserve">igure </w:t>
        </w:r>
      </w:ins>
      <w:ins w:id="2" w:author="Mini Huang" w:date="2026-04-03T17:52:00Z">
        <w:r w:rsidR="008F35E1" w:rsidRPr="008F35E1">
          <w:rPr>
            <w:rFonts w:ascii="Times New Roman" w:hAnsi="Times New Roman" w:cs="Times New Roman"/>
          </w:rPr>
          <w:t>S-topo-ID89</w:t>
        </w:r>
        <w:r w:rsidR="008F35E1">
          <w:rPr>
            <w:rFonts w:ascii="Times New Roman" w:hAnsi="Times New Roman" w:cs="Times New Roman"/>
          </w:rPr>
          <w:t xml:space="preserve"> </w:t>
        </w:r>
      </w:ins>
      <w:ins w:id="3" w:author="Mini Huang" w:date="2026-04-03T17:51:00Z">
        <w:r w:rsidRPr="0002376C">
          <w:rPr>
            <w:rFonts w:ascii="Times New Roman" w:hAnsi="Times New Roman" w:cs="Times New Roman" w:hint="eastAsia"/>
          </w:rPr>
          <w:t>Interplay</w:t>
        </w:r>
        <w:r w:rsidRPr="0002376C">
          <w:rPr>
            <w:rFonts w:ascii="Times New Roman" w:hAnsi="Times New Roman" w:cs="Times New Roman"/>
          </w:rPr>
          <w:t xml:space="preserve"> </w:t>
        </w:r>
        <w:r w:rsidRPr="0002376C">
          <w:rPr>
            <w:rFonts w:ascii="Times New Roman" w:hAnsi="Times New Roman" w:cs="Times New Roman" w:hint="eastAsia"/>
          </w:rPr>
          <w:t>between</w:t>
        </w:r>
        <w:r w:rsidRPr="0002376C">
          <w:rPr>
            <w:rFonts w:ascii="Times New Roman" w:hAnsi="Times New Roman" w:cs="Times New Roman"/>
          </w:rPr>
          <w:t xml:space="preserve"> </w:t>
        </w:r>
        <w:r>
          <w:rPr>
            <w:rFonts w:ascii="Times New Roman" w:hAnsi="Times New Roman" w:cs="Times New Roman" w:hint="eastAsia"/>
          </w:rPr>
          <w:t>8</w:t>
        </w:r>
      </w:ins>
      <w:ins w:id="4" w:author="Mini Huang" w:date="2026-04-03T17:52:00Z">
        <w:r w:rsidR="006F55B3">
          <w:rPr>
            <w:rFonts w:ascii="Times New Roman" w:hAnsi="Times New Roman" w:cs="Times New Roman"/>
          </w:rPr>
          <w:t>9</w:t>
        </w:r>
      </w:ins>
      <w:ins w:id="5" w:author="Mini Huang" w:date="2026-04-03T17:51:00Z">
        <w:r>
          <w:rPr>
            <w:rFonts w:ascii="Times New Roman" w:hAnsi="Times New Roman" w:cs="Times New Roman" w:hint="eastAsia"/>
          </w:rPr>
          <w:t>-type</w:t>
        </w:r>
        <w:r w:rsidRPr="0002376C">
          <w:rPr>
            <w:rFonts w:ascii="Times New Roman" w:hAnsi="Times New Roman" w:cs="Times New Roman"/>
          </w:rPr>
          <w:t xml:space="preserve"> signatures and replication time.</w:t>
        </w:r>
      </w:ins>
    </w:p>
    <w:p w14:paraId="75A29660" w14:textId="696B8517" w:rsidR="00BF2DC3" w:rsidRDefault="00D82B29" w:rsidP="00BF2DC3">
      <w:pPr>
        <w:rPr>
          <w:ins w:id="6" w:author="Mini Huang" w:date="2026-04-03T17:51:00Z"/>
          <w:rFonts w:ascii="Times New Roman" w:hAnsi="Times New Roman" w:cs="Times New Roman"/>
        </w:rPr>
      </w:pPr>
      <w:ins w:id="7" w:author="Mini Huang" w:date="2026-04-03T17:53:00Z">
        <w:r>
          <w:rPr>
            <w:rFonts w:ascii="Times New Roman" w:hAnsi="Times New Roman" w:cs="Times New Roman"/>
          </w:rPr>
          <w:t>Real m</w:t>
        </w:r>
      </w:ins>
      <w:ins w:id="8" w:author="Mini Huang" w:date="2026-04-03T17:51:00Z">
        <w:r w:rsidR="00BF2DC3" w:rsidRPr="00B762E8">
          <w:rPr>
            <w:rFonts w:ascii="Times New Roman" w:hAnsi="Times New Roman" w:cs="Times New Roman"/>
          </w:rPr>
          <w:t>utation</w:t>
        </w:r>
        <w:r w:rsidR="00BF2DC3">
          <w:rPr>
            <w:rFonts w:ascii="Times New Roman" w:hAnsi="Times New Roman" w:cs="Times New Roman"/>
          </w:rPr>
          <w:t xml:space="preserve"> </w:t>
        </w:r>
        <w:r w:rsidR="00BF2DC3" w:rsidRPr="00B762E8">
          <w:rPr>
            <w:rFonts w:ascii="Times New Roman" w:hAnsi="Times New Roman" w:cs="Times New Roman"/>
          </w:rPr>
          <w:t>densities</w:t>
        </w:r>
        <w:r w:rsidR="00BF2DC3">
          <w:rPr>
            <w:rFonts w:ascii="Times New Roman" w:hAnsi="Times New Roman" w:cs="Times New Roman"/>
          </w:rPr>
          <w:t xml:space="preserve"> of </w:t>
        </w:r>
        <w:r w:rsidR="00BF2DC3">
          <w:rPr>
            <w:rFonts w:ascii="Times New Roman" w:hAnsi="Times New Roman" w:cs="Times New Roman" w:hint="eastAsia"/>
          </w:rPr>
          <w:t>8</w:t>
        </w:r>
      </w:ins>
      <w:ins w:id="9" w:author="Mini Huang" w:date="2026-04-03T17:52:00Z">
        <w:r w:rsidR="004E6C9B">
          <w:rPr>
            <w:rFonts w:ascii="Times New Roman" w:hAnsi="Times New Roman" w:cs="Times New Roman"/>
          </w:rPr>
          <w:t>9</w:t>
        </w:r>
      </w:ins>
      <w:ins w:id="10" w:author="Mini Huang" w:date="2026-04-03T17:51:00Z">
        <w:r w:rsidR="00BF2DC3">
          <w:rPr>
            <w:rFonts w:ascii="Times New Roman" w:hAnsi="Times New Roman" w:cs="Times New Roman" w:hint="eastAsia"/>
          </w:rPr>
          <w:t>-type</w:t>
        </w:r>
        <w:r w:rsidR="00BF2DC3">
          <w:rPr>
            <w:rFonts w:ascii="Times New Roman" w:hAnsi="Times New Roman" w:cs="Times New Roman"/>
          </w:rPr>
          <w:t xml:space="preserve"> signatures </w:t>
        </w:r>
        <w:r w:rsidR="00BF2DC3" w:rsidRPr="00B762E8">
          <w:rPr>
            <w:rFonts w:ascii="Times New Roman" w:hAnsi="Times New Roman" w:cs="Times New Roman"/>
          </w:rPr>
          <w:t xml:space="preserve">per decile (y axes) are presented for early (left) </w:t>
        </w:r>
        <w:r w:rsidR="00BF2DC3" w:rsidRPr="00B762E8">
          <w:rPr>
            <w:rFonts w:ascii="Times New Roman" w:hAnsi="Times New Roman" w:cs="Times New Roman"/>
          </w:rPr>
          <w:lastRenderedPageBreak/>
          <w:t>to late (right) replication domains.</w:t>
        </w:r>
      </w:ins>
      <w:ins w:id="11" w:author="Mini Huang" w:date="2026-04-03T17:53:00Z">
        <w:r>
          <w:rPr>
            <w:rFonts w:ascii="Times New Roman" w:hAnsi="Times New Roman" w:cs="Times New Roman"/>
          </w:rPr>
          <w:t xml:space="preserve"> </w:t>
        </w:r>
      </w:ins>
      <w:ins w:id="12" w:author="Mini Huang" w:date="2026-04-03T17:57:00Z">
        <w:r w:rsidRPr="00F54F26">
          <w:rPr>
            <w:rFonts w:ascii="Times New Roman" w:hAnsi="Times New Roman" w:cs="Times New Roman"/>
          </w:rPr>
          <w:t xml:space="preserve">Data are presented in </w:t>
        </w:r>
        <w:r>
          <w:rPr>
            <w:rFonts w:ascii="Times New Roman" w:hAnsi="Times New Roman" w:cs="Times New Roman"/>
          </w:rPr>
          <w:t>the same</w:t>
        </w:r>
        <w:r w:rsidRPr="00F54F26">
          <w:rPr>
            <w:rFonts w:ascii="Times New Roman" w:hAnsi="Times New Roman" w:cs="Times New Roman"/>
          </w:rPr>
          <w:t xml:space="preserve"> format </w:t>
        </w:r>
        <w:r>
          <w:rPr>
            <w:rFonts w:ascii="Times New Roman" w:hAnsi="Times New Roman" w:cs="Times New Roman"/>
          </w:rPr>
          <w:t xml:space="preserve">as </w:t>
        </w:r>
      </w:ins>
      <w:ins w:id="13" w:author="Mini Huang" w:date="2026-04-03T17:58:00Z">
        <w:r>
          <w:rPr>
            <w:rFonts w:ascii="Times New Roman" w:hAnsi="Times New Roman" w:cs="Times New Roman"/>
          </w:rPr>
          <w:t xml:space="preserve">the one in </w:t>
        </w:r>
      </w:ins>
      <w:ins w:id="14" w:author="Mini Huang" w:date="2026-04-03T17:57:00Z">
        <w:r w:rsidRPr="0002376C">
          <w:rPr>
            <w:rFonts w:ascii="Times New Roman" w:hAnsi="Times New Roman" w:cs="Times New Roman" w:hint="eastAsia"/>
          </w:rPr>
          <w:t>F</w:t>
        </w:r>
        <w:r w:rsidRPr="0002376C">
          <w:rPr>
            <w:rFonts w:ascii="Times New Roman" w:hAnsi="Times New Roman" w:cs="Times New Roman"/>
          </w:rPr>
          <w:t xml:space="preserve">igure </w:t>
        </w:r>
        <w:r w:rsidRPr="0002376C">
          <w:rPr>
            <w:rFonts w:ascii="Times New Roman" w:hAnsi="Times New Roman" w:cs="Times New Roman" w:hint="eastAsia"/>
          </w:rPr>
          <w:t>S5</w:t>
        </w:r>
        <w:r>
          <w:rPr>
            <w:rFonts w:ascii="Times New Roman" w:hAnsi="Times New Roman" w:cs="Times New Roman"/>
          </w:rPr>
          <w:t>.</w:t>
        </w:r>
        <w:r w:rsidRPr="00F54F26">
          <w:rPr>
            <w:rFonts w:ascii="Times New Roman" w:hAnsi="Times New Roman" w:cs="Times New Roman"/>
          </w:rPr>
          <w:t xml:space="preserve"> </w:t>
        </w:r>
      </w:ins>
      <w:ins w:id="15" w:author="Mini Huang" w:date="2026-04-03T18:00:00Z">
        <w:r w:rsidR="006044EF">
          <w:rPr>
            <w:rFonts w:ascii="Times New Roman" w:hAnsi="Times New Roman" w:cs="Times New Roman"/>
          </w:rPr>
          <w:t>Similar</w:t>
        </w:r>
      </w:ins>
      <w:ins w:id="16" w:author="Mini Huang" w:date="2026-04-03T17:57:00Z">
        <w:r>
          <w:rPr>
            <w:rFonts w:ascii="Times New Roman" w:hAnsi="Times New Roman" w:cs="Times New Roman"/>
          </w:rPr>
          <w:t xml:space="preserve"> </w:t>
        </w:r>
      </w:ins>
      <w:ins w:id="17" w:author="Mini Huang" w:date="2026-04-03T17:58:00Z">
        <w:r>
          <w:rPr>
            <w:rFonts w:ascii="Times New Roman" w:hAnsi="Times New Roman" w:cs="Times New Roman"/>
          </w:rPr>
          <w:t xml:space="preserve">stomach cancer specific </w:t>
        </w:r>
      </w:ins>
      <w:ins w:id="18" w:author="Mini Huang" w:date="2026-04-03T17:59:00Z">
        <w:r>
          <w:rPr>
            <w:rFonts w:ascii="Times New Roman" w:hAnsi="Times New Roman" w:cs="Times New Roman"/>
          </w:rPr>
          <w:t xml:space="preserve">enrichment pattern between InsDel_L and ID_L </w:t>
        </w:r>
      </w:ins>
      <w:ins w:id="19" w:author="Mini Huang" w:date="2026-04-03T18:00:00Z">
        <w:r w:rsidR="00E9283D">
          <w:rPr>
            <w:rFonts w:ascii="Times New Roman" w:hAnsi="Times New Roman" w:cs="Times New Roman"/>
          </w:rPr>
          <w:t>was</w:t>
        </w:r>
        <w:r w:rsidR="00236799">
          <w:rPr>
            <w:rFonts w:ascii="Times New Roman" w:hAnsi="Times New Roman" w:cs="Times New Roman"/>
          </w:rPr>
          <w:t xml:space="preserve"> </w:t>
        </w:r>
        <w:r w:rsidR="00270398">
          <w:rPr>
            <w:rFonts w:ascii="Times New Roman" w:hAnsi="Times New Roman" w:cs="Times New Roman"/>
          </w:rPr>
          <w:t>shown</w:t>
        </w:r>
        <w:r w:rsidR="00E9283D">
          <w:rPr>
            <w:rFonts w:ascii="Times New Roman" w:hAnsi="Times New Roman" w:cs="Times New Roman"/>
          </w:rPr>
          <w:t xml:space="preserve"> in</w:t>
        </w:r>
      </w:ins>
      <w:ins w:id="20" w:author="Mini Huang" w:date="2026-04-03T18:01:00Z">
        <w:r w:rsidR="00E9283D">
          <w:rPr>
            <w:rFonts w:ascii="Times New Roman" w:hAnsi="Times New Roman" w:cs="Times New Roman"/>
          </w:rPr>
          <w:t xml:space="preserve"> the plot</w:t>
        </w:r>
      </w:ins>
      <w:ins w:id="21" w:author="Mini Huang" w:date="2026-04-03T17:54:00Z">
        <w:r>
          <w:rPr>
            <w:rFonts w:ascii="Times New Roman" w:hAnsi="Times New Roman" w:cs="Times New Roman"/>
          </w:rPr>
          <w:t>.</w:t>
        </w:r>
      </w:ins>
    </w:p>
    <w:p w14:paraId="4FD73BA1" w14:textId="433C8287" w:rsidR="007962F5" w:rsidRPr="0010412C" w:rsidRDefault="001E4292" w:rsidP="007962F5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 w:hint="eastAsia"/>
        </w:rPr>
        <w:t xml:space="preserve">Figure </w:t>
      </w:r>
      <w:r w:rsidR="0002376C">
        <w:rPr>
          <w:rFonts w:ascii="Times New Roman" w:hAnsi="Times New Roman" w:cs="Times New Roman" w:hint="eastAsia"/>
        </w:rPr>
        <w:t>S6</w:t>
      </w:r>
      <w:r w:rsidR="007962F5">
        <w:rPr>
          <w:rFonts w:ascii="Times New Roman" w:hAnsi="Times New Roman" w:cs="Times New Roman" w:hint="eastAsia"/>
        </w:rPr>
        <w:t xml:space="preserve"> Characterization of MSI-associated signatures. </w:t>
      </w:r>
      <w:r w:rsidR="0028221D" w:rsidRPr="00880E8E">
        <w:rPr>
          <w:rFonts w:ascii="Times New Roman" w:hAnsi="Times New Roman" w:cs="Times New Roman" w:hint="eastAsia"/>
        </w:rPr>
        <w:t>(A</w:t>
      </w:r>
      <w:r w:rsidR="0028221D">
        <w:rPr>
          <w:rFonts w:ascii="Times New Roman" w:hAnsi="Times New Roman" w:cs="Times New Roman" w:hint="eastAsia"/>
        </w:rPr>
        <w:t xml:space="preserve">) </w:t>
      </w:r>
      <w:r w:rsidR="0028221D" w:rsidRPr="00880E8E">
        <w:rPr>
          <w:rFonts w:ascii="Times New Roman" w:hAnsi="Times New Roman" w:cs="Times New Roman" w:hint="eastAsia"/>
        </w:rPr>
        <w:t>The number of SBS and indel numbers of MSS tumors, MSI tumors identified in MSI-Seq, and MSI tumors identified in both MSI-Seq and the literature. (B)</w:t>
      </w:r>
      <w:r w:rsidR="0028221D">
        <w:rPr>
          <w:rFonts w:ascii="Times New Roman" w:hAnsi="Times New Roman" w:cs="Times New Roman" w:hint="eastAsia"/>
        </w:rPr>
        <w:t xml:space="preserve"> Number of deletions and insertions in MSI tumors. The slope of dashed </w:t>
      </w:r>
      <w:r w:rsidR="0028221D">
        <w:rPr>
          <w:rFonts w:ascii="Times New Roman" w:hAnsi="Times New Roman" w:cs="Times New Roman"/>
        </w:rPr>
        <w:t>diagonal</w:t>
      </w:r>
      <w:r w:rsidR="0028221D">
        <w:rPr>
          <w:rFonts w:ascii="Times New Roman" w:hAnsi="Times New Roman" w:cs="Times New Roman" w:hint="eastAsia"/>
        </w:rPr>
        <w:t xml:space="preserve"> is 1. </w:t>
      </w:r>
      <w:r w:rsidR="00887A3E">
        <w:rPr>
          <w:rFonts w:ascii="Times New Roman" w:hAnsi="Times New Roman" w:cs="Times New Roman" w:hint="eastAsia"/>
        </w:rPr>
        <w:t xml:space="preserve">(C) Correlation between C_ID2, </w:t>
      </w:r>
      <w:r w:rsidR="00386054">
        <w:rPr>
          <w:rFonts w:ascii="Times New Roman" w:hAnsi="Times New Roman" w:cs="Times New Roman" w:hint="eastAsia"/>
        </w:rPr>
        <w:t>ID_J</w:t>
      </w:r>
      <w:r w:rsidR="00887A3E">
        <w:rPr>
          <w:rFonts w:ascii="Times New Roman" w:hAnsi="Times New Roman" w:cs="Times New Roman" w:hint="eastAsia"/>
        </w:rPr>
        <w:t xml:space="preserve"> and </w:t>
      </w:r>
      <w:r w:rsidR="00386054">
        <w:rPr>
          <w:rFonts w:ascii="Times New Roman" w:hAnsi="Times New Roman" w:cs="Times New Roman" w:hint="eastAsia"/>
        </w:rPr>
        <w:t>ID_N</w:t>
      </w:r>
      <w:r w:rsidR="00887A3E">
        <w:rPr>
          <w:rFonts w:ascii="Times New Roman" w:hAnsi="Times New Roman" w:cs="Times New Roman" w:hint="eastAsia"/>
        </w:rPr>
        <w:t xml:space="preserve">. </w:t>
      </w:r>
      <w:r w:rsidR="007962F5">
        <w:rPr>
          <w:rFonts w:ascii="Times New Roman" w:hAnsi="Times New Roman" w:cs="Times New Roman" w:hint="eastAsia"/>
        </w:rPr>
        <w:t>(</w:t>
      </w:r>
      <w:r w:rsidR="00887A3E">
        <w:rPr>
          <w:rFonts w:ascii="Times New Roman" w:hAnsi="Times New Roman" w:cs="Times New Roman" w:hint="eastAsia"/>
        </w:rPr>
        <w:t>D</w:t>
      </w:r>
      <w:r w:rsidR="007962F5">
        <w:rPr>
          <w:rFonts w:ascii="Times New Roman" w:hAnsi="Times New Roman" w:cs="Times New Roman" w:hint="eastAsia"/>
        </w:rPr>
        <w:t xml:space="preserve">) The proportion of doublet-base deletions in tumors with </w:t>
      </w:r>
      <w:r w:rsidR="00386054">
        <w:rPr>
          <w:rFonts w:ascii="Times New Roman" w:hAnsi="Times New Roman" w:cs="Times New Roman" w:hint="eastAsia"/>
        </w:rPr>
        <w:t xml:space="preserve">ID_J </w:t>
      </w:r>
      <w:r w:rsidR="007962F5">
        <w:rPr>
          <w:rFonts w:ascii="Times New Roman" w:hAnsi="Times New Roman" w:cs="Times New Roman" w:hint="eastAsia"/>
        </w:rPr>
        <w:t xml:space="preserve">presence (blue) and without </w:t>
      </w:r>
      <w:r w:rsidR="00386054">
        <w:rPr>
          <w:rFonts w:ascii="Times New Roman" w:hAnsi="Times New Roman" w:cs="Times New Roman" w:hint="eastAsia"/>
        </w:rPr>
        <w:t xml:space="preserve">ID_J </w:t>
      </w:r>
      <w:r w:rsidR="007962F5">
        <w:rPr>
          <w:rFonts w:ascii="Times New Roman" w:hAnsi="Times New Roman" w:cs="Times New Roman" w:hint="eastAsia"/>
        </w:rPr>
        <w:t>presence (yellow). (</w:t>
      </w:r>
      <w:r w:rsidR="00887A3E">
        <w:rPr>
          <w:rFonts w:ascii="Times New Roman" w:hAnsi="Times New Roman" w:cs="Times New Roman" w:hint="eastAsia"/>
        </w:rPr>
        <w:t>E</w:t>
      </w:r>
      <w:r w:rsidR="007962F5">
        <w:rPr>
          <w:rFonts w:ascii="Times New Roman" w:hAnsi="Times New Roman" w:cs="Times New Roman" w:hint="eastAsia"/>
        </w:rPr>
        <w:t xml:space="preserve">) The proportion of triplet-base deletions in tumors with </w:t>
      </w:r>
      <w:r w:rsidR="00386054">
        <w:rPr>
          <w:rFonts w:ascii="Times New Roman" w:hAnsi="Times New Roman" w:cs="Times New Roman" w:hint="eastAsia"/>
        </w:rPr>
        <w:t xml:space="preserve">ID_N </w:t>
      </w:r>
      <w:r w:rsidR="007962F5">
        <w:rPr>
          <w:rFonts w:ascii="Times New Roman" w:hAnsi="Times New Roman" w:cs="Times New Roman" w:hint="eastAsia"/>
        </w:rPr>
        <w:t xml:space="preserve">presence (blue) and without </w:t>
      </w:r>
      <w:r w:rsidR="00386054">
        <w:rPr>
          <w:rFonts w:ascii="Times New Roman" w:hAnsi="Times New Roman" w:cs="Times New Roman" w:hint="eastAsia"/>
        </w:rPr>
        <w:t>ID_N</w:t>
      </w:r>
      <w:r w:rsidR="007962F5">
        <w:rPr>
          <w:rFonts w:ascii="Times New Roman" w:hAnsi="Times New Roman" w:cs="Times New Roman" w:hint="eastAsia"/>
        </w:rPr>
        <w:t xml:space="preserve"> presence (yellow). (</w:t>
      </w:r>
      <w:r w:rsidR="00887A3E">
        <w:rPr>
          <w:rFonts w:ascii="Times New Roman" w:hAnsi="Times New Roman" w:cs="Times New Roman" w:hint="eastAsia"/>
        </w:rPr>
        <w:t>F</w:t>
      </w:r>
      <w:r w:rsidR="007962F5">
        <w:rPr>
          <w:rFonts w:ascii="Times New Roman" w:hAnsi="Times New Roman" w:cs="Times New Roman" w:hint="eastAsia"/>
        </w:rPr>
        <w:t xml:space="preserve">) The proportion of doublet-base deletions in tumors with </w:t>
      </w:r>
      <w:r w:rsidR="00386054">
        <w:rPr>
          <w:rFonts w:ascii="Times New Roman" w:hAnsi="Times New Roman" w:cs="Times New Roman" w:hint="eastAsia"/>
        </w:rPr>
        <w:t>ID_O</w:t>
      </w:r>
      <w:r w:rsidR="007962F5">
        <w:rPr>
          <w:rFonts w:ascii="Times New Roman" w:hAnsi="Times New Roman" w:cs="Times New Roman" w:hint="eastAsia"/>
        </w:rPr>
        <w:t xml:space="preserve"> presence. The tumors were sorted based on their C_ID2 activity. (</w:t>
      </w:r>
      <w:r w:rsidR="00887A3E">
        <w:rPr>
          <w:rFonts w:ascii="Times New Roman" w:hAnsi="Times New Roman" w:cs="Times New Roman" w:hint="eastAsia"/>
        </w:rPr>
        <w:t>G</w:t>
      </w:r>
      <w:r w:rsidR="007962F5">
        <w:rPr>
          <w:rFonts w:ascii="Times New Roman" w:hAnsi="Times New Roman" w:cs="Times New Roman" w:hint="eastAsia"/>
        </w:rPr>
        <w:t xml:space="preserve">) The ROC of </w:t>
      </w:r>
      <w:r w:rsidR="007962F5">
        <w:rPr>
          <w:rFonts w:ascii="Times New Roman" w:hAnsi="Times New Roman" w:cs="Times New Roman"/>
        </w:rPr>
        <w:t>predictability</w:t>
      </w:r>
      <w:r w:rsidR="007962F5">
        <w:rPr>
          <w:rFonts w:ascii="Times New Roman" w:hAnsi="Times New Roman" w:cs="Times New Roman" w:hint="eastAsia"/>
        </w:rPr>
        <w:t xml:space="preserve"> of MSI </w:t>
      </w:r>
      <w:r w:rsidR="007962F5">
        <w:rPr>
          <w:rFonts w:ascii="Times New Roman" w:hAnsi="Times New Roman" w:cs="Times New Roman"/>
        </w:rPr>
        <w:t>signature</w:t>
      </w:r>
      <w:r w:rsidR="00EA6E09">
        <w:rPr>
          <w:rFonts w:ascii="Times New Roman" w:hAnsi="Times New Roman" w:cs="Times New Roman" w:hint="eastAsia"/>
        </w:rPr>
        <w:t xml:space="preserve"> </w:t>
      </w:r>
      <w:r w:rsidR="007962F5">
        <w:rPr>
          <w:rFonts w:ascii="Times New Roman" w:hAnsi="Times New Roman" w:cs="Times New Roman" w:hint="eastAsia"/>
        </w:rPr>
        <w:t xml:space="preserve">activity on MSI-Seq </w:t>
      </w:r>
      <w:r w:rsidR="00887A3E">
        <w:rPr>
          <w:rFonts w:ascii="Times New Roman" w:hAnsi="Times New Roman" w:cs="Times New Roman" w:hint="eastAsia"/>
        </w:rPr>
        <w:t xml:space="preserve">derived </w:t>
      </w:r>
      <w:r w:rsidR="007962F5">
        <w:rPr>
          <w:rFonts w:ascii="Times New Roman" w:hAnsi="Times New Roman" w:cs="Times New Roman" w:hint="eastAsia"/>
        </w:rPr>
        <w:t>MSI status</w:t>
      </w:r>
      <w:r w:rsidR="0022480B">
        <w:rPr>
          <w:rFonts w:ascii="Times New Roman" w:hAnsi="Times New Roman" w:cs="Times New Roman" w:hint="eastAsia"/>
        </w:rPr>
        <w:t xml:space="preserve"> (Indel83 MSI signatures only [red], </w:t>
      </w:r>
      <w:r w:rsidR="00386054">
        <w:rPr>
          <w:rFonts w:ascii="Times New Roman" w:hAnsi="Times New Roman" w:cs="Times New Roman" w:hint="eastAsia"/>
        </w:rPr>
        <w:t>89-type</w:t>
      </w:r>
      <w:r w:rsidR="0022480B">
        <w:rPr>
          <w:rFonts w:ascii="Times New Roman" w:hAnsi="Times New Roman" w:cs="Times New Roman" w:hint="eastAsia"/>
        </w:rPr>
        <w:t xml:space="preserve"> MSI signatures only (green), Indel83 and Indel89 MSI signatures together [blue])</w:t>
      </w:r>
      <w:r w:rsidR="007962F5">
        <w:rPr>
          <w:rFonts w:ascii="Times New Roman" w:hAnsi="Times New Roman" w:cs="Times New Roman" w:hint="eastAsia"/>
        </w:rPr>
        <w:t>.</w:t>
      </w:r>
      <w:r w:rsidR="00887A3E">
        <w:rPr>
          <w:rFonts w:ascii="Times New Roman" w:hAnsi="Times New Roman" w:cs="Times New Roman" w:hint="eastAsia"/>
        </w:rPr>
        <w:t xml:space="preserve"> (H)</w:t>
      </w:r>
      <w:r w:rsidR="00887A3E" w:rsidRPr="00887A3E">
        <w:rPr>
          <w:rFonts w:ascii="Times New Roman" w:hAnsi="Times New Roman" w:cs="Times New Roman" w:hint="eastAsia"/>
        </w:rPr>
        <w:t xml:space="preserve"> </w:t>
      </w:r>
      <w:r w:rsidR="00887A3E">
        <w:rPr>
          <w:rFonts w:ascii="Times New Roman" w:hAnsi="Times New Roman" w:cs="Times New Roman" w:hint="eastAsia"/>
        </w:rPr>
        <w:t xml:space="preserve">The ROC of </w:t>
      </w:r>
      <w:r w:rsidR="00887A3E">
        <w:rPr>
          <w:rFonts w:ascii="Times New Roman" w:hAnsi="Times New Roman" w:cs="Times New Roman"/>
        </w:rPr>
        <w:t>predictability</w:t>
      </w:r>
      <w:r w:rsidR="00887A3E">
        <w:rPr>
          <w:rFonts w:ascii="Times New Roman" w:hAnsi="Times New Roman" w:cs="Times New Roman" w:hint="eastAsia"/>
        </w:rPr>
        <w:t xml:space="preserve"> of MSI </w:t>
      </w:r>
      <w:r w:rsidR="00887A3E">
        <w:rPr>
          <w:rFonts w:ascii="Times New Roman" w:hAnsi="Times New Roman" w:cs="Times New Roman"/>
        </w:rPr>
        <w:t>signature</w:t>
      </w:r>
      <w:r w:rsidR="00887A3E">
        <w:rPr>
          <w:rFonts w:ascii="Times New Roman" w:hAnsi="Times New Roman" w:cs="Times New Roman" w:hint="eastAsia"/>
        </w:rPr>
        <w:t xml:space="preserve"> activity on pre-labelled MSI status</w:t>
      </w:r>
      <w:r w:rsidR="0022480B">
        <w:rPr>
          <w:rFonts w:ascii="Times New Roman" w:hAnsi="Times New Roman" w:cs="Times New Roman" w:hint="eastAsia"/>
        </w:rPr>
        <w:t xml:space="preserve"> (</w:t>
      </w:r>
      <w:r w:rsidR="00386054">
        <w:rPr>
          <w:rFonts w:ascii="Times New Roman" w:hAnsi="Times New Roman" w:cs="Times New Roman" w:hint="eastAsia"/>
        </w:rPr>
        <w:t>83-type</w:t>
      </w:r>
      <w:r w:rsidR="0022480B">
        <w:rPr>
          <w:rFonts w:ascii="Times New Roman" w:hAnsi="Times New Roman" w:cs="Times New Roman" w:hint="eastAsia"/>
        </w:rPr>
        <w:t xml:space="preserve"> MSI signatures only [red], </w:t>
      </w:r>
      <w:r w:rsidR="00386054">
        <w:rPr>
          <w:rFonts w:ascii="Times New Roman" w:hAnsi="Times New Roman" w:cs="Times New Roman" w:hint="eastAsia"/>
        </w:rPr>
        <w:t xml:space="preserve">89-type </w:t>
      </w:r>
      <w:r w:rsidR="0022480B">
        <w:rPr>
          <w:rFonts w:ascii="Times New Roman" w:hAnsi="Times New Roman" w:cs="Times New Roman" w:hint="eastAsia"/>
        </w:rPr>
        <w:t xml:space="preserve">MSI signatures only (green), </w:t>
      </w:r>
      <w:r w:rsidR="00386054">
        <w:rPr>
          <w:rFonts w:ascii="Times New Roman" w:hAnsi="Times New Roman" w:cs="Times New Roman" w:hint="eastAsia"/>
        </w:rPr>
        <w:t>83-type</w:t>
      </w:r>
      <w:r w:rsidR="0022480B">
        <w:rPr>
          <w:rFonts w:ascii="Times New Roman" w:hAnsi="Times New Roman" w:cs="Times New Roman" w:hint="eastAsia"/>
        </w:rPr>
        <w:t xml:space="preserve"> and </w:t>
      </w:r>
      <w:r w:rsidR="00386054">
        <w:rPr>
          <w:rFonts w:ascii="Times New Roman" w:hAnsi="Times New Roman" w:cs="Times New Roman" w:hint="eastAsia"/>
        </w:rPr>
        <w:t>89-type</w:t>
      </w:r>
      <w:r w:rsidR="0022480B">
        <w:rPr>
          <w:rFonts w:ascii="Times New Roman" w:hAnsi="Times New Roman" w:cs="Times New Roman" w:hint="eastAsia"/>
        </w:rPr>
        <w:t xml:space="preserve"> MSI signatures together [blue])</w:t>
      </w:r>
      <w:r w:rsidR="00887A3E">
        <w:rPr>
          <w:rFonts w:ascii="Times New Roman" w:hAnsi="Times New Roman" w:cs="Times New Roman" w:hint="eastAsia"/>
        </w:rPr>
        <w:t xml:space="preserve">. </w:t>
      </w:r>
      <w:r w:rsidR="00EA6E09">
        <w:rPr>
          <w:rFonts w:ascii="Times New Roman" w:hAnsi="Times New Roman" w:cs="Times New Roman" w:hint="eastAsia"/>
        </w:rPr>
        <w:t xml:space="preserve">The AUC (area under curve) was indicated in the plot. </w:t>
      </w:r>
    </w:p>
    <w:p w14:paraId="6A2BEFEC" w14:textId="0CC25C92" w:rsidR="002909C0" w:rsidRPr="0010412C" w:rsidRDefault="002909C0">
      <w:pPr>
        <w:rPr>
          <w:rFonts w:ascii="Times New Roman" w:hAnsi="Times New Roman" w:cs="Times New Roman"/>
        </w:rPr>
      </w:pPr>
      <w:r w:rsidRPr="0010412C">
        <w:rPr>
          <w:rFonts w:ascii="Times New Roman" w:hAnsi="Times New Roman" w:cs="Times New Roman"/>
        </w:rPr>
        <w:t>Figure S</w:t>
      </w:r>
      <w:r w:rsidR="0002376C">
        <w:rPr>
          <w:rFonts w:ascii="Times New Roman" w:hAnsi="Times New Roman" w:cs="Times New Roman" w:hint="eastAsia"/>
        </w:rPr>
        <w:t>7</w:t>
      </w:r>
      <w:r w:rsidRPr="0010412C">
        <w:rPr>
          <w:rFonts w:ascii="Times New Roman" w:hAnsi="Times New Roman" w:cs="Times New Roman"/>
        </w:rPr>
        <w:t xml:space="preserve"> Example genomes supporting the presence of </w:t>
      </w:r>
      <w:r w:rsidR="00386054">
        <w:rPr>
          <w:rFonts w:ascii="Times New Roman" w:hAnsi="Times New Roman" w:cs="Times New Roman" w:hint="eastAsia"/>
        </w:rPr>
        <w:t>ID_F</w:t>
      </w:r>
      <w:r w:rsidRPr="0010412C">
        <w:rPr>
          <w:rFonts w:ascii="Times New Roman" w:hAnsi="Times New Roman" w:cs="Times New Roman"/>
        </w:rPr>
        <w:t xml:space="preserve"> and </w:t>
      </w:r>
      <w:r w:rsidR="00C6338F">
        <w:rPr>
          <w:rFonts w:ascii="Times New Roman" w:hAnsi="Times New Roman" w:cs="Times New Roman" w:hint="eastAsia"/>
        </w:rPr>
        <w:t>InsDel</w:t>
      </w:r>
      <w:r w:rsidR="00386054">
        <w:rPr>
          <w:rFonts w:ascii="Times New Roman" w:hAnsi="Times New Roman" w:cs="Times New Roman" w:hint="eastAsia"/>
        </w:rPr>
        <w:t>_F</w:t>
      </w:r>
      <w:r w:rsidR="00C6338F">
        <w:rPr>
          <w:rFonts w:ascii="Times New Roman" w:hAnsi="Times New Roman" w:cs="Times New Roman" w:hint="eastAsia"/>
        </w:rPr>
        <w:t xml:space="preserve">. </w:t>
      </w:r>
    </w:p>
    <w:p w14:paraId="65AD9B8C" w14:textId="6A8D35BE" w:rsidR="002909C0" w:rsidRDefault="002909C0">
      <w:pPr>
        <w:rPr>
          <w:rFonts w:ascii="Times New Roman" w:hAnsi="Times New Roman" w:cs="Times New Roman"/>
        </w:rPr>
      </w:pPr>
      <w:r w:rsidRPr="0010412C">
        <w:rPr>
          <w:rFonts w:ascii="Times New Roman" w:hAnsi="Times New Roman" w:cs="Times New Roman"/>
        </w:rPr>
        <w:t>Figure S</w:t>
      </w:r>
      <w:r w:rsidR="0002376C">
        <w:rPr>
          <w:rFonts w:ascii="Times New Roman" w:hAnsi="Times New Roman" w:cs="Times New Roman" w:hint="eastAsia"/>
        </w:rPr>
        <w:t>8</w:t>
      </w:r>
      <w:r w:rsidRPr="0010412C">
        <w:rPr>
          <w:rFonts w:ascii="Times New Roman" w:hAnsi="Times New Roman" w:cs="Times New Roman"/>
        </w:rPr>
        <w:t xml:space="preserve"> </w:t>
      </w:r>
      <w:r w:rsidR="004F2404" w:rsidRPr="0010412C">
        <w:rPr>
          <w:rFonts w:ascii="Times New Roman" w:hAnsi="Times New Roman" w:cs="Times New Roman"/>
        </w:rPr>
        <w:t xml:space="preserve">C_ID4, </w:t>
      </w:r>
      <w:r w:rsidR="00386054">
        <w:rPr>
          <w:rFonts w:ascii="Times New Roman" w:hAnsi="Times New Roman" w:cs="Times New Roman" w:hint="eastAsia"/>
        </w:rPr>
        <w:t>ID_F</w:t>
      </w:r>
      <w:r w:rsidR="004F2404" w:rsidRPr="0010412C">
        <w:rPr>
          <w:rFonts w:ascii="Times New Roman" w:hAnsi="Times New Roman" w:cs="Times New Roman"/>
        </w:rPr>
        <w:t xml:space="preserve"> and mutation spectra of </w:t>
      </w:r>
      <w:r w:rsidR="0010412C" w:rsidRPr="0010412C">
        <w:rPr>
          <w:rFonts w:ascii="Times New Roman" w:hAnsi="Times New Roman" w:cs="Times New Roman"/>
        </w:rPr>
        <w:t xml:space="preserve">TOP1-TAM in vitro models. (A) </w:t>
      </w:r>
      <w:r w:rsidR="008560CF">
        <w:rPr>
          <w:rFonts w:ascii="Times New Roman" w:hAnsi="Times New Roman" w:cs="Times New Roman" w:hint="eastAsia"/>
        </w:rPr>
        <w:t xml:space="preserve">C_ID4 and </w:t>
      </w:r>
      <w:r w:rsidR="00386054">
        <w:rPr>
          <w:rFonts w:ascii="Times New Roman" w:hAnsi="Times New Roman" w:cs="Times New Roman" w:hint="eastAsia"/>
        </w:rPr>
        <w:t>ID_F</w:t>
      </w:r>
      <w:r w:rsidR="008560CF">
        <w:rPr>
          <w:rFonts w:ascii="Times New Roman" w:hAnsi="Times New Roman" w:cs="Times New Roman" w:hint="eastAsia"/>
        </w:rPr>
        <w:t xml:space="preserve"> mutational signature; (B) </w:t>
      </w:r>
      <w:r w:rsidR="001D040D">
        <w:rPr>
          <w:rFonts w:ascii="Times New Roman" w:hAnsi="Times New Roman" w:cs="Times New Roman" w:hint="eastAsia"/>
        </w:rPr>
        <w:t xml:space="preserve">Mutational spectra of </w:t>
      </w:r>
      <w:r w:rsidR="00393FD8">
        <w:rPr>
          <w:rFonts w:ascii="Times New Roman" w:hAnsi="Times New Roman" w:cs="Times New Roman" w:hint="eastAsia"/>
        </w:rPr>
        <w:t xml:space="preserve">Rnaseh2b-KO mice model and their cosine similarities to </w:t>
      </w:r>
      <w:r w:rsidR="00386054">
        <w:rPr>
          <w:rFonts w:ascii="Times New Roman" w:hAnsi="Times New Roman" w:cs="Times New Roman" w:hint="eastAsia"/>
        </w:rPr>
        <w:t>ID_F</w:t>
      </w:r>
      <w:r w:rsidR="00220716">
        <w:rPr>
          <w:rFonts w:ascii="Times New Roman" w:hAnsi="Times New Roman" w:cs="Times New Roman" w:hint="eastAsia"/>
        </w:rPr>
        <w:t xml:space="preserve"> and C_ID4 (excluding single C/T deletion/insertion); (C) Mutational spectra of RNASEH2A KO and RNASEH2B KO model and their cosine similarities to </w:t>
      </w:r>
      <w:r w:rsidR="00386054">
        <w:rPr>
          <w:rFonts w:ascii="Times New Roman" w:hAnsi="Times New Roman" w:cs="Times New Roman" w:hint="eastAsia"/>
        </w:rPr>
        <w:t>ID_F</w:t>
      </w:r>
      <w:r w:rsidR="00220716">
        <w:rPr>
          <w:rFonts w:ascii="Times New Roman" w:hAnsi="Times New Roman" w:cs="Times New Roman" w:hint="eastAsia"/>
        </w:rPr>
        <w:t xml:space="preserve"> and C_ID4 (excluding single C/T deletion/insertion); (D)</w:t>
      </w:r>
      <w:r w:rsidR="00FF46DF">
        <w:rPr>
          <w:rFonts w:ascii="Times New Roman" w:hAnsi="Times New Roman" w:cs="Times New Roman" w:hint="eastAsia"/>
        </w:rPr>
        <w:t xml:space="preserve"> Mutational spectra of </w:t>
      </w:r>
      <w:r w:rsidR="005540AB" w:rsidRPr="005540AB">
        <w:rPr>
          <w:rFonts w:ascii="Times New Roman" w:hAnsi="Times New Roman" w:cs="Times New Roman"/>
        </w:rPr>
        <w:t>pol2-M644G rnh201Δ</w:t>
      </w:r>
      <w:r w:rsidR="005540AB">
        <w:rPr>
          <w:rFonts w:ascii="Times New Roman" w:hAnsi="Times New Roman" w:cs="Times New Roman" w:hint="eastAsia"/>
        </w:rPr>
        <w:t xml:space="preserve"> of yeast genomes from Williams et al., 2019 and Conover et al., 2015</w:t>
      </w:r>
      <w:r w:rsidR="00122594">
        <w:rPr>
          <w:rFonts w:ascii="Times New Roman" w:hAnsi="Times New Roman" w:cs="Times New Roman" w:hint="eastAsia"/>
        </w:rPr>
        <w:t xml:space="preserve">, and their cosine similarities to </w:t>
      </w:r>
      <w:r w:rsidR="00386054">
        <w:rPr>
          <w:rFonts w:ascii="Times New Roman" w:hAnsi="Times New Roman" w:cs="Times New Roman" w:hint="eastAsia"/>
        </w:rPr>
        <w:t>ID_F</w:t>
      </w:r>
      <w:r w:rsidR="00122594">
        <w:rPr>
          <w:rFonts w:ascii="Times New Roman" w:hAnsi="Times New Roman" w:cs="Times New Roman" w:hint="eastAsia"/>
        </w:rPr>
        <w:t xml:space="preserve"> and C_ID4 (excluding single C/T deletion/insertion).</w:t>
      </w:r>
      <w:r w:rsidR="006A3A7F">
        <w:rPr>
          <w:rFonts w:ascii="Times New Roman" w:hAnsi="Times New Roman" w:cs="Times New Roman" w:hint="eastAsia"/>
        </w:rPr>
        <w:t xml:space="preserve"> </w:t>
      </w:r>
    </w:p>
    <w:p w14:paraId="6404285F" w14:textId="27F833A3" w:rsidR="00245061" w:rsidRPr="00245061" w:rsidRDefault="009C68A4" w:rsidP="00245061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 w:hint="eastAsia"/>
        </w:rPr>
        <w:t>Figure S</w:t>
      </w:r>
      <w:r w:rsidR="0002376C">
        <w:rPr>
          <w:rFonts w:ascii="Times New Roman" w:hAnsi="Times New Roman" w:cs="Times New Roman" w:hint="eastAsia"/>
        </w:rPr>
        <w:t>9</w:t>
      </w:r>
      <w:r w:rsidR="00245061">
        <w:rPr>
          <w:rFonts w:ascii="Times New Roman" w:hAnsi="Times New Roman" w:cs="Times New Roman" w:hint="eastAsia"/>
        </w:rPr>
        <w:t xml:space="preserve"> </w:t>
      </w:r>
      <w:r w:rsidR="00245061" w:rsidRPr="00245061">
        <w:rPr>
          <w:rFonts w:ascii="Times New Roman" w:hAnsi="Times New Roman" w:cs="Times New Roman"/>
        </w:rPr>
        <w:t>Investigation of extended sequence context of single C/T insertions/deletions.</w:t>
      </w:r>
    </w:p>
    <w:p w14:paraId="7BF4ACB6" w14:textId="11E8D99A" w:rsidR="009C68A4" w:rsidRDefault="00245061" w:rsidP="00245061">
      <w:pPr>
        <w:rPr>
          <w:rFonts w:ascii="Times New Roman" w:hAnsi="Times New Roman" w:cs="Times New Roman"/>
        </w:rPr>
      </w:pPr>
      <w:r w:rsidRPr="00245061">
        <w:rPr>
          <w:rFonts w:ascii="Times New Roman" w:hAnsi="Times New Roman" w:cs="Times New Roman"/>
        </w:rPr>
        <w:t xml:space="preserve">The sequence context of 2bp deletions at tandem repeats and 2bp deletions with single-nucleotide microhomology in (A) the top 5 samples with highest </w:t>
      </w:r>
      <w:r w:rsidR="00386054">
        <w:rPr>
          <w:rFonts w:ascii="Times New Roman" w:hAnsi="Times New Roman" w:cs="Times New Roman" w:hint="eastAsia"/>
        </w:rPr>
        <w:t>ID_F</w:t>
      </w:r>
      <w:r w:rsidRPr="00245061">
        <w:rPr>
          <w:rFonts w:ascii="Times New Roman" w:hAnsi="Times New Roman" w:cs="Times New Roman"/>
        </w:rPr>
        <w:t xml:space="preserve"> activity, (B) Rnaseh2b KO mouse tumours, (C) RNase H2 null RPE1 cells, (D) RNASEH2B KO HEK293T cells and (E) the top 5 samples with highest C_ID4 activity. In each mutation type of each model, the sequence context and the proportion of A/C/G/T on each position were displayed.</w:t>
      </w:r>
    </w:p>
    <w:p w14:paraId="6B4D0605" w14:textId="43F3B8D2" w:rsidR="008100A4" w:rsidRPr="0020653A" w:rsidRDefault="00245061" w:rsidP="008100A4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 w:hint="eastAsia"/>
        </w:rPr>
        <w:t>Figure S</w:t>
      </w:r>
      <w:r w:rsidR="0002376C">
        <w:rPr>
          <w:rFonts w:ascii="Times New Roman" w:hAnsi="Times New Roman" w:cs="Times New Roman" w:hint="eastAsia"/>
        </w:rPr>
        <w:t>10</w:t>
      </w:r>
      <w:r>
        <w:rPr>
          <w:rFonts w:ascii="Times New Roman" w:hAnsi="Times New Roman" w:cs="Times New Roman" w:hint="eastAsia"/>
        </w:rPr>
        <w:t xml:space="preserve"> </w:t>
      </w:r>
      <w:r w:rsidR="003F5C3E" w:rsidRPr="002E292E">
        <w:rPr>
          <w:rFonts w:ascii="Times New Roman" w:hAnsi="Times New Roman" w:cs="Times New Roman"/>
        </w:rPr>
        <w:t xml:space="preserve">Contribution of Indel </w:t>
      </w:r>
      <w:r w:rsidR="003F5C3E" w:rsidRPr="002E292E">
        <w:rPr>
          <w:rFonts w:ascii="Times New Roman" w:hAnsi="Times New Roman" w:cs="Times New Roman" w:hint="eastAsia"/>
        </w:rPr>
        <w:t>m</w:t>
      </w:r>
      <w:r w:rsidR="003F5C3E" w:rsidRPr="002E292E">
        <w:rPr>
          <w:rFonts w:ascii="Times New Roman" w:hAnsi="Times New Roman" w:cs="Times New Roman"/>
        </w:rPr>
        <w:t xml:space="preserve">utational </w:t>
      </w:r>
      <w:r w:rsidR="003F5C3E" w:rsidRPr="002E292E">
        <w:rPr>
          <w:rFonts w:ascii="Times New Roman" w:hAnsi="Times New Roman" w:cs="Times New Roman" w:hint="eastAsia"/>
        </w:rPr>
        <w:t>s</w:t>
      </w:r>
      <w:r w:rsidR="003F5C3E" w:rsidRPr="002E292E">
        <w:rPr>
          <w:rFonts w:ascii="Times New Roman" w:hAnsi="Times New Roman" w:cs="Times New Roman"/>
        </w:rPr>
        <w:t xml:space="preserve">ignatures to </w:t>
      </w:r>
      <w:r w:rsidR="003F5C3E" w:rsidRPr="002E292E">
        <w:rPr>
          <w:rFonts w:ascii="Times New Roman" w:hAnsi="Times New Roman" w:cs="Times New Roman" w:hint="eastAsia"/>
        </w:rPr>
        <w:t>TP53 mutations in different cancer types.</w:t>
      </w:r>
      <w:r w:rsidR="003F5C3E">
        <w:rPr>
          <w:rFonts w:ascii="Times New Roman" w:hAnsi="Times New Roman" w:cs="Times New Roman" w:hint="eastAsia"/>
          <w:b/>
          <w:bCs/>
        </w:rPr>
        <w:t xml:space="preserve"> </w:t>
      </w:r>
      <w:r w:rsidR="008100A4" w:rsidRPr="0020653A">
        <w:rPr>
          <w:rFonts w:ascii="Times New Roman" w:hAnsi="Times New Roman" w:cs="Times New Roman"/>
        </w:rPr>
        <w:t xml:space="preserve">Stacked bar plots illustrating the relative contributions of different indel mutational processes to mutations in genes listed in the Cancer Gene Census. The figure highlights the </w:t>
      </w:r>
      <w:r w:rsidR="008100A4">
        <w:rPr>
          <w:rFonts w:ascii="Times New Roman" w:hAnsi="Times New Roman" w:cs="Times New Roman" w:hint="eastAsia"/>
        </w:rPr>
        <w:t>5</w:t>
      </w:r>
      <w:r w:rsidR="008100A4" w:rsidRPr="0020653A">
        <w:rPr>
          <w:rFonts w:ascii="Times New Roman" w:hAnsi="Times New Roman" w:cs="Times New Roman"/>
        </w:rPr>
        <w:t xml:space="preserve"> most frequent indels for each category. For each plot, the horizontal axis represents the </w:t>
      </w:r>
      <w:r w:rsidR="008100A4" w:rsidRPr="0020653A">
        <w:rPr>
          <w:rFonts w:ascii="Times New Roman" w:hAnsi="Times New Roman" w:cs="Times New Roman"/>
        </w:rPr>
        <w:lastRenderedPageBreak/>
        <w:t>proportion of each mutational process, while the vertical axis displays the gene names alongside the corresponding mutation types.</w:t>
      </w:r>
      <w:r w:rsidR="008100A4">
        <w:rPr>
          <w:rFonts w:ascii="Times New Roman" w:hAnsi="Times New Roman" w:cs="Times New Roman" w:hint="eastAsia"/>
        </w:rPr>
        <w:t xml:space="preserve"> </w:t>
      </w:r>
      <w:r w:rsidR="008100A4" w:rsidRPr="0020653A">
        <w:rPr>
          <w:rFonts w:ascii="Times New Roman" w:hAnsi="Times New Roman" w:cs="Times New Roman"/>
        </w:rPr>
        <w:t>The specific signatures involved in each mutational process are detailed in Table S1</w:t>
      </w:r>
      <w:r w:rsidR="008100A4">
        <w:rPr>
          <w:rFonts w:ascii="Times New Roman" w:hAnsi="Times New Roman" w:cs="Times New Roman" w:hint="eastAsia"/>
        </w:rPr>
        <w:t>5</w:t>
      </w:r>
      <w:r w:rsidR="008100A4" w:rsidRPr="0020653A">
        <w:rPr>
          <w:rFonts w:ascii="Times New Roman" w:hAnsi="Times New Roman" w:cs="Times New Roman"/>
        </w:rPr>
        <w:t>.</w:t>
      </w:r>
    </w:p>
    <w:p w14:paraId="06C5024E" w14:textId="04ECCF61" w:rsidR="00245061" w:rsidRPr="008100A4" w:rsidRDefault="00245061" w:rsidP="00245061">
      <w:pPr>
        <w:rPr>
          <w:rFonts w:ascii="Times New Roman" w:hAnsi="Times New Roman" w:cs="Times New Roman"/>
        </w:rPr>
      </w:pPr>
    </w:p>
    <w:p w14:paraId="4C3F57AC" w14:textId="60085B17" w:rsidR="008005BE" w:rsidRPr="0010412C" w:rsidRDefault="008005BE">
      <w:pPr>
        <w:rPr>
          <w:rFonts w:ascii="Times New Roman" w:hAnsi="Times New Roman" w:cs="Times New Roman"/>
        </w:rPr>
      </w:pPr>
      <w:r w:rsidRPr="0010412C">
        <w:rPr>
          <w:rFonts w:ascii="Times New Roman" w:hAnsi="Times New Roman" w:cs="Times New Roman"/>
        </w:rPr>
        <w:t>Figure S</w:t>
      </w:r>
      <w:r w:rsidR="009E40EE">
        <w:rPr>
          <w:rFonts w:ascii="Times New Roman" w:hAnsi="Times New Roman" w:cs="Times New Roman" w:hint="eastAsia"/>
        </w:rPr>
        <w:t>11</w:t>
      </w:r>
      <w:r w:rsidRPr="0010412C">
        <w:rPr>
          <w:rFonts w:ascii="Times New Roman" w:hAnsi="Times New Roman" w:cs="Times New Roman"/>
        </w:rPr>
        <w:t xml:space="preserve"> SigProfilerExtractor </w:t>
      </w:r>
      <w:r w:rsidR="00386054">
        <w:rPr>
          <w:rFonts w:ascii="Times New Roman" w:hAnsi="Times New Roman" w:cs="Times New Roman" w:hint="eastAsia"/>
        </w:rPr>
        <w:t>version of 89-type signatures. More details in Table S15</w:t>
      </w:r>
      <w:r w:rsidRPr="0010412C">
        <w:rPr>
          <w:rFonts w:ascii="Times New Roman" w:hAnsi="Times New Roman" w:cs="Times New Roman"/>
        </w:rPr>
        <w:t>.</w:t>
      </w:r>
    </w:p>
    <w:p w14:paraId="65412A5C" w14:textId="3474F720" w:rsidR="00386054" w:rsidRPr="0010412C" w:rsidRDefault="00386054" w:rsidP="00386054">
      <w:pPr>
        <w:rPr>
          <w:rFonts w:ascii="Times New Roman" w:hAnsi="Times New Roman" w:cs="Times New Roman"/>
        </w:rPr>
      </w:pPr>
      <w:r w:rsidRPr="0010412C">
        <w:rPr>
          <w:rFonts w:ascii="Times New Roman" w:hAnsi="Times New Roman" w:cs="Times New Roman"/>
        </w:rPr>
        <w:t>Figure S</w:t>
      </w:r>
      <w:r>
        <w:rPr>
          <w:rFonts w:ascii="Times New Roman" w:hAnsi="Times New Roman" w:cs="Times New Roman" w:hint="eastAsia"/>
        </w:rPr>
        <w:t>12</w:t>
      </w:r>
      <w:r w:rsidRPr="0010412C">
        <w:rPr>
          <w:rFonts w:ascii="Times New Roman" w:hAnsi="Times New Roman" w:cs="Times New Roman"/>
        </w:rPr>
        <w:t xml:space="preserve"> SigProfilerExtractor </w:t>
      </w:r>
      <w:r>
        <w:rPr>
          <w:rFonts w:ascii="Times New Roman" w:hAnsi="Times New Roman" w:cs="Times New Roman" w:hint="eastAsia"/>
        </w:rPr>
        <w:t>version of 83-type signatures. More details in Table S16</w:t>
      </w:r>
      <w:r w:rsidRPr="0010412C">
        <w:rPr>
          <w:rFonts w:ascii="Times New Roman" w:hAnsi="Times New Roman" w:cs="Times New Roman"/>
        </w:rPr>
        <w:t>.</w:t>
      </w:r>
    </w:p>
    <w:p w14:paraId="11AC5FFC" w14:textId="77777777" w:rsidR="00B8018B" w:rsidRPr="00386054" w:rsidRDefault="00B8018B">
      <w:pPr>
        <w:rPr>
          <w:rFonts w:ascii="Times New Roman" w:hAnsi="Times New Roman" w:cs="Times New Roman"/>
        </w:rPr>
      </w:pPr>
    </w:p>
    <w:sectPr w:rsidR="00B8018B" w:rsidRPr="00386054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517E7D2D" w14:textId="77777777" w:rsidR="00B10821" w:rsidRDefault="00B10821" w:rsidP="00B8018B">
      <w:pPr>
        <w:spacing w:after="0" w:line="240" w:lineRule="auto"/>
      </w:pPr>
      <w:r>
        <w:separator/>
      </w:r>
    </w:p>
  </w:endnote>
  <w:endnote w:type="continuationSeparator" w:id="0">
    <w:p w14:paraId="7BE27A07" w14:textId="77777777" w:rsidR="00B10821" w:rsidRDefault="00B10821" w:rsidP="00B8018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1BAB0025" w14:textId="77777777" w:rsidR="00B10821" w:rsidRDefault="00B10821" w:rsidP="00B8018B">
      <w:pPr>
        <w:spacing w:after="0" w:line="240" w:lineRule="auto"/>
      </w:pPr>
      <w:r>
        <w:separator/>
      </w:r>
    </w:p>
  </w:footnote>
  <w:footnote w:type="continuationSeparator" w:id="0">
    <w:p w14:paraId="1E392FB1" w14:textId="77777777" w:rsidR="00B10821" w:rsidRDefault="00B10821" w:rsidP="00B8018B">
      <w:pPr>
        <w:spacing w:after="0" w:line="240" w:lineRule="auto"/>
      </w:pPr>
      <w:r>
        <w:continuationSeparator/>
      </w:r>
    </w:p>
  </w:footnote>
</w:footnotes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15:person w15:author="Mini Huang">
    <w15:presenceInfo w15:providerId="Windows Live" w15:userId="5d44a38bec6127de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38"/>
  <w:bordersDoNotSurroundHeader/>
  <w:bordersDoNotSurroundFooter/>
  <w:trackRevisions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D604E"/>
    <w:rsid w:val="00002693"/>
    <w:rsid w:val="0002376C"/>
    <w:rsid w:val="00043DF0"/>
    <w:rsid w:val="00065016"/>
    <w:rsid w:val="000947B3"/>
    <w:rsid w:val="000A4D54"/>
    <w:rsid w:val="0010412C"/>
    <w:rsid w:val="00115EC4"/>
    <w:rsid w:val="00122594"/>
    <w:rsid w:val="001A60B4"/>
    <w:rsid w:val="001D040D"/>
    <w:rsid w:val="001D604E"/>
    <w:rsid w:val="001E4292"/>
    <w:rsid w:val="001F2050"/>
    <w:rsid w:val="00220716"/>
    <w:rsid w:val="0022480B"/>
    <w:rsid w:val="00236799"/>
    <w:rsid w:val="00245061"/>
    <w:rsid w:val="00270398"/>
    <w:rsid w:val="002724F1"/>
    <w:rsid w:val="0028221D"/>
    <w:rsid w:val="002909C0"/>
    <w:rsid w:val="002E292E"/>
    <w:rsid w:val="00385B1B"/>
    <w:rsid w:val="00386054"/>
    <w:rsid w:val="00393FD8"/>
    <w:rsid w:val="003F5C3E"/>
    <w:rsid w:val="004672CB"/>
    <w:rsid w:val="004E6C9B"/>
    <w:rsid w:val="004F2404"/>
    <w:rsid w:val="005540AB"/>
    <w:rsid w:val="005577F4"/>
    <w:rsid w:val="006044EF"/>
    <w:rsid w:val="00624444"/>
    <w:rsid w:val="00625E40"/>
    <w:rsid w:val="0069570D"/>
    <w:rsid w:val="006A3A7F"/>
    <w:rsid w:val="006F55B3"/>
    <w:rsid w:val="007962F5"/>
    <w:rsid w:val="008005BE"/>
    <w:rsid w:val="008100A4"/>
    <w:rsid w:val="008560CF"/>
    <w:rsid w:val="00887A3E"/>
    <w:rsid w:val="008F35E1"/>
    <w:rsid w:val="009165DD"/>
    <w:rsid w:val="009C68A4"/>
    <w:rsid w:val="009E40EE"/>
    <w:rsid w:val="00A640BE"/>
    <w:rsid w:val="00AE0E96"/>
    <w:rsid w:val="00B10821"/>
    <w:rsid w:val="00B30B4B"/>
    <w:rsid w:val="00B8018B"/>
    <w:rsid w:val="00B934C2"/>
    <w:rsid w:val="00BF2DC3"/>
    <w:rsid w:val="00C0468F"/>
    <w:rsid w:val="00C6338F"/>
    <w:rsid w:val="00D160E2"/>
    <w:rsid w:val="00D82B29"/>
    <w:rsid w:val="00D91EB0"/>
    <w:rsid w:val="00E8219C"/>
    <w:rsid w:val="00E83D63"/>
    <w:rsid w:val="00E9283D"/>
    <w:rsid w:val="00EA6E09"/>
    <w:rsid w:val="00EB04F8"/>
    <w:rsid w:val="00FF46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53CCDAD8"/>
  <w15:chartTrackingRefBased/>
  <w15:docId w15:val="{E23726EA-2618-4A58-9FC2-C6EE74595E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</w:pPr>
  </w:style>
  <w:style w:type="paragraph" w:styleId="Heading1">
    <w:name w:val="heading 1"/>
    <w:basedOn w:val="Normal"/>
    <w:next w:val="Normal"/>
    <w:link w:val="Heading1Char"/>
    <w:uiPriority w:val="9"/>
    <w:qFormat/>
    <w:rsid w:val="001D604E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D604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D604E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D604E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D604E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D604E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D604E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D604E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D604E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D604E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D604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D604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D604E"/>
    <w:rPr>
      <w:rFonts w:cstheme="majorBidi"/>
      <w:color w:val="0F4761" w:themeColor="accent1" w:themeShade="BF"/>
      <w:sz w:val="28"/>
      <w:szCs w:val="28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D604E"/>
    <w:rPr>
      <w:rFonts w:cstheme="majorBidi"/>
      <w:color w:val="0F4761" w:themeColor="accent1" w:themeShade="BF"/>
      <w:sz w:val="24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D604E"/>
    <w:rPr>
      <w:rFonts w:cstheme="majorBidi"/>
      <w:b/>
      <w:bCs/>
      <w:color w:val="0F4761" w:themeColor="accent1" w:themeShade="B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D604E"/>
    <w:rPr>
      <w:rFonts w:cstheme="majorBidi"/>
      <w:b/>
      <w:bCs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D604E"/>
    <w:rPr>
      <w:rFonts w:cstheme="majorBidi"/>
      <w:color w:val="595959" w:themeColor="text1" w:themeTint="A6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D604E"/>
    <w:rPr>
      <w:rFonts w:eastAsiaTheme="majorEastAsia" w:cstheme="majorBidi"/>
      <w:color w:val="595959" w:themeColor="text1" w:themeTint="A6"/>
    </w:rPr>
  </w:style>
  <w:style w:type="paragraph" w:styleId="Title">
    <w:name w:val="Title"/>
    <w:basedOn w:val="Normal"/>
    <w:next w:val="Normal"/>
    <w:link w:val="TitleChar"/>
    <w:uiPriority w:val="10"/>
    <w:qFormat/>
    <w:rsid w:val="001D604E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D604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D604E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D604E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D604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D604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D604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D604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D604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D604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D604E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5540AB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540AB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B8018B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HeaderChar">
    <w:name w:val="Header Char"/>
    <w:basedOn w:val="DefaultParagraphFont"/>
    <w:link w:val="Header"/>
    <w:uiPriority w:val="99"/>
    <w:rsid w:val="00B8018B"/>
    <w:rPr>
      <w:sz w:val="18"/>
      <w:szCs w:val="18"/>
    </w:rPr>
  </w:style>
  <w:style w:type="paragraph" w:styleId="Footer">
    <w:name w:val="footer"/>
    <w:basedOn w:val="Normal"/>
    <w:link w:val="FooterChar"/>
    <w:uiPriority w:val="99"/>
    <w:unhideWhenUsed/>
    <w:rsid w:val="00B8018B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FooterChar">
    <w:name w:val="Footer Char"/>
    <w:basedOn w:val="DefaultParagraphFont"/>
    <w:link w:val="Footer"/>
    <w:uiPriority w:val="99"/>
    <w:rsid w:val="00B8018B"/>
    <w:rPr>
      <w:sz w:val="18"/>
      <w:szCs w:val="18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065016"/>
    <w:pPr>
      <w:spacing w:after="0" w:line="240" w:lineRule="auto"/>
    </w:pPr>
    <w:rPr>
      <w:rFonts w:ascii="Times New Roman" w:hAnsi="Times New Roman" w:cs="Times New Roman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65016"/>
    <w:rPr>
      <w:rFonts w:ascii="Times New Roman" w:hAnsi="Times New Roman" w:cs="Times New Roma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microsoft.com/office/2011/relationships/people" Target="peop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2020</TotalTime>
  <Pages>3</Pages>
  <Words>902</Words>
  <Characters>5147</Characters>
  <Application>Microsoft Office Word</Application>
  <DocSecurity>0</DocSecurity>
  <Lines>42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6037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 Liu</dc:creator>
  <cp:keywords/>
  <dc:description/>
  <cp:lastModifiedBy>Mini Huang</cp:lastModifiedBy>
  <cp:revision>62</cp:revision>
  <dcterms:created xsi:type="dcterms:W3CDTF">2025-02-24T02:54:00Z</dcterms:created>
  <dcterms:modified xsi:type="dcterms:W3CDTF">2026-04-03T10:01:00Z</dcterms:modified>
</cp:coreProperties>
</file>