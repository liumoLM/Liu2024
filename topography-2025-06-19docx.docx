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60EA3" w14:textId="5D6BAA3B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M</w:t>
      </w:r>
      <w:r w:rsidR="00CE3DEB" w:rsidRPr="00864504">
        <w:rPr>
          <w:rFonts w:ascii="Times New Roman" w:hAnsi="Times New Roman" w:cs="Times New Roman"/>
          <w:b/>
          <w:bCs/>
        </w:rPr>
        <w:t>ethods</w:t>
      </w:r>
    </w:p>
    <w:p w14:paraId="127C62E7" w14:textId="77777777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Simulating synthetic cancer datasets</w:t>
      </w:r>
    </w:p>
    <w:p w14:paraId="71F6E767" w14:textId="46C13637" w:rsidR="00827DD0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Synthetic cancer datasets were simulated using </w:t>
      </w:r>
      <w:proofErr w:type="spellStart"/>
      <w:r w:rsidRPr="00864504">
        <w:rPr>
          <w:rFonts w:ascii="Times New Roman" w:hAnsi="Times New Roman" w:cs="Times New Roman"/>
        </w:rPr>
        <w:t>SigProfilerSimulator</w:t>
      </w:r>
      <w:proofErr w:type="spellEnd"/>
      <w:r w:rsidR="009128E4" w:rsidRPr="00864504">
        <w:rPr>
          <w:rFonts w:ascii="Times New Roman" w:hAnsi="Times New Roman" w:cs="Times New Roman"/>
        </w:rPr>
        <w:t xml:space="preserve"> (</w:t>
      </w:r>
      <w:hyperlink r:id="rId4" w:history="1">
        <w:r w:rsidR="00864504" w:rsidRPr="00FA028E">
          <w:rPr>
            <w:rStyle w:val="Hyperlink"/>
            <w:rFonts w:ascii="Times New Roman" w:hAnsi="Times New Roman" w:cs="Times New Roman"/>
          </w:rPr>
          <w:t>https://bmcbioinformatics.biomedcentral.com/articles/10.1186/s12859-020-03772-3</w:t>
        </w:r>
      </w:hyperlink>
      <w:r w:rsidR="009128E4" w:rsidRPr="00864504">
        <w:rPr>
          <w:rFonts w:ascii="Times New Roman" w:hAnsi="Times New Roman" w:cs="Times New Roman"/>
        </w:rPr>
        <w:t>)</w:t>
      </w:r>
      <w:r w:rsidR="00864504">
        <w:rPr>
          <w:rFonts w:ascii="Times New Roman" w:hAnsi="Times New Roman" w:cs="Times New Roman"/>
        </w:rPr>
        <w:t xml:space="preserve">. </w:t>
      </w:r>
    </w:p>
    <w:p w14:paraId="2222F010" w14:textId="77777777" w:rsidR="00F86B3A" w:rsidRPr="00864504" w:rsidRDefault="00F86B3A" w:rsidP="00864504">
      <w:pPr>
        <w:spacing w:line="360" w:lineRule="auto"/>
        <w:rPr>
          <w:rFonts w:ascii="Times New Roman" w:hAnsi="Times New Roman" w:cs="Times New Roman"/>
        </w:rPr>
      </w:pPr>
    </w:p>
    <w:p w14:paraId="07B3954A" w14:textId="12F67716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 xml:space="preserve">Annotating somatic </w:t>
      </w:r>
      <w:r w:rsidR="00E12778" w:rsidRPr="00864504">
        <w:rPr>
          <w:rFonts w:ascii="Times New Roman" w:hAnsi="Times New Roman" w:cs="Times New Roman"/>
          <w:b/>
          <w:bCs/>
        </w:rPr>
        <w:t>indels</w:t>
      </w:r>
      <w:r w:rsidRPr="00864504">
        <w:rPr>
          <w:rFonts w:ascii="Times New Roman" w:hAnsi="Times New Roman" w:cs="Times New Roman"/>
          <w:b/>
          <w:bCs/>
        </w:rPr>
        <w:t xml:space="preserve"> based on cellular transcription</w:t>
      </w:r>
    </w:p>
    <w:p w14:paraId="3B63BDE4" w14:textId="4EDCABC4" w:rsidR="00671ADF" w:rsidRPr="00864504" w:rsidRDefault="005874C9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As described in (</w:t>
      </w:r>
      <w:hyperlink r:id="rId5" w:history="1">
        <w:r w:rsidRPr="00864504">
          <w:rPr>
            <w:rStyle w:val="Hyperlink"/>
            <w:rFonts w:ascii="Times New Roman" w:hAnsi="Times New Roman" w:cs="Times New Roman"/>
          </w:rPr>
          <w:t>https://doi.org/10.1016/j.celrep.2023.112930</w:t>
        </w:r>
      </w:hyperlink>
      <w:r w:rsidRPr="00864504">
        <w:rPr>
          <w:rFonts w:ascii="Times New Roman" w:hAnsi="Times New Roman" w:cs="Times New Roman"/>
        </w:rPr>
        <w:t>), s</w:t>
      </w:r>
      <w:r w:rsidR="00827DD0" w:rsidRPr="00864504">
        <w:rPr>
          <w:rFonts w:ascii="Times New Roman" w:hAnsi="Times New Roman" w:cs="Times New Roman"/>
        </w:rPr>
        <w:t xml:space="preserve">omatic </w:t>
      </w:r>
      <w:r w:rsidR="001D154A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called with respect to + strand of the reference genome</w:t>
      </w:r>
      <w:r w:rsidR="001D154A" w:rsidRPr="00864504">
        <w:rPr>
          <w:rFonts w:ascii="Times New Roman" w:hAnsi="Times New Roman" w:cs="Times New Roman"/>
        </w:rPr>
        <w:t xml:space="preserve"> and further</w:t>
      </w:r>
      <w:r w:rsidR="00827DD0" w:rsidRPr="00864504">
        <w:rPr>
          <w:rFonts w:ascii="Times New Roman" w:hAnsi="Times New Roman" w:cs="Times New Roman"/>
        </w:rPr>
        <w:t xml:space="preserve"> annotated in regard to the pyrimidine base</w:t>
      </w:r>
      <w:r w:rsidR="00A52D33" w:rsidRPr="00864504">
        <w:rPr>
          <w:rFonts w:ascii="Times New Roman" w:hAnsi="Times New Roman" w:cs="Times New Roman"/>
        </w:rPr>
        <w:t>(</w:t>
      </w:r>
      <w:r w:rsidR="00C63C43" w:rsidRPr="00864504">
        <w:rPr>
          <w:rFonts w:ascii="Times New Roman" w:hAnsi="Times New Roman" w:cs="Times New Roman"/>
        </w:rPr>
        <w:t>s</w:t>
      </w:r>
      <w:r w:rsidR="00A52D33" w:rsidRPr="00864504">
        <w:rPr>
          <w:rFonts w:ascii="Times New Roman" w:hAnsi="Times New Roman" w:cs="Times New Roman"/>
        </w:rPr>
        <w:t>)</w:t>
      </w:r>
      <w:r w:rsidR="00827DD0" w:rsidRPr="00864504">
        <w:rPr>
          <w:rFonts w:ascii="Times New Roman" w:hAnsi="Times New Roman" w:cs="Times New Roman"/>
        </w:rPr>
        <w:t xml:space="preserve"> of the</w:t>
      </w:r>
      <w:r w:rsidR="001D154A" w:rsidRPr="00864504">
        <w:rPr>
          <w:rFonts w:ascii="Times New Roman" w:hAnsi="Times New Roman" w:cs="Times New Roman"/>
        </w:rPr>
        <w:t xml:space="preserve"> insertion/deletion</w:t>
      </w:r>
      <w:r w:rsidR="00827DD0" w:rsidRPr="00864504">
        <w:rPr>
          <w:rFonts w:ascii="Times New Roman" w:hAnsi="Times New Roman" w:cs="Times New Roman"/>
        </w:rPr>
        <w:t>.</w:t>
      </w:r>
      <w:r w:rsidR="00452D7C" w:rsidRPr="00864504">
        <w:rPr>
          <w:rFonts w:ascii="Times New Roman" w:hAnsi="Times New Roman" w:cs="Times New Roman"/>
        </w:rPr>
        <w:t xml:space="preserve"> </w:t>
      </w:r>
      <w:r w:rsidR="006F1C34" w:rsidRPr="00864504">
        <w:rPr>
          <w:rFonts w:ascii="Times New Roman" w:hAnsi="Times New Roman" w:cs="Times New Roman"/>
        </w:rPr>
        <w:t>Briefly</w:t>
      </w:r>
      <w:r w:rsidR="007A0296" w:rsidRPr="00864504">
        <w:rPr>
          <w:rFonts w:ascii="Times New Roman" w:hAnsi="Times New Roman" w:cs="Times New Roman"/>
        </w:rPr>
        <w:t>, i</w:t>
      </w:r>
      <w:r w:rsidR="001E0087" w:rsidRPr="00864504">
        <w:rPr>
          <w:rFonts w:ascii="Times New Roman" w:hAnsi="Times New Roman" w:cs="Times New Roman"/>
        </w:rPr>
        <w:t xml:space="preserve">ndels with only C or T bases were </w:t>
      </w:r>
      <w:r w:rsidR="00051BB5" w:rsidRPr="00864504">
        <w:rPr>
          <w:rFonts w:ascii="Times New Roman" w:hAnsi="Times New Roman" w:cs="Times New Roman"/>
        </w:rPr>
        <w:t>annotated as + strand</w:t>
      </w:r>
      <w:r w:rsidR="008B5B4B" w:rsidRPr="00864504">
        <w:rPr>
          <w:rFonts w:ascii="Times New Roman" w:hAnsi="Times New Roman" w:cs="Times New Roman"/>
        </w:rPr>
        <w:t xml:space="preserve"> mutation</w:t>
      </w:r>
      <w:r w:rsidR="00051BB5" w:rsidRPr="00864504">
        <w:rPr>
          <w:rFonts w:ascii="Times New Roman" w:hAnsi="Times New Roman" w:cs="Times New Roman"/>
        </w:rPr>
        <w:t xml:space="preserve">; indels with only A or G bases were annotated as </w:t>
      </w:r>
      <w:r w:rsidR="008B5B4B" w:rsidRPr="00864504">
        <w:rPr>
          <w:rFonts w:ascii="Times New Roman" w:hAnsi="Times New Roman" w:cs="Times New Roman"/>
        </w:rPr>
        <w:t>–</w:t>
      </w:r>
      <w:r w:rsidR="00051BB5" w:rsidRPr="00864504">
        <w:rPr>
          <w:rFonts w:ascii="Times New Roman" w:hAnsi="Times New Roman" w:cs="Times New Roman"/>
        </w:rPr>
        <w:t xml:space="preserve"> strand</w:t>
      </w:r>
      <w:r w:rsidR="008B5B4B" w:rsidRPr="00864504">
        <w:rPr>
          <w:rFonts w:ascii="Times New Roman" w:hAnsi="Times New Roman" w:cs="Times New Roman"/>
        </w:rPr>
        <w:t xml:space="preserve"> mutation</w:t>
      </w:r>
      <w:r w:rsidR="00051BB5" w:rsidRPr="00864504">
        <w:rPr>
          <w:rFonts w:ascii="Times New Roman" w:hAnsi="Times New Roman" w:cs="Times New Roman"/>
        </w:rPr>
        <w:t xml:space="preserve">; </w:t>
      </w:r>
      <w:r w:rsidR="009300D2" w:rsidRPr="00864504">
        <w:rPr>
          <w:rFonts w:ascii="Times New Roman" w:hAnsi="Times New Roman" w:cs="Times New Roman"/>
        </w:rPr>
        <w:t xml:space="preserve">the </w:t>
      </w:r>
      <w:ins w:id="0" w:author="Dr Steve Rozen, Ph.D." w:date="2025-06-19T14:11:00Z">
        <w:r w:rsidR="00392E8D">
          <w:rPr>
            <w:rFonts w:ascii="Times New Roman" w:hAnsi="Times New Roman" w:cs="Times New Roman"/>
          </w:rPr>
          <w:t>remaining</w:t>
        </w:r>
      </w:ins>
      <w:r w:rsidR="009300D2" w:rsidRPr="00864504">
        <w:rPr>
          <w:rFonts w:ascii="Times New Roman" w:hAnsi="Times New Roman" w:cs="Times New Roman"/>
        </w:rPr>
        <w:t xml:space="preserve"> indels</w:t>
      </w:r>
      <w:r w:rsidR="008B5B4B" w:rsidRPr="00864504">
        <w:rPr>
          <w:rFonts w:ascii="Times New Roman" w:hAnsi="Times New Roman" w:cs="Times New Roman"/>
        </w:rPr>
        <w:t xml:space="preserve"> were annotated as mutations of unknown strand</w:t>
      </w:r>
      <w:r w:rsidR="009300D2" w:rsidRPr="00864504">
        <w:rPr>
          <w:rFonts w:ascii="Times New Roman" w:hAnsi="Times New Roman" w:cs="Times New Roman"/>
        </w:rPr>
        <w:t xml:space="preserve"> and were ignored in the analys</w:t>
      </w:r>
      <w:r w:rsidR="004C0BFA" w:rsidRPr="00864504">
        <w:rPr>
          <w:rFonts w:ascii="Times New Roman" w:hAnsi="Times New Roman" w:cs="Times New Roman"/>
        </w:rPr>
        <w:t>e</w:t>
      </w:r>
      <w:r w:rsidR="009300D2" w:rsidRPr="00864504">
        <w:rPr>
          <w:rFonts w:ascii="Times New Roman" w:hAnsi="Times New Roman" w:cs="Times New Roman"/>
        </w:rPr>
        <w:t>s</w:t>
      </w:r>
      <w:r w:rsidR="008B5B4B" w:rsidRPr="00864504">
        <w:rPr>
          <w:rFonts w:ascii="Times New Roman" w:hAnsi="Times New Roman" w:cs="Times New Roman"/>
        </w:rPr>
        <w:t xml:space="preserve">. </w:t>
      </w:r>
      <w:r w:rsidR="000A05C5" w:rsidRPr="00864504">
        <w:rPr>
          <w:rFonts w:ascii="Times New Roman" w:hAnsi="Times New Roman" w:cs="Times New Roman"/>
        </w:rPr>
        <w:t>Next, the orientation</w:t>
      </w:r>
      <w:ins w:id="1" w:author="Dr Steve Rozen, Ph.D." w:date="2025-06-19T14:12:00Z">
        <w:r w:rsidR="00392E8D">
          <w:rPr>
            <w:rFonts w:ascii="Times New Roman" w:hAnsi="Times New Roman" w:cs="Times New Roman"/>
          </w:rPr>
          <w:t>s</w:t>
        </w:r>
      </w:ins>
      <w:bookmarkStart w:id="2" w:name="_GoBack"/>
      <w:bookmarkEnd w:id="2"/>
      <w:r w:rsidR="000A05C5" w:rsidRPr="00864504">
        <w:rPr>
          <w:rFonts w:ascii="Times New Roman" w:hAnsi="Times New Roman" w:cs="Times New Roman"/>
        </w:rPr>
        <w:t xml:space="preserve"> of protein coding genes were considered and the indels </w:t>
      </w:r>
      <w:r w:rsidR="003B7BC5" w:rsidRPr="00864504">
        <w:rPr>
          <w:rFonts w:ascii="Times New Roman" w:hAnsi="Times New Roman" w:cs="Times New Roman"/>
        </w:rPr>
        <w:t>occurring in the transcribed regions of the human genome are further subclassified as transcribed or un-transcribed</w:t>
      </w:r>
      <w:r w:rsidR="000A05C5" w:rsidRPr="00864504">
        <w:rPr>
          <w:rFonts w:ascii="Times New Roman" w:hAnsi="Times New Roman" w:cs="Times New Roman"/>
        </w:rPr>
        <w:t xml:space="preserve">. </w:t>
      </w:r>
      <w:r w:rsidR="00671ADF" w:rsidRPr="00864504">
        <w:rPr>
          <w:rFonts w:ascii="Times New Roman" w:hAnsi="Times New Roman" w:cs="Times New Roman"/>
        </w:rPr>
        <w:t>Any indels occurring in bidirectionally transcribed regions were ignored</w:t>
      </w:r>
      <w:r w:rsidR="009300D2" w:rsidRPr="00864504">
        <w:rPr>
          <w:rFonts w:ascii="Times New Roman" w:hAnsi="Times New Roman" w:cs="Times New Roman"/>
        </w:rPr>
        <w:t>.</w:t>
      </w:r>
    </w:p>
    <w:p w14:paraId="6185E323" w14:textId="77777777" w:rsidR="00E12778" w:rsidRPr="00864504" w:rsidRDefault="00E12778" w:rsidP="00864504">
      <w:pPr>
        <w:spacing w:line="360" w:lineRule="auto"/>
        <w:rPr>
          <w:rFonts w:ascii="Times New Roman" w:hAnsi="Times New Roman" w:cs="Times New Roman"/>
        </w:rPr>
      </w:pPr>
    </w:p>
    <w:p w14:paraId="7B20CDF8" w14:textId="58A263AE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 xml:space="preserve">Annotating somatic </w:t>
      </w:r>
      <w:r w:rsidR="00B64AC4" w:rsidRPr="00864504">
        <w:rPr>
          <w:rFonts w:ascii="Times New Roman" w:hAnsi="Times New Roman" w:cs="Times New Roman"/>
          <w:b/>
          <w:bCs/>
        </w:rPr>
        <w:t>indels</w:t>
      </w:r>
      <w:r w:rsidRPr="00864504">
        <w:rPr>
          <w:rFonts w:ascii="Times New Roman" w:hAnsi="Times New Roman" w:cs="Times New Roman"/>
          <w:b/>
          <w:bCs/>
        </w:rPr>
        <w:t xml:space="preserve"> based on cellular replication</w:t>
      </w:r>
    </w:p>
    <w:p w14:paraId="1E1F146D" w14:textId="40AD686A" w:rsidR="00827DD0" w:rsidRPr="00864504" w:rsidRDefault="00752586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Replication strand were determined by </w:t>
      </w:r>
      <w:r w:rsidR="00827DD0" w:rsidRPr="00864504">
        <w:rPr>
          <w:rFonts w:ascii="Times New Roman" w:hAnsi="Times New Roman" w:cs="Times New Roman"/>
        </w:rPr>
        <w:t>wavelet-smoothed replication timing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signal data incorporated with valleys (replication termination zones) and peaks (replication initiation zones) data</w:t>
      </w:r>
      <w:r w:rsidRPr="00864504">
        <w:rPr>
          <w:rFonts w:ascii="Times New Roman" w:hAnsi="Times New Roman" w:cs="Times New Roman"/>
        </w:rPr>
        <w:t xml:space="preserve"> (</w:t>
      </w:r>
      <w:hyperlink r:id="rId6" w:history="1">
        <w:r w:rsidR="00C32807" w:rsidRPr="00FA028E">
          <w:rPr>
            <w:rStyle w:val="Hyperlink"/>
            <w:rFonts w:ascii="Times New Roman" w:hAnsi="Times New Roman" w:cs="Times New Roman"/>
          </w:rPr>
          <w:t>https://hgdownload.cse.ucsc.edu/goldenPath/hg19/encodeDCC/wgEncodeUwRepliSeq/</w:t>
        </w:r>
      </w:hyperlink>
      <w:r w:rsidRPr="00864504">
        <w:rPr>
          <w:rFonts w:ascii="Times New Roman" w:hAnsi="Times New Roman" w:cs="Times New Roman"/>
        </w:rPr>
        <w:t>)</w:t>
      </w:r>
      <w:r w:rsidR="00827DD0" w:rsidRPr="00864504">
        <w:rPr>
          <w:rFonts w:ascii="Times New Roman" w:hAnsi="Times New Roman" w:cs="Times New Roman"/>
        </w:rPr>
        <w:t>.</w:t>
      </w:r>
      <w:r w:rsidR="00C32807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Valleys and peaks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were sorted </w:t>
      </w:r>
      <w:r w:rsidR="00CD2B85" w:rsidRPr="00864504">
        <w:rPr>
          <w:rFonts w:ascii="Times New Roman" w:hAnsi="Times New Roman" w:cs="Times New Roman"/>
        </w:rPr>
        <w:t xml:space="preserve">by the </w:t>
      </w:r>
      <w:r w:rsidR="00827DD0" w:rsidRPr="00864504">
        <w:rPr>
          <w:rFonts w:ascii="Times New Roman" w:hAnsi="Times New Roman" w:cs="Times New Roman"/>
        </w:rPr>
        <w:t xml:space="preserve">genomic coordinate in ascending order. </w:t>
      </w:r>
      <w:r w:rsidR="009E45B8" w:rsidRPr="00864504">
        <w:rPr>
          <w:rFonts w:ascii="Times New Roman" w:hAnsi="Times New Roman" w:cs="Times New Roman"/>
        </w:rPr>
        <w:t>In regard to + strand of the reference genome, r</w:t>
      </w:r>
      <w:r w:rsidR="00CD2B85" w:rsidRPr="00864504">
        <w:rPr>
          <w:rFonts w:ascii="Times New Roman" w:hAnsi="Times New Roman" w:cs="Times New Roman"/>
        </w:rPr>
        <w:t xml:space="preserve">eplication timing signal were examined for each </w:t>
      </w:r>
      <w:r w:rsidR="00E92FB1" w:rsidRPr="00864504">
        <w:rPr>
          <w:rFonts w:ascii="Times New Roman" w:hAnsi="Times New Roman" w:cs="Times New Roman"/>
        </w:rPr>
        <w:t xml:space="preserve">consecutive stretches of </w:t>
      </w:r>
      <w:r w:rsidR="00CD2B85" w:rsidRPr="00864504">
        <w:rPr>
          <w:rFonts w:ascii="Times New Roman" w:hAnsi="Times New Roman" w:cs="Times New Roman"/>
        </w:rPr>
        <w:t>DNA (from valley to peak or form peak to valley)</w:t>
      </w:r>
      <w:r w:rsidR="00E92FB1" w:rsidRPr="00864504">
        <w:rPr>
          <w:rFonts w:ascii="Times New Roman" w:hAnsi="Times New Roman" w:cs="Times New Roman"/>
        </w:rPr>
        <w:t xml:space="preserve">, </w:t>
      </w:r>
      <w:r w:rsidR="00827DD0" w:rsidRPr="00864504">
        <w:rPr>
          <w:rFonts w:ascii="Times New Roman" w:hAnsi="Times New Roman" w:cs="Times New Roman"/>
        </w:rPr>
        <w:t>with positive slope corresponded to leading strand regions</w:t>
      </w:r>
      <w:r w:rsidR="00E92FB1" w:rsidRPr="00864504">
        <w:rPr>
          <w:rFonts w:ascii="Times New Roman" w:hAnsi="Times New Roman" w:cs="Times New Roman"/>
        </w:rPr>
        <w:t xml:space="preserve"> and </w:t>
      </w:r>
      <w:r w:rsidR="00827DD0" w:rsidRPr="00864504">
        <w:rPr>
          <w:rFonts w:ascii="Times New Roman" w:hAnsi="Times New Roman" w:cs="Times New Roman"/>
        </w:rPr>
        <w:t xml:space="preserve">negative slope </w:t>
      </w:r>
      <w:r w:rsidR="00E92FB1" w:rsidRPr="00864504">
        <w:rPr>
          <w:rFonts w:ascii="Times New Roman" w:hAnsi="Times New Roman" w:cs="Times New Roman"/>
        </w:rPr>
        <w:t>corresponded to</w:t>
      </w:r>
      <w:r w:rsidR="00827DD0" w:rsidRPr="00864504">
        <w:rPr>
          <w:rFonts w:ascii="Times New Roman" w:hAnsi="Times New Roman" w:cs="Times New Roman"/>
        </w:rPr>
        <w:t xml:space="preserve"> lagging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strand region</w:t>
      </w:r>
      <w:r w:rsidR="00E92FB1" w:rsidRPr="00864504">
        <w:rPr>
          <w:rFonts w:ascii="Times New Roman" w:hAnsi="Times New Roman" w:cs="Times New Roman"/>
        </w:rPr>
        <w:t>s</w:t>
      </w:r>
      <w:r w:rsidR="00827DD0" w:rsidRPr="00864504">
        <w:rPr>
          <w:rFonts w:ascii="Times New Roman" w:hAnsi="Times New Roman" w:cs="Times New Roman"/>
        </w:rPr>
        <w:t xml:space="preserve">. </w:t>
      </w:r>
      <w:r w:rsidR="00EB5556" w:rsidRPr="00864504">
        <w:rPr>
          <w:rFonts w:ascii="Times New Roman" w:hAnsi="Times New Roman" w:cs="Times New Roman"/>
        </w:rPr>
        <w:t xml:space="preserve">Then for the - strand of the reference genome, </w:t>
      </w:r>
      <w:r w:rsidR="00827DD0" w:rsidRPr="00864504">
        <w:rPr>
          <w:rFonts w:ascii="Times New Roman" w:hAnsi="Times New Roman" w:cs="Times New Roman"/>
        </w:rPr>
        <w:t xml:space="preserve">leading regions (- slope) and lagging regions (+slope) </w:t>
      </w:r>
      <w:r w:rsidR="00EB5556" w:rsidRPr="00864504">
        <w:rPr>
          <w:rFonts w:ascii="Times New Roman" w:hAnsi="Times New Roman" w:cs="Times New Roman"/>
        </w:rPr>
        <w:t xml:space="preserve">were automatically acquired. </w:t>
      </w:r>
      <w:r w:rsidR="00827DD0" w:rsidRPr="00864504">
        <w:rPr>
          <w:rFonts w:ascii="Times New Roman" w:hAnsi="Times New Roman" w:cs="Times New Roman"/>
        </w:rPr>
        <w:t>Similar to the annotation for</w:t>
      </w:r>
      <w:r w:rsidR="003256FA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transcription, </w:t>
      </w:r>
      <w:r w:rsidR="00E56C2F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first </w:t>
      </w:r>
      <w:r w:rsidR="003256FA" w:rsidRPr="00864504">
        <w:rPr>
          <w:rFonts w:ascii="Times New Roman" w:hAnsi="Times New Roman" w:cs="Times New Roman"/>
        </w:rPr>
        <w:t>annotated as + or – strand mutations</w:t>
      </w:r>
      <w:r w:rsidR="00827DD0" w:rsidRPr="00864504">
        <w:rPr>
          <w:rFonts w:ascii="Times New Roman" w:hAnsi="Times New Roman" w:cs="Times New Roman"/>
        </w:rPr>
        <w:t xml:space="preserve"> based on </w:t>
      </w:r>
      <w:r w:rsidR="00F25491" w:rsidRPr="00864504">
        <w:rPr>
          <w:rFonts w:ascii="Times New Roman" w:hAnsi="Times New Roman" w:cs="Times New Roman"/>
        </w:rPr>
        <w:t>the</w:t>
      </w:r>
      <w:r w:rsidR="00827DD0" w:rsidRPr="00864504">
        <w:rPr>
          <w:rFonts w:ascii="Times New Roman" w:hAnsi="Times New Roman" w:cs="Times New Roman"/>
        </w:rPr>
        <w:t xml:space="preserve"> pyrimidine </w:t>
      </w:r>
      <w:r w:rsidR="00F25491" w:rsidRPr="00864504">
        <w:rPr>
          <w:rFonts w:ascii="Times New Roman" w:hAnsi="Times New Roman" w:cs="Times New Roman"/>
        </w:rPr>
        <w:t>bases</w:t>
      </w:r>
      <w:r w:rsidR="00827DD0" w:rsidRPr="00864504">
        <w:rPr>
          <w:rFonts w:ascii="Times New Roman" w:hAnsi="Times New Roman" w:cs="Times New Roman"/>
        </w:rPr>
        <w:t>.</w:t>
      </w:r>
      <w:r w:rsidR="000A7912" w:rsidRPr="00864504">
        <w:rPr>
          <w:rFonts w:ascii="Times New Roman" w:hAnsi="Times New Roman" w:cs="Times New Roman"/>
        </w:rPr>
        <w:t xml:space="preserve"> </w:t>
      </w:r>
      <w:r w:rsidR="003256FA" w:rsidRPr="00864504">
        <w:rPr>
          <w:rFonts w:ascii="Times New Roman" w:hAnsi="Times New Roman" w:cs="Times New Roman"/>
        </w:rPr>
        <w:t>Next, i</w:t>
      </w:r>
      <w:r w:rsidR="000A7912" w:rsidRPr="00864504">
        <w:rPr>
          <w:rFonts w:ascii="Times New Roman" w:hAnsi="Times New Roman" w:cs="Times New Roman"/>
        </w:rPr>
        <w:t>ndels were counted as being on leading strand or lagging strand based on their occupancy in a leading or lagging region.</w:t>
      </w:r>
    </w:p>
    <w:p w14:paraId="6B3E7198" w14:textId="77777777" w:rsidR="000A7912" w:rsidRPr="00864504" w:rsidRDefault="000A7912" w:rsidP="00864504">
      <w:pPr>
        <w:spacing w:line="360" w:lineRule="auto"/>
        <w:rPr>
          <w:rFonts w:ascii="Times New Roman" w:hAnsi="Times New Roman" w:cs="Times New Roman"/>
        </w:rPr>
      </w:pPr>
    </w:p>
    <w:p w14:paraId="295F6D72" w14:textId="152C9AE1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Detecting strand asymmetries across cancer types</w:t>
      </w:r>
    </w:p>
    <w:p w14:paraId="0B00E288" w14:textId="3DA2CABF" w:rsidR="00FA3EF1" w:rsidRPr="00864504" w:rsidRDefault="000E7B2D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Strand asymmetry analyses were based on the assignment of signature probabilities to each individual indel mutation</w:t>
      </w:r>
      <w:r w:rsidR="00FC5B83" w:rsidRPr="00864504">
        <w:rPr>
          <w:rFonts w:ascii="Times New Roman" w:hAnsi="Times New Roman" w:cs="Times New Roman"/>
        </w:rPr>
        <w:t xml:space="preserve"> (</w:t>
      </w:r>
      <w:r w:rsidR="00FC5B83" w:rsidRPr="00864504">
        <w:rPr>
          <w:rFonts w:ascii="Times New Roman" w:hAnsi="Times New Roman" w:cs="Times New Roman"/>
          <w:highlight w:val="yellow"/>
        </w:rPr>
        <w:t>expand if needed</w:t>
      </w:r>
      <w:r w:rsidR="00FC5B83" w:rsidRPr="00864504">
        <w:rPr>
          <w:rFonts w:ascii="Times New Roman" w:hAnsi="Times New Roman" w:cs="Times New Roman"/>
        </w:rPr>
        <w:t>)</w:t>
      </w:r>
      <w:r w:rsidRPr="00864504">
        <w:rPr>
          <w:rFonts w:ascii="Times New Roman" w:hAnsi="Times New Roman" w:cs="Times New Roman"/>
        </w:rPr>
        <w:t xml:space="preserve">. Only indels with the probability greater than or </w:t>
      </w:r>
      <w:r w:rsidRPr="00864504">
        <w:rPr>
          <w:rFonts w:ascii="Times New Roman" w:hAnsi="Times New Roman" w:cs="Times New Roman"/>
        </w:rPr>
        <w:lastRenderedPageBreak/>
        <w:t xml:space="preserve">equal to 0.50 to a certain ID signature were retained. </w:t>
      </w:r>
      <w:r w:rsidR="00827DD0" w:rsidRPr="00864504">
        <w:rPr>
          <w:rFonts w:ascii="Times New Roman" w:hAnsi="Times New Roman" w:cs="Times New Roman"/>
        </w:rPr>
        <w:t xml:space="preserve">For each </w:t>
      </w:r>
      <w:r w:rsidR="00537CA5" w:rsidRPr="00864504">
        <w:rPr>
          <w:rFonts w:ascii="Times New Roman" w:hAnsi="Times New Roman" w:cs="Times New Roman"/>
        </w:rPr>
        <w:t>ID</w:t>
      </w:r>
      <w:r w:rsidR="00827DD0" w:rsidRPr="00864504">
        <w:rPr>
          <w:rFonts w:ascii="Times New Roman" w:hAnsi="Times New Roman" w:cs="Times New Roman"/>
        </w:rPr>
        <w:t xml:space="preserve"> signature and for all cancer types having this mutational signature, we retrieved the number of </w:t>
      </w:r>
      <w:r w:rsidR="00734FF9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on each</w:t>
      </w:r>
      <w:r w:rsidR="00734FF9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strand/region</w:t>
      </w:r>
      <w:r w:rsidR="0067321E" w:rsidRPr="00864504">
        <w:rPr>
          <w:rFonts w:ascii="Times New Roman" w:hAnsi="Times New Roman" w:cs="Times New Roman"/>
        </w:rPr>
        <w:t xml:space="preserve">. </w:t>
      </w:r>
      <w:r w:rsidR="00831BD2" w:rsidRPr="00864504">
        <w:rPr>
          <w:rFonts w:ascii="Times New Roman" w:hAnsi="Times New Roman" w:cs="Times New Roman"/>
        </w:rPr>
        <w:t>In strand asymmetries</w:t>
      </w:r>
      <w:r w:rsidR="00FA3EF1" w:rsidRPr="00864504">
        <w:rPr>
          <w:rFonts w:ascii="Times New Roman" w:hAnsi="Times New Roman" w:cs="Times New Roman"/>
        </w:rPr>
        <w:t xml:space="preserve"> analyses</w:t>
      </w:r>
      <w:r w:rsidR="00831BD2" w:rsidRPr="00864504">
        <w:rPr>
          <w:rFonts w:ascii="Times New Roman" w:hAnsi="Times New Roman" w:cs="Times New Roman"/>
        </w:rPr>
        <w:t xml:space="preserve">, </w:t>
      </w:r>
      <w:r w:rsidR="00FA3EF1" w:rsidRPr="00864504">
        <w:rPr>
          <w:rFonts w:ascii="Times New Roman" w:hAnsi="Times New Roman" w:cs="Times New Roman"/>
        </w:rPr>
        <w:t xml:space="preserve">only </w:t>
      </w:r>
      <w:r w:rsidR="00E75DB5" w:rsidRPr="00864504">
        <w:rPr>
          <w:rFonts w:ascii="Times New Roman" w:hAnsi="Times New Roman" w:cs="Times New Roman"/>
        </w:rPr>
        <w:t xml:space="preserve">cancer types </w:t>
      </w:r>
      <w:r w:rsidR="00FA3EF1" w:rsidRPr="00864504">
        <w:rPr>
          <w:rFonts w:ascii="Times New Roman" w:hAnsi="Times New Roman" w:cs="Times New Roman"/>
        </w:rPr>
        <w:t>with at least 1,000 somatic mutations unambiguously attributed to an individual mutational signature</w:t>
      </w:r>
      <w:r w:rsidR="00831BD2" w:rsidRPr="00864504">
        <w:rPr>
          <w:rFonts w:ascii="Times New Roman" w:hAnsi="Times New Roman" w:cs="Times New Roman"/>
        </w:rPr>
        <w:t xml:space="preserve"> were </w:t>
      </w:r>
      <w:r w:rsidR="00376805" w:rsidRPr="00864504">
        <w:rPr>
          <w:rFonts w:ascii="Times New Roman" w:hAnsi="Times New Roman" w:cs="Times New Roman"/>
        </w:rPr>
        <w:t>included</w:t>
      </w:r>
      <w:r w:rsidR="00FA3EF1" w:rsidRPr="00864504">
        <w:rPr>
          <w:rFonts w:ascii="Times New Roman" w:hAnsi="Times New Roman" w:cs="Times New Roman"/>
        </w:rPr>
        <w:t>.</w:t>
      </w:r>
    </w:p>
    <w:p w14:paraId="247A3164" w14:textId="3BFF388C" w:rsidR="00620776" w:rsidRPr="00864504" w:rsidRDefault="00620776" w:rsidP="00864504">
      <w:pPr>
        <w:spacing w:line="360" w:lineRule="auto"/>
        <w:rPr>
          <w:rFonts w:ascii="Times New Roman" w:hAnsi="Times New Roman" w:cs="Times New Roman"/>
        </w:rPr>
      </w:pPr>
    </w:p>
    <w:p w14:paraId="6011D175" w14:textId="1F4E1BE3" w:rsidR="00B6777F" w:rsidRDefault="00B6777F" w:rsidP="00B6777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</w:t>
      </w:r>
      <w:r w:rsidR="00C404B1" w:rsidRPr="00C404B1">
        <w:rPr>
          <w:rFonts w:ascii="Times New Roman" w:hAnsi="Times New Roman" w:cs="Times New Roman"/>
        </w:rPr>
        <w:t>strand asymmetr</w:t>
      </w:r>
      <w:r w:rsidR="00C404B1">
        <w:rPr>
          <w:rFonts w:ascii="Times New Roman" w:hAnsi="Times New Roman" w:cs="Times New Roman"/>
        </w:rPr>
        <w:t xml:space="preserve">y analyses </w:t>
      </w:r>
      <w:r>
        <w:rPr>
          <w:rFonts w:ascii="Times New Roman" w:hAnsi="Times New Roman" w:cs="Times New Roman"/>
        </w:rPr>
        <w:t>(</w:t>
      </w:r>
      <w:r w:rsidR="00126792" w:rsidRPr="00864504">
        <w:rPr>
          <w:rFonts w:ascii="Times New Roman" w:hAnsi="Times New Roman" w:cs="Times New Roman"/>
        </w:rPr>
        <w:t>genic and intergenic region</w:t>
      </w:r>
      <w:r w:rsidR="00126792">
        <w:rPr>
          <w:rFonts w:ascii="Times New Roman" w:hAnsi="Times New Roman" w:cs="Times New Roman"/>
        </w:rPr>
        <w:t xml:space="preserve"> </w:t>
      </w:r>
      <w:r w:rsidR="00126792" w:rsidRPr="00864504">
        <w:rPr>
          <w:rFonts w:ascii="Times New Roman" w:hAnsi="Times New Roman" w:cs="Times New Roman"/>
        </w:rPr>
        <w:t>asymmetry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="00C404B1" w:rsidRPr="00864504">
        <w:rPr>
          <w:rFonts w:ascii="Times New Roman" w:hAnsi="Times New Roman" w:cs="Times New Roman"/>
        </w:rPr>
        <w:t>transcription strand asymmetry</w:t>
      </w:r>
      <w:r>
        <w:rPr>
          <w:rFonts w:ascii="Times New Roman" w:hAnsi="Times New Roman" w:cs="Times New Roman"/>
        </w:rPr>
        <w:t xml:space="preserve">, </w:t>
      </w:r>
      <w:r w:rsidR="00126792" w:rsidRPr="00864504">
        <w:rPr>
          <w:rFonts w:ascii="Times New Roman" w:hAnsi="Times New Roman" w:cs="Times New Roman"/>
        </w:rPr>
        <w:t>replication strand asymmetry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="007F1503">
        <w:rPr>
          <w:rFonts w:ascii="Times New Roman" w:hAnsi="Times New Roman" w:cs="Times New Roman"/>
        </w:rPr>
        <w:t xml:space="preserve">indel mutations were split into </w:t>
      </w:r>
      <w:r>
        <w:rPr>
          <w:rFonts w:ascii="Times New Roman" w:hAnsi="Times New Roman" w:cs="Times New Roman"/>
        </w:rPr>
        <w:t>two types</w:t>
      </w:r>
      <w:r w:rsidR="007F1503">
        <w:rPr>
          <w:rFonts w:ascii="Times New Roman" w:hAnsi="Times New Roman" w:cs="Times New Roman"/>
        </w:rPr>
        <w:t xml:space="preserve"> and counted </w:t>
      </w:r>
      <w:r>
        <w:rPr>
          <w:rFonts w:ascii="Times New Roman" w:hAnsi="Times New Roman" w:cs="Times New Roman"/>
        </w:rPr>
        <w:t>(</w:t>
      </w:r>
      <w:r w:rsidR="007F1503" w:rsidRPr="00864504">
        <w:rPr>
          <w:rFonts w:ascii="Times New Roman" w:hAnsi="Times New Roman" w:cs="Times New Roman"/>
        </w:rPr>
        <w:t xml:space="preserve">genic </w:t>
      </w:r>
      <w:r w:rsidR="007F1503">
        <w:rPr>
          <w:rFonts w:ascii="Times New Roman" w:hAnsi="Times New Roman" w:cs="Times New Roman"/>
        </w:rPr>
        <w:t xml:space="preserve">vs </w:t>
      </w:r>
      <w:r w:rsidR="007F1503" w:rsidRPr="00864504">
        <w:rPr>
          <w:rFonts w:ascii="Times New Roman" w:hAnsi="Times New Roman" w:cs="Times New Roman"/>
        </w:rPr>
        <w:t>intergenic</w:t>
      </w:r>
      <w:r w:rsidR="007F1503">
        <w:rPr>
          <w:rFonts w:ascii="Times New Roman" w:hAnsi="Times New Roman" w:cs="Times New Roman"/>
        </w:rPr>
        <w:t xml:space="preserve"> mutation, </w:t>
      </w:r>
      <w:r w:rsidR="007F1503" w:rsidRPr="00864504">
        <w:rPr>
          <w:rFonts w:ascii="Times New Roman" w:hAnsi="Times New Roman" w:cs="Times New Roman"/>
        </w:rPr>
        <w:t xml:space="preserve">leading strand </w:t>
      </w:r>
      <w:r w:rsidR="007F1503">
        <w:rPr>
          <w:rFonts w:ascii="Times New Roman" w:hAnsi="Times New Roman" w:cs="Times New Roman"/>
        </w:rPr>
        <w:t xml:space="preserve">vs </w:t>
      </w:r>
      <w:r w:rsidR="007F1503" w:rsidRPr="00864504">
        <w:rPr>
          <w:rFonts w:ascii="Times New Roman" w:hAnsi="Times New Roman" w:cs="Times New Roman"/>
        </w:rPr>
        <w:t>lagging strand</w:t>
      </w:r>
      <w:r w:rsidR="007F1503" w:rsidRPr="007F1503">
        <w:rPr>
          <w:rFonts w:ascii="Times New Roman" w:hAnsi="Times New Roman" w:cs="Times New Roman"/>
        </w:rPr>
        <w:t xml:space="preserve"> </w:t>
      </w:r>
      <w:r w:rsidR="007F1503">
        <w:rPr>
          <w:rFonts w:ascii="Times New Roman" w:hAnsi="Times New Roman" w:cs="Times New Roman"/>
        </w:rPr>
        <w:t xml:space="preserve">mutation, </w:t>
      </w:r>
      <w:r w:rsidR="007F1503" w:rsidRPr="00864504">
        <w:rPr>
          <w:rFonts w:ascii="Times New Roman" w:hAnsi="Times New Roman" w:cs="Times New Roman"/>
        </w:rPr>
        <w:t>un</w:t>
      </w:r>
      <w:r w:rsidR="007F1503">
        <w:rPr>
          <w:rFonts w:ascii="Times New Roman" w:hAnsi="Times New Roman" w:cs="Times New Roman"/>
        </w:rPr>
        <w:t>-</w:t>
      </w:r>
      <w:r w:rsidR="007F1503" w:rsidRPr="00864504">
        <w:rPr>
          <w:rFonts w:ascii="Times New Roman" w:hAnsi="Times New Roman" w:cs="Times New Roman"/>
        </w:rPr>
        <w:t>transcribed</w:t>
      </w:r>
      <w:r w:rsidR="007F1503">
        <w:rPr>
          <w:rFonts w:ascii="Times New Roman" w:hAnsi="Times New Roman" w:cs="Times New Roman"/>
        </w:rPr>
        <w:t xml:space="preserve"> strand vs </w:t>
      </w:r>
      <w:r w:rsidR="007F1503" w:rsidRPr="00864504">
        <w:rPr>
          <w:rFonts w:ascii="Times New Roman" w:hAnsi="Times New Roman" w:cs="Times New Roman"/>
        </w:rPr>
        <w:t>transcribed</w:t>
      </w:r>
      <w:r w:rsidR="007F1503">
        <w:rPr>
          <w:rFonts w:ascii="Times New Roman" w:hAnsi="Times New Roman" w:cs="Times New Roman"/>
        </w:rPr>
        <w:t xml:space="preserve"> strand mutation</w:t>
      </w:r>
      <w:r>
        <w:rPr>
          <w:rFonts w:ascii="Times New Roman" w:hAnsi="Times New Roman" w:cs="Times New Roman"/>
        </w:rPr>
        <w:t>)</w:t>
      </w:r>
      <w:r w:rsidR="00804A0F">
        <w:rPr>
          <w:rFonts w:ascii="Times New Roman" w:hAnsi="Times New Roman" w:cs="Times New Roman"/>
        </w:rPr>
        <w:t>. The two types were</w:t>
      </w:r>
      <w:r w:rsidR="007F1503">
        <w:rPr>
          <w:rFonts w:ascii="Times New Roman" w:hAnsi="Times New Roman" w:cs="Times New Roman"/>
        </w:rPr>
        <w:t xml:space="preserve"> denoted as +</w:t>
      </w:r>
      <w:r w:rsidR="006B56CC">
        <w:rPr>
          <w:rFonts w:ascii="Times New Roman" w:hAnsi="Times New Roman" w:cs="Times New Roman"/>
        </w:rPr>
        <w:t>/- strand</w:t>
      </w:r>
      <w:r w:rsidR="007F1503">
        <w:rPr>
          <w:rFonts w:ascii="Times New Roman" w:hAnsi="Times New Roman" w:cs="Times New Roman"/>
        </w:rPr>
        <w:t xml:space="preserve"> mutations </w:t>
      </w:r>
      <w:r w:rsidR="006B56CC">
        <w:rPr>
          <w:rFonts w:ascii="Times New Roman" w:hAnsi="Times New Roman" w:cs="Times New Roman"/>
        </w:rPr>
        <w:t xml:space="preserve">strand </w:t>
      </w:r>
      <w:r w:rsidR="007F1503">
        <w:rPr>
          <w:rFonts w:ascii="Times New Roman" w:hAnsi="Times New Roman" w:cs="Times New Roman"/>
        </w:rPr>
        <w:t>mutations</w:t>
      </w:r>
      <w:r w:rsidR="00804A0F">
        <w:rPr>
          <w:rFonts w:ascii="Times New Roman" w:hAnsi="Times New Roman" w:cs="Times New Roman"/>
        </w:rPr>
        <w:t xml:space="preserve"> in all three cases</w:t>
      </w:r>
      <w:r w:rsidR="007F1503">
        <w:rPr>
          <w:rFonts w:ascii="Times New Roman" w:hAnsi="Times New Roman" w:cs="Times New Roman"/>
        </w:rPr>
        <w:t>.</w:t>
      </w:r>
      <w:r w:rsidR="004D34DC">
        <w:rPr>
          <w:rFonts w:ascii="Times New Roman" w:hAnsi="Times New Roman" w:cs="Times New Roman"/>
        </w:rPr>
        <w:t xml:space="preserve"> T</w:t>
      </w:r>
      <w:r w:rsidR="004D34DC" w:rsidRPr="00864504">
        <w:rPr>
          <w:rFonts w:ascii="Times New Roman" w:hAnsi="Times New Roman" w:cs="Times New Roman"/>
        </w:rPr>
        <w:t xml:space="preserve">he ratio of real </w:t>
      </w:r>
      <w:r w:rsidR="004D34DC">
        <w:rPr>
          <w:rFonts w:ascii="Times New Roman" w:hAnsi="Times New Roman" w:cs="Times New Roman"/>
        </w:rPr>
        <w:t>somatic indels</w:t>
      </w:r>
      <w:r w:rsidR="004D34DC" w:rsidRPr="00864504">
        <w:rPr>
          <w:rFonts w:ascii="Times New Roman" w:hAnsi="Times New Roman" w:cs="Times New Roman"/>
        </w:rPr>
        <w:t xml:space="preserve"> and the ratio of simulated </w:t>
      </w:r>
      <w:r w:rsidR="004D34DC">
        <w:rPr>
          <w:rFonts w:ascii="Times New Roman" w:hAnsi="Times New Roman" w:cs="Times New Roman"/>
        </w:rPr>
        <w:t xml:space="preserve">somatic indels </w:t>
      </w:r>
      <w:r w:rsidR="003E7034">
        <w:rPr>
          <w:rFonts w:ascii="Times New Roman" w:hAnsi="Times New Roman" w:cs="Times New Roman"/>
        </w:rPr>
        <w:t>was</w:t>
      </w:r>
      <w:r w:rsidR="004D34DC">
        <w:rPr>
          <w:rFonts w:ascii="Times New Roman" w:hAnsi="Times New Roman" w:cs="Times New Roman"/>
        </w:rPr>
        <w:t xml:space="preserve"> calculated separately:</w:t>
      </w:r>
    </w:p>
    <w:p w14:paraId="2F247623" w14:textId="7E49698F" w:rsidR="00B6777F" w:rsidRPr="00410A55" w:rsidRDefault="00410A55" w:rsidP="00B6777F">
      <w:pPr>
        <w:spacing w:line="480" w:lineRule="auto"/>
        <w:rPr>
          <w:rFonts w:ascii="Times New Roman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Ratio Value=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+ strand mutation counts</m:t>
              </m:r>
            </m:num>
            <m:den>
              <m:r>
                <w:rPr>
                  <w:rFonts w:ascii="Cambria Math" w:hAnsi="Cambria Math" w:cs="Times New Roman"/>
                </w:rPr>
                <m:t>- strand mutation counts</m:t>
              </m:r>
            </m:den>
          </m:f>
        </m:oMath>
      </m:oMathPara>
    </w:p>
    <w:p w14:paraId="3AA9939C" w14:textId="23C9D724" w:rsidR="000E3193" w:rsidRDefault="000E3193" w:rsidP="00B6777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864504">
        <w:rPr>
          <w:rFonts w:ascii="Times New Roman" w:hAnsi="Times New Roman" w:cs="Times New Roman"/>
        </w:rPr>
        <w:t xml:space="preserve">dds ratio between the ratio of real </w:t>
      </w:r>
      <w:r>
        <w:rPr>
          <w:rFonts w:ascii="Times New Roman" w:hAnsi="Times New Roman" w:cs="Times New Roman"/>
        </w:rPr>
        <w:t>somatic indels</w:t>
      </w:r>
      <w:r w:rsidRPr="00864504">
        <w:rPr>
          <w:rFonts w:ascii="Times New Roman" w:hAnsi="Times New Roman" w:cs="Times New Roman"/>
        </w:rPr>
        <w:t xml:space="preserve"> and the ratio of simulated </w:t>
      </w:r>
      <w:r>
        <w:rPr>
          <w:rFonts w:ascii="Times New Roman" w:hAnsi="Times New Roman" w:cs="Times New Roman"/>
        </w:rPr>
        <w:t xml:space="preserve">somatic indels </w:t>
      </w:r>
      <w:r w:rsidR="003E7034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calculated</w:t>
      </w:r>
      <w:r w:rsidR="003E7034">
        <w:rPr>
          <w:rFonts w:ascii="Times New Roman" w:hAnsi="Times New Roman" w:cs="Times New Roman"/>
        </w:rPr>
        <w:t>:</w:t>
      </w:r>
    </w:p>
    <w:p w14:paraId="17FF26FC" w14:textId="15560C66" w:rsidR="00B6777F" w:rsidRPr="00956EFA" w:rsidRDefault="00B6777F" w:rsidP="00B6777F">
      <w:pPr>
        <w:spacing w:line="480" w:lineRule="auto"/>
        <w:rPr>
          <w:rFonts w:ascii="Times New Roman" w:hAnsi="Times New Roman" w:cs="Times New Roman"/>
          <w:sz w:val="20"/>
          <w:szCs w:val="21"/>
        </w:rPr>
      </w:pPr>
      <m:oMathPara>
        <m:oMath>
          <m:r>
            <w:rPr>
              <w:rFonts w:ascii="Cambria Math" w:hAnsi="Cambria Math" w:cs="Times New Roman"/>
            </w:rPr>
            <m:t>Odds Ratio=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Real Ratio Value</m:t>
              </m:r>
            </m:num>
            <m:den>
              <m:r>
                <w:rPr>
                  <w:rFonts w:ascii="Cambria Math" w:hAnsi="Cambria Math" w:cs="Times New Roman"/>
                </w:rPr>
                <m:t>Simulation Ratio Value</m:t>
              </m:r>
            </m:den>
          </m:f>
        </m:oMath>
      </m:oMathPara>
    </w:p>
    <w:p w14:paraId="702601DD" w14:textId="4D4A5BD1" w:rsidR="00827DD0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p values were calculated for the odds ratio using Fisher’s exact test. </w:t>
      </w:r>
      <w:r w:rsidRPr="00942584">
        <w:rPr>
          <w:rFonts w:ascii="Times New Roman" w:hAnsi="Times New Roman" w:cs="Times New Roman"/>
          <w:highlight w:val="yellow"/>
        </w:rPr>
        <w:t>Only strand</w:t>
      </w:r>
      <w:r w:rsidR="00620776" w:rsidRPr="00942584">
        <w:rPr>
          <w:rFonts w:ascii="Times New Roman" w:hAnsi="Times New Roman" w:cs="Times New Roman"/>
          <w:highlight w:val="yellow"/>
        </w:rPr>
        <w:t xml:space="preserve"> </w:t>
      </w:r>
      <w:r w:rsidRPr="00942584">
        <w:rPr>
          <w:rFonts w:ascii="Times New Roman" w:hAnsi="Times New Roman" w:cs="Times New Roman"/>
          <w:highlight w:val="yellow"/>
        </w:rPr>
        <w:t>asymmetries with p value</w:t>
      </w:r>
      <w:r w:rsidR="009A4B76" w:rsidRPr="00942584">
        <w:rPr>
          <w:rFonts w:ascii="Times New Roman" w:hAnsi="Times New Roman" w:cs="Times New Roman"/>
          <w:highlight w:val="yellow"/>
        </w:rPr>
        <w:t xml:space="preserve"> &gt; </w:t>
      </w:r>
      <w:r w:rsidRPr="00942584">
        <w:rPr>
          <w:rFonts w:ascii="Times New Roman" w:hAnsi="Times New Roman" w:cs="Times New Roman"/>
          <w:highlight w:val="yellow"/>
        </w:rPr>
        <w:t>0.05 and odds ratios above 1.10 were considered</w:t>
      </w:r>
      <w:r w:rsidR="005B337A" w:rsidRPr="00942584">
        <w:rPr>
          <w:rFonts w:ascii="Times New Roman" w:hAnsi="Times New Roman" w:cs="Times New Roman"/>
          <w:highlight w:val="yellow"/>
        </w:rPr>
        <w:t xml:space="preserve"> showing strand asymmetries</w:t>
      </w:r>
      <w:r w:rsidR="00942584" w:rsidRPr="00942584">
        <w:rPr>
          <w:rFonts w:ascii="Times New Roman" w:hAnsi="Times New Roman" w:cs="Times New Roman"/>
          <w:highlight w:val="yellow"/>
        </w:rPr>
        <w:t xml:space="preserve"> (</w:t>
      </w:r>
      <w:r w:rsidR="00942584">
        <w:rPr>
          <w:rFonts w:ascii="Times New Roman" w:hAnsi="Times New Roman" w:cs="Times New Roman"/>
          <w:highlight w:val="yellow"/>
        </w:rPr>
        <w:t>Do</w:t>
      </w:r>
      <w:r w:rsidR="00942584" w:rsidRPr="00942584">
        <w:rPr>
          <w:rFonts w:ascii="Times New Roman" w:hAnsi="Times New Roman" w:cs="Times New Roman"/>
          <w:highlight w:val="yellow"/>
        </w:rPr>
        <w:t xml:space="preserve"> we</w:t>
      </w:r>
      <w:r w:rsidR="00942584">
        <w:rPr>
          <w:rFonts w:ascii="Times New Roman" w:hAnsi="Times New Roman" w:cs="Times New Roman"/>
          <w:highlight w:val="yellow"/>
        </w:rPr>
        <w:t xml:space="preserve"> want to</w:t>
      </w:r>
      <w:r w:rsidR="00942584" w:rsidRPr="00942584">
        <w:rPr>
          <w:rFonts w:ascii="Times New Roman" w:hAnsi="Times New Roman" w:cs="Times New Roman"/>
          <w:highlight w:val="yellow"/>
        </w:rPr>
        <w:t xml:space="preserve"> use </w:t>
      </w:r>
      <w:proofErr w:type="gramStart"/>
      <w:r w:rsidR="00942584" w:rsidRPr="00942584">
        <w:rPr>
          <w:rFonts w:ascii="Times New Roman" w:hAnsi="Times New Roman" w:cs="Times New Roman"/>
          <w:highlight w:val="yellow"/>
        </w:rPr>
        <w:t>this criteria</w:t>
      </w:r>
      <w:proofErr w:type="gramEnd"/>
      <w:r w:rsidR="00942584">
        <w:rPr>
          <w:rFonts w:ascii="Times New Roman" w:hAnsi="Times New Roman" w:cs="Times New Roman"/>
          <w:highlight w:val="yellow"/>
        </w:rPr>
        <w:t>?</w:t>
      </w:r>
      <w:r w:rsidR="00942584" w:rsidRPr="00942584">
        <w:rPr>
          <w:rFonts w:ascii="Times New Roman" w:hAnsi="Times New Roman" w:cs="Times New Roman"/>
          <w:highlight w:val="yellow"/>
        </w:rPr>
        <w:t>)</w:t>
      </w:r>
      <w:r w:rsidRPr="00942584">
        <w:rPr>
          <w:rFonts w:ascii="Times New Roman" w:hAnsi="Times New Roman" w:cs="Times New Roman"/>
          <w:highlight w:val="yellow"/>
        </w:rPr>
        <w:t>.</w:t>
      </w:r>
    </w:p>
    <w:p w14:paraId="1DA9D220" w14:textId="77777777" w:rsidR="00537CA5" w:rsidRPr="00864504" w:rsidRDefault="00537CA5" w:rsidP="00864504">
      <w:pPr>
        <w:spacing w:line="360" w:lineRule="auto"/>
        <w:rPr>
          <w:rFonts w:ascii="Times New Roman" w:hAnsi="Times New Roman" w:cs="Times New Roman"/>
        </w:rPr>
      </w:pPr>
    </w:p>
    <w:p w14:paraId="72199226" w14:textId="77777777" w:rsidR="004C0BFA" w:rsidRPr="00864504" w:rsidRDefault="004C0BFA" w:rsidP="00864504">
      <w:pPr>
        <w:spacing w:line="360" w:lineRule="auto"/>
        <w:rPr>
          <w:rFonts w:ascii="Times New Roman" w:hAnsi="Times New Roman" w:cs="Times New Roman"/>
        </w:rPr>
      </w:pPr>
    </w:p>
    <w:p w14:paraId="3D8BF7AF" w14:textId="40360695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Analyses of replication timing</w:t>
      </w:r>
      <w:r w:rsidR="005A0F22" w:rsidRPr="00864504">
        <w:rPr>
          <w:rFonts w:ascii="Times New Roman" w:hAnsi="Times New Roman" w:cs="Times New Roman"/>
          <w:b/>
          <w:bCs/>
        </w:rPr>
        <w:t xml:space="preserve"> across cancer types</w:t>
      </w:r>
    </w:p>
    <w:p w14:paraId="2AC78725" w14:textId="00DC0F27" w:rsidR="00827DD0" w:rsidRPr="00864504" w:rsidRDefault="00EA2783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R</w:t>
      </w:r>
      <w:r w:rsidR="00392905" w:rsidRPr="00864504">
        <w:rPr>
          <w:rFonts w:ascii="Times New Roman" w:hAnsi="Times New Roman" w:cs="Times New Roman"/>
        </w:rPr>
        <w:t xml:space="preserve">eplication time data were obtained from </w:t>
      </w:r>
      <w:proofErr w:type="gramStart"/>
      <w:r w:rsidR="00392905" w:rsidRPr="00864504">
        <w:rPr>
          <w:rFonts w:ascii="Times New Roman" w:hAnsi="Times New Roman" w:cs="Times New Roman"/>
        </w:rPr>
        <w:t>XXX</w:t>
      </w:r>
      <w:r w:rsidR="00A35A43" w:rsidRPr="00864504">
        <w:rPr>
          <w:rFonts w:ascii="Times New Roman" w:hAnsi="Times New Roman" w:cs="Times New Roman"/>
        </w:rPr>
        <w:t>(</w:t>
      </w:r>
      <w:proofErr w:type="gramEnd"/>
      <w:r w:rsidR="00A35A43" w:rsidRPr="00864504">
        <w:rPr>
          <w:rFonts w:ascii="Times New Roman" w:hAnsi="Times New Roman" w:cs="Times New Roman"/>
          <w:highlight w:val="yellow"/>
        </w:rPr>
        <w:t>per_base_territories_20kb (2).mat – where does this table come from?</w:t>
      </w:r>
      <w:r w:rsidR="00A35A43" w:rsidRPr="00864504">
        <w:rPr>
          <w:rFonts w:ascii="Times New Roman" w:hAnsi="Times New Roman" w:cs="Times New Roman"/>
        </w:rPr>
        <w:t>)</w:t>
      </w:r>
      <w:r w:rsidR="00827DD0" w:rsidRPr="00864504">
        <w:rPr>
          <w:rFonts w:ascii="Times New Roman" w:hAnsi="Times New Roman" w:cs="Times New Roman"/>
        </w:rPr>
        <w:t>. The replication time signals were sorted in a descending order and</w:t>
      </w:r>
      <w:r w:rsidR="00A35A43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subsequently divided into deciles. Somatic </w:t>
      </w:r>
      <w:r w:rsidR="00A35A43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</w:t>
      </w:r>
      <w:r w:rsidR="008E11CD" w:rsidRPr="00864504">
        <w:rPr>
          <w:rFonts w:ascii="Times New Roman" w:hAnsi="Times New Roman" w:cs="Times New Roman"/>
        </w:rPr>
        <w:t>counted</w:t>
      </w:r>
      <w:r w:rsidR="00827DD0" w:rsidRPr="00864504">
        <w:rPr>
          <w:rFonts w:ascii="Times New Roman" w:hAnsi="Times New Roman" w:cs="Times New Roman"/>
        </w:rPr>
        <w:t xml:space="preserve"> within the corresponding deciles based on their overlap with the replication domains in the examined deciles.</w:t>
      </w:r>
      <w:r w:rsidR="00735D9A" w:rsidRPr="00864504">
        <w:rPr>
          <w:rFonts w:ascii="Times New Roman" w:hAnsi="Times New Roman" w:cs="Times New Roman"/>
        </w:rPr>
        <w:t xml:space="preserve"> A</w:t>
      </w:r>
      <w:r w:rsidR="00827DD0" w:rsidRPr="00864504">
        <w:rPr>
          <w:rFonts w:ascii="Times New Roman" w:hAnsi="Times New Roman" w:cs="Times New Roman"/>
        </w:rPr>
        <w:t xml:space="preserve">s with other analyses, </w:t>
      </w:r>
      <w:r w:rsidR="001B5503" w:rsidRPr="00864504">
        <w:rPr>
          <w:rFonts w:ascii="Times New Roman" w:hAnsi="Times New Roman" w:cs="Times New Roman"/>
        </w:rPr>
        <w:t xml:space="preserve">for each individual ID signature, </w:t>
      </w:r>
      <w:r w:rsidR="00827DD0" w:rsidRPr="00864504">
        <w:rPr>
          <w:rFonts w:ascii="Times New Roman" w:hAnsi="Times New Roman" w:cs="Times New Roman"/>
        </w:rPr>
        <w:t>the</w:t>
      </w:r>
      <w:r w:rsidR="00620776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reported replication timing analyses included only </w:t>
      </w:r>
      <w:r w:rsidR="002B6325" w:rsidRPr="00864504">
        <w:rPr>
          <w:rFonts w:ascii="Times New Roman" w:hAnsi="Times New Roman" w:cs="Times New Roman"/>
        </w:rPr>
        <w:t>cancer types</w:t>
      </w:r>
      <w:r w:rsidR="00827DD0" w:rsidRPr="00864504">
        <w:rPr>
          <w:rFonts w:ascii="Times New Roman" w:hAnsi="Times New Roman" w:cs="Times New Roman"/>
        </w:rPr>
        <w:t xml:space="preserve"> with at least 1,000 somatic mutations unambiguously attributed to </w:t>
      </w:r>
      <w:r w:rsidR="001B5503" w:rsidRPr="00864504">
        <w:rPr>
          <w:rFonts w:ascii="Times New Roman" w:hAnsi="Times New Roman" w:cs="Times New Roman"/>
        </w:rPr>
        <w:t>it</w:t>
      </w:r>
      <w:r w:rsidR="00827DD0" w:rsidRPr="00864504">
        <w:rPr>
          <w:rFonts w:ascii="Times New Roman" w:hAnsi="Times New Roman" w:cs="Times New Roman"/>
        </w:rPr>
        <w:t>.</w:t>
      </w:r>
    </w:p>
    <w:p w14:paraId="297AB118" w14:textId="77777777" w:rsidR="00620776" w:rsidRPr="00864504" w:rsidRDefault="00620776" w:rsidP="00864504">
      <w:pPr>
        <w:spacing w:line="360" w:lineRule="auto"/>
        <w:rPr>
          <w:rFonts w:ascii="Times New Roman" w:hAnsi="Times New Roman" w:cs="Times New Roman"/>
        </w:rPr>
      </w:pPr>
    </w:p>
    <w:p w14:paraId="4985B26C" w14:textId="59792B04" w:rsidR="00864504" w:rsidRPr="00864504" w:rsidRDefault="00864504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lastRenderedPageBreak/>
        <w:t>R</w:t>
      </w:r>
      <w:r w:rsidR="00827DD0" w:rsidRPr="00864504">
        <w:rPr>
          <w:rFonts w:ascii="Times New Roman" w:hAnsi="Times New Roman" w:cs="Times New Roman"/>
        </w:rPr>
        <w:t>eplication timing</w:t>
      </w:r>
      <w:r w:rsidRPr="00864504">
        <w:rPr>
          <w:rFonts w:ascii="Times New Roman" w:hAnsi="Times New Roman" w:cs="Times New Roman"/>
        </w:rPr>
        <w:t xml:space="preserve"> mutation counts were generated for both</w:t>
      </w:r>
      <w:r w:rsidR="00827DD0" w:rsidRPr="00864504">
        <w:rPr>
          <w:rFonts w:ascii="Times New Roman" w:hAnsi="Times New Roman" w:cs="Times New Roman"/>
        </w:rPr>
        <w:t xml:space="preserve"> real and simulated somatic </w:t>
      </w:r>
      <w:r w:rsidRPr="00864504">
        <w:rPr>
          <w:rFonts w:ascii="Times New Roman" w:hAnsi="Times New Roman" w:cs="Times New Roman"/>
        </w:rPr>
        <w:t xml:space="preserve">indels. </w:t>
      </w:r>
    </w:p>
    <w:p w14:paraId="30B591DC" w14:textId="47A208EF" w:rsidR="00864504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Normalized mutation density vectors </w:t>
      </w:r>
      <w:r w:rsidR="00864504" w:rsidRPr="00864504">
        <w:rPr>
          <w:rFonts w:ascii="Times New Roman" w:hAnsi="Times New Roman" w:cs="Times New Roman"/>
        </w:rPr>
        <w:t>across replication timing deciles were calculated</w:t>
      </w:r>
      <w:r w:rsidR="009F6C2A">
        <w:rPr>
          <w:rFonts w:ascii="Times New Roman" w:hAnsi="Times New Roman" w:cs="Times New Roman"/>
        </w:rPr>
        <w:t xml:space="preserve"> as following</w:t>
      </w:r>
      <w:r w:rsidR="00864504" w:rsidRPr="00864504">
        <w:rPr>
          <w:rFonts w:ascii="Times New Roman" w:hAnsi="Times New Roman" w:cs="Times New Roman"/>
        </w:rPr>
        <w:t xml:space="preserve">: </w:t>
      </w:r>
    </w:p>
    <w:p w14:paraId="40A96FC7" w14:textId="639B1035" w:rsidR="00864504" w:rsidRPr="00F435FE" w:rsidRDefault="00864504" w:rsidP="00864504">
      <w:pPr>
        <w:spacing w:line="360" w:lineRule="auto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Normalized mutation density=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Real  somatic indels count</m:t>
              </m:r>
            </m:num>
            <m:den>
              <m:r>
                <w:rPr>
                  <w:rFonts w:ascii="Cambria Math" w:hAnsi="Cambria Math" w:cs="Times New Roman"/>
                </w:rPr>
                <m:t>Simulated somatic indels count</m:t>
              </m:r>
            </m:den>
          </m:f>
        </m:oMath>
      </m:oMathPara>
    </w:p>
    <w:p w14:paraId="43A4F0A5" w14:textId="4E82E254" w:rsidR="005625E9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To classify whether the </w:t>
      </w:r>
      <w:r w:rsidR="00C111E8" w:rsidRPr="00864504">
        <w:rPr>
          <w:rFonts w:ascii="Times New Roman" w:hAnsi="Times New Roman" w:cs="Times New Roman"/>
        </w:rPr>
        <w:t xml:space="preserve">replication timing </w:t>
      </w:r>
      <w:r w:rsidRPr="00864504">
        <w:rPr>
          <w:rFonts w:ascii="Times New Roman" w:hAnsi="Times New Roman" w:cs="Times New Roman"/>
        </w:rPr>
        <w:t>mutation density was increasing, flat, or decreasing, a linear</w:t>
      </w:r>
      <w:r w:rsidR="004322C7">
        <w:rPr>
          <w:rFonts w:ascii="Times New Roman" w:hAnsi="Times New Roman" w:cs="Times New Roman"/>
        </w:rPr>
        <w:t xml:space="preserve"> </w:t>
      </w:r>
      <w:r w:rsidRPr="00864504">
        <w:rPr>
          <w:rFonts w:ascii="Times New Roman" w:hAnsi="Times New Roman" w:cs="Times New Roman"/>
        </w:rPr>
        <w:t xml:space="preserve">regression model </w:t>
      </w:r>
      <w:r w:rsidR="00985C30">
        <w:rPr>
          <w:rFonts w:ascii="Times New Roman" w:hAnsi="Times New Roman" w:cs="Times New Roman"/>
        </w:rPr>
        <w:t xml:space="preserve">was fitted </w:t>
      </w:r>
      <w:r w:rsidRPr="00864504">
        <w:rPr>
          <w:rFonts w:ascii="Times New Roman" w:hAnsi="Times New Roman" w:cs="Times New Roman"/>
        </w:rPr>
        <w:t>to the values of the normalized mutation densities.</w:t>
      </w:r>
      <w:r w:rsidR="002439FC">
        <w:rPr>
          <w:rFonts w:ascii="Times New Roman" w:hAnsi="Times New Roman" w:cs="Times New Roman"/>
        </w:rPr>
        <w:t xml:space="preserve"> </w:t>
      </w:r>
      <w:r w:rsidR="00660B9E">
        <w:rPr>
          <w:rFonts w:ascii="Times New Roman" w:hAnsi="Times New Roman" w:cs="Times New Roman"/>
        </w:rPr>
        <w:t xml:space="preserve">An ID </w:t>
      </w:r>
      <w:r w:rsidR="00660B9E" w:rsidRPr="00864504">
        <w:rPr>
          <w:rFonts w:ascii="Times New Roman" w:hAnsi="Times New Roman" w:cs="Times New Roman"/>
        </w:rPr>
        <w:t xml:space="preserve">signature was considered to be generally unaffected by replication timing </w:t>
      </w:r>
      <w:r w:rsidR="001E4C87">
        <w:rPr>
          <w:rFonts w:ascii="Times New Roman" w:hAnsi="Times New Roman" w:cs="Times New Roman"/>
        </w:rPr>
        <w:t>i</w:t>
      </w:r>
      <w:r w:rsidR="00660B9E" w:rsidRPr="00864504">
        <w:rPr>
          <w:rFonts w:ascii="Times New Roman" w:hAnsi="Times New Roman" w:cs="Times New Roman"/>
        </w:rPr>
        <w:t>f the slope m was not statistically significant from a flat line</w:t>
      </w:r>
      <w:r w:rsidR="001E4C87">
        <w:rPr>
          <w:rFonts w:ascii="Times New Roman" w:hAnsi="Times New Roman" w:cs="Times New Roman"/>
        </w:rPr>
        <w:t>. Otherwise, with</w:t>
      </w:r>
      <w:r w:rsidR="00660B9E">
        <w:rPr>
          <w:rFonts w:ascii="Times New Roman" w:hAnsi="Times New Roman" w:cs="Times New Roman"/>
        </w:rPr>
        <w:t xml:space="preserve"> </w:t>
      </w:r>
      <w:r w:rsidR="001E4C87" w:rsidRPr="00864504">
        <w:rPr>
          <w:rFonts w:ascii="Times New Roman" w:hAnsi="Times New Roman" w:cs="Times New Roman"/>
        </w:rPr>
        <w:t>the slope m statistically significant from a flat line</w:t>
      </w:r>
      <w:r w:rsidR="001E4C87">
        <w:rPr>
          <w:rFonts w:ascii="Times New Roman" w:hAnsi="Times New Roman" w:cs="Times New Roman"/>
        </w:rPr>
        <w:t>, a</w:t>
      </w:r>
      <w:r w:rsidR="00E36B2E">
        <w:rPr>
          <w:rFonts w:ascii="Times New Roman" w:hAnsi="Times New Roman" w:cs="Times New Roman"/>
        </w:rPr>
        <w:t xml:space="preserve">n ID </w:t>
      </w:r>
      <w:r w:rsidRPr="00864504">
        <w:rPr>
          <w:rFonts w:ascii="Times New Roman" w:hAnsi="Times New Roman" w:cs="Times New Roman"/>
        </w:rPr>
        <w:t>signature was considered to be</w:t>
      </w:r>
      <w:r w:rsidR="002439FC">
        <w:rPr>
          <w:rFonts w:ascii="Times New Roman" w:hAnsi="Times New Roman" w:cs="Times New Roman"/>
        </w:rPr>
        <w:t xml:space="preserve"> </w:t>
      </w:r>
      <w:r w:rsidRPr="00864504">
        <w:rPr>
          <w:rFonts w:ascii="Times New Roman" w:hAnsi="Times New Roman" w:cs="Times New Roman"/>
        </w:rPr>
        <w:t xml:space="preserve">increasing from early to late replicating regions </w:t>
      </w:r>
      <w:r w:rsidR="00780CEF">
        <w:rPr>
          <w:rFonts w:ascii="Times New Roman" w:hAnsi="Times New Roman" w:cs="Times New Roman"/>
        </w:rPr>
        <w:t>i</w:t>
      </w:r>
      <w:r w:rsidRPr="00864504">
        <w:rPr>
          <w:rFonts w:ascii="Times New Roman" w:hAnsi="Times New Roman" w:cs="Times New Roman"/>
        </w:rPr>
        <w:t xml:space="preserve">f the slope m </w:t>
      </w:r>
      <w:r w:rsidR="005C6527">
        <w:rPr>
          <w:rFonts w:ascii="Times New Roman" w:hAnsi="Times New Roman" w:cs="Times New Roman"/>
        </w:rPr>
        <w:t>&gt; 0</w:t>
      </w:r>
      <w:r w:rsidR="00780CEF">
        <w:rPr>
          <w:rFonts w:ascii="Times New Roman" w:hAnsi="Times New Roman" w:cs="Times New Roman"/>
        </w:rPr>
        <w:t xml:space="preserve">, and </w:t>
      </w:r>
      <w:r w:rsidRPr="00864504">
        <w:rPr>
          <w:rFonts w:ascii="Times New Roman" w:hAnsi="Times New Roman" w:cs="Times New Roman"/>
        </w:rPr>
        <w:t xml:space="preserve">was considered to be decreasing from early to late replicating regions if the slope m </w:t>
      </w:r>
      <w:r w:rsidR="00B20056">
        <w:rPr>
          <w:rFonts w:ascii="Times New Roman" w:hAnsi="Times New Roman" w:cs="Times New Roman"/>
        </w:rPr>
        <w:t>&lt; 0</w:t>
      </w:r>
      <w:r w:rsidR="007D095A">
        <w:rPr>
          <w:rFonts w:ascii="Times New Roman" w:hAnsi="Times New Roman" w:cs="Times New Roman"/>
        </w:rPr>
        <w:t>.</w:t>
      </w:r>
    </w:p>
    <w:p w14:paraId="10CA5E7F" w14:textId="3E97F17F" w:rsidR="00F41F42" w:rsidRDefault="00F41F42" w:rsidP="00864504">
      <w:pPr>
        <w:spacing w:line="360" w:lineRule="auto"/>
        <w:rPr>
          <w:rFonts w:ascii="Times New Roman" w:hAnsi="Times New Roman" w:cs="Times New Roman"/>
        </w:rPr>
      </w:pPr>
    </w:p>
    <w:p w14:paraId="66187A4A" w14:textId="6ACB46FF" w:rsidR="00F41F42" w:rsidRDefault="00860EE7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AD5CB4">
        <w:rPr>
          <w:rFonts w:ascii="Times New Roman" w:hAnsi="Times New Roman" w:cs="Times New Roman"/>
          <w:b/>
          <w:bCs/>
        </w:rPr>
        <w:t>Res</w:t>
      </w:r>
      <w:r w:rsidR="00AD5CB4" w:rsidRPr="00AD5CB4">
        <w:rPr>
          <w:rFonts w:ascii="Times New Roman" w:hAnsi="Times New Roman" w:cs="Times New Roman"/>
          <w:b/>
          <w:bCs/>
        </w:rPr>
        <w:t>ults</w:t>
      </w:r>
    </w:p>
    <w:p w14:paraId="136F86CC" w14:textId="12A474D5" w:rsidR="00E02A13" w:rsidRPr="00AD5CB4" w:rsidRDefault="00E02A13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Transcriptional strand bias</w:t>
      </w:r>
      <w:r w:rsidR="008167BB">
        <w:rPr>
          <w:rFonts w:ascii="Times New Roman" w:hAnsi="Times New Roman" w:cs="Times New Roman"/>
          <w:b/>
          <w:bCs/>
        </w:rPr>
        <w:t>:</w:t>
      </w:r>
      <w:r w:rsidR="00AE284E" w:rsidRPr="00AE284E">
        <w:rPr>
          <w:rFonts w:ascii="Times New Roman" w:hAnsi="Times New Roman" w:cs="Times New Roman"/>
          <w:b/>
          <w:bCs/>
        </w:rPr>
        <w:t xml:space="preserve"> </w:t>
      </w:r>
      <w:r w:rsidR="00AE284E">
        <w:rPr>
          <w:rFonts w:ascii="Times New Roman" w:hAnsi="Times New Roman" w:cs="Times New Roman"/>
          <w:b/>
          <w:bCs/>
        </w:rPr>
        <w:t>Transcribed</w:t>
      </w:r>
      <w:r w:rsidR="008167BB">
        <w:rPr>
          <w:rFonts w:ascii="Times New Roman" w:hAnsi="Times New Roman" w:cs="Times New Roman"/>
          <w:b/>
          <w:bCs/>
        </w:rPr>
        <w:t xml:space="preserve"> (red) vs. </w:t>
      </w:r>
      <w:r w:rsidR="00AE284E">
        <w:rPr>
          <w:rFonts w:ascii="Times New Roman" w:hAnsi="Times New Roman" w:cs="Times New Roman"/>
          <w:b/>
          <w:bCs/>
        </w:rPr>
        <w:t xml:space="preserve">Un-transcribed </w:t>
      </w:r>
      <w:r w:rsidR="008167BB">
        <w:rPr>
          <w:rFonts w:ascii="Times New Roman" w:hAnsi="Times New Roman" w:cs="Times New Roman"/>
          <w:b/>
          <w:bCs/>
        </w:rPr>
        <w:t>(blue)</w:t>
      </w:r>
    </w:p>
    <w:p w14:paraId="4300B6A7" w14:textId="1D14E1E0" w:rsidR="00F41F42" w:rsidRDefault="00E02A13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A53CEC" wp14:editId="27691D85">
            <wp:extent cx="5943600" cy="3200400"/>
            <wp:effectExtent l="0" t="0" r="0" b="0"/>
            <wp:docPr id="1" name="Picture 1" descr="A diagram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rossword puzzl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2" b="1070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498BF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121D7F7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7E2A9AD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80C543B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922790B" w14:textId="0A769284" w:rsidR="00D92AE4" w:rsidRPr="00AD5CB4" w:rsidRDefault="00D92AE4" w:rsidP="00D92AE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Replicational strand bias:</w:t>
      </w:r>
      <w:r w:rsidRPr="00AE284E">
        <w:rPr>
          <w:rFonts w:ascii="Times New Roman" w:hAnsi="Times New Roman" w:cs="Times New Roman"/>
          <w:b/>
          <w:bCs/>
        </w:rPr>
        <w:t xml:space="preserve"> </w:t>
      </w:r>
      <w:r w:rsidR="00533B3E">
        <w:rPr>
          <w:rFonts w:ascii="Times New Roman" w:hAnsi="Times New Roman" w:cs="Times New Roman"/>
          <w:b/>
          <w:bCs/>
        </w:rPr>
        <w:t>Lagging</w:t>
      </w:r>
      <w:r>
        <w:rPr>
          <w:rFonts w:ascii="Times New Roman" w:hAnsi="Times New Roman" w:cs="Times New Roman"/>
          <w:b/>
          <w:bCs/>
        </w:rPr>
        <w:t xml:space="preserve"> (red) vs.</w:t>
      </w:r>
      <w:r w:rsidR="00533B3E">
        <w:rPr>
          <w:rFonts w:ascii="Times New Roman" w:hAnsi="Times New Roman" w:cs="Times New Roman"/>
          <w:b/>
          <w:bCs/>
        </w:rPr>
        <w:t xml:space="preserve"> Leading</w:t>
      </w:r>
      <w:r>
        <w:rPr>
          <w:rFonts w:ascii="Times New Roman" w:hAnsi="Times New Roman" w:cs="Times New Roman"/>
          <w:b/>
          <w:bCs/>
        </w:rPr>
        <w:t xml:space="preserve"> (blue)</w:t>
      </w:r>
    </w:p>
    <w:p w14:paraId="2A8A762F" w14:textId="7DDD2B4F" w:rsidR="00D92AE4" w:rsidRDefault="00CA6835" w:rsidP="00D92A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D366D8" wp14:editId="7E40226F">
            <wp:extent cx="5943600" cy="3225800"/>
            <wp:effectExtent l="0" t="0" r="0" b="0"/>
            <wp:docPr id="3" name="Picture 3" descr="A diagram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rossword puzz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1" b="10407"/>
                    <a:stretch/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C517" w14:textId="18CF2F13" w:rsidR="00D92AE4" w:rsidRPr="00864504" w:rsidRDefault="004240F0" w:rsidP="00D92AE4">
      <w:pPr>
        <w:spacing w:line="360" w:lineRule="auto"/>
        <w:rPr>
          <w:rFonts w:ascii="Times New Roman" w:hAnsi="Times New Roman" w:cs="Times New Roman"/>
        </w:rPr>
      </w:pPr>
      <w:r w:rsidRPr="004240F0">
        <w:rPr>
          <w:rFonts w:ascii="Times New Roman" w:hAnsi="Times New Roman" w:cs="Times New Roman"/>
          <w:b/>
          <w:bCs/>
        </w:rPr>
        <w:t>Genic</w:t>
      </w:r>
      <w:r>
        <w:rPr>
          <w:rFonts w:ascii="Times New Roman" w:hAnsi="Times New Roman" w:cs="Times New Roman"/>
          <w:b/>
          <w:bCs/>
        </w:rPr>
        <w:t xml:space="preserve"> (Red) vs. </w:t>
      </w:r>
      <w:r w:rsidRPr="004240F0">
        <w:rPr>
          <w:rFonts w:ascii="Times New Roman" w:hAnsi="Times New Roman" w:cs="Times New Roman"/>
          <w:b/>
          <w:bCs/>
        </w:rPr>
        <w:t>intergenic regions</w:t>
      </w:r>
      <w:r>
        <w:rPr>
          <w:rFonts w:ascii="Times New Roman" w:hAnsi="Times New Roman" w:cs="Times New Roman"/>
          <w:b/>
          <w:bCs/>
        </w:rPr>
        <w:t xml:space="preserve"> (Blue)</w:t>
      </w:r>
    </w:p>
    <w:p w14:paraId="452A1C3A" w14:textId="0FB74332" w:rsidR="00E02A13" w:rsidRDefault="00F422DB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38A01" wp14:editId="5A2BDDE5">
            <wp:extent cx="5943600" cy="3238500"/>
            <wp:effectExtent l="0" t="0" r="0" b="0"/>
            <wp:docPr id="4" name="Picture 4" descr="A diagram of dna and genetic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dna and genetic code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10106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8C6C1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B0F9D0B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F370E43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E123351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4998B7E" w14:textId="1E2AE14E" w:rsidR="00823B38" w:rsidRDefault="00823B38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lastRenderedPageBreak/>
        <w:t>Replication timing</w:t>
      </w:r>
      <w:r w:rsidR="00772E72">
        <w:rPr>
          <w:rFonts w:ascii="Times New Roman" w:hAnsi="Times New Roman" w:cs="Times New Roman"/>
          <w:b/>
          <w:bCs/>
        </w:rPr>
        <w:t xml:space="preserve"> (from </w:t>
      </w:r>
      <w:r w:rsidR="00EB3648">
        <w:rPr>
          <w:rFonts w:ascii="Times New Roman" w:hAnsi="Times New Roman" w:cs="Times New Roman"/>
          <w:b/>
          <w:bCs/>
        </w:rPr>
        <w:t>e</w:t>
      </w:r>
      <w:r w:rsidR="00772E72">
        <w:rPr>
          <w:rFonts w:ascii="Times New Roman" w:hAnsi="Times New Roman" w:cs="Times New Roman"/>
          <w:b/>
          <w:bCs/>
        </w:rPr>
        <w:t>arly to late)</w:t>
      </w:r>
    </w:p>
    <w:p w14:paraId="7341F840" w14:textId="5D82030E" w:rsidR="00772E72" w:rsidRDefault="00772E72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7BAA49BB" wp14:editId="2C476A90">
            <wp:extent cx="5943600" cy="4457700"/>
            <wp:effectExtent l="0" t="0" r="0" b="6350"/>
            <wp:docPr id="5" name="Picture 5" descr="A chart of green and 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hart of green and red ba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ECE7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E7F04EA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8A6E30B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3EA416B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50FD85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F78014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F759D2E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A3CAD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05F513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A831BE5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E324267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6B63D63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51F13E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1A01A4" w14:textId="485DE4CB" w:rsidR="007D221A" w:rsidRDefault="007D221A" w:rsidP="007D221A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lastRenderedPageBreak/>
        <w:t>Replication timing</w:t>
      </w:r>
      <w:r>
        <w:rPr>
          <w:rFonts w:ascii="Times New Roman" w:hAnsi="Times New Roman" w:cs="Times New Roman"/>
          <w:b/>
          <w:bCs/>
        </w:rPr>
        <w:t xml:space="preserve"> (from early to late)</w:t>
      </w:r>
    </w:p>
    <w:p w14:paraId="32A90462" w14:textId="2F0C5AE3" w:rsidR="007D221A" w:rsidRPr="007D221A" w:rsidRDefault="007D221A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real mutation normalized by simulated mutation</w:t>
      </w:r>
    </w:p>
    <w:p w14:paraId="5FBC09EC" w14:textId="43F4F786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5CF6C42F" wp14:editId="4CEF754B">
            <wp:extent cx="5960533" cy="4470400"/>
            <wp:effectExtent l="0" t="0" r="0" b="0"/>
            <wp:docPr id="6" name="Picture 6" descr="A chart of green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hart of green and white bar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27" cy="44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9C09" w14:textId="5616BC44" w:rsidR="006277C6" w:rsidRDefault="006277C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925F1F4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8039C1E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96E3C08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B144313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27EA234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609FAF2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8DBC399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197A70E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2B44F23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1D489A8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B742C5D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DC800E4" w14:textId="62D6E611" w:rsidR="006277C6" w:rsidRDefault="006277C6" w:rsidP="006277C6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lastRenderedPageBreak/>
        <w:t>Replication timing</w:t>
      </w:r>
      <w:r>
        <w:rPr>
          <w:rFonts w:ascii="Times New Roman" w:hAnsi="Times New Roman" w:cs="Times New Roman"/>
          <w:b/>
          <w:bCs/>
        </w:rPr>
        <w:t xml:space="preserve"> ID89 (from early to late)</w:t>
      </w:r>
    </w:p>
    <w:p w14:paraId="414162FB" w14:textId="17D5F229" w:rsidR="006277C6" w:rsidRPr="00280EBF" w:rsidRDefault="006277C6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</w:t>
      </w:r>
      <w:r w:rsidR="005335F5">
        <w:rPr>
          <w:rFonts w:ascii="Times New Roman" w:hAnsi="Times New Roman" w:cs="Times New Roman"/>
        </w:rPr>
        <w:t xml:space="preserve">only </w:t>
      </w:r>
      <w:r>
        <w:rPr>
          <w:rFonts w:ascii="Times New Roman" w:hAnsi="Times New Roman" w:cs="Times New Roman"/>
        </w:rPr>
        <w:t xml:space="preserve">real mutation </w:t>
      </w:r>
      <w:r w:rsidR="005335F5">
        <w:rPr>
          <w:rFonts w:ascii="Times New Roman" w:hAnsi="Times New Roman" w:cs="Times New Roman"/>
        </w:rPr>
        <w:t>data</w:t>
      </w:r>
    </w:p>
    <w:p w14:paraId="1963C8DD" w14:textId="1ED22C10" w:rsidR="006277C6" w:rsidRDefault="00771EB4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6D676A78" wp14:editId="29EEE08F">
            <wp:extent cx="5943600" cy="4592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168F" w14:textId="6A96A95C" w:rsidR="00472DAE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5E60646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317ECB1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D704E0F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4E808C0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0E2435D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7CDAC0D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52D3E65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4FC8D35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9B0B80E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18D6A01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0EC2D6D" w14:textId="6928875F" w:rsidR="00472DAE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Possible topography analyses figure</w:t>
      </w:r>
      <w:r w:rsidR="00641B32">
        <w:rPr>
          <w:rFonts w:ascii="Times New Roman" w:hAnsi="Times New Roman" w:cs="Times New Roman"/>
          <w:b/>
          <w:bCs/>
        </w:rPr>
        <w:t>:</w:t>
      </w:r>
    </w:p>
    <w:p w14:paraId="22AAAA40" w14:textId="63E5E39A" w:rsidR="00472DAE" w:rsidRPr="00772E72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05596922" wp14:editId="1E7ECB78">
            <wp:extent cx="5611283" cy="794084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06" cy="794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DAE" w:rsidRPr="00772E72" w:rsidSect="004C2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r Steve Rozen, Ph.D.">
    <w15:presenceInfo w15:providerId="AD" w15:userId="S-1-5-21-2053149899-1891010372-398732264-7000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1E7"/>
    <w:rsid w:val="00021CA2"/>
    <w:rsid w:val="00022C68"/>
    <w:rsid w:val="0002351D"/>
    <w:rsid w:val="00051BB5"/>
    <w:rsid w:val="00082D96"/>
    <w:rsid w:val="00096FF1"/>
    <w:rsid w:val="000A05C5"/>
    <w:rsid w:val="000A7912"/>
    <w:rsid w:val="000D4076"/>
    <w:rsid w:val="000E3193"/>
    <w:rsid w:val="000E690D"/>
    <w:rsid w:val="000E7B2D"/>
    <w:rsid w:val="000F27C1"/>
    <w:rsid w:val="000F6C7E"/>
    <w:rsid w:val="001156E9"/>
    <w:rsid w:val="00126792"/>
    <w:rsid w:val="00153630"/>
    <w:rsid w:val="00153814"/>
    <w:rsid w:val="00163AC6"/>
    <w:rsid w:val="00194521"/>
    <w:rsid w:val="0019521C"/>
    <w:rsid w:val="001B5503"/>
    <w:rsid w:val="001D154A"/>
    <w:rsid w:val="001D49E8"/>
    <w:rsid w:val="001E0087"/>
    <w:rsid w:val="001E3B10"/>
    <w:rsid w:val="001E4C87"/>
    <w:rsid w:val="0022385B"/>
    <w:rsid w:val="002310EF"/>
    <w:rsid w:val="002439FC"/>
    <w:rsid w:val="0025368C"/>
    <w:rsid w:val="0025589E"/>
    <w:rsid w:val="002674B1"/>
    <w:rsid w:val="00280EBF"/>
    <w:rsid w:val="002A1A2B"/>
    <w:rsid w:val="002B360D"/>
    <w:rsid w:val="002B6325"/>
    <w:rsid w:val="002F2D34"/>
    <w:rsid w:val="002F49CB"/>
    <w:rsid w:val="00321255"/>
    <w:rsid w:val="003256FA"/>
    <w:rsid w:val="003516C1"/>
    <w:rsid w:val="00353C7F"/>
    <w:rsid w:val="00376805"/>
    <w:rsid w:val="00382703"/>
    <w:rsid w:val="00385D25"/>
    <w:rsid w:val="00392905"/>
    <w:rsid w:val="00392E8D"/>
    <w:rsid w:val="003945FC"/>
    <w:rsid w:val="003B11E7"/>
    <w:rsid w:val="003B7BC5"/>
    <w:rsid w:val="003E7034"/>
    <w:rsid w:val="00401336"/>
    <w:rsid w:val="00410A55"/>
    <w:rsid w:val="00410B6A"/>
    <w:rsid w:val="004240F0"/>
    <w:rsid w:val="004322C7"/>
    <w:rsid w:val="00451575"/>
    <w:rsid w:val="00452D7C"/>
    <w:rsid w:val="00472DAE"/>
    <w:rsid w:val="004C0BFA"/>
    <w:rsid w:val="004C263F"/>
    <w:rsid w:val="004D34DC"/>
    <w:rsid w:val="004F226D"/>
    <w:rsid w:val="00511630"/>
    <w:rsid w:val="005335F5"/>
    <w:rsid w:val="00533B3E"/>
    <w:rsid w:val="00537BBC"/>
    <w:rsid w:val="00537CA5"/>
    <w:rsid w:val="00556E4B"/>
    <w:rsid w:val="005608C9"/>
    <w:rsid w:val="005625E9"/>
    <w:rsid w:val="005874C9"/>
    <w:rsid w:val="005964B6"/>
    <w:rsid w:val="005A0F22"/>
    <w:rsid w:val="005A3CC0"/>
    <w:rsid w:val="005B337A"/>
    <w:rsid w:val="005C6527"/>
    <w:rsid w:val="005D5A1F"/>
    <w:rsid w:val="00620776"/>
    <w:rsid w:val="006277C6"/>
    <w:rsid w:val="00641B32"/>
    <w:rsid w:val="00652CFD"/>
    <w:rsid w:val="00660B9E"/>
    <w:rsid w:val="00671ADF"/>
    <w:rsid w:val="0067321E"/>
    <w:rsid w:val="006B56CC"/>
    <w:rsid w:val="006C18B9"/>
    <w:rsid w:val="006E0E5B"/>
    <w:rsid w:val="006E7C25"/>
    <w:rsid w:val="006F1C34"/>
    <w:rsid w:val="00706592"/>
    <w:rsid w:val="00720930"/>
    <w:rsid w:val="00734FF9"/>
    <w:rsid w:val="00735D9A"/>
    <w:rsid w:val="00752586"/>
    <w:rsid w:val="007620AA"/>
    <w:rsid w:val="007713AC"/>
    <w:rsid w:val="00771EB4"/>
    <w:rsid w:val="00772E72"/>
    <w:rsid w:val="00780CEF"/>
    <w:rsid w:val="007859C5"/>
    <w:rsid w:val="007A0296"/>
    <w:rsid w:val="007D095A"/>
    <w:rsid w:val="007D221A"/>
    <w:rsid w:val="007D2A92"/>
    <w:rsid w:val="007E515D"/>
    <w:rsid w:val="007F1503"/>
    <w:rsid w:val="00804A0F"/>
    <w:rsid w:val="00813F02"/>
    <w:rsid w:val="008167BB"/>
    <w:rsid w:val="00823B38"/>
    <w:rsid w:val="00827DD0"/>
    <w:rsid w:val="00831BD2"/>
    <w:rsid w:val="00842F3E"/>
    <w:rsid w:val="00860EE7"/>
    <w:rsid w:val="00864504"/>
    <w:rsid w:val="00896E97"/>
    <w:rsid w:val="008B5B4B"/>
    <w:rsid w:val="008C31EA"/>
    <w:rsid w:val="008D1F0E"/>
    <w:rsid w:val="008E11CD"/>
    <w:rsid w:val="008F5303"/>
    <w:rsid w:val="008F6545"/>
    <w:rsid w:val="0090037E"/>
    <w:rsid w:val="009128E4"/>
    <w:rsid w:val="00924B68"/>
    <w:rsid w:val="009300D2"/>
    <w:rsid w:val="00942584"/>
    <w:rsid w:val="00957D97"/>
    <w:rsid w:val="00981144"/>
    <w:rsid w:val="00985C30"/>
    <w:rsid w:val="00986958"/>
    <w:rsid w:val="00991C1C"/>
    <w:rsid w:val="009A4B76"/>
    <w:rsid w:val="009B5369"/>
    <w:rsid w:val="009D652A"/>
    <w:rsid w:val="009E25EB"/>
    <w:rsid w:val="009E45B8"/>
    <w:rsid w:val="009F6C2A"/>
    <w:rsid w:val="00A22E62"/>
    <w:rsid w:val="00A33DBE"/>
    <w:rsid w:val="00A35A43"/>
    <w:rsid w:val="00A3642B"/>
    <w:rsid w:val="00A52D33"/>
    <w:rsid w:val="00A54812"/>
    <w:rsid w:val="00A54D40"/>
    <w:rsid w:val="00A8660D"/>
    <w:rsid w:val="00A96592"/>
    <w:rsid w:val="00AB317A"/>
    <w:rsid w:val="00AC1BEE"/>
    <w:rsid w:val="00AD5CB4"/>
    <w:rsid w:val="00AE284E"/>
    <w:rsid w:val="00AF56EF"/>
    <w:rsid w:val="00B20056"/>
    <w:rsid w:val="00B62A1D"/>
    <w:rsid w:val="00B64AC4"/>
    <w:rsid w:val="00B6777F"/>
    <w:rsid w:val="00BA1B0B"/>
    <w:rsid w:val="00BF0AF5"/>
    <w:rsid w:val="00C111E8"/>
    <w:rsid w:val="00C32807"/>
    <w:rsid w:val="00C404B1"/>
    <w:rsid w:val="00C44C09"/>
    <w:rsid w:val="00C63C43"/>
    <w:rsid w:val="00C7036F"/>
    <w:rsid w:val="00CA6835"/>
    <w:rsid w:val="00CC285E"/>
    <w:rsid w:val="00CC32A7"/>
    <w:rsid w:val="00CD2B85"/>
    <w:rsid w:val="00CD5665"/>
    <w:rsid w:val="00CE3DEB"/>
    <w:rsid w:val="00CE506C"/>
    <w:rsid w:val="00CE5436"/>
    <w:rsid w:val="00CF784F"/>
    <w:rsid w:val="00D011BD"/>
    <w:rsid w:val="00D153E0"/>
    <w:rsid w:val="00D257DB"/>
    <w:rsid w:val="00D47061"/>
    <w:rsid w:val="00D51DC5"/>
    <w:rsid w:val="00D92AE4"/>
    <w:rsid w:val="00DA6326"/>
    <w:rsid w:val="00DB0B1A"/>
    <w:rsid w:val="00DC6DA7"/>
    <w:rsid w:val="00DD53A8"/>
    <w:rsid w:val="00E02A13"/>
    <w:rsid w:val="00E12778"/>
    <w:rsid w:val="00E36B2E"/>
    <w:rsid w:val="00E40DA0"/>
    <w:rsid w:val="00E56C2F"/>
    <w:rsid w:val="00E643EF"/>
    <w:rsid w:val="00E75DB5"/>
    <w:rsid w:val="00E92FB1"/>
    <w:rsid w:val="00EA2783"/>
    <w:rsid w:val="00EB3648"/>
    <w:rsid w:val="00EB5556"/>
    <w:rsid w:val="00EC0379"/>
    <w:rsid w:val="00EF1BF9"/>
    <w:rsid w:val="00F066BF"/>
    <w:rsid w:val="00F25491"/>
    <w:rsid w:val="00F41F42"/>
    <w:rsid w:val="00F422DB"/>
    <w:rsid w:val="00F435FE"/>
    <w:rsid w:val="00F43A45"/>
    <w:rsid w:val="00F70725"/>
    <w:rsid w:val="00F86B3A"/>
    <w:rsid w:val="00FA3EF1"/>
    <w:rsid w:val="00FC5B83"/>
    <w:rsid w:val="00FE672A"/>
    <w:rsid w:val="00FF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4FB81"/>
  <w15:chartTrackingRefBased/>
  <w15:docId w15:val="{8F00B24B-85CD-6A4D-A16C-518866DB1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74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4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5D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hgdownload.cse.ucsc.edu/goldenPath/hg19/encodeDCC/wgEncodeUwRepliSeq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i.org/10.1016/j.celrep.2023.112930" TargetMode="External"/><Relationship Id="rId15" Type="http://schemas.microsoft.com/office/2011/relationships/people" Target="people.xml"/><Relationship Id="rId10" Type="http://schemas.openxmlformats.org/officeDocument/2006/relationships/image" Target="media/image4.png"/><Relationship Id="rId4" Type="http://schemas.openxmlformats.org/officeDocument/2006/relationships/hyperlink" Target="https://bmcbioinformatics.biomedcentral.com/articles/10.1186/s12859-020-03772-3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 Huang</dc:creator>
  <cp:keywords/>
  <dc:description/>
  <cp:lastModifiedBy>Dr Steve Rozen, Ph.D.</cp:lastModifiedBy>
  <cp:revision>244</cp:revision>
  <dcterms:created xsi:type="dcterms:W3CDTF">2025-06-17T06:53:00Z</dcterms:created>
  <dcterms:modified xsi:type="dcterms:W3CDTF">2025-06-19T18:17:00Z</dcterms:modified>
</cp:coreProperties>
</file>