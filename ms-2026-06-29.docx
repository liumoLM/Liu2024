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BEBC" w14:textId="77777777" w:rsidR="00C357D0"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47D4F6EE" w14:textId="77777777" w:rsidR="00C357D0"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5011F0FC" w14:textId="77777777" w:rsidR="00C357D0"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5B56DC4C" w14:textId="77777777" w:rsidR="00C357D0" w:rsidRDefault="00000000">
      <w:pPr>
        <w:pStyle w:val="authorsandaff"/>
      </w:pPr>
      <w:r>
        <w:rPr>
          <w:rFonts w:hint="eastAsia"/>
        </w:rPr>
        <w:t xml:space="preserve">2 </w:t>
      </w:r>
      <w:r>
        <w:t>Molecular Cancer Research Center, Zhongshan School of Medicine, Sun Yat-sen University Shenzhen Campus, Shenzhen, 518107, China</w:t>
      </w:r>
    </w:p>
    <w:p w14:paraId="2E4E26E7" w14:textId="77777777" w:rsidR="00C357D0" w:rsidRDefault="00000000">
      <w:pPr>
        <w:pStyle w:val="authorsandaff"/>
      </w:pPr>
      <w:r>
        <w:rPr>
          <w:rFonts w:hint="eastAsia"/>
        </w:rPr>
        <w:t xml:space="preserve">3 </w:t>
      </w:r>
      <w:r>
        <w:t>Imaging Platform, Broad Institute of Harvard and MIT, Cambridge, Massachusetts, United States</w:t>
      </w:r>
    </w:p>
    <w:p w14:paraId="073736DA" w14:textId="77777777" w:rsidR="00C357D0" w:rsidRDefault="00000000">
      <w:pPr>
        <w:pStyle w:val="authorsandaff"/>
      </w:pPr>
      <w:r>
        <w:rPr>
          <w:rFonts w:hint="eastAsia"/>
        </w:rPr>
        <w:t>4</w:t>
      </w:r>
      <w:r>
        <w:t xml:space="preserve"> Department of Biostatistics and Bioinformatics, Duke University School of Medicine, Durham, North Carolina, 27710, United States</w:t>
      </w:r>
    </w:p>
    <w:p w14:paraId="6C3FEEE2" w14:textId="77777777" w:rsidR="00C357D0" w:rsidRDefault="00000000">
      <w:pPr>
        <w:pStyle w:val="authorsandaff"/>
      </w:pPr>
      <w:r>
        <w:t xml:space="preserve"># Corresponding authors: E-mails: </w:t>
      </w:r>
      <w:hyperlink r:id="rId7">
        <w:r>
          <w:rPr>
            <w:rFonts w:hint="eastAsia"/>
          </w:rPr>
          <w:t>mo.liu@gzhmu.edu.cn</w:t>
        </w:r>
      </w:hyperlink>
      <w:r>
        <w:rPr>
          <w:rFonts w:hint="eastAsia"/>
        </w:rPr>
        <w:t xml:space="preserve">, </w:t>
      </w:r>
      <w:hyperlink r:id="rId8">
        <w:r>
          <w:rPr>
            <w:rStyle w:val="Hyperlink"/>
            <w:rFonts w:hint="eastAsia"/>
          </w:rPr>
          <w:t>steverozen@pm.me</w:t>
        </w:r>
      </w:hyperlink>
    </w:p>
    <w:p w14:paraId="6BBC3BF3" w14:textId="77777777" w:rsidR="00C357D0" w:rsidRDefault="00000000">
      <w:pPr>
        <w:pStyle w:val="authorsandaff"/>
      </w:pPr>
      <w:r>
        <w:rPr>
          <w:rFonts w:hint="eastAsia"/>
        </w:rPr>
        <w:t xml:space="preserve">* </w:t>
      </w:r>
      <w:r>
        <w:t>These authors contributed equally</w:t>
      </w:r>
    </w:p>
    <w:p w14:paraId="2F54D031" w14:textId="77777777" w:rsidR="00C357D0" w:rsidRDefault="00C357D0">
      <w:pPr>
        <w:ind w:firstLine="0"/>
      </w:pPr>
    </w:p>
    <w:p w14:paraId="63C3A577" w14:textId="77777777" w:rsidR="00C357D0" w:rsidRDefault="00C357D0"/>
    <w:p w14:paraId="63AFB2E0" w14:textId="77777777" w:rsidR="00C357D0"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666E23C0" w14:textId="77777777" w:rsidR="00C357D0"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2A5E5791" w14:textId="77777777" w:rsidR="00C357D0"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00520EDA" w14:textId="77777777" w:rsidR="00C357D0"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9"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10">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3">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67106502" w14:textId="77777777" w:rsidR="00C357D0" w:rsidRDefault="00000000">
      <w:pPr>
        <w:pStyle w:val="Heading1"/>
        <w:spacing w:before="0"/>
      </w:pPr>
      <w:r>
        <w:rPr>
          <w:rFonts w:hint="eastAsia"/>
        </w:rPr>
        <w:lastRenderedPageBreak/>
        <w:t>Summary</w:t>
      </w:r>
    </w:p>
    <w:p w14:paraId="7AFFF72F" w14:textId="77777777" w:rsidR="00C357D0" w:rsidRDefault="00000000">
      <w:pPr>
        <w:pStyle w:val="Heading1"/>
        <w:spacing w:before="0"/>
        <w:rPr>
          <w:b w:val="0"/>
          <w:bCs w:val="0"/>
        </w:rPr>
      </w:pPr>
      <w:r>
        <w:rPr>
          <w:rFonts w:hint="eastAsia"/>
          <w:b w:val="0"/>
          <w:bCs w:val="0"/>
        </w:rPr>
        <w:t xml:space="preserve">We present a unified repertoire of indel mutational signatures in 6,975 tumors across </w:t>
      </w:r>
      <w:r>
        <w:rPr>
          <w:rFonts w:eastAsia="宋体"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48BABF28" w14:textId="77777777" w:rsidR="00C357D0" w:rsidRDefault="00000000">
      <w:pPr>
        <w:pStyle w:val="Heading1"/>
        <w:spacing w:before="0"/>
      </w:pPr>
      <w:r>
        <w:rPr>
          <w:rFonts w:hint="eastAsia"/>
        </w:rPr>
        <w:t>150</w:t>
      </w:r>
      <w:r>
        <w:br w:type="page"/>
      </w:r>
    </w:p>
    <w:p w14:paraId="3F444FC0" w14:textId="77777777" w:rsidR="00C357D0" w:rsidRDefault="00000000">
      <w:pPr>
        <w:spacing w:after="0" w:line="360" w:lineRule="auto"/>
        <w:ind w:firstLine="0"/>
        <w:rPr>
          <w:rFonts w:eastAsia="宋体"/>
          <w:b/>
          <w:bCs/>
        </w:rPr>
      </w:pPr>
      <w:r>
        <w:rPr>
          <w:rFonts w:eastAsia="宋体" w:hint="eastAsia"/>
          <w:b/>
          <w:bCs/>
        </w:rPr>
        <w:lastRenderedPageBreak/>
        <w:t>Graphical Abstract</w:t>
      </w:r>
    </w:p>
    <w:p w14:paraId="3AB45A02" w14:textId="77777777" w:rsidR="00C357D0" w:rsidRDefault="00000000">
      <w:pPr>
        <w:spacing w:after="0" w:line="360" w:lineRule="auto"/>
        <w:ind w:firstLine="0"/>
        <w:rPr>
          <w:rFonts w:eastAsia="宋体"/>
          <w:b/>
          <w:bCs/>
        </w:rPr>
      </w:pPr>
      <w:r>
        <w:rPr>
          <w:rFonts w:eastAsia="宋体"/>
          <w:b/>
          <w:bCs/>
          <w:noProof/>
        </w:rPr>
        <w:drawing>
          <wp:inline distT="0" distB="0" distL="0" distR="0" wp14:anchorId="60F2F6E2" wp14:editId="63F62D2B">
            <wp:extent cx="5943600" cy="63671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4"/>
                    <a:stretch>
                      <a:fillRect/>
                    </a:stretch>
                  </pic:blipFill>
                  <pic:spPr bwMode="auto">
                    <a:xfrm>
                      <a:off x="0" y="0"/>
                      <a:ext cx="5943600" cy="6367145"/>
                    </a:xfrm>
                    <a:prstGeom prst="rect">
                      <a:avLst/>
                    </a:prstGeom>
                    <a:noFill/>
                  </pic:spPr>
                </pic:pic>
              </a:graphicData>
            </a:graphic>
          </wp:inline>
        </w:drawing>
      </w:r>
    </w:p>
    <w:p w14:paraId="33EDCFBA" w14:textId="77777777" w:rsidR="00C357D0" w:rsidRDefault="00000000">
      <w:pPr>
        <w:spacing w:after="0" w:line="360" w:lineRule="auto"/>
        <w:ind w:firstLine="0"/>
        <w:rPr>
          <w:rFonts w:eastAsia="宋体"/>
          <w:b/>
          <w:bCs/>
        </w:rPr>
      </w:pPr>
      <w:r>
        <w:rPr>
          <w:rFonts w:eastAsia="宋体"/>
          <w:b/>
          <w:bCs/>
        </w:rPr>
        <w:t>Highlights</w:t>
      </w:r>
    </w:p>
    <w:p w14:paraId="4546D39C" w14:textId="77777777" w:rsidR="00C357D0" w:rsidRDefault="00000000">
      <w:pPr>
        <w:numPr>
          <w:ilvl w:val="0"/>
          <w:numId w:val="5"/>
        </w:numPr>
        <w:spacing w:after="0" w:line="360" w:lineRule="auto"/>
        <w:rPr>
          <w:rFonts w:eastAsia="宋体"/>
        </w:rPr>
      </w:pPr>
      <w:r>
        <w:rPr>
          <w:rFonts w:eastAsia="宋体"/>
        </w:rPr>
        <w:t>Unified indel repertoire across 6,975 genomes with mapping between signatures in different classification schemes</w:t>
      </w:r>
    </w:p>
    <w:p w14:paraId="4930D49F" w14:textId="77777777" w:rsidR="00C357D0" w:rsidRDefault="00000000">
      <w:pPr>
        <w:numPr>
          <w:ilvl w:val="0"/>
          <w:numId w:val="5"/>
        </w:numPr>
        <w:spacing w:after="0" w:line="360" w:lineRule="auto"/>
        <w:rPr>
          <w:rFonts w:eastAsia="宋体"/>
        </w:rPr>
      </w:pPr>
      <w:r>
        <w:rPr>
          <w:rFonts w:eastAsia="宋体"/>
        </w:rPr>
        <w:t>Discovery of 26 novel 89-type and 1</w:t>
      </w:r>
      <w:r>
        <w:rPr>
          <w:rFonts w:eastAsia="宋体" w:hint="eastAsia"/>
        </w:rPr>
        <w:t>1</w:t>
      </w:r>
      <w:r>
        <w:rPr>
          <w:rFonts w:eastAsia="宋体"/>
        </w:rPr>
        <w:t xml:space="preserve"> novel 83-type indel mutational signatures</w:t>
      </w:r>
    </w:p>
    <w:p w14:paraId="7159C681" w14:textId="77777777" w:rsidR="00C357D0" w:rsidRDefault="00000000">
      <w:pPr>
        <w:numPr>
          <w:ilvl w:val="0"/>
          <w:numId w:val="5"/>
        </w:numPr>
        <w:spacing w:after="0" w:line="360" w:lineRule="auto"/>
        <w:rPr>
          <w:rFonts w:eastAsia="宋体"/>
        </w:rPr>
      </w:pPr>
      <w:r>
        <w:rPr>
          <w:rFonts w:eastAsia="宋体"/>
        </w:rPr>
        <w:t>Integrative topography across transcription, replication, and genic regions</w:t>
      </w:r>
    </w:p>
    <w:p w14:paraId="1C212E8A" w14:textId="77777777" w:rsidR="00C357D0" w:rsidRDefault="00000000">
      <w:pPr>
        <w:numPr>
          <w:ilvl w:val="0"/>
          <w:numId w:val="5"/>
        </w:numPr>
        <w:spacing w:after="0" w:line="360" w:lineRule="auto"/>
        <w:rPr>
          <w:rFonts w:eastAsia="宋体"/>
        </w:rPr>
      </w:pPr>
      <w:r>
        <w:rPr>
          <w:rFonts w:eastAsia="宋体"/>
        </w:rPr>
        <w:t>Web portal and software for systematic indel browsing and matrix generation from VCF files</w:t>
      </w:r>
      <w:r>
        <w:br w:type="page"/>
      </w:r>
    </w:p>
    <w:p w14:paraId="4003185C" w14:textId="77777777" w:rsidR="00C357D0" w:rsidRDefault="00000000">
      <w:pPr>
        <w:pStyle w:val="Heading1"/>
        <w:spacing w:before="0"/>
      </w:pPr>
      <w:r>
        <w:lastRenderedPageBreak/>
        <w:t>Introduction</w:t>
      </w:r>
    </w:p>
    <w:p w14:paraId="51CA4C0D" w14:textId="77777777" w:rsidR="00C357D0"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58D46543" w14:textId="77777777" w:rsidR="00C357D0"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14:paraId="673DB3AC" w14:textId="77777777" w:rsidR="00C357D0" w:rsidRDefault="00000000">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Koh et al. 2025; Davies et al. 2017)</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4522C2BF" w14:textId="77777777" w:rsidR="00C357D0"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hycBRyjwvW2u"/>
      <w:r>
        <w:t>(Koh et al. 2025)</w:t>
      </w:r>
      <w:bookmarkEnd w:id="10"/>
      <w:r>
        <w:t xml:space="preserve"> proposed two classification schemes, one with 89 types of indel and one with 476 types (Figure 1). </w:t>
      </w:r>
    </w:p>
    <w:p w14:paraId="6195FD7D" w14:textId="77777777" w:rsidR="00C357D0"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522A9806" w14:textId="77777777" w:rsidR="00C357D0"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t>(Koh et al. 2025)</w:t>
      </w:r>
      <w:bookmarkEnd w:id="11"/>
      <w:r>
        <w:t xml:space="preserve"> </w:t>
      </w:r>
      <w:r>
        <w:rPr>
          <w:shd w:val="clear" w:color="auto" w:fill="00FFFF"/>
        </w:rPr>
        <w:t>(Figure 1, Table S1)</w:t>
      </w:r>
      <w:r>
        <w:rPr>
          <w:color w:val="000000"/>
        </w:rPr>
        <w:t>.</w:t>
      </w:r>
      <w:r>
        <w:t xml:space="preserve"> A prominent distinction is </w:t>
      </w:r>
      <w:r>
        <w:lastRenderedPageBreak/>
        <w:t xml:space="preserve">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4717026F" w14:textId="77777777" w:rsidR="00C357D0"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58C53783" w14:textId="77777777" w:rsidR="00C357D0"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w:t>
      </w:r>
      <w:r>
        <w:lastRenderedPageBreak/>
        <w:t>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20EF789B" w14:textId="77777777" w:rsidR="00C357D0" w:rsidRDefault="00000000">
      <w:pPr>
        <w:pStyle w:val="Heading1"/>
      </w:pPr>
      <w:r>
        <w:t>Results</w:t>
      </w:r>
    </w:p>
    <w:p w14:paraId="1DF287E2" w14:textId="77777777" w:rsidR="00C357D0" w:rsidRDefault="00000000">
      <w:pPr>
        <w:pStyle w:val="Heading2"/>
      </w:pPr>
      <w:r>
        <w:t>Repertoire of indel signatures based on de novo signature discovery</w:t>
      </w:r>
    </w:p>
    <w:p w14:paraId="7C53BE11" w14:textId="77777777" w:rsidR="00C357D0" w:rsidRDefault="00000000">
      <w:pPr>
        <w:pStyle w:val="normalfirst"/>
      </w:pPr>
      <w:r>
        <w:t>We identified indel signatures in all three classifications from a total of 6,975 cancer genomes encompassing 3</w:t>
      </w:r>
      <w:r>
        <w:rPr>
          <w:rFonts w:eastAsia="宋体" w:hint="eastAsia"/>
        </w:rPr>
        <w:t>6</w:t>
      </w:r>
      <w:r>
        <w:t xml:space="preserve">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FFFF00"/>
        </w:rPr>
        <w:t xml:space="preserve"> </w:t>
      </w:r>
      <w:r>
        <w:rPr>
          <w:rFonts w:eastAsia="宋体"/>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w:t>
      </w:r>
      <w:r>
        <w:rPr>
          <w:rFonts w:eastAsia="宋体" w:hint="eastAsia"/>
        </w:rPr>
        <w:t xml:space="preserve"> 35 </w:t>
      </w:r>
      <w:r>
        <w:t>of the 44 signatures, we identified tumor spectra with &gt;</w:t>
      </w:r>
      <w:r>
        <w:rPr>
          <w:rFonts w:eastAsia="宋体" w:hint="eastAsia"/>
        </w:rPr>
        <w:t xml:space="preserve"> 0.95 </w:t>
      </w:r>
      <w:r>
        <w:t xml:space="preserve">cosine similarity, and 39 of the signatures had tumor spectra with &gt; 0.90 similarity (Table 1). Of the 44 signatures identified in the 89-type classification, similar signatures were previously described for 18 </w:t>
      </w:r>
      <w:bookmarkStart w:id="14" w:name="ZOTERO_BREF_0qMQgAENxeSA"/>
      <w:r>
        <w:t>(Koh et al. 2025)</w:t>
      </w:r>
      <w:bookmarkEnd w:id="14"/>
      <w:r>
        <w:t xml:space="preserve">. </w:t>
      </w:r>
      <w:r>
        <w:lastRenderedPageBreak/>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t>(Jin et al. 2024b)</w:t>
      </w:r>
      <w:bookmarkEnd w:id="15"/>
      <w:r>
        <w:t xml:space="preserve"> (Table 1).</w:t>
      </w:r>
    </w:p>
    <w:p w14:paraId="33AF91A1" w14:textId="77777777" w:rsidR="00C357D0"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宋体"/>
          <w:shd w:val="clear" w:color="auto" w:fill="00FFFF"/>
        </w:rPr>
        <w:t>https://indelsigbrowser.shinyapps.io/main</w:t>
      </w:r>
      <w:r>
        <w:rPr>
          <w:shd w:val="clear" w:color="auto" w:fill="00FFFF"/>
        </w:rPr>
        <w:t>.</w:t>
      </w:r>
    </w:p>
    <w:p w14:paraId="7172A647" w14:textId="77777777" w:rsidR="00C357D0"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both dominated by deletions of single Ts’ from stretches of </w:t>
      </w:r>
      <w:r>
        <w:rPr>
          <w:rFonts w:ascii="Liberation Serif" w:eastAsia="Liberation Serif" w:hAnsi="Liberation Serif" w:cs="Liberation Serif"/>
        </w:rPr>
        <w:t>≥ 8 Ts. However, they are distinguished by InsDel2a’s preference of flanking A bases and InsDel1c’s preference for flanking C bases.</w:t>
      </w:r>
      <w:r>
        <w:t xml:space="preserve"> Attributions with the 89-type signatures </w:t>
      </w:r>
      <w:r>
        <w:rPr>
          <w:color w:val="000000"/>
          <w:highlight w:val="yellow"/>
        </w:rPr>
        <w:t>Insdel2b and InsDel2c are strongly enriched among MSI-H tumors and the counts of mutations attributed to these signatures are correlated with the counts of mutations attributed to MSI-H-associated SBS signatures SBS6, SBS26, and SBS44 (Figure 4, Figure S7 – need to move downstream sup fig numbers</w:t>
      </w:r>
      <w:r>
        <w:rPr>
          <w:color w:val="000000"/>
          <w:highlight w:val="yellow"/>
          <w:shd w:val="clear" w:color="auto" w:fill="00FFFF"/>
        </w:rPr>
        <w:t>)</w:t>
      </w:r>
    </w:p>
    <w:p w14:paraId="5661D4FF" w14:textId="77777777" w:rsidR="00C357D0" w:rsidRDefault="00000000">
      <w:pPr>
        <w:pStyle w:val="normalfirst"/>
        <w:ind w:firstLine="720"/>
      </w:pPr>
      <w:r>
        <w:t xml:space="preserve">Like deletions of single T bases from long poly-T tracts, insertions of single T bases into tracts of </w:t>
      </w:r>
      <w:r>
        <w:rPr>
          <w:rFonts w:ascii="Liberation Serif" w:eastAsia="Liberation Serif" w:hAnsi="Liberation Serif" w:cs="Liberation Serif"/>
        </w:rPr>
        <w:t>≥</w:t>
      </w:r>
      <w:r>
        <w:t xml:space="preserve"> 5 Ts also showed that the 89 and 476-type systems distinguish signatures that the 83-type classification does not. In the data we analyzed there were 3.3 million insertions of single T </w:t>
      </w:r>
      <w:r>
        <w:lastRenderedPageBreak/>
        <w:t xml:space="preserve">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Several tumors with high proportions of InsDel1b (&gt; 0.4) have mutation in the proofreading domain of polymerase epsilon </w:t>
      </w:r>
      <w:r>
        <w:rPr>
          <w:shd w:val="clear" w:color="auto" w:fill="00FFFF"/>
        </w:rPr>
        <w:t>(Table S9)</w:t>
      </w:r>
      <w:r>
        <w:t>.</w:t>
      </w:r>
    </w:p>
    <w:p w14:paraId="0235275D" w14:textId="77777777" w:rsidR="00C357D0" w:rsidRDefault="00000000">
      <w:pPr>
        <w:pStyle w:val="normalfirst"/>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 xml:space="preserve">While the 89-type classification system on the whole better discriminates signau,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4C33BD67" w14:textId="77777777" w:rsidR="00C357D0" w:rsidRDefault="00000000">
      <w:pPr>
        <w:pStyle w:val="normalfirst"/>
        <w:rPr>
          <w:b/>
          <w:bCs/>
          <w:i/>
          <w:iCs/>
        </w:rPr>
      </w:pPr>
      <w:r>
        <w:rPr>
          <w:b/>
          <w:bCs/>
          <w:i/>
          <w:iCs/>
        </w:rPr>
        <w:t>New insights</w:t>
      </w:r>
    </w:p>
    <w:p w14:paraId="77F5EF1C" w14:textId="77777777" w:rsidR="00C357D0" w:rsidRDefault="00000000">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w:t>
      </w:r>
      <w:r>
        <w:lastRenderedPageBreak/>
        <w:t>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p>
    <w:p w14:paraId="30E2FC16" w14:textId="77777777" w:rsidR="00C357D0" w:rsidRDefault="00000000">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ascii="DejaVu Sans" w:hAnsi="DejaVu Sans" w:cs="DejaVu Sans" w:hint="eastAsia"/>
        </w:rPr>
        <w:t>→</w:t>
      </w:r>
      <w:r>
        <w:rPr>
          <w:rFonts w:eastAsia="宋体" w:hint="eastAsia"/>
        </w:rPr>
        <w:t>TTT)</w:t>
      </w:r>
      <w:r>
        <w:rPr>
          <w:rFonts w:eastAsia="宋体"/>
        </w:rPr>
        <w:t xml:space="preserve"> and SBS13 </w:t>
      </w:r>
      <w:r>
        <w:rPr>
          <w:rFonts w:eastAsia="宋体" w:hint="eastAsia"/>
        </w:rPr>
        <w:t>(TCA</w:t>
      </w:r>
      <w:r>
        <w:rPr>
          <w:rFonts w:ascii="DejaVu Sans" w:hAnsi="DejaVu Sans" w:cs="DejaVu Sans" w:hint="eastAsia"/>
        </w:rPr>
        <w:t>→</w:t>
      </w:r>
      <w:r>
        <w:rPr>
          <w:rFonts w:eastAsia="宋体" w:hint="eastAsia"/>
        </w:rPr>
        <w:t>TGA and TCT</w:t>
      </w:r>
      <w:r>
        <w:rPr>
          <w:rFonts w:ascii="DejaVu Sans" w:hAnsi="DejaVu Sans" w:cs="DejaVu Sans" w:hint="eastAsia"/>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14:paraId="0EED95A9" w14:textId="77777777" w:rsidR="00C357D0" w:rsidRDefault="00000000">
      <w:pPr>
        <w:pStyle w:val="normalfirst"/>
        <w:rPr>
          <w:shd w:val="clear" w:color="auto" w:fill="FFFF00"/>
        </w:rPr>
      </w:pPr>
      <w:r>
        <w:rPr>
          <w:b/>
          <w:bCs/>
          <w:i/>
          <w:iCs/>
          <w:shd w:val="clear" w:color="auto" w:fill="FFFF00"/>
        </w:rPr>
        <w:t xml:space="preserve">STEVE DEFINITE NEED PARAGRAPH </w:t>
      </w:r>
      <w:r>
        <w:rPr>
          <w:i/>
          <w:iCs/>
          <w:shd w:val="clear" w:color="auto" w:fill="FFFF00"/>
        </w:rPr>
        <w:t>N_beta is the new ID2</w:t>
      </w:r>
    </w:p>
    <w:p w14:paraId="4B933AAD" w14:textId="77777777" w:rsidR="00C357D0" w:rsidRDefault="00000000">
      <w:pPr>
        <w:rPr>
          <w:shd w:val="clear" w:color="auto" w:fill="FFFF00"/>
        </w:rPr>
      </w:pPr>
      <w:r>
        <w:rPr>
          <w:shd w:val="clear" w:color="auto" w:fill="FFFF00"/>
        </w:rPr>
        <w:t>A similar pattern was observed for ID_N, which was found in all cancer types. Its sub-signature, InsDel_N</w:t>
      </w:r>
      <w:r>
        <w:rPr>
          <w:rFonts w:eastAsia="宋体"/>
          <w:shd w:val="clear" w:color="auto" w:fill="FFFF00"/>
        </w:rPr>
        <w:t>α</w:t>
      </w:r>
      <w:r>
        <w:rPr>
          <w:shd w:val="clear" w:color="auto" w:fill="FFFF00"/>
        </w:rPr>
        <w:t>, was specifically linked to POLE mutations and mismatch repair deficiency, whereas InsDel_N</w:t>
      </w:r>
      <w:r>
        <w:rPr>
          <w:rFonts w:eastAsia="宋体"/>
          <w:shd w:val="clear" w:color="auto" w:fill="FFFF00"/>
        </w:rPr>
        <w:t>β</w:t>
      </w:r>
      <w:r>
        <w:rPr>
          <w:shd w:val="clear" w:color="auto" w:fill="FFFF00"/>
        </w:rPr>
        <w:t xml:space="preserve"> was prevalent across a broad range of cancer types.</w:t>
      </w:r>
    </w:p>
    <w:p w14:paraId="6A3EE738" w14:textId="77777777" w:rsidR="00C357D0" w:rsidRDefault="00000000">
      <w:pPr>
        <w:pStyle w:val="Heading3"/>
        <w:numPr>
          <w:ilvl w:val="0"/>
          <w:numId w:val="0"/>
        </w:numPr>
        <w:rPr>
          <w:i/>
          <w:iCs/>
          <w:sz w:val="24"/>
          <w:szCs w:val="24"/>
        </w:rPr>
      </w:pPr>
      <w:r>
        <w:rPr>
          <w:i/>
          <w:iCs/>
          <w:sz w:val="24"/>
          <w:szCs w:val="24"/>
        </w:rPr>
        <w:lastRenderedPageBreak/>
        <w:t>Associations between indel signatures and SBS signatures &lt;FOR STEVE TO REVIEW&gt;</w:t>
      </w:r>
    </w:p>
    <w:p w14:paraId="53D2DDD9" w14:textId="3918B14A" w:rsidR="00C357D0"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unsupervised hierarchical clustering, we grouped mutational signatures into several distinct modules </w:t>
      </w:r>
      <w:r>
        <w:rPr>
          <w:shd w:val="clear" w:color="auto" w:fill="00FFFF"/>
        </w:rPr>
        <w:t>(</w:t>
      </w:r>
      <w:commentRangeStart w:id="19"/>
      <w:r>
        <w:rPr>
          <w:shd w:val="clear" w:color="auto" w:fill="00FFFF"/>
        </w:rPr>
        <w:t xml:space="preserve">Figure </w:t>
      </w:r>
      <w:r w:rsidR="009E5766">
        <w:rPr>
          <w:rFonts w:eastAsia="宋体" w:hint="eastAsia"/>
          <w:shd w:val="clear" w:color="auto" w:fill="00FFFF"/>
        </w:rPr>
        <w:t>4</w:t>
      </w:r>
      <w:commentRangeEnd w:id="19"/>
      <w:r w:rsidR="009E5766">
        <w:rPr>
          <w:rStyle w:val="CommentReference"/>
          <w:sz w:val="24"/>
          <w:szCs w:val="24"/>
          <w:shd w:val="clear" w:color="auto" w:fill="00FFFF"/>
        </w:rPr>
        <w:commentReference w:id="19"/>
      </w:r>
      <w:r>
        <w:rPr>
          <w:shd w:val="clear" w:color="auto" w:fill="00FFFF"/>
        </w:rPr>
        <w:t>)</w:t>
      </w:r>
      <w:r>
        <w:t>. The APOBEC-related cluster includes SBS2 and SBS13 and sho</w:t>
      </w:r>
      <w:r>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5B95BE5F" w14:textId="1BF59D17" w:rsidR="00C357D0" w:rsidRDefault="00000000">
      <w:r>
        <w:t xml:space="preserve">Within the mismatch repair deficiency (MMR) cluster, we observed a strong network of correlations between SBS6, SBS26, SBS44, and a group of indel signatures, including C_ID2, InsDel2b, InsDel2c, InsDel7, InsDel_D, and InsDel_J (Figure </w:t>
      </w:r>
      <w:r w:rsidR="009E5766">
        <w:rPr>
          <w:rFonts w:eastAsia="宋体" w:hint="eastAsia"/>
        </w:rPr>
        <w:t>4</w:t>
      </w:r>
      <w: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1AB53BF9" w14:textId="77777777" w:rsidR="00C357D0" w:rsidRDefault="00000000">
      <w:r>
        <w:t xml:space="preserve">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w:t>
      </w:r>
      <w:r>
        <w:lastRenderedPageBreak/>
        <w:t>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35CA83CB" w14:textId="20859040" w:rsidR="00C357D0"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sidR="009E5766">
        <w:rPr>
          <w:rFonts w:eastAsia="宋体" w:hint="eastAsia"/>
        </w:rPr>
        <w:t>4</w:t>
      </w:r>
      <w:r>
        <w:t xml:space="preserve">,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w:t>
      </w:r>
      <w:r w:rsidR="009E5766">
        <w:rPr>
          <w:rFonts w:eastAsia="宋体" w:hint="eastAsia"/>
        </w:rPr>
        <w:t>4</w:t>
      </w:r>
      <w:r>
        <w:t xml:space="preserve">, “GI-ROS”). </w:t>
      </w:r>
    </w:p>
    <w:p w14:paraId="352ECF66" w14:textId="77777777" w:rsidR="00C357D0" w:rsidRDefault="00000000">
      <w:pPr>
        <w:pStyle w:val="Heading2"/>
      </w:pPr>
      <w:r>
        <w:rPr>
          <w:rFonts w:hint="eastAsia"/>
        </w:rPr>
        <w:t>Topography of indel mutational signatures &lt;MO EDIT&gt;</w:t>
      </w:r>
    </w:p>
    <w:p w14:paraId="5FD74EEC" w14:textId="77777777" w:rsidR="00C357D0" w:rsidRDefault="00000000">
      <w:commentRangeStart w:id="20"/>
      <w:r>
        <w:t>Interesting – ID_K lagging strand enrichment related to POLE</w:t>
      </w:r>
      <w:commentRangeEnd w:id="20"/>
      <w:r w:rsidR="003F7AFD">
        <w:rPr>
          <w:rStyle w:val="CommentReference"/>
          <w:sz w:val="24"/>
          <w:szCs w:val="24"/>
        </w:rPr>
        <w:commentReference w:id="20"/>
      </w:r>
    </w:p>
    <w:p w14:paraId="61FBAFE4" w14:textId="43E7B518" w:rsidR="00C357D0" w:rsidRPr="003F7AFD" w:rsidRDefault="00000000">
      <w:pPr>
        <w:rPr>
          <w:rFonts w:eastAsia="宋体" w:hint="eastAsia"/>
        </w:rPr>
      </w:pPr>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sidR="009E5766">
        <w:rPr>
          <w:rFonts w:eastAsia="宋体" w:hint="eastAsia"/>
        </w:rPr>
        <w:t>5</w:t>
      </w:r>
      <w:r>
        <w:rPr>
          <w:rFonts w:hint="eastAsia"/>
        </w:rPr>
        <w:t>A</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Signatures attributed to exogenous mutational processes, such as C_ID3 (tobacco smoking exposure), C_ID14 (correlated with </w:t>
      </w:r>
      <w:r>
        <w:rPr>
          <w:rFonts w:hint="eastAsia"/>
        </w:rPr>
        <w:t>SBS93</w:t>
      </w:r>
      <w:r>
        <w:t xml:space="preserve">) and C_ID18 (colibactin exposure), showed consistent transcription strand bias </w:t>
      </w:r>
      <w:r>
        <w:rPr>
          <w:rFonts w:hint="eastAsia"/>
        </w:rPr>
        <w:t>with</w:t>
      </w:r>
      <w:r>
        <w:t xml:space="preserve"> mutations enriched in the transcribed </w:t>
      </w:r>
      <w:r>
        <w:lastRenderedPageBreak/>
        <w:t xml:space="preserve">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w:t>
      </w:r>
      <w:r w:rsidR="00E44183">
        <w:rPr>
          <w:rFonts w:eastAsia="宋体" w:hint="eastAsia"/>
        </w:rPr>
        <w:t>[</w:t>
      </w:r>
      <w:r>
        <w:t>TOP1</w:t>
      </w:r>
      <w:r w:rsidR="00E44183">
        <w:rPr>
          <w:rFonts w:eastAsia="宋体" w:hint="eastAsia"/>
        </w:rPr>
        <w:t>]</w:t>
      </w:r>
      <w:r>
        <w:t xml:space="preserve">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sidR="009E5766">
        <w:rPr>
          <w:rFonts w:eastAsia="宋体" w:hint="eastAsia"/>
        </w:rPr>
        <w:t>5</w:t>
      </w:r>
      <w:r>
        <w:rPr>
          <w:rFonts w:hint="eastAsia"/>
        </w:rPr>
        <w:t>B</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w:t>
      </w:r>
      <w:r w:rsidR="003F7AFD" w:rsidRPr="003F7AFD">
        <w:t xml:space="preserve">Analogous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sidR="003F7AFD">
        <w:rPr>
          <w:rFonts w:eastAsia="宋体" w:hint="eastAsia"/>
        </w:rPr>
        <w:t>3</w:t>
      </w:r>
      <w:r w:rsidR="003F7AFD" w:rsidRPr="003F7AFD">
        <w:t xml:space="preserve"> </w:t>
      </w:r>
      <w:r w:rsidR="003F7AFD">
        <w:rPr>
          <w:rFonts w:eastAsia="宋体" w:hint="eastAsia"/>
        </w:rPr>
        <w:t>defective MMR</w:t>
      </w:r>
      <w:r w:rsidR="003F7AFD" w:rsidRPr="003F7AFD">
        <w:t xml:space="preserve"> signatures displayed distinct replication strand asymmetries, where ID_K was enriched predominantly on the leading strand, whereas C_ID7 and ID_N showed preferential enrichment on the lagging strand. </w:t>
      </w:r>
      <w:commentRangeStart w:id="21"/>
      <w:r w:rsidR="003F7AFD" w:rsidRPr="003F7AFD">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21"/>
      <w:r w:rsidR="003F7AFD" w:rsidRPr="003F7AFD">
        <w:rPr>
          <w:rStyle w:val="CommentReference"/>
          <w:rFonts w:eastAsia="宋体" w:hint="eastAsia"/>
          <w:sz w:val="24"/>
          <w:szCs w:val="24"/>
        </w:rPr>
        <w:commentReference w:id="21"/>
      </w:r>
    </w:p>
    <w:p w14:paraId="0F9796D9" w14:textId="34908E7A" w:rsidR="00C357D0"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sidR="009E5766">
        <w:rPr>
          <w:rFonts w:eastAsia="宋体" w:hint="eastAsia"/>
        </w:rPr>
        <w:t>5</w:t>
      </w:r>
      <w:r>
        <w:rPr>
          <w:rFonts w:hint="eastAsia"/>
        </w:rPr>
        <w:t>C)</w:t>
      </w:r>
      <w:r>
        <w:t xml:space="preserve">. Among the 6 signatures, </w:t>
      </w:r>
      <w:r w:rsidR="003F7AFD">
        <w:rPr>
          <w:rFonts w:eastAsia="宋体" w:hint="eastAsia"/>
        </w:rPr>
        <w:t>3</w:t>
      </w:r>
      <w:r>
        <w:t xml:space="preserve"> of them were associated with defective endogenous mutational processes, including </w:t>
      </w:r>
      <w:r>
        <w:rPr>
          <w:rFonts w:hint="eastAsia"/>
        </w:rPr>
        <w:t>C_ID8</w:t>
      </w:r>
      <w:r>
        <w:t xml:space="preserve"> (Repair of </w:t>
      </w:r>
      <w:r>
        <w:lastRenderedPageBreak/>
        <w:t>DNA double strand breaks by NHEJ), C_ID17(TOP2A K743N mediated mutagenesis)</w:t>
      </w:r>
      <w:r w:rsidR="003F7AFD">
        <w:rPr>
          <w:rFonts w:eastAsia="宋体" w:hint="eastAsia"/>
        </w:rPr>
        <w:t xml:space="preserve"> and</w:t>
      </w:r>
      <w:r>
        <w:t xml:space="preserve"> </w:t>
      </w:r>
      <w:r>
        <w:rPr>
          <w:rFonts w:eastAsia="宋体" w:hint="eastAsia"/>
        </w:rPr>
        <w:t xml:space="preserve">ID_F </w:t>
      </w:r>
      <w:r>
        <w:t xml:space="preserve">(TOP1-mediated mutagenesis). Another </w:t>
      </w:r>
      <w:r w:rsidR="003F7AFD">
        <w:rPr>
          <w:rFonts w:eastAsia="宋体" w:hint="eastAsia"/>
        </w:rPr>
        <w:t>3</w:t>
      </w:r>
      <w:r>
        <w:t xml:space="preserve"> signatures with mutation enriched in genic regions were of unknown etiology (C_ID4, </w:t>
      </w:r>
      <w:r>
        <w:rPr>
          <w:rFonts w:eastAsia="宋体" w:hint="eastAsia"/>
        </w:rPr>
        <w:t>ID_</w:t>
      </w:r>
      <w:r>
        <w:rPr>
          <w:rFonts w:eastAsia="宋体"/>
        </w:rPr>
        <w:t>E</w:t>
      </w:r>
      <w:r w:rsidR="003F7AFD">
        <w:rPr>
          <w:rFonts w:eastAsia="宋体" w:hint="eastAsia"/>
        </w:rPr>
        <w:t xml:space="preserve"> and ID_L</w:t>
      </w:r>
      <w:r>
        <w:t>).</w:t>
      </w:r>
    </w:p>
    <w:p w14:paraId="4582AE37" w14:textId="1607EA43" w:rsidR="00C357D0" w:rsidRDefault="00000000">
      <w:r>
        <w:t>The effect of DNA replication timing was also observed in many 83-type signatures</w:t>
      </w:r>
      <w:r>
        <w:rPr>
          <w:rFonts w:hint="eastAsia"/>
        </w:rPr>
        <w:t xml:space="preserve"> (Figure </w:t>
      </w:r>
      <w:r w:rsidR="009E5766">
        <w:rPr>
          <w:rFonts w:eastAsia="宋体" w:hint="eastAsia"/>
        </w:rPr>
        <w:t>5</w:t>
      </w:r>
      <w:r>
        <w:rPr>
          <w:rFonts w:hint="eastAsia"/>
        </w:rPr>
        <w:t>D</w:t>
      </w:r>
      <w:r>
        <w:rPr>
          <w:rFonts w:ascii="宋体" w:eastAsia="宋体" w:hAnsi="宋体" w:cs="宋体" w:hint="eastAsia"/>
        </w:rPr>
        <w:t>,</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commentRangeStart w:id="22"/>
      <w:commentRangeStart w:id="23"/>
      <w:r>
        <w:rPr>
          <w:shd w:val="clear" w:color="auto" w:fill="00FFFF"/>
        </w:rPr>
        <w:t>Figure S</w:t>
      </w:r>
      <w:r>
        <w:rPr>
          <w:rFonts w:eastAsia="宋体" w:hint="eastAsia"/>
          <w:shd w:val="clear" w:color="auto" w:fill="00FFFF"/>
        </w:rPr>
        <w:t>4</w:t>
      </w:r>
      <w:commentRangeEnd w:id="22"/>
      <w:r w:rsidR="004B6B1E">
        <w:rPr>
          <w:rStyle w:val="CommentReference"/>
          <w:sz w:val="24"/>
          <w:szCs w:val="24"/>
          <w:shd w:val="clear" w:color="auto" w:fill="00FFFF"/>
        </w:rPr>
        <w:commentReference w:id="22"/>
      </w:r>
      <w:commentRangeEnd w:id="23"/>
      <w:r w:rsidR="003F7AFD">
        <w:rPr>
          <w:rStyle w:val="CommentReference"/>
          <w:sz w:val="24"/>
          <w:szCs w:val="24"/>
          <w:shd w:val="clear" w:color="auto" w:fill="00FFFF"/>
        </w:rPr>
        <w:commentReference w:id="23"/>
      </w:r>
      <w:r>
        <w:rPr>
          <w:shd w:val="clear" w:color="auto" w:fill="00FFFF"/>
        </w:rPr>
        <w:t>, Table S</w:t>
      </w:r>
      <w:r>
        <w:rPr>
          <w:rFonts w:eastAsia="宋体" w:hint="eastAsia"/>
          <w:shd w:val="clear" w:color="auto" w:fill="00FFFF"/>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1625457" w14:textId="77777777" w:rsidR="00C357D0" w:rsidRDefault="00000000">
      <w:pPr>
        <w:pStyle w:val="Heading2"/>
      </w:pPr>
      <w:r>
        <w:t>New indel type classifications reveal an accurate signature of RNase H2 deficiency</w:t>
      </w:r>
    </w:p>
    <w:p w14:paraId="744A57B5" w14:textId="0BA68FEA" w:rsidR="00C357D0"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4" w:name="ZOTERO_BREF_xeDB1zkV4c3y"/>
      <w:r>
        <w:t>(Jin et al. 2024; Reijns et al. 2022; Koh et al. 2025)</w:t>
      </w:r>
      <w:bookmarkEnd w:id="24"/>
      <w:r>
        <w:t xml:space="preserve">. However, we detected a new indel signature, </w:t>
      </w:r>
      <w:r>
        <w:lastRenderedPageBreak/>
        <w:t xml:space="preserve">InsDel_F, which better corresponds to RNase H2 deficiency experimental data than ID4 </w:t>
      </w:r>
      <w:r>
        <w:rPr>
          <w:shd w:val="clear" w:color="auto" w:fill="FFFF00"/>
        </w:rPr>
        <w:t>(Figure</w:t>
      </w:r>
      <w:r>
        <w:rPr>
          <w:rFonts w:eastAsia="宋体" w:hint="eastAsia"/>
          <w:shd w:val="clear" w:color="auto" w:fill="FFFF00"/>
        </w:rPr>
        <w:t xml:space="preserve"> </w:t>
      </w:r>
      <w:r w:rsidR="009E5766">
        <w:rPr>
          <w:rFonts w:eastAsia="宋体" w:hint="eastAsia"/>
          <w:shd w:val="clear" w:color="auto" w:fill="FFFF00"/>
        </w:rPr>
        <w:t>6</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val="clear" w:color="auto" w:fill="FFFF00"/>
        </w:rPr>
        <w:t xml:space="preserve">&lt;Put the mice first&gt; </w:t>
      </w:r>
      <w: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val="clear" w:color="auto" w:fill="00FFFF"/>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6313AD3E" w14:textId="77777777" w:rsidR="00C357D0" w:rsidRDefault="00C357D0">
      <w:pPr>
        <w:ind w:firstLine="0"/>
      </w:pPr>
    </w:p>
    <w:p w14:paraId="04EA1259" w14:textId="77777777" w:rsidR="00C357D0" w:rsidRDefault="00000000">
      <w:pPr>
        <w:pStyle w:val="Heading2"/>
        <w:rPr>
          <w:rFonts w:eastAsia="宋体"/>
        </w:rPr>
      </w:pPr>
      <w:r>
        <w:t>Demographic Associations</w:t>
      </w:r>
      <w:r>
        <w:rPr>
          <w:rFonts w:eastAsia="宋体" w:hint="eastAsia"/>
        </w:rPr>
        <w:t xml:space="preserve"> with Gender and Age STEVE REVIEW</w:t>
      </w:r>
    </w:p>
    <w:p w14:paraId="22CE863F" w14:textId="77777777" w:rsidR="00C357D0"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w:t>
      </w:r>
      <w:r>
        <w:rPr>
          <w:rFonts w:eastAsia="宋体"/>
        </w:rPr>
        <w:lastRenderedPageBreak/>
        <w:t>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6800F547" w14:textId="77777777" w:rsidR="00C357D0"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xml:space="preserve">. However, these broad </w:t>
      </w:r>
      <w:r>
        <w:rPr>
          <w:rFonts w:eastAsia="宋体"/>
        </w:rPr>
        <w:lastRenderedPageBreak/>
        <w:t>pan-cancer associations likely reflect weak or heterogeneous age dependencies spread across multiple tumor types, rather than strong, tissue-specific age effects.</w:t>
      </w:r>
    </w:p>
    <w:p w14:paraId="07CE8F32" w14:textId="77777777" w:rsidR="00C357D0"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1A5821F2" w14:textId="77777777" w:rsidR="00C357D0" w:rsidRDefault="00000000">
      <w:pPr>
        <w:pStyle w:val="Heading1"/>
        <w:rPr>
          <w:rFonts w:eastAsiaTheme="minorEastAsia"/>
        </w:rPr>
      </w:pPr>
      <w:r>
        <w:t>Discussion</w:t>
      </w:r>
    </w:p>
    <w:p w14:paraId="421AFDE8" w14:textId="77777777" w:rsidR="00C357D0" w:rsidRDefault="00000000">
      <w:pPr>
        <w:rPr>
          <w:rFonts w:eastAsiaTheme="minorEastAsia"/>
        </w:rPr>
      </w:pPr>
      <w:r>
        <w:rPr>
          <w:rFonts w:eastAsiaTheme="minorEastAsia"/>
        </w:rPr>
        <w:t>In this study, we analyzed somatic indels in 6,975 whole-genome tumor samples spanning 3</w:t>
      </w:r>
      <w:r>
        <w:rPr>
          <w:rFonts w:eastAsia="宋体" w:hint="eastAsia"/>
        </w:rPr>
        <w:t>6</w:t>
      </w:r>
      <w:r>
        <w:rPr>
          <w:rFonts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208B8194" w14:textId="77777777" w:rsidR="00C357D0"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w:t>
      </w:r>
      <w:r>
        <w:rPr>
          <w:rFonts w:eastAsiaTheme="minorEastAsia"/>
        </w:rPr>
        <w:lastRenderedPageBreak/>
        <w:t>signatures to the established 83-type system, as well as in translating between these classification schemes</w:t>
      </w:r>
      <w:r>
        <w:rPr>
          <w:rFonts w:eastAsiaTheme="minorEastAsia" w:hint="eastAsia"/>
        </w:rPr>
        <w:t>.</w:t>
      </w:r>
      <w:bookmarkEnd w:id="0"/>
    </w:p>
    <w:p w14:paraId="22F6CB81" w14:textId="77777777" w:rsidR="00C357D0" w:rsidRDefault="00000000">
      <w: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70E9EB4D" w14:textId="77777777" w:rsidR="00C357D0"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58F4E833" w14:textId="77777777" w:rsidR="00C357D0" w:rsidRDefault="00000000">
      <w:r>
        <w:t xml:space="preserve">Our integrative analyses also examined the relationships between indel signatures and SBS signatures. The clustering of APOBEC-, UV-, </w:t>
      </w:r>
      <w:r>
        <w:rPr>
          <w:rFonts w:eastAsiaTheme="minorEastAsia" w:hint="eastAsia"/>
        </w:rPr>
        <w:t>HR</w:t>
      </w:r>
      <w:r>
        <w:t xml:space="preserve">-, MMR-, and POLE-related signatures is consistent with shared or linked mutational processes across mutation classes, supporting the idea that indel mutational signatures often arise in the context of broader mutational programs. </w:t>
      </w:r>
      <w:r>
        <w:lastRenderedPageBreak/>
        <w:t>These associations provide an additional layer of biological interpretation and help connect indel signatures to established mutagenic pathways.</w:t>
      </w:r>
    </w:p>
    <w:p w14:paraId="467CD6DA" w14:textId="77777777" w:rsidR="00C357D0"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5"/>
      <w:commentRangeStart w:id="26"/>
      <w:commentRangeStart w:id="27"/>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5"/>
      <w:r>
        <w:rPr>
          <w:rStyle w:val="CommentReference"/>
          <w:rFonts w:eastAsiaTheme="minorEastAsia"/>
          <w:sz w:val="24"/>
          <w:szCs w:val="24"/>
        </w:rPr>
        <w:commentReference w:id="25"/>
      </w:r>
      <w:commentRangeEnd w:id="26"/>
      <w:r>
        <w:rPr>
          <w:rStyle w:val="CommentReference"/>
          <w:rFonts w:eastAsiaTheme="minorEastAsia"/>
          <w:sz w:val="24"/>
          <w:szCs w:val="24"/>
        </w:rPr>
        <w:commentReference w:id="26"/>
      </w:r>
      <w:commentRangeEnd w:id="27"/>
      <w:r>
        <w:rPr>
          <w:rStyle w:val="CommentReference"/>
          <w:rFonts w:eastAsiaTheme="minorEastAsia"/>
          <w:sz w:val="24"/>
          <w:szCs w:val="24"/>
        </w:rPr>
        <w:commentReference w:id="27"/>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5CFB289E" w14:textId="77777777" w:rsidR="00C357D0"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2A522186" w14:textId="77777777" w:rsidR="00C357D0" w:rsidRDefault="00000000">
      <w:pPr>
        <w:pStyle w:val="Heading1"/>
      </w:pPr>
      <w:r>
        <w:lastRenderedPageBreak/>
        <w:t>Materials and methods</w:t>
      </w:r>
    </w:p>
    <w:p w14:paraId="2BDCC947" w14:textId="77777777" w:rsidR="00C357D0" w:rsidRDefault="00000000">
      <w:pPr>
        <w:pStyle w:val="Heading2"/>
      </w:pPr>
      <w:r>
        <w:t>Data sources</w:t>
      </w:r>
    </w:p>
    <w:p w14:paraId="50227A17" w14:textId="77777777" w:rsidR="00C357D0" w:rsidRDefault="00000000">
      <w:r>
        <w:t>Somatic indel calls from the ICGC/TCGA (International Cancer Genome Consortium/The Cancer Genome Atlas) Pan-Cancer Analysis of Whole Genomes Consortium and associated clinical characteristics were obtained from the ICGC data portal (</w:t>
      </w:r>
      <w:hyperlink r:id="rId19">
        <w:r>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w:t>
      </w:r>
      <w:r>
        <w:rPr>
          <w:shd w:val="clear" w:color="auto" w:fill="FFFF00"/>
        </w:rPr>
        <w:t xml:space="preserve">of the </w:t>
      </w:r>
      <w:r>
        <w:rPr>
          <w:rFonts w:eastAsia="宋体"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These data was also provided</w:t>
      </w:r>
      <w:r>
        <w:t xml:space="preserve"> are available in Table S</w:t>
      </w:r>
      <w:r>
        <w:rPr>
          <w:rFonts w:hint="eastAsia"/>
        </w:rPr>
        <w:t>1</w:t>
      </w:r>
      <w:r>
        <w:rPr>
          <w:rFonts w:eastAsia="宋体" w:hint="eastAsia"/>
        </w:rPr>
        <w:t>6</w:t>
      </w:r>
      <w:r>
        <w:rPr>
          <w:rFonts w:hint="eastAsia"/>
        </w:rPr>
        <w:t xml:space="preserve"> in </w:t>
      </w:r>
      <w:bookmarkStart w:id="28" w:name="ZOTERO_BREF_Jmprd6S6YeS8"/>
      <w:r>
        <w:rPr>
          <w:rFonts w:hint="eastAsia"/>
        </w:rPr>
        <w:t>(Priestley et al. 2019)</w:t>
      </w:r>
      <w:bookmarkEnd w:id="28"/>
      <w:r>
        <w:t xml:space="preserve">. </w:t>
      </w:r>
    </w:p>
    <w:p w14:paraId="55B2A144" w14:textId="77777777" w:rsidR="00C357D0" w:rsidRDefault="00000000">
      <w:pPr>
        <w:pStyle w:val="Heading2"/>
      </w:pPr>
      <w:r>
        <w:rPr>
          <w:rFonts w:hint="eastAsia"/>
        </w:rPr>
        <w:t xml:space="preserve">De novo </w:t>
      </w:r>
      <w:r>
        <w:t>Mutational signature extraction</w:t>
      </w:r>
    </w:p>
    <w:p w14:paraId="40E19089" w14:textId="77777777" w:rsidR="00C357D0"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2872A1A7" w14:textId="77777777" w:rsidR="00C357D0" w:rsidRDefault="00000000">
      <w:pPr>
        <w:ind w:firstLineChars="200" w:firstLine="48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宋体"/>
        </w:rPr>
        <w:lastRenderedPageBreak/>
        <w:t>high tumor mutational burden, an additional downsampling step was applied (downsample_threshold = 3000) to reduce computational time.</w:t>
      </w:r>
    </w:p>
    <w:p w14:paraId="50B03AE4" w14:textId="77777777" w:rsidR="00C357D0"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14:paraId="13D011A6" w14:textId="77777777" w:rsidR="00C357D0"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3041D876" w14:textId="77777777" w:rsidR="00C357D0"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20">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14:paraId="6919E175" w14:textId="77777777" w:rsidR="00C357D0"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mSigHdp and SigProfilerExtractor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20EB475B" w14:textId="77777777" w:rsidR="00C357D0" w:rsidRDefault="00000000">
      <w:pPr>
        <w:pStyle w:val="Heading2"/>
        <w:rPr>
          <w:rFonts w:eastAsia="宋体"/>
        </w:rPr>
      </w:pPr>
      <w:r>
        <w:rPr>
          <w:rFonts w:eastAsia="宋体" w:hint="eastAsia"/>
        </w:rPr>
        <w:lastRenderedPageBreak/>
        <w:t>Assignment of signature activity to each individual genome</w:t>
      </w:r>
    </w:p>
    <w:p w14:paraId="7D1D3F94" w14:textId="77777777" w:rsidR="00C357D0" w:rsidRDefault="00000000">
      <w:pPr>
        <w:pStyle w:val="normalfirst"/>
        <w:ind w:firstLineChars="200" w:firstLine="480"/>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661D0294" w14:textId="77777777" w:rsidR="00C357D0" w:rsidRDefault="00000000">
      <w:pPr>
        <w:pStyle w:val="Heading2"/>
        <w:rPr>
          <w:rFonts w:eastAsia="宋体"/>
        </w:rPr>
      </w:pPr>
      <w:r>
        <w:rPr>
          <w:rFonts w:eastAsia="宋体"/>
        </w:rPr>
        <w:t>Simulating synthetic cancer datasets</w:t>
      </w:r>
    </w:p>
    <w:p w14:paraId="01F8E4AD" w14:textId="77777777" w:rsidR="00C357D0"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1">
        <w:r>
          <w:rPr>
            <w:rStyle w:val="Hyperlink"/>
          </w:rPr>
          <w:t>https://bmcbioinformatics.biomedcentral.com/articles/10.1186/s12859-020-03772-3</w:t>
        </w:r>
      </w:hyperlink>
      <w:r>
        <w:t xml:space="preserve">). </w:t>
      </w:r>
    </w:p>
    <w:p w14:paraId="44696C75" w14:textId="77777777" w:rsidR="00C357D0" w:rsidRDefault="00000000">
      <w:pPr>
        <w:pStyle w:val="Heading2"/>
        <w:rPr>
          <w:rFonts w:eastAsia="宋体"/>
        </w:rPr>
      </w:pPr>
      <w:r>
        <w:rPr>
          <w:rFonts w:eastAsia="宋体"/>
        </w:rPr>
        <w:t>Annotating somatic indels based on transcribed versus un-transcribed strand</w:t>
      </w:r>
    </w:p>
    <w:p w14:paraId="1B729369" w14:textId="77777777" w:rsidR="00C357D0" w:rsidRDefault="00000000">
      <w:pPr>
        <w:ind w:firstLine="0"/>
      </w:pPr>
      <w:r>
        <w:t>We followed the method in (</w:t>
      </w:r>
      <w:hyperlink r:id="rId22">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w:t>
      </w:r>
      <w:r>
        <w:lastRenderedPageBreak/>
        <w:t xml:space="preserve">strand was on the + strand of the genome, or else un-transcribed (sense). The logic was inverted for – strand indels. Indels in bidirectionally transcribed regions were ignored. </w:t>
      </w:r>
    </w:p>
    <w:p w14:paraId="158DD187" w14:textId="77777777" w:rsidR="00C357D0" w:rsidRDefault="00000000">
      <w:pPr>
        <w:pStyle w:val="Heading2"/>
        <w:rPr>
          <w:rFonts w:eastAsia="宋体"/>
        </w:rPr>
      </w:pPr>
      <w:r>
        <w:rPr>
          <w:rFonts w:eastAsia="宋体"/>
        </w:rPr>
        <w:t>Annotating somatic indels based on leading versus lagging replication strand</w:t>
      </w:r>
    </w:p>
    <w:p w14:paraId="7CABEC39" w14:textId="77777777" w:rsidR="00C357D0" w:rsidRDefault="00000000">
      <w:r>
        <w:t>Replication strand was determined by wavelet-smoothed replication-timing signal data that indicated both “valleys” (replication termination zones) and “peaks” (replication initiation zones) (</w:t>
      </w:r>
      <w:hyperlink r:id="rId23">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6A925225" w14:textId="77777777" w:rsidR="00C357D0" w:rsidRDefault="00000000">
      <w:pPr>
        <w:pStyle w:val="Heading2"/>
        <w:rPr>
          <w:rFonts w:eastAsia="宋体"/>
        </w:rPr>
      </w:pPr>
      <w:r>
        <w:rPr>
          <w:rFonts w:eastAsia="宋体"/>
        </w:rPr>
        <w:t>Detecting strand asymmetries across cancer types</w:t>
      </w:r>
    </w:p>
    <w:p w14:paraId="0A6656FF" w14:textId="77777777" w:rsidR="00C357D0"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13242A4A" w14:textId="77777777" w:rsidR="00C357D0" w:rsidRDefault="00000000">
      <w:pPr>
        <w:rPr>
          <w:ins w:id="29"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w:t>
      </w:r>
      <w:r>
        <w:lastRenderedPageBreak/>
        <w:t>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30" w:author="Steve Rozen, Ph.D." w:date="2026-05-28T17:44:00Z">
        <w:r>
          <w:t xml:space="preserve"> </w:t>
        </w:r>
      </w:ins>
    </w:p>
    <w:p w14:paraId="6D770E74" w14:textId="77777777" w:rsidR="00C357D0" w:rsidRDefault="00000000">
      <w:pPr>
        <w:rPr>
          <w:del w:id="31" w:author="Steve Rozen, Ph.D." w:date="2026-05-28T17:47:00Z"/>
        </w:rPr>
      </w:pPr>
      <w:ins w:id="32" w:author="Unknown Author" w:date="2026-05-28T18:56:00Z">
        <w:r>
          <w:t>strand ratio</w:t>
        </w:r>
      </w:ins>
      <w:ins w:id="33" w:author="Steve Rozen, Ph.D." w:date="2026-05-28T17:44:00Z">
        <w:r>
          <w:t xml:space="preserve"> = (+ strand_mutation_counts)·</w:t>
        </w:r>
      </w:ins>
      <w:ins w:id="34" w:author="Steve Rozen, Ph.D." w:date="2026-05-28T17:46:00Z">
        <w:r>
          <w:t>(- strand_mutation_counts)</w:t>
        </w:r>
        <w:r>
          <w:rPr>
            <w:vertAlign w:val="superscript"/>
          </w:rPr>
          <w:t xml:space="preserve">-1 </w:t>
        </w:r>
      </w:ins>
    </w:p>
    <w:p w14:paraId="0B72737A" w14:textId="77777777" w:rsidR="00C357D0" w:rsidRDefault="00C357D0"/>
    <w:p w14:paraId="40C4C232" w14:textId="77777777" w:rsidR="00C357D0" w:rsidRDefault="00000000">
      <w:pPr>
        <w:ind w:firstLine="0"/>
        <w:rPr>
          <w:del w:id="35" w:author="Steve Rozen, Ph.D." w:date="2026-05-28T17:49:00Z"/>
          <w:shd w:val="clear" w:color="auto" w:fill="FFFF00"/>
        </w:rPr>
      </w:pPr>
      <w:ins w:id="36" w:author="Steve Rozen, Ph.D." w:date="2026-05-28T17:48:00Z">
        <w:r>
          <w:rPr>
            <w:shd w:val="clear" w:color="auto" w:fill="FFFF00"/>
          </w:rPr>
          <w:t xml:space="preserve">We calculated the </w:t>
        </w:r>
      </w:ins>
      <w:del w:id="37" w:author="Steve Rozen, Ph.D." w:date="2026-05-28T17:49:00Z">
        <w:r>
          <w:rPr>
            <w:shd w:val="clear" w:color="auto" w:fill="FFFF00"/>
          </w:rPr>
          <w:delText>O</w:delText>
        </w:r>
      </w:del>
      <w:ins w:id="38" w:author="Steve Rozen, Ph.D." w:date="2026-05-28T17:49:00Z">
        <w:r>
          <w:rPr>
            <w:shd w:val="clear" w:color="auto" w:fill="FFFF00"/>
          </w:rPr>
          <w:t>os</w:t>
        </w:r>
      </w:ins>
      <w:r>
        <w:rPr>
          <w:shd w:val="clear" w:color="auto" w:fill="FFFF00"/>
        </w:rPr>
        <w:t xml:space="preserve">dds ratio between the </w:t>
      </w:r>
      <w:ins w:id="39" w:author="Steve Rozen, Ph.D." w:date="2026-05-28T17:48:00Z">
        <w:r>
          <w:rPr>
            <w:shd w:val="clear" w:color="auto" w:fill="FFFF00"/>
          </w:rPr>
          <w:t xml:space="preserve">strand </w:t>
        </w:r>
      </w:ins>
      <w:r>
        <w:rPr>
          <w:shd w:val="clear" w:color="auto" w:fill="FFFF00"/>
        </w:rPr>
        <w:t xml:space="preserve">ratio of real somatic indels and the </w:t>
      </w:r>
      <w:ins w:id="40" w:author="Steve Rozen, Ph.D." w:date="2026-05-28T17:48:00Z">
        <w:r>
          <w:rPr>
            <w:shd w:val="clear" w:color="auto" w:fill="FFFF00"/>
          </w:rPr>
          <w:t xml:space="preserve">strand </w:t>
        </w:r>
      </w:ins>
      <w:r>
        <w:rPr>
          <w:shd w:val="clear" w:color="auto" w:fill="FFFF00"/>
        </w:rPr>
        <w:t>ratio of simulated somatic indels</w:t>
      </w:r>
      <w:ins w:id="41" w:author="Steve Rozen, Ph.D." w:date="2026-05-28T17:49:00Z">
        <w:r>
          <w:rPr>
            <w:shd w:val="clear" w:color="auto" w:fill="FFFF00"/>
          </w:rPr>
          <w:t>.</w:t>
        </w:r>
      </w:ins>
      <w:del w:id="42" w:author="Steve Rozen, Ph.D." w:date="2026-05-28T17:49:00Z">
        <w:r>
          <w:rPr>
            <w:shd w:val="clear" w:color="auto" w:fill="FFFF00"/>
          </w:rPr>
          <w:delText xml:space="preserve"> was calculated as</w:delText>
        </w:r>
      </w:del>
    </w:p>
    <w:p w14:paraId="575ADED1" w14:textId="77777777" w:rsidR="00C357D0" w:rsidRDefault="00C357D0">
      <w:pPr>
        <w:ind w:firstLine="0"/>
      </w:pPr>
    </w:p>
    <w:p w14:paraId="5422CBEB" w14:textId="77777777" w:rsidR="00C357D0" w:rsidRDefault="00000000">
      <w:pPr>
        <w:ind w:firstLine="0"/>
      </w:pPr>
      <w:ins w:id="43" w:author="Steve Rozen, Ph.D." w:date="2026-05-28T17:50:00Z">
        <w:r>
          <w:t xml:space="preserve">We then calculated </w:t>
        </w:r>
      </w:ins>
      <w:del w:id="44" w:author="Steve Rozen, Ph.D." w:date="2026-05-28T17:50:00Z">
        <w:r>
          <w:delText xml:space="preserve">And </w:delText>
        </w:r>
      </w:del>
      <w:r>
        <w:t>p values were calculated for the odds ratio using Fisher’s exact test. Only strand asymmetries with p value &gt; 0.05 were considered showing strand asymmetries.</w:t>
      </w:r>
    </w:p>
    <w:p w14:paraId="55F5E7F6" w14:textId="77777777" w:rsidR="00C357D0" w:rsidRDefault="00C357D0">
      <w:pPr>
        <w:ind w:firstLine="0"/>
      </w:pPr>
    </w:p>
    <w:p w14:paraId="55D0B04B" w14:textId="77777777" w:rsidR="00C357D0" w:rsidRDefault="00000000">
      <w:pPr>
        <w:ind w:firstLine="0"/>
      </w:pPr>
      <w:r>
        <w:t xml:space="preserve">For a given cancer type, for e.g. genic vs non-in a sup table </w:t>
      </w:r>
    </w:p>
    <w:p w14:paraId="4208049D" w14:textId="77777777" w:rsidR="00C357D0" w:rsidRDefault="00C357D0">
      <w:pPr>
        <w:ind w:firstLine="0"/>
      </w:pPr>
    </w:p>
    <w:p w14:paraId="48A5CCEE" w14:textId="77777777" w:rsidR="00C357D0" w:rsidRDefault="00000000">
      <w:pPr>
        <w:ind w:firstLine="0"/>
      </w:pPr>
      <w:r>
        <w:t xml:space="preserve">             genic    non-genic</w:t>
      </w:r>
    </w:p>
    <w:p w14:paraId="1BB3B4C2" w14:textId="77777777" w:rsidR="00C357D0" w:rsidRDefault="00000000">
      <w:pPr>
        <w:ind w:firstLine="0"/>
      </w:pPr>
      <w:r>
        <w:t>real         100        600</w:t>
      </w:r>
    </w:p>
    <w:p w14:paraId="582A3856" w14:textId="77777777" w:rsidR="00C357D0" w:rsidRDefault="00000000">
      <w:pPr>
        <w:ind w:firstLine="0"/>
      </w:pPr>
      <w:r>
        <w:t>syn          100        300</w:t>
      </w:r>
    </w:p>
    <w:p w14:paraId="66C02E7B" w14:textId="77777777" w:rsidR="00C357D0" w:rsidRDefault="00C357D0">
      <w:pPr>
        <w:ind w:firstLine="0"/>
      </w:pPr>
    </w:p>
    <w:p w14:paraId="75C40C75" w14:textId="77777777" w:rsidR="00C357D0" w:rsidRDefault="00000000">
      <w:pPr>
        <w:pStyle w:val="Heading2"/>
        <w:rPr>
          <w:rFonts w:eastAsia="宋体"/>
        </w:rPr>
      </w:pPr>
      <w:r>
        <w:rPr>
          <w:rFonts w:eastAsia="宋体"/>
        </w:rPr>
        <w:t>Analyses of replication timing across cancer types</w:t>
      </w:r>
    </w:p>
    <w:p w14:paraId="7D1ED44B" w14:textId="77777777" w:rsidR="00C357D0" w:rsidRDefault="00000000">
      <w:r>
        <w:t>Replication timing data were obtained from (</w:t>
      </w:r>
      <w:hyperlink r:id="rId24">
        <w:r>
          <w:rPr>
            <w:rStyle w:val="Hyperlink"/>
          </w:rPr>
          <w:t>https://genomebiology.biomedcentral.com/articles/10.1186/s13059-018-1509-y</w:t>
        </w:r>
      </w:hyperlink>
      <w:r>
        <w:t xml:space="preserve">) The replication </w:t>
      </w:r>
      <w:r>
        <w:lastRenderedPageBreak/>
        <w:t xml:space="preserve">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2C341C0" w14:textId="77777777" w:rsidR="00C357D0" w:rsidRDefault="00000000">
      <w:pPr>
        <w:rPr>
          <w:del w:id="45" w:author="Steve Rozen, Ph.D." w:date="2026-05-28T17:42:00Z"/>
        </w:rPr>
      </w:pPr>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6" w:author="Steve Rozen, Ph.D." w:date="2026-05-28T17:41:00Z">
        <w:r>
          <w:t xml:space="preserve"> The two models are </w:t>
        </w:r>
        <w:r>
          <w:rPr>
            <w:i/>
            <w:iCs/>
          </w:rPr>
          <w:t>lm(R ~ c )</w:t>
        </w:r>
        <w:r>
          <w:t xml:space="preserve"> and </w:t>
        </w:r>
        <w:r>
          <w:rPr>
            <w:i/>
            <w:iCs/>
          </w:rPr>
          <w:t>lm(S ~ c)</w:t>
        </w:r>
        <w:r>
          <w:t xml:space="preserve">, where </w:t>
        </w:r>
      </w:ins>
    </w:p>
    <w:p w14:paraId="37BE2A02" w14:textId="77777777" w:rsidR="00C357D0" w:rsidRDefault="00C357D0">
      <w:pPr>
        <w:rPr>
          <w:del w:id="47" w:author="Steve Rozen, Ph.D." w:date="2026-05-28T17:42:00Z"/>
          <w:sz w:val="20"/>
          <w:szCs w:val="21"/>
        </w:rPr>
      </w:pPr>
    </w:p>
    <w:p w14:paraId="155E5E9A" w14:textId="77777777" w:rsidR="00C357D0" w:rsidRDefault="00C357D0">
      <w:pPr>
        <w:rPr>
          <w:del w:id="48" w:author="Steve Rozen, Ph.D." w:date="2026-05-28T17:42:00Z"/>
          <w:shd w:val="clear" w:color="auto" w:fill="FFFF00"/>
        </w:rPr>
      </w:pPr>
    </w:p>
    <w:p w14:paraId="6060058C" w14:textId="77777777" w:rsidR="00C357D0" w:rsidRDefault="00000000">
      <w:del w:id="49" w:author="Steve Rozen, Ph.D." w:date="2026-05-28T17:42:00Z">
        <w:r>
          <w:delText>In the above formula,</w:delText>
        </w:r>
      </w:del>
      <w:r>
        <w:t xml:space="preserve"> replication timing denotes a vector c = (1,2,3 … 10).</w:t>
      </w:r>
    </w:p>
    <w:p w14:paraId="5EC1B043" w14:textId="77777777" w:rsidR="00C357D0"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4793E377" w14:textId="77777777" w:rsidR="00C357D0" w:rsidRDefault="00000000">
      <w:r>
        <w:t xml:space="preserve">If the trends of a certain </w:t>
      </w:r>
      <w:r>
        <w:rPr>
          <w:rFonts w:eastAsia="宋体" w:hint="eastAsia"/>
        </w:rPr>
        <w:t>83-type</w:t>
      </w:r>
      <w:r>
        <w:t xml:space="preserve"> signature for the two datasets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w:t>
      </w:r>
      <w:ins w:id="50" w:author="Steve Rozen, Ph.D." w:date="2026-05-28T17:42:00Z">
        <w:r>
          <w:t xml:space="preserve">: </w:t>
        </w:r>
        <w:r>
          <w:rPr>
            <w:i/>
            <w:iCs/>
          </w:rPr>
          <w:t>lm(R ~ S + c)</w:t>
        </w:r>
      </w:ins>
      <w:del w:id="51" w:author="Steve Rozen, Ph.D." w:date="2026-05-28T17:42:00Z">
        <w:r>
          <w:rPr>
            <w:i/>
            <w:iCs/>
          </w:rPr>
          <w:delText xml:space="preserve">. </w:delText>
        </w:r>
      </w:del>
    </w:p>
    <w:p w14:paraId="0F8A2001" w14:textId="77777777" w:rsidR="00C357D0" w:rsidRDefault="00C357D0"/>
    <w:p w14:paraId="40FA7CB0" w14:textId="77777777" w:rsidR="00C357D0"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648E39DC" w14:textId="77777777" w:rsidR="00C357D0" w:rsidRDefault="00000000">
      <w:pPr>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F4EA987" w14:textId="77777777" w:rsidR="00C357D0"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47CA7C81" w14:textId="77777777" w:rsidR="00C357D0"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25" w:anchor="!Synapse:syn8016399" w:history="1">
        <w:r>
          <w:rPr>
            <w:rStyle w:val="Hyperlink"/>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3E17403F" w14:textId="77777777" w:rsidR="00C357D0" w:rsidRDefault="00000000">
      <w:pPr>
        <w:pStyle w:val="Heading2"/>
        <w:rPr>
          <w:rFonts w:eastAsia="宋体"/>
        </w:rPr>
      </w:pPr>
      <w:r>
        <w:rPr>
          <w:rFonts w:eastAsia="宋体"/>
        </w:rPr>
        <w:t>Extended sequence context</w:t>
      </w:r>
      <w:r>
        <w:rPr>
          <w:rFonts w:eastAsia="宋体" w:hint="eastAsia"/>
        </w:rPr>
        <w:t xml:space="preserve"> analysis</w:t>
      </w:r>
    </w:p>
    <w:p w14:paraId="1D08937F" w14:textId="77777777" w:rsidR="00C357D0"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xml:space="preserve">. From these genomes, we extracted all indels of the relevant type. We then examined the nucleotide sequence within a 21-base pair window centered on each indel site (±10 nucleotides from the indel </w:t>
      </w:r>
      <w:r>
        <w:lastRenderedPageBreak/>
        <w:t>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6D0F241C" w14:textId="77777777" w:rsidR="00C357D0" w:rsidRDefault="00C357D0">
      <w:pPr>
        <w:pStyle w:val="Heading1"/>
      </w:pPr>
    </w:p>
    <w:p w14:paraId="78E9301E" w14:textId="77777777" w:rsidR="00C357D0" w:rsidRDefault="00000000">
      <w:pPr>
        <w:pStyle w:val="Heading1"/>
      </w:pPr>
      <w:r>
        <w:rPr>
          <w:rFonts w:hint="eastAsia"/>
        </w:rPr>
        <w:t>Funding</w:t>
      </w:r>
    </w:p>
    <w:p w14:paraId="24E7E91C" w14:textId="77777777" w:rsidR="00C357D0"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6FE69489" w14:textId="77777777" w:rsidR="00C357D0" w:rsidRDefault="00000000">
      <w:pPr>
        <w:pStyle w:val="Heading1"/>
      </w:pPr>
      <w:r>
        <w:rPr>
          <w:rFonts w:hint="eastAsia"/>
        </w:rPr>
        <w:t>Author contributions</w:t>
      </w:r>
    </w:p>
    <w:p w14:paraId="7BDD42E7" w14:textId="77777777" w:rsidR="00C357D0" w:rsidRDefault="00000000">
      <w:pPr>
        <w:pStyle w:val="normalfirst"/>
        <w:rPr>
          <w:rFonts w:eastAsia="宋体"/>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宋体" w:hint="eastAsia"/>
        </w:rPr>
        <w:t xml:space="preserve">, and </w:t>
      </w:r>
      <w:r>
        <w:rPr>
          <w:rFonts w:hint="eastAsia"/>
        </w:rPr>
        <w:t xml:space="preserve">R.Y. characterized the topography of 83-type mutational signatures. </w:t>
      </w:r>
      <w:r>
        <w:rPr>
          <w:rFonts w:eastAsia="宋体" w:hint="eastAsia"/>
        </w:rPr>
        <w:t xml:space="preserve">M.L., X.M.W., R.S. and S.G.R. designed the website. </w:t>
      </w:r>
      <w:r>
        <w:t>Data interpretation and manuscript write-up were carried out by M.L., M.H., and S.G.R., with contributions from all other authors. All authors reviewed and approved the final manuscript.</w:t>
      </w:r>
    </w:p>
    <w:p w14:paraId="725C90ED" w14:textId="77777777" w:rsidR="00C357D0" w:rsidRDefault="00000000">
      <w:pPr>
        <w:pStyle w:val="normalfirst"/>
        <w:rPr>
          <w:rFonts w:eastAsia="宋体"/>
        </w:rPr>
      </w:pPr>
      <w:r>
        <w:rPr>
          <w:b/>
          <w:bCs/>
        </w:rPr>
        <w:t>Declaration of generative AI and AI-assisted technologies in the writing process.</w:t>
      </w:r>
      <w:r>
        <w:rPr>
          <w:rFonts w:eastAsia="宋体"/>
        </w:rPr>
        <w:t xml:space="preserve">  </w:t>
      </w:r>
    </w:p>
    <w:p w14:paraId="6430BB6C" w14:textId="77777777" w:rsidR="00C357D0" w:rsidRDefault="00000000">
      <w:pPr>
        <w:pStyle w:val="normalfirst"/>
        <w:rPr>
          <w:rFonts w:eastAsia="宋体"/>
        </w:rPr>
      </w:pPr>
      <w:r>
        <w:rPr>
          <w:rFonts w:eastAsia="宋体"/>
        </w:rPr>
        <w:t xml:space="preserve">During the preparation of this work the author(s) used </w:t>
      </w:r>
      <w:r>
        <w:rPr>
          <w:rFonts w:eastAsia="宋体" w:hint="eastAsia"/>
        </w:rPr>
        <w:t xml:space="preserve">Claude </w:t>
      </w:r>
      <w:r>
        <w:rPr>
          <w:rFonts w:eastAsia="宋体"/>
        </w:rPr>
        <w:t xml:space="preserve">in order to </w:t>
      </w:r>
      <w:r>
        <w:t>polish the text and ensure grammatical accuracy and appropriate vocabulary usage</w:t>
      </w:r>
      <w:r>
        <w:rPr>
          <w:rFonts w:eastAsia="宋体"/>
        </w:rPr>
        <w:t xml:space="preserve">. After using this tool/service, the </w:t>
      </w:r>
      <w:r>
        <w:rPr>
          <w:rFonts w:eastAsia="宋体"/>
        </w:rPr>
        <w:lastRenderedPageBreak/>
        <w:t>author(s) reviewed and edited the content as needed and take(s) full responsibility for the content of the published article.</w:t>
      </w:r>
    </w:p>
    <w:p w14:paraId="3C930AA8" w14:textId="77777777" w:rsidR="00C357D0" w:rsidRDefault="00000000">
      <w:pPr>
        <w:pStyle w:val="Heading1"/>
      </w:pPr>
      <w:r>
        <w:t>Reference</w:t>
      </w:r>
    </w:p>
    <w:p w14:paraId="700CA280" w14:textId="77777777" w:rsidR="00C357D0" w:rsidRDefault="00000000">
      <w:pPr>
        <w:pStyle w:val="Bibliography1"/>
      </w:pPr>
      <w:bookmarkStart w:id="52"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2FC2EFAD" w14:textId="77777777" w:rsidR="00C357D0"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64719E55" w14:textId="77777777" w:rsidR="00C357D0"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75D3FE97" w14:textId="77777777" w:rsidR="00C357D0"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60DACD48" w14:textId="77777777" w:rsidR="00C357D0"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450228AF" w14:textId="77777777" w:rsidR="00C357D0"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EDFA021" w14:textId="77777777" w:rsidR="00C357D0" w:rsidRDefault="00000000">
      <w:pPr>
        <w:pStyle w:val="Bibliography1"/>
      </w:pPr>
      <w:r>
        <w:lastRenderedPageBreak/>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640F1B08" w14:textId="77777777" w:rsidR="00C357D0" w:rsidRDefault="00000000">
      <w:pPr>
        <w:pStyle w:val="Bibliography1"/>
      </w:pPr>
      <w:r>
        <w:rPr>
          <w:lang w:val="de-DE"/>
        </w:rPr>
        <w:t xml:space="preserve">Chen, Lei, Chong Zhang, Ruidong Xue, et al. 2024. </w:t>
      </w:r>
      <w:r>
        <w:t xml:space="preserve">‘Deep Whole-Genome Analysis of 494 Hepatocellular Carcinomas’. </w:t>
      </w:r>
      <w:r>
        <w:rPr>
          <w:i/>
        </w:rPr>
        <w:t>Nature</w:t>
      </w:r>
      <w:r>
        <w:t>, ahead of print, March 21. https://doi.org/10.1038/s41586-024-07054-3.</w:t>
      </w:r>
    </w:p>
    <w:p w14:paraId="328CE44A" w14:textId="77777777" w:rsidR="00C357D0"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621EB150" w14:textId="77777777" w:rsidR="00C357D0"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4E854060" w14:textId="77777777" w:rsidR="00C357D0" w:rsidRDefault="00000000">
      <w:pPr>
        <w:pStyle w:val="Bibliography1"/>
      </w:pPr>
      <w:r>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69037572" w14:textId="77777777" w:rsidR="00C357D0"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44BD76B2" w14:textId="77777777" w:rsidR="00C357D0"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337F742A" w14:textId="77777777" w:rsidR="00C357D0" w:rsidRDefault="00000000">
      <w:pPr>
        <w:pStyle w:val="Bibliography1"/>
      </w:pPr>
      <w:r>
        <w:lastRenderedPageBreak/>
        <w:t xml:space="preserve">Huang, Mi Ni, Willie Yu, Wei Wei Teoh, et al. 2017. ‘Genome-Scale Mutational Signatures of Aflatoxin in Cells, Mice, and Human Tumors’. </w:t>
      </w:r>
      <w:r>
        <w:rPr>
          <w:i/>
        </w:rPr>
        <w:t>Genome Research</w:t>
      </w:r>
      <w:r>
        <w:t xml:space="preserve"> 27 (9): 1475–86. https://doi.org/10.1101/gr.220038.116.</w:t>
      </w:r>
    </w:p>
    <w:p w14:paraId="3B983F82" w14:textId="77777777" w:rsidR="00C357D0"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5AC9264E" w14:textId="77777777" w:rsidR="00C357D0"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1CF747F" w14:textId="77777777" w:rsidR="00C357D0"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3EB51722" w14:textId="77777777" w:rsidR="00C357D0" w:rsidRDefault="00000000">
      <w:pPr>
        <w:pStyle w:val="Bibliography1"/>
      </w:pPr>
      <w:r>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44455BE0" w14:textId="77777777" w:rsidR="00C357D0" w:rsidRDefault="00000000">
      <w:pPr>
        <w:pStyle w:val="Bibliography1"/>
      </w:pPr>
      <w:r>
        <w:rPr>
          <w:lang w:val="de-DE"/>
        </w:rPr>
        <w:t xml:space="preserve">Kucab, Jill E., Xueqing Zou, Sandro Morganella, et al. 2019. </w:t>
      </w:r>
      <w:r>
        <w:t xml:space="preserve">‘A Compendium of Mutational Signatures of Environmental Agents’. </w:t>
      </w:r>
      <w:r>
        <w:rPr>
          <w:i/>
        </w:rPr>
        <w:t>Cell</w:t>
      </w:r>
      <w:r>
        <w:t xml:space="preserve"> 177 (4): 821-836.e16. https://doi.org/10.1016/j.cell.2019.03.001.</w:t>
      </w:r>
    </w:p>
    <w:p w14:paraId="33E28920" w14:textId="77777777" w:rsidR="00C357D0"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14B367EB" w14:textId="77777777" w:rsidR="00C357D0" w:rsidRDefault="00000000">
      <w:pPr>
        <w:pStyle w:val="Bibliography1"/>
      </w:pPr>
      <w:r>
        <w:lastRenderedPageBreak/>
        <w:t xml:space="preserve">Ng, Alvin W. T., Song Ling Poon, Mi Ni Huang, et al. 2017. </w:t>
      </w:r>
      <w:r>
        <w:rPr>
          <w:i/>
        </w:rPr>
        <w:t>Aristolochic Acids and Their Derivatives Are Widely Implicated in Liver Cancers in Taiwan and throughout Asia</w:t>
      </w:r>
      <w:r>
        <w:t>. https://www.science.org.</w:t>
      </w:r>
    </w:p>
    <w:p w14:paraId="41A66D4D" w14:textId="77777777" w:rsidR="00C357D0"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28BBEF07" w14:textId="77777777" w:rsidR="00C357D0"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4CCDA108" w14:textId="77777777" w:rsidR="00C357D0"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07A7804F" w14:textId="77777777" w:rsidR="00C357D0" w:rsidRDefault="00000000">
      <w:pPr>
        <w:pStyle w:val="Bibliography1"/>
      </w:pPr>
      <w:r>
        <w:t xml:space="preserve">Priestley, Peter, Jonathan Baber, Martijn P. Lolkema, et al. 2019. ‘Pan-Cancer Whole-Genome Analyses of Metastatic Solid Tumours’. </w:t>
      </w:r>
      <w:r>
        <w:rPr>
          <w:i/>
        </w:rPr>
        <w:t>Nature</w:t>
      </w:r>
      <w:r>
        <w:t xml:space="preserve"> 575 (7781): 210–16. https://doi.org/10.1038/s41586-019-1689-y.</w:t>
      </w:r>
    </w:p>
    <w:p w14:paraId="3FF2065B" w14:textId="77777777" w:rsidR="00C357D0"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42EA989E" w14:textId="77777777" w:rsidR="00C357D0"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2"/>
    </w:p>
    <w:p w14:paraId="3CEDAAC8" w14:textId="77777777" w:rsidR="00C357D0" w:rsidRDefault="00C357D0"/>
    <w:p w14:paraId="04BD9C24" w14:textId="77777777" w:rsidR="00C357D0" w:rsidRDefault="00000000">
      <w:pPr>
        <w:spacing w:after="0" w:line="240" w:lineRule="auto"/>
        <w:ind w:firstLine="0"/>
      </w:pPr>
      <w:r>
        <w:lastRenderedPageBreak/>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C357D0" w14:paraId="2046E37A"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791BD09D" w14:textId="77777777" w:rsidR="00C357D0"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3B1F1870"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32F94ED7"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215252E4"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6E42C4ED"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1289989C" w14:textId="77777777" w:rsidR="00C357D0" w:rsidRDefault="00000000">
            <w:pPr>
              <w:suppressAutoHyphens w:val="0"/>
              <w:spacing w:after="0" w:line="240" w:lineRule="auto"/>
              <w:ind w:firstLine="0"/>
              <w:jc w:val="center"/>
              <w:rPr>
                <w:rFonts w:ascii="Liberation Sans" w:eastAsia="Liberation Sans" w:hAnsi="Liberation Sans"/>
                <w:b/>
                <w:bCs/>
                <w:sz w:val="20"/>
                <w:szCs w:val="20"/>
                <w:lang w:val="de-DE"/>
              </w:rPr>
            </w:pPr>
            <w:r>
              <w:rPr>
                <w:rFonts w:ascii="Liberation Sans" w:eastAsia="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43B04A59"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5D212294"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B387755"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C357D0" w14:paraId="77E8986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9192DD"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1DBC166F"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53B55440"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6E6DF05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0AAB2D2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3F0E7E5"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BFD2026"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8C7111F"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C357D0" w14:paraId="060ED32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12B3522"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61A2161E"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223762A7"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41D06DC5"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740FF4E2"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3326589"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F6DEDBE"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7467BFA" w14:textId="77777777" w:rsidR="00C357D0" w:rsidRDefault="00C357D0">
            <w:pPr>
              <w:rPr>
                <w:rFonts w:ascii="Liberation Sans" w:eastAsia="Liberation Sans" w:hAnsi="Liberation Sans"/>
                <w:sz w:val="20"/>
                <w:szCs w:val="20"/>
              </w:rPr>
            </w:pPr>
          </w:p>
        </w:tc>
      </w:tr>
      <w:tr w:rsidR="00C357D0" w14:paraId="05E24C1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1C754E4"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57105A8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296D2976"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5BDC647D"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3107FA56"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A1B7070"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9B53F32"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9463815" w14:textId="77777777" w:rsidR="00C357D0" w:rsidRDefault="00C357D0">
            <w:pPr>
              <w:rPr>
                <w:rFonts w:ascii="Liberation Sans" w:eastAsia="Liberation Sans" w:hAnsi="Liberation Sans"/>
                <w:sz w:val="20"/>
                <w:szCs w:val="20"/>
              </w:rPr>
            </w:pPr>
          </w:p>
        </w:tc>
      </w:tr>
      <w:tr w:rsidR="00C357D0" w14:paraId="3017EC4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58D7BEC"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2FD7F2B7"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0A871221"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7ACF1F9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76FB5551"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304FBA4"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13675C2"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1504946"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C357D0" w14:paraId="6E5EADE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0D13924"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1589D486"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63AAE63B"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2E4F3F33"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138523B"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8B77EF1"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28DD7C5"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69B497A" w14:textId="77777777" w:rsidR="00C357D0" w:rsidRDefault="00C357D0">
            <w:pPr>
              <w:rPr>
                <w:rFonts w:ascii="Liberation Sans" w:eastAsia="Liberation Sans" w:hAnsi="Liberation Sans"/>
                <w:sz w:val="20"/>
                <w:szCs w:val="20"/>
              </w:rPr>
            </w:pPr>
          </w:p>
        </w:tc>
      </w:tr>
      <w:tr w:rsidR="00C357D0" w14:paraId="0F5F2E7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4255ED"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28E74B3A"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4C3DB9A6"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7707FD61"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890578C"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47B3927"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64C55DA"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9864703" w14:textId="77777777" w:rsidR="00C357D0" w:rsidRDefault="00C357D0">
            <w:pPr>
              <w:rPr>
                <w:rFonts w:ascii="Liberation Sans" w:eastAsia="Liberation Sans" w:hAnsi="Liberation Sans"/>
                <w:sz w:val="20"/>
                <w:szCs w:val="20"/>
              </w:rPr>
            </w:pPr>
          </w:p>
        </w:tc>
      </w:tr>
      <w:tr w:rsidR="00C357D0" w14:paraId="4A380F3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1871034"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45858DD5"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2F9EF048"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7F74D411"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F88F2E"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D99AD0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B90C7A7"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C483C25"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C357D0" w14:paraId="05CD8C4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3AB83AB"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45E73227"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517BE5BF"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1929B997"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70C18A3A"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BE0D200"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AE51874"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1E7D470" w14:textId="77777777" w:rsidR="00C357D0" w:rsidRDefault="00C357D0">
            <w:pPr>
              <w:rPr>
                <w:rFonts w:ascii="Liberation Sans" w:eastAsia="Liberation Sans" w:hAnsi="Liberation Sans"/>
                <w:sz w:val="20"/>
                <w:szCs w:val="20"/>
              </w:rPr>
            </w:pPr>
          </w:p>
        </w:tc>
      </w:tr>
      <w:tr w:rsidR="00C357D0" w14:paraId="33F43E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98C47FB"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55B2322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303A4D45"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47B320C4"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3DFCCABB"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25FA455F"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0D441466"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7CF3A17"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2865F417"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C030D0F"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5C18CCD1"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3E765BFF"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DB418F5"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612E483E"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796592D"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DE7E757"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4A2E632"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72024A56"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A51EDCB"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641C83F9"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34FFD1A2"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5519F616"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0299B5"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ECFAE49"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05E182F"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4D2B1F9" w14:textId="77777777" w:rsidR="00C357D0" w:rsidRDefault="00C357D0">
            <w:pPr>
              <w:rPr>
                <w:rFonts w:ascii="Liberation Sans" w:eastAsia="Liberation Sans" w:hAnsi="Liberation Sans"/>
                <w:sz w:val="20"/>
                <w:szCs w:val="20"/>
              </w:rPr>
            </w:pPr>
          </w:p>
        </w:tc>
      </w:tr>
      <w:tr w:rsidR="00C357D0" w14:paraId="4EAD1B3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CEABDE0"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3483254C"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263AB62B"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356B5621"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1D406E7"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E19C0BB"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D03A6AA"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01DB4C7" w14:textId="77777777" w:rsidR="00C357D0" w:rsidRDefault="00C357D0">
            <w:pPr>
              <w:rPr>
                <w:rFonts w:ascii="Liberation Sans" w:eastAsia="Liberation Sans" w:hAnsi="Liberation Sans"/>
                <w:sz w:val="20"/>
                <w:szCs w:val="20"/>
              </w:rPr>
            </w:pPr>
          </w:p>
        </w:tc>
      </w:tr>
      <w:tr w:rsidR="00C357D0" w14:paraId="723B9BA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1FA26E2"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54B2896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604D7A46"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1758AB12"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3FA78AA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197E526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1E2CF6D1"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3E0573E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C357D0" w14:paraId="06A0BF8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3CEA3B0"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596A914B"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6854DBE9"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1A85688A"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0B084962"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57F3E082"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41F8C600"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FD0C19E"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35A1B18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FDFDAD5"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29DAF9D8"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50AF8C7D"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79AD7A0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0F2EC6CB"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108D1D69"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0ADF97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7D475C02"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C357D0" w14:paraId="289FBDB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723C0F0"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51AD8291"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876C42E"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4F50C179"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681B119A"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17F2832"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3635EB8B"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D9A0432"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2215DA3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3D0CBD"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281E758B"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339028E4"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3C7D9309"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87EA2CD"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D3866D7"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27CE342D"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2CB475BF"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C357D0" w14:paraId="65CBE3F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B61EBF7"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36A6371A"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219CA827"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1EBB37E"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A519BA7"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7CD15F5"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21D02C00"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4A34C73A"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C357D0" w14:paraId="3FD548E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9F68500"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61594942"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395C5746"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268CDA4B"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49F3C20"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BD25909"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FAE9E0F"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68F2A5F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C357D0" w14:paraId="334CB1F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45A6F6D"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4C719A90"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3D436ACB"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E64B779"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58DF92F8"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14161128"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2D9CF5F0"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7993B9D2"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C357D0" w14:paraId="2AC2F06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05504C3"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78A47C1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93A451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2B7A6EF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13008048"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15460F9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3BD1E27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7DEA90D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C357D0" w14:paraId="455F773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8E7685"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5B657587"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5E5A9222"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53A5173D"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F7966C8"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F690EE0"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2C6C89E8"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AF35DB9"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76EA9A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A6E7B15"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7B74D49A"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4C0D2170"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2EC8AB84"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368BB05"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3DBA760"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5CB0F1AE"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B3477F5"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092DA1E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1236525"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65EC0040"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29D27FDA"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B7F978E"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8E5CF65"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35220F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60C89F2A"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B8F07DF"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68B5516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6A99F25"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244B2210"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71668E8F"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0678007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44B74454"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45C51598"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34DA4235"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342ACADD"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C357D0" w14:paraId="53F5AF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01DE4D"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55B9F4AE"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59ECA6B4"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66C42C04"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ED9937C"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BFBC374"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48616F4"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72B5200"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2B7FB43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4D4D67"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179F20EB"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4EBE8933"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7EA23B58"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CBACA9"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0AB9575"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191569D"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FB485D9" w14:textId="77777777" w:rsidR="00C357D0" w:rsidRDefault="00C357D0">
            <w:pPr>
              <w:rPr>
                <w:rFonts w:ascii="Liberation Sans" w:eastAsia="Liberation Sans" w:hAnsi="Liberation Sans"/>
                <w:sz w:val="20"/>
                <w:szCs w:val="20"/>
              </w:rPr>
            </w:pPr>
          </w:p>
        </w:tc>
      </w:tr>
      <w:tr w:rsidR="00C357D0" w14:paraId="6760340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328344"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75E2B240"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14DD2655"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03143FB5"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ADCB867"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09B235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1AA84608"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49370EE"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50DA248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0B7C029" w14:textId="77777777" w:rsidR="00C357D0"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5453CEC4"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2E30285F"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08897EF6"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DD84A8F"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DB1035A"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ADA5E66"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6644C92"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32AFC0A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B81E51" w14:textId="77777777" w:rsidR="00C357D0"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416FEA02"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7D712DBB"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79F46B6C"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30C9FE41"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02BCC5E"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B4C1A4D"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199C1E1" w14:textId="77777777" w:rsidR="00C357D0" w:rsidRDefault="00C357D0">
            <w:pPr>
              <w:rPr>
                <w:rFonts w:ascii="Liberation Sans" w:eastAsia="Liberation Sans" w:hAnsi="Liberation Sans"/>
                <w:sz w:val="20"/>
                <w:szCs w:val="20"/>
              </w:rPr>
            </w:pPr>
          </w:p>
        </w:tc>
      </w:tr>
      <w:tr w:rsidR="00C357D0" w14:paraId="575A1F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B7DF646" w14:textId="77777777" w:rsidR="00C357D0"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4A5D92BA"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02D2C55D"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6AEA2174"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312407A"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E4050ED"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646D6E4F"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52DC136"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752FA08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781724D" w14:textId="77777777" w:rsidR="00C357D0"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7C0AD47A"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46864AB9"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28ED8588" w14:textId="77777777" w:rsidR="00C357D0"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3B288295" w14:textId="77777777" w:rsidR="00C357D0"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1C264F3E"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04BAD172"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E01C6AD"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4E5BDF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F2E5866" w14:textId="77777777" w:rsidR="00C357D0"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7002168C"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1B27DC5E"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633DBE04"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52AF7E50"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318D9B41"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2089DE70"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4272FA6"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789B397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9FD62C" w14:textId="77777777" w:rsidR="00C357D0"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4FE81AEB"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165D8769"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1D20790D"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1D09A27"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AB68703"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07664474"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95CCFC2"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1D4868B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5F86AF6" w14:textId="77777777" w:rsidR="00C357D0"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562C4C63"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7C7B56E4"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22C15C5F"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F015F95"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2BCC460"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3EC66A6C"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5CED7904"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C357D0" w14:paraId="311A544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DE71623"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25494A1B"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07ACBE5C"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090F8D04"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4A191C5"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561F8B3"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0A8EC578"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223A494A"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C357D0" w14:paraId="7655435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21058F"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3FDF14E4"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6C3155C7"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3BB4A329"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BE43D14"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E07F24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31E712C5"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8C7DC26"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7AB59E4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00560E2"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296296B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463DCC4B"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BD327D8"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EAC780F"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986DB8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05A16CB2"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1CD38C2F"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C357D0" w14:paraId="604B735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4869E6E"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5B78AD1D"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3F96127E"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7B504742"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1CAA6DC"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67037B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7A172420"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4D1D0FD"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32334A0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995C7D9"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12209C7D"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082013E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51A8F42A"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59ABC845"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2E2EF72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5ACD59B4"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12F73ED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C357D0" w14:paraId="03F74C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4AC9D2D"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1D16B9FE"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BE9F575"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297A351D"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054686F"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1374E6D"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51C89F36"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890BEE0"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4AE81B9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331C8A"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60DAB611"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4187A582"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BE54552"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5A10D23"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E81FA51"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1B6CBFFB"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60DCFC2"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02274D4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767E90"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6DE241F0"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1C08760C"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0BA56688"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635B1D69"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9843337" w14:textId="77777777" w:rsidR="00C357D0"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FAD984E" w14:textId="77777777" w:rsidR="00C357D0" w:rsidRDefault="00C357D0">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1B89B36" w14:textId="77777777" w:rsidR="00C357D0" w:rsidRDefault="00C357D0">
            <w:pPr>
              <w:suppressAutoHyphens w:val="0"/>
              <w:spacing w:after="0" w:line="240" w:lineRule="auto"/>
              <w:ind w:firstLine="0"/>
              <w:jc w:val="center"/>
              <w:rPr>
                <w:rFonts w:ascii="Liberation Sans" w:eastAsia="Liberation Sans" w:hAnsi="Liberation Sans"/>
                <w:sz w:val="20"/>
                <w:szCs w:val="20"/>
              </w:rPr>
            </w:pPr>
          </w:p>
        </w:tc>
      </w:tr>
      <w:tr w:rsidR="00C357D0" w14:paraId="41094A8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CC2410" w14:textId="77777777" w:rsidR="00C357D0"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A90450C"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5BB58F8F"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5F51559C"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4E4E3AC1" w14:textId="77777777" w:rsidR="00C357D0"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A30EC56" w14:textId="77777777" w:rsidR="00C357D0" w:rsidRDefault="00C357D0">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1E75A23" w14:textId="77777777" w:rsidR="00C357D0" w:rsidRDefault="00C357D0">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379C1B7" w14:textId="77777777" w:rsidR="00C357D0" w:rsidRDefault="00C357D0">
            <w:pPr>
              <w:rPr>
                <w:rFonts w:ascii="Liberation Sans" w:eastAsia="Liberation Sans" w:hAnsi="Liberation Sans"/>
                <w:sz w:val="20"/>
                <w:szCs w:val="20"/>
              </w:rPr>
            </w:pPr>
          </w:p>
        </w:tc>
      </w:tr>
    </w:tbl>
    <w:p w14:paraId="1C7C9D45" w14:textId="77777777" w:rsidR="00C357D0"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73AA2872" w14:textId="77777777" w:rsidR="00C357D0"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61DE8916" w14:textId="77777777" w:rsidR="00C357D0"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313DEB95" w14:textId="77777777" w:rsidR="00C357D0" w:rsidRDefault="00000000">
      <w:pPr>
        <w:spacing w:after="0" w:line="240" w:lineRule="auto"/>
        <w:ind w:firstLine="0"/>
        <w:rPr>
          <w:sz w:val="18"/>
          <w:szCs w:val="18"/>
        </w:rPr>
      </w:pPr>
      <w:r>
        <w:br w:type="page"/>
      </w:r>
    </w:p>
    <w:p w14:paraId="2F837DC2" w14:textId="77777777" w:rsidR="00C357D0" w:rsidRDefault="00000000">
      <w:pPr>
        <w:spacing w:after="0" w:line="240" w:lineRule="auto"/>
        <w:ind w:firstLine="0"/>
      </w:pPr>
      <w:r>
        <w:rPr>
          <w:noProof/>
        </w:rPr>
        <w:lastRenderedPageBreak/>
        <w:drawing>
          <wp:inline distT="0" distB="0" distL="0" distR="0" wp14:anchorId="762FA821" wp14:editId="1D51EE34">
            <wp:extent cx="5124450" cy="45358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6"/>
                    <a:stretch>
                      <a:fillRect/>
                    </a:stretch>
                  </pic:blipFill>
                  <pic:spPr bwMode="auto">
                    <a:xfrm>
                      <a:off x="0" y="0"/>
                      <a:ext cx="5124450" cy="4535805"/>
                    </a:xfrm>
                    <a:prstGeom prst="rect">
                      <a:avLst/>
                    </a:prstGeom>
                    <a:noFill/>
                  </pic:spPr>
                </pic:pic>
              </a:graphicData>
            </a:graphic>
          </wp:inline>
        </w:drawing>
      </w:r>
    </w:p>
    <w:p w14:paraId="627C5204" w14:textId="77777777" w:rsidR="00C357D0"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56635BC9" w14:textId="77777777" w:rsidR="00C357D0" w:rsidRDefault="00C357D0">
      <w:pPr>
        <w:spacing w:after="0" w:line="240" w:lineRule="auto"/>
        <w:ind w:firstLine="0"/>
        <w:rPr>
          <w:rFonts w:eastAsiaTheme="minorEastAsia"/>
          <w:b/>
          <w:bCs/>
          <w:sz w:val="18"/>
          <w:szCs w:val="18"/>
        </w:rPr>
      </w:pPr>
    </w:p>
    <w:p w14:paraId="3CC52348" w14:textId="77777777" w:rsidR="00C357D0"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71E76542" w14:textId="77777777" w:rsidR="00C357D0" w:rsidRDefault="00C357D0">
      <w:pPr>
        <w:spacing w:after="0" w:line="240" w:lineRule="auto"/>
        <w:ind w:firstLine="0"/>
        <w:rPr>
          <w:rFonts w:eastAsiaTheme="minorEastAsia"/>
          <w:b/>
          <w:bCs/>
          <w:sz w:val="18"/>
          <w:szCs w:val="18"/>
        </w:rPr>
      </w:pPr>
    </w:p>
    <w:p w14:paraId="55248897" w14:textId="77777777" w:rsidR="00C357D0"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7598ED2E" w14:textId="77777777" w:rsidR="00C357D0" w:rsidRDefault="00C357D0">
      <w:pPr>
        <w:spacing w:after="0" w:line="240" w:lineRule="auto"/>
        <w:ind w:firstLine="0"/>
        <w:rPr>
          <w:rFonts w:eastAsiaTheme="minorEastAsia"/>
          <w:b/>
          <w:bCs/>
          <w:sz w:val="18"/>
          <w:szCs w:val="18"/>
        </w:rPr>
      </w:pPr>
    </w:p>
    <w:p w14:paraId="06D0063C" w14:textId="77777777" w:rsidR="00C357D0"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758BDD79" w14:textId="77777777" w:rsidR="00C357D0" w:rsidRDefault="00000000">
      <w:pPr>
        <w:ind w:firstLine="0"/>
        <w:rPr>
          <w:sz w:val="21"/>
          <w:szCs w:val="21"/>
        </w:rPr>
      </w:pPr>
      <w:r>
        <w:br w:type="page"/>
      </w:r>
    </w:p>
    <w:p w14:paraId="11BC5535" w14:textId="77777777" w:rsidR="00C357D0" w:rsidRDefault="00000000">
      <w:pPr>
        <w:spacing w:after="0" w:line="240" w:lineRule="auto"/>
        <w:ind w:firstLine="0"/>
        <w:rPr>
          <w:rFonts w:eastAsiaTheme="minorEastAsia"/>
        </w:rPr>
      </w:pPr>
      <w:r>
        <w:rPr>
          <w:noProof/>
        </w:rPr>
        <w:lastRenderedPageBreak/>
        <w:drawing>
          <wp:inline distT="0" distB="0" distL="0" distR="0" wp14:anchorId="6B2C103D" wp14:editId="1477DBB7">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7"/>
                    <a:stretch>
                      <a:fillRect/>
                    </a:stretch>
                  </pic:blipFill>
                  <pic:spPr bwMode="auto">
                    <a:xfrm>
                      <a:off x="0" y="0"/>
                      <a:ext cx="5939790" cy="6678930"/>
                    </a:xfrm>
                    <a:prstGeom prst="rect">
                      <a:avLst/>
                    </a:prstGeom>
                    <a:noFill/>
                  </pic:spPr>
                </pic:pic>
              </a:graphicData>
            </a:graphic>
          </wp:inline>
        </w:drawing>
      </w:r>
    </w:p>
    <w:p w14:paraId="011D9B9D" w14:textId="77777777" w:rsidR="00C357D0" w:rsidRDefault="00C357D0">
      <w:pPr>
        <w:spacing w:after="0" w:line="240" w:lineRule="auto"/>
        <w:ind w:firstLine="0"/>
        <w:rPr>
          <w:rFonts w:eastAsiaTheme="minorEastAsia"/>
          <w:b/>
          <w:bCs/>
          <w:sz w:val="16"/>
          <w:szCs w:val="16"/>
        </w:rPr>
      </w:pPr>
    </w:p>
    <w:p w14:paraId="67E782D7" w14:textId="77777777" w:rsidR="00C357D0"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379363C6" w14:textId="77777777" w:rsidR="00C357D0"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2C6776ED" w14:textId="77777777" w:rsidR="00C357D0" w:rsidRDefault="00C357D0">
      <w:pPr>
        <w:spacing w:after="0" w:line="240" w:lineRule="auto"/>
        <w:ind w:firstLine="0"/>
        <w:rPr>
          <w:rFonts w:eastAsiaTheme="minorEastAsia"/>
          <w:sz w:val="28"/>
          <w:szCs w:val="28"/>
        </w:rPr>
      </w:pPr>
    </w:p>
    <w:p w14:paraId="184A2D54" w14:textId="77777777" w:rsidR="00C357D0" w:rsidRDefault="00000000">
      <w:pPr>
        <w:spacing w:after="0" w:line="240" w:lineRule="auto"/>
        <w:ind w:firstLine="0"/>
      </w:pPr>
      <w:r>
        <w:br w:type="page"/>
      </w:r>
    </w:p>
    <w:p w14:paraId="70B9B113" w14:textId="77777777" w:rsidR="00C357D0" w:rsidRDefault="00000000">
      <w:pPr>
        <w:ind w:firstLine="0"/>
        <w:rPr>
          <w:rFonts w:eastAsiaTheme="minorEastAsia"/>
        </w:rPr>
      </w:pPr>
      <w:r>
        <w:rPr>
          <w:noProof/>
        </w:rPr>
        <w:lastRenderedPageBreak/>
        <w:drawing>
          <wp:inline distT="0" distB="0" distL="0" distR="0" wp14:anchorId="5534B027" wp14:editId="6156BC9B">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8"/>
                    <a:stretch>
                      <a:fillRect/>
                    </a:stretch>
                  </pic:blipFill>
                  <pic:spPr bwMode="auto">
                    <a:xfrm>
                      <a:off x="0" y="0"/>
                      <a:ext cx="5943600" cy="6953250"/>
                    </a:xfrm>
                    <a:prstGeom prst="rect">
                      <a:avLst/>
                    </a:prstGeom>
                    <a:noFill/>
                  </pic:spPr>
                </pic:pic>
              </a:graphicData>
            </a:graphic>
          </wp:inline>
        </w:drawing>
      </w:r>
    </w:p>
    <w:p w14:paraId="1ECB23A2" w14:textId="77777777" w:rsidR="00C357D0"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7222CFE5" w14:textId="77777777" w:rsidR="00C357D0"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3C8E806C" w14:textId="77777777" w:rsidR="00C357D0" w:rsidRDefault="00000000">
      <w:pPr>
        <w:ind w:firstLine="0"/>
        <w:rPr>
          <w:rFonts w:eastAsiaTheme="minorEastAsia"/>
          <w:sz w:val="28"/>
          <w:szCs w:val="28"/>
        </w:rPr>
      </w:pPr>
      <w:r>
        <w:br w:type="page"/>
      </w:r>
    </w:p>
    <w:p w14:paraId="73D1A2E3" w14:textId="77777777" w:rsidR="00C357D0" w:rsidRDefault="00000000">
      <w:pPr>
        <w:ind w:firstLine="0"/>
        <w:rPr>
          <w:rFonts w:eastAsiaTheme="minorEastAsia"/>
          <w:b/>
          <w:bCs/>
          <w:sz w:val="16"/>
          <w:szCs w:val="16"/>
        </w:rPr>
      </w:pPr>
      <w:r>
        <w:rPr>
          <w:noProof/>
        </w:rPr>
        <w:lastRenderedPageBreak/>
        <w:drawing>
          <wp:inline distT="0" distB="0" distL="0" distR="0" wp14:anchorId="1EB430A5" wp14:editId="01BAF147">
            <wp:extent cx="5441950" cy="617728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29"/>
                    <a:stretch>
                      <a:fillRect/>
                    </a:stretch>
                  </pic:blipFill>
                  <pic:spPr bwMode="auto">
                    <a:xfrm>
                      <a:off x="0" y="0"/>
                      <a:ext cx="5441950" cy="6177280"/>
                    </a:xfrm>
                    <a:prstGeom prst="rect">
                      <a:avLst/>
                    </a:prstGeom>
                    <a:noFill/>
                  </pic:spPr>
                </pic:pic>
              </a:graphicData>
            </a:graphic>
          </wp:inline>
        </w:drawing>
      </w:r>
    </w:p>
    <w:p w14:paraId="4C62C125" w14:textId="51FE9075" w:rsidR="00C357D0" w:rsidRDefault="00000000">
      <w:pPr>
        <w:spacing w:after="0" w:line="240" w:lineRule="auto"/>
        <w:ind w:firstLine="0"/>
        <w:rPr>
          <w:rFonts w:eastAsiaTheme="minorEastAsia"/>
          <w:b/>
          <w:bCs/>
          <w:sz w:val="18"/>
          <w:szCs w:val="18"/>
        </w:rPr>
      </w:pPr>
      <w:r>
        <w:rPr>
          <w:rFonts w:eastAsiaTheme="minorEastAsia"/>
          <w:b/>
          <w:bCs/>
          <w:sz w:val="18"/>
          <w:szCs w:val="18"/>
        </w:rPr>
        <w:t xml:space="preserve">Figure </w:t>
      </w:r>
      <w:r w:rsidR="009E5766">
        <w:rPr>
          <w:rFonts w:eastAsia="宋体" w:hint="eastAsia"/>
          <w:b/>
          <w:bCs/>
          <w:sz w:val="18"/>
          <w:szCs w:val="18"/>
        </w:rPr>
        <w:t>4</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03988AD4" w14:textId="77777777" w:rsidR="00C357D0" w:rsidRDefault="00000000">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0E128717" w14:textId="77777777" w:rsidR="00C357D0"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77D526F0" w14:textId="77777777" w:rsidR="00C357D0" w:rsidRDefault="00000000">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4743BE1F" w14:textId="77777777" w:rsidR="00C357D0" w:rsidRDefault="00C357D0">
      <w:pPr>
        <w:spacing w:after="0" w:line="240" w:lineRule="auto"/>
        <w:ind w:firstLine="0"/>
        <w:rPr>
          <w:rFonts w:eastAsiaTheme="minorEastAsia"/>
        </w:rPr>
      </w:pPr>
    </w:p>
    <w:p w14:paraId="0CE18BB3" w14:textId="77777777" w:rsidR="00C357D0" w:rsidRDefault="00C357D0">
      <w:pPr>
        <w:spacing w:after="0" w:line="240" w:lineRule="auto"/>
        <w:ind w:firstLine="0"/>
        <w:rPr>
          <w:rFonts w:eastAsiaTheme="minorEastAsia"/>
        </w:rPr>
      </w:pPr>
    </w:p>
    <w:p w14:paraId="43B8FCBD" w14:textId="77777777" w:rsidR="00C357D0" w:rsidRDefault="00000000">
      <w:pPr>
        <w:spacing w:after="0" w:line="240" w:lineRule="auto"/>
        <w:ind w:firstLine="0"/>
        <w:rPr>
          <w:rFonts w:eastAsiaTheme="minorEastAsia"/>
        </w:rPr>
      </w:pPr>
      <w:r>
        <w:rPr>
          <w:noProof/>
        </w:rPr>
        <w:drawing>
          <wp:inline distT="0" distB="0" distL="0" distR="0" wp14:anchorId="7BC6E145" wp14:editId="17BD01EB">
            <wp:extent cx="4744720" cy="617347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30"/>
                    <a:stretch>
                      <a:fillRect/>
                    </a:stretch>
                  </pic:blipFill>
                  <pic:spPr bwMode="auto">
                    <a:xfrm>
                      <a:off x="0" y="0"/>
                      <a:ext cx="4744720" cy="6173470"/>
                    </a:xfrm>
                    <a:prstGeom prst="rect">
                      <a:avLst/>
                    </a:prstGeom>
                    <a:noFill/>
                  </pic:spPr>
                </pic:pic>
              </a:graphicData>
            </a:graphic>
          </wp:inline>
        </w:drawing>
      </w:r>
    </w:p>
    <w:p w14:paraId="2AC4A6AB" w14:textId="3820F42D" w:rsidR="00C357D0" w:rsidRDefault="00000000">
      <w:pPr>
        <w:spacing w:after="0" w:line="240" w:lineRule="auto"/>
        <w:ind w:firstLine="0"/>
        <w:rPr>
          <w:rFonts w:eastAsiaTheme="minorEastAsia"/>
          <w:b/>
          <w:bCs/>
          <w:sz w:val="18"/>
          <w:szCs w:val="18"/>
        </w:rPr>
      </w:pPr>
      <w:r>
        <w:rPr>
          <w:b/>
          <w:bCs/>
          <w:sz w:val="18"/>
          <w:szCs w:val="18"/>
        </w:rPr>
        <w:t xml:space="preserve">Figure </w:t>
      </w:r>
      <w:r w:rsidR="009E5766">
        <w:rPr>
          <w:rFonts w:eastAsia="宋体"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14:paraId="553AB6F3" w14:textId="77777777" w:rsidR="00C357D0"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48897765" w14:textId="77777777" w:rsidR="00C357D0"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5CB645D7" w14:textId="77777777" w:rsidR="00C357D0"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57A23560" w14:textId="77777777" w:rsidR="00C357D0"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04E68FC7" w14:textId="77777777" w:rsidR="00C357D0" w:rsidRDefault="00000000">
      <w:pPr>
        <w:spacing w:after="0" w:line="240" w:lineRule="auto"/>
        <w:ind w:firstLine="0"/>
      </w:pPr>
      <w:r>
        <w:rPr>
          <w:noProof/>
        </w:rPr>
        <w:lastRenderedPageBreak/>
        <w:drawing>
          <wp:inline distT="0" distB="0" distL="0" distR="0" wp14:anchorId="48FF4380" wp14:editId="03CD6902">
            <wp:extent cx="5934075" cy="3819525"/>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31"/>
                    <a:stretch>
                      <a:fillRect/>
                    </a:stretch>
                  </pic:blipFill>
                  <pic:spPr bwMode="auto">
                    <a:xfrm>
                      <a:off x="0" y="0"/>
                      <a:ext cx="5934075" cy="3819525"/>
                    </a:xfrm>
                    <a:prstGeom prst="rect">
                      <a:avLst/>
                    </a:prstGeom>
                    <a:noFill/>
                  </pic:spPr>
                </pic:pic>
              </a:graphicData>
            </a:graphic>
          </wp:inline>
        </w:drawing>
      </w:r>
    </w:p>
    <w:p w14:paraId="1C2667FD" w14:textId="4C38C9F0" w:rsidR="00C357D0" w:rsidRDefault="00000000">
      <w:pPr>
        <w:spacing w:after="0" w:line="240" w:lineRule="auto"/>
        <w:ind w:firstLine="0"/>
        <w:rPr>
          <w:b/>
          <w:bCs/>
          <w:sz w:val="18"/>
          <w:szCs w:val="18"/>
        </w:rPr>
      </w:pPr>
      <w:r>
        <w:rPr>
          <w:b/>
          <w:bCs/>
          <w:sz w:val="18"/>
          <w:szCs w:val="18"/>
        </w:rPr>
        <w:t xml:space="preserve">Figure </w:t>
      </w:r>
      <w:r w:rsidR="009E5766">
        <w:rPr>
          <w:rFonts w:eastAsia="宋体"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14:paraId="08700C36" w14:textId="77777777" w:rsidR="00C357D0"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4D91290A" w14:textId="77777777" w:rsidR="00C357D0"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54E05207" w14:textId="77777777" w:rsidR="00C357D0"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3CB7B7E0" w14:textId="77777777" w:rsidR="00C357D0" w:rsidRDefault="00C357D0">
      <w:pPr>
        <w:ind w:firstLine="0"/>
        <w:rPr>
          <w:rFonts w:ascii="Calibri" w:eastAsia="宋体" w:hAnsi="Calibri" w:cs="Noto Sans Arabic UI"/>
          <w:sz w:val="22"/>
          <w:szCs w:val="22"/>
        </w:rPr>
      </w:pPr>
    </w:p>
    <w:sectPr w:rsidR="00C357D0">
      <w:footerReference w:type="default" r:id="rId32"/>
      <w:footerReference w:type="first" r:id="rId33"/>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o Liu" w:date="2026-06-29T16:43:00Z" w:initials="ML">
    <w:p w14:paraId="0EDAFB66" w14:textId="77777777" w:rsidR="00694BD8" w:rsidRDefault="009E5766" w:rsidP="00694BD8">
      <w:pPr>
        <w:pStyle w:val="CommentText"/>
        <w:ind w:firstLine="0"/>
      </w:pPr>
      <w:r>
        <w:rPr>
          <w:rStyle w:val="CommentReference"/>
        </w:rPr>
        <w:annotationRef/>
      </w:r>
      <w:r w:rsidR="00694BD8">
        <w:t>Need the new cancer-type enrichment plot for Figure 4. could you put it in the repo then I can make a new one?</w:t>
      </w:r>
    </w:p>
  </w:comment>
  <w:comment w:id="20" w:author="Mo Liu" w:date="2026-06-29T16:55:00Z" w:initials="ML">
    <w:p w14:paraId="27A80B00" w14:textId="4C4D810B" w:rsidR="003F7AFD" w:rsidRDefault="003F7AFD" w:rsidP="003F7AFD">
      <w:pPr>
        <w:pStyle w:val="CommentText"/>
        <w:ind w:firstLine="0"/>
      </w:pPr>
      <w:r>
        <w:rPr>
          <w:rStyle w:val="CommentReference"/>
        </w:rPr>
        <w:annotationRef/>
      </w:r>
      <w:r>
        <w:t>Mo added some statements in the following paragraphs</w:t>
      </w:r>
    </w:p>
  </w:comment>
  <w:comment w:id="21" w:author="Mo Liu" w:date="2026-06-29T16:59:00Z" w:initials="ML">
    <w:p w14:paraId="27E7E693" w14:textId="77777777" w:rsidR="003F7AFD" w:rsidRDefault="003F7AFD" w:rsidP="003F7AFD">
      <w:pPr>
        <w:pStyle w:val="CommentText"/>
        <w:ind w:firstLine="0"/>
      </w:pPr>
      <w:r>
        <w:rPr>
          <w:rStyle w:val="CommentReference"/>
        </w:rPr>
        <w:annotationRef/>
      </w:r>
      <w:r>
        <w:t>About ID_K, the leading strand enrichment is consistent with two POLE SBS signatures, 10a and 10b</w:t>
      </w:r>
    </w:p>
  </w:comment>
  <w:comment w:id="22" w:author="Mo Liu" w:date="2026-06-29T16:38:00Z" w:initials="ML">
    <w:p w14:paraId="18A5E555" w14:textId="77777777" w:rsidR="004B6B1E" w:rsidRDefault="004B6B1E" w:rsidP="004B6B1E">
      <w:pPr>
        <w:pStyle w:val="CommentText"/>
        <w:ind w:firstLine="0"/>
      </w:pPr>
      <w:r>
        <w:rPr>
          <w:rStyle w:val="CommentReference"/>
        </w:rPr>
        <w:annotationRef/>
      </w:r>
      <w:r>
        <w:t>I see the Figure S4 was renamed to “do-not-use Figure S4”. But I forgot why… Do we still need this?</w:t>
      </w:r>
    </w:p>
  </w:comment>
  <w:comment w:id="23" w:author="Mo Liu" w:date="2026-06-29T17:03:00Z" w:initials="ML">
    <w:p w14:paraId="28B69C5D" w14:textId="77777777" w:rsidR="003F7AFD" w:rsidRDefault="003F7AFD" w:rsidP="003F7AFD">
      <w:pPr>
        <w:pStyle w:val="CommentText"/>
        <w:ind w:firstLine="0"/>
      </w:pPr>
      <w:r>
        <w:rPr>
          <w:rStyle w:val="CommentReference"/>
        </w:rPr>
        <w:annotationRef/>
      </w:r>
      <w:r>
        <w:t>I think this is because we want to remove the topography analysis of 89-type signatures, is this correct?</w:t>
      </w:r>
    </w:p>
  </w:comment>
  <w:comment w:id="25" w:author="Mo Liu" w:date="2026-05-25T13:45:00Z" w:initials="ML">
    <w:p w14:paraId="01000000" w14:textId="77777777" w:rsidR="00C357D0" w:rsidRDefault="00000000">
      <w:pPr>
        <w:overflowPunct w:val="0"/>
        <w:spacing w:after="0" w:line="240" w:lineRule="auto"/>
      </w:pPr>
      <w:r>
        <w:annotationRef/>
      </w:r>
      <w:r>
        <w:rPr>
          <w:rFonts w:ascii="Calibri" w:eastAsia="宋体" w:hAnsi="Calibri" w:cs="Noto Sans Arabic UI"/>
          <w:sz w:val="22"/>
          <w:szCs w:val="22"/>
        </w:rPr>
        <w:t>This is true. But not sure if this worths mentioning?</w:t>
      </w:r>
    </w:p>
  </w:comment>
  <w:comment w:id="26" w:author="Steve Rozen, Ph.D." w:date="2026-05-28T17:52:00Z" w:initials="SR">
    <w:p w14:paraId="02000000" w14:textId="77777777" w:rsidR="00C357D0" w:rsidRDefault="00000000">
      <w:pPr>
        <w:overflowPunct w:val="0"/>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7" w:author="Mo Liu" w:date="2026-05-29T16:03:00Z" w:initials="ML">
    <w:p w14:paraId="03000000" w14:textId="77777777" w:rsidR="00C357D0" w:rsidRDefault="00000000">
      <w:pPr>
        <w:spacing w:after="0" w:line="240" w:lineRule="auto"/>
      </w:pPr>
      <w:r>
        <w:annotationRef/>
      </w:r>
      <w:r>
        <w:rPr>
          <w:rFonts w:ascii="Calibri" w:eastAsia="宋体" w:hAnsi="Calibri" w:cs="Noto Sans Arabic UI"/>
          <w:sz w:val="22"/>
          <w:szCs w:val="22"/>
        </w:rPr>
        <w:t>I update via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DAFB66" w15:done="0"/>
  <w15:commentEx w15:paraId="27A80B00" w15:done="0"/>
  <w15:commentEx w15:paraId="27E7E693" w15:done="0"/>
  <w15:commentEx w15:paraId="18A5E555" w15:done="0"/>
  <w15:commentEx w15:paraId="28B69C5D" w15:paraIdParent="18A5E555" w15:done="0"/>
  <w15:commentEx w15:paraId="01000000" w15:done="0"/>
  <w15:commentEx w15:paraId="02000000" w15:paraIdParent="01000000" w15:done="0"/>
  <w15:commentEx w15:paraId="03000000" w15:paraIdParent="010000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64BBB0" w16cex:dateUtc="2026-06-29T08:43:00Z"/>
  <w16cex:commentExtensible w16cex:durableId="5FB32F02" w16cex:dateUtc="2026-06-29T08:55:00Z"/>
  <w16cex:commentExtensible w16cex:durableId="4F91AECD" w16cex:dateUtc="2026-06-29T08:59:00Z"/>
  <w16cex:commentExtensible w16cex:durableId="285A48D6" w16cex:dateUtc="2026-06-29T08:38:00Z"/>
  <w16cex:commentExtensible w16cex:durableId="5508C342" w16cex:dateUtc="2026-06-29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DAFB66" w16cid:durableId="2E64BBB0"/>
  <w16cid:commentId w16cid:paraId="27A80B00" w16cid:durableId="5FB32F02"/>
  <w16cid:commentId w16cid:paraId="27E7E693" w16cid:durableId="4F91AECD"/>
  <w16cid:commentId w16cid:paraId="18A5E555" w16cid:durableId="285A48D6"/>
  <w16cid:commentId w16cid:paraId="28B69C5D" w16cid:durableId="5508C342"/>
  <w16cid:commentId w16cid:paraId="01000000" w16cid:durableId="01000000"/>
  <w16cid:commentId w16cid:paraId="02000000" w16cid:durableId="02000000"/>
  <w16cid:commentId w16cid:paraId="03000000" w16cid:durableId="03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35DB" w14:textId="77777777" w:rsidR="00534291" w:rsidRDefault="00534291">
      <w:pPr>
        <w:spacing w:after="0" w:line="240" w:lineRule="auto"/>
      </w:pPr>
      <w:r>
        <w:separator/>
      </w:r>
    </w:p>
  </w:endnote>
  <w:endnote w:type="continuationSeparator" w:id="0">
    <w:p w14:paraId="3A130FCD" w14:textId="77777777" w:rsidR="00534291" w:rsidRDefault="00534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A554" w14:textId="77777777" w:rsidR="00C357D0" w:rsidRDefault="00000000">
    <w:pPr>
      <w:pStyle w:val="Footer"/>
      <w:jc w:val="right"/>
    </w:pPr>
    <w:r>
      <w:t xml:space="preserve">Page </w:t>
    </w:r>
  </w:p>
  <w:p w14:paraId="72DA5CEE" w14:textId="77777777" w:rsidR="00C357D0" w:rsidRDefault="00C357D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C4D9" w14:textId="77777777" w:rsidR="00C357D0" w:rsidRDefault="00000000">
    <w:pPr>
      <w:pStyle w:val="Footer"/>
      <w:jc w:val="right"/>
    </w:pPr>
    <w:r>
      <w:t xml:space="preserve">Page </w:t>
    </w:r>
  </w:p>
  <w:p w14:paraId="6FED9E48" w14:textId="77777777" w:rsidR="00C357D0" w:rsidRDefault="00C357D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B0CBA" w14:textId="77777777" w:rsidR="00534291" w:rsidRDefault="00534291">
      <w:pPr>
        <w:spacing w:after="0" w:line="240" w:lineRule="auto"/>
      </w:pPr>
      <w:r>
        <w:separator/>
      </w:r>
    </w:p>
  </w:footnote>
  <w:footnote w:type="continuationSeparator" w:id="0">
    <w:p w14:paraId="09EE3D3F" w14:textId="77777777" w:rsidR="00534291" w:rsidRDefault="00534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7DD"/>
    <w:multiLevelType w:val="multilevel"/>
    <w:tmpl w:val="093491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E9C51BB"/>
    <w:multiLevelType w:val="multilevel"/>
    <w:tmpl w:val="815E519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2F66255"/>
    <w:multiLevelType w:val="multilevel"/>
    <w:tmpl w:val="3A7E3F8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3A73A6D"/>
    <w:multiLevelType w:val="multilevel"/>
    <w:tmpl w:val="66C2A7A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 w15:restartNumberingAfterBreak="0">
    <w:nsid w:val="64030938"/>
    <w:multiLevelType w:val="multilevel"/>
    <w:tmpl w:val="AA0E7B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0134552">
    <w:abstractNumId w:val="4"/>
  </w:num>
  <w:num w:numId="2" w16cid:durableId="33774888">
    <w:abstractNumId w:val="3"/>
  </w:num>
  <w:num w:numId="3" w16cid:durableId="870605941">
    <w:abstractNumId w:val="1"/>
  </w:num>
  <w:num w:numId="4" w16cid:durableId="717242594">
    <w:abstractNumId w:val="2"/>
  </w:num>
  <w:num w:numId="5" w16cid:durableId="10573130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D0"/>
    <w:rsid w:val="003F7AFD"/>
    <w:rsid w:val="004B6B1E"/>
    <w:rsid w:val="00534291"/>
    <w:rsid w:val="0064133D"/>
    <w:rsid w:val="00694BD8"/>
    <w:rsid w:val="009E5766"/>
    <w:rsid w:val="00C357D0"/>
    <w:rsid w:val="00E4418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73B89"/>
  <w15:docId w15:val="{ECB18552-7F67-4804-AEEE-B13DA0A9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ell.com/cell/information-for-authors/article-types" TargetMode="External"/><Relationship Id="rId18" Type="http://schemas.microsoft.com/office/2018/08/relationships/commentsExtensible" Target="commentsExtensible.xm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bmcbioinformatics.biomedcentral.com/articles/10.1186/s12859-020-03772-3" TargetMode="External"/><Relationship Id="rId34" Type="http://schemas.openxmlformats.org/officeDocument/2006/relationships/fontTable" Target="fontTable.xml"/><Relationship Id="rId7" Type="http://schemas.openxmlformats.org/officeDocument/2006/relationships/hyperlink" Target="mailto:mo.liu@gzhmu.edu.cn" TargetMode="External"/><Relationship Id="rId12" Type="http://schemas.openxmlformats.org/officeDocument/2006/relationships/hyperlink" Target="https://www.cell.com/multi-journal-submission/authors" TargetMode="External"/><Relationship Id="rId17" Type="http://schemas.microsoft.com/office/2016/09/relationships/commentsIds" Target="commentsIds.xml"/><Relationship Id="rId25" Type="http://schemas.openxmlformats.org/officeDocument/2006/relationships/hyperlink" Target="https://www.synapse.org/" TargetMode="External"/><Relationship Id="rId33" Type="http://schemas.openxmlformats.org/officeDocument/2006/relationships/footer" Target="footer2.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yperlink" Target="https://cancer.sanger.ac.uk/signatures/id/"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nusights.com/blog/cell-formatting-requirements" TargetMode="External"/><Relationship Id="rId24" Type="http://schemas.openxmlformats.org/officeDocument/2006/relationships/hyperlink" Target="https://genomebiology.biomedcentral.com/articles/10.1186/s13059-018-1509-y"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https://hgdownload.cse.ucsc.edu/goldenPath/hg19/encodeDCC/wgEncodeUwRepliSeq/" TargetMode="Externa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hyperlink" Target="https://www.cell.com/cell-genomics/information-for-authors/article-types" TargetMode="External"/><Relationship Id="rId19" Type="http://schemas.openxmlformats.org/officeDocument/2006/relationships/hyperlink" Target="https://dcc.icgc.org/releases/current/Projects/"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manusights.com/blog/cell-formatting-requirements" TargetMode="External"/><Relationship Id="rId14" Type="http://schemas.openxmlformats.org/officeDocument/2006/relationships/image" Target="media/image1.png"/><Relationship Id="rId22" Type="http://schemas.openxmlformats.org/officeDocument/2006/relationships/hyperlink" Target="https://doi.org/10.1016/j.celrep.2023.112930" TargetMode="External"/><Relationship Id="rId27" Type="http://schemas.openxmlformats.org/officeDocument/2006/relationships/image" Target="media/image3.png"/><Relationship Id="rId30" Type="http://schemas.openxmlformats.org/officeDocument/2006/relationships/image" Target="media/image6.png"/><Relationship Id="rId35" Type="http://schemas.microsoft.com/office/2011/relationships/people" Target="people.xml"/><Relationship Id="rId8" Type="http://schemas.openxmlformats.org/officeDocument/2006/relationships/hyperlink" Target="mailto:steverozen@pm.m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40</Pages>
  <Words>12289</Words>
  <Characters>70052</Characters>
  <Application>Microsoft Office Word</Application>
  <DocSecurity>0</DocSecurity>
  <Lines>583</Lines>
  <Paragraphs>164</Paragraphs>
  <ScaleCrop>false</ScaleCrop>
  <Company/>
  <LinksUpToDate>false</LinksUpToDate>
  <CharactersWithSpaces>82177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7</cp:revision>
  <cp:lastPrinted>2025-06-06T09:23:00Z</cp:lastPrinted>
  <dcterms:created xsi:type="dcterms:W3CDTF">2026-06-29T08:40:00Z</dcterms:created>
  <dcterms:modified xsi:type="dcterms:W3CDTF">2026-06-29T09:05:00Z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