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w:t>
      </w:r>
      <w:r>
        <w:rPr>
          <w:rFonts w:hint="eastAsia"/>
        </w:rPr>
        <w:t>*</w:t>
      </w:r>
      <w:r>
        <w:rPr/>
        <w:t xml:space="preserve">, </w:t>
      </w:r>
      <w:r>
        <w:rPr>
          <w:rFonts w:hint="eastAsia"/>
        </w:rPr>
        <w:t xml:space="preserve">Ying Yang1, </w:t>
      </w:r>
      <w:r>
        <w:rPr/>
        <w:t>Runtian Yao</w:t>
      </w:r>
      <w:r>
        <w:rPr>
          <w:rFonts w:hint="eastAsia"/>
        </w:rPr>
        <w:t>2</w:t>
      </w:r>
      <w:r>
        <w:rPr/>
        <w:t>, Qi Zheng</w:t>
      </w:r>
      <w:r>
        <w:rPr>
          <w:rFonts w:hint="eastAsia"/>
        </w:rPr>
        <w:t xml:space="preserve">1, Runxi Shen3, </w:t>
      </w:r>
      <w:r>
        <w:rPr/>
        <w:t>Steven G. Rozen4</w:t>
      </w:r>
      <w:r>
        <w:rPr>
          <w:rFonts w:hint="eastAsia"/>
        </w:rPr>
        <w:t>#</w:t>
      </w:r>
    </w:p>
    <w:p>
      <w:pPr>
        <w:pStyle w:val="authorsandaff"/>
        <w:rPr/>
      </w:pPr>
      <w:r>
        <w:rPr/>
        <w:t xml:space="preserve">1 Sino-French Hoffmann Institute, School of Basic Medical Sciences, </w:t>
      </w:r>
      <w:r>
        <w:rPr>
          <w:rFonts w:eastAsia="Times New Roman"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Zhongshan School of Medicine, Sun Yat-sen University Shenzhen Campus,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xml:space="preserve">, </w:t>
      </w:r>
      <w:hyperlink r:id="rId3">
        <w:r>
          <w:rPr>
            <w:rStyle w:val="Hyperlink"/>
            <w:rFonts w:hint="eastAsia"/>
          </w:rPr>
          <w:t>steverozen@pm.me</w:t>
        </w:r>
      </w:hyperlink>
    </w:p>
    <w:p>
      <w:pPr>
        <w:pStyle w:val="authorsandaff"/>
        <w:rPr/>
      </w:pPr>
      <w:r>
        <w:rPr>
          <w:rFonts w:hint="eastAsia"/>
        </w:rPr>
        <w:t xml:space="preserve">* </w:t>
      </w:r>
      <w:r>
        <w:rPr/>
        <w:t>These authors contributed equally</w:t>
      </w:r>
    </w:p>
    <w:p>
      <w:pPr>
        <w:pStyle w:val="Heading1"/>
        <w:spacing w:before="0" w:after="120"/>
        <w:rPr>
          <w:rFonts w:ascii="Google Sans;Roboto;Arial;sans-s" w:hAnsi="Google Sans;Roboto;Arial;sans-s" w:eastAsia="Times New Roman" w:hint="eastAsia"/>
          <w:sz w:val="20"/>
          <w:szCs w:val="20"/>
        </w:rPr>
      </w:pPr>
      <w:r>
        <w:rPr>
          <w:rFonts w:eastAsia="Times New Roman" w:hint="eastAsia" w:ascii="Google Sans;Roboto;Arial;sans-s" w:hAnsi="Google Sans;Roboto;Arial;sans-s"/>
          <w:sz w:val="20"/>
          <w:szCs w:val="20"/>
        </w:rPr>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 xml:space="preserve">We present a unified repertoire of indel mutational signatures in 6,975 tumors across </w:t>
      </w:r>
      <w:r>
        <w:rPr>
          <w:rFonts w:eastAsia="Times New Roman" w:hint="eastAsia"/>
          <w:b w:val="false"/>
          <w:bCs w:val="false"/>
        </w:rPr>
        <w:t>36</w:t>
      </w:r>
      <w:r>
        <w:rPr>
          <w:rFonts w:hint="eastAsia"/>
          <w:b w:val="false"/>
          <w:bCs w:val="false"/>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false"/>
          <w:bCs w:val="false"/>
        </w:rPr>
        <w:t xml:space="preserve">VCF </w:t>
      </w:r>
      <w:r>
        <w:rPr>
          <w:rFonts w:hint="eastAsia"/>
          <w:b w:val="false"/>
          <w:bCs w:val="false"/>
        </w:rPr>
        <w:t>files.</w:t>
      </w:r>
    </w:p>
    <w:p>
      <w:pPr>
        <w:pStyle w:val="Heading1"/>
        <w:spacing w:before="0" w:after="120"/>
        <w:rPr/>
      </w:pPr>
      <w:r>
        <w:rPr>
          <w:rFonts w:hint="eastAsia"/>
        </w:rPr>
        <w:t>150</w:t>
      </w:r>
      <w:r>
        <w:br w:type="page"/>
      </w:r>
    </w:p>
    <w:p>
      <w:pPr>
        <w:pStyle w:val="Normal"/>
        <w:spacing w:lineRule="auto" w:line="360" w:before="0" w:after="0"/>
        <w:ind w:hanging="0"/>
        <w:rPr>
          <w:rFonts w:eastAsia="Times New Roman"/>
          <w:b/>
          <w:bCs/>
        </w:rPr>
      </w:pPr>
      <w:r>
        <w:rPr>
          <w:rFonts w:eastAsia="Times New Roman" w:hint="eastAsia"/>
          <w:b/>
          <w:bCs/>
        </w:rPr>
        <w:t>Graphical Abstract</w:t>
      </w:r>
    </w:p>
    <w:p>
      <w:pPr>
        <w:pStyle w:val="Normal"/>
        <w:spacing w:lineRule="auto" w:line="360" w:before="0" w:after="0"/>
        <w:ind w:hanging="0"/>
        <w:rPr>
          <w:rFonts w:eastAsia="Times New Roman"/>
          <w:b/>
          <w:bCs/>
        </w:rPr>
      </w:pPr>
      <w:r>
        <w:rPr/>
        <w:drawing>
          <wp:inline distT="0" distB="0" distL="0" distR="0">
            <wp:extent cx="5938520" cy="6414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tretch>
                      <a:fillRect/>
                    </a:stretch>
                  </pic:blipFill>
                  <pic:spPr bwMode="auto">
                    <a:xfrm>
                      <a:off x="0" y="0"/>
                      <a:ext cx="5938520" cy="6414135"/>
                    </a:xfrm>
                    <a:prstGeom prst="rect">
                      <a:avLst/>
                    </a:prstGeom>
                    <a:noFill/>
                  </pic:spPr>
                </pic:pic>
              </a:graphicData>
            </a:graphic>
          </wp:inline>
        </w:drawing>
      </w:r>
    </w:p>
    <w:p>
      <w:pPr>
        <w:pStyle w:val="Normal"/>
        <w:spacing w:lineRule="auto" w:line="360" w:before="0" w:after="0"/>
        <w:ind w:hanging="0"/>
        <w:rPr>
          <w:rFonts w:eastAsia="Times New Roman"/>
          <w:b/>
          <w:bCs/>
        </w:rPr>
      </w:pPr>
      <w:r>
        <w:rPr>
          <w:rFonts w:eastAsia="Times New Roman"/>
          <w:b/>
          <w:bCs/>
        </w:rPr>
        <w:t>Highlights</w:t>
      </w:r>
    </w:p>
    <w:p>
      <w:pPr>
        <w:pStyle w:val="Normal"/>
        <w:numPr>
          <w:ilvl w:val="0"/>
          <w:numId w:val="3"/>
        </w:numPr>
        <w:spacing w:lineRule="auto" w:line="360" w:before="0" w:after="0"/>
        <w:rPr>
          <w:rFonts w:eastAsia="Times New Roman"/>
        </w:rPr>
      </w:pPr>
      <w:r>
        <w:rPr>
          <w:rFonts w:eastAsia="Times New Roman"/>
        </w:rPr>
        <w:t>Repertoire of indel signatures across 6,975 genomes in 3 indel classification schemes</w:t>
      </w:r>
    </w:p>
    <w:p>
      <w:pPr>
        <w:pStyle w:val="Normal"/>
        <w:numPr>
          <w:ilvl w:val="0"/>
          <w:numId w:val="3"/>
        </w:numPr>
        <w:spacing w:lineRule="auto" w:line="360" w:before="0" w:after="0"/>
        <w:rPr>
          <w:rFonts w:eastAsia="Times New Roman"/>
        </w:rPr>
      </w:pPr>
      <w:r>
        <w:rPr>
          <w:rFonts w:eastAsia="Times New Roman"/>
        </w:rPr>
        <w:t>Identified 26 novel 89-type and 1</w:t>
      </w:r>
      <w:r>
        <w:rPr>
          <w:rFonts w:eastAsia="Times New Roman" w:hint="eastAsia"/>
        </w:rPr>
        <w:t>1</w:t>
      </w:r>
      <w:r>
        <w:rPr>
          <w:rFonts w:eastAsia="Times New Roman"/>
        </w:rPr>
        <w:t xml:space="preserve"> novel 83-type classification indel signatures</w:t>
      </w:r>
    </w:p>
    <w:p>
      <w:pPr>
        <w:pStyle w:val="Normal"/>
        <w:numPr>
          <w:ilvl w:val="0"/>
          <w:numId w:val="3"/>
        </w:numPr>
        <w:spacing w:lineRule="auto" w:line="360" w:before="0" w:after="0"/>
        <w:rPr>
          <w:rFonts w:eastAsia="Times New Roman"/>
        </w:rPr>
      </w:pPr>
      <w:r>
        <w:rPr>
          <w:rFonts w:eastAsia="Times New Roman"/>
        </w:rPr>
        <w:t>Integrative topography across transcription, replication, and genic regions</w:t>
      </w:r>
    </w:p>
    <w:p>
      <w:pPr>
        <w:pStyle w:val="Normal"/>
        <w:numPr>
          <w:ilvl w:val="0"/>
          <w:numId w:val="3"/>
        </w:numPr>
        <w:spacing w:lineRule="auto" w:line="360" w:before="0" w:after="0"/>
        <w:rPr>
          <w:rFonts w:eastAsia="Times New Roman"/>
        </w:rPr>
      </w:pPr>
      <w:r>
        <w:rPr>
          <w:rFonts w:eastAsia="Times New Roman"/>
        </w:rPr>
        <w:t>Website and software for signature browsing and matrix generation from VCF files</w:t>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w:t>
      </w:r>
      <w:bookmarkEnd w:id="7"/>
      <w:r>
        <w:rPr>
          <w:rFonts w:hint="eastAsia"/>
        </w:rPr>
        <w:t>.</w:t>
      </w:r>
    </w:p>
    <w:p>
      <w:pPr>
        <w:pStyle w:val="Normal"/>
        <w:rPr/>
      </w:pPr>
      <w:r>
        <w:rPr/>
        <w:t>Mutational signature research has tended to focus less on indel rather than SBS signatures, and symptomatic of this COSMIC v3.</w:t>
      </w:r>
      <w:r>
        <w:rPr>
          <w:rFonts w:eastAsia="Times New Roman" w:hint="eastAsia"/>
        </w:rPr>
        <w:t>6</w:t>
      </w:r>
      <w:r>
        <w:rPr/>
        <w:t xml:space="preserve">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Koh et al. 2025; Davies et al. 2017)</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hycBRyjwvW2u"/>
      <w:r>
        <w:rPr/>
        <w:t>(Koh et al. 2025)</w:t>
      </w:r>
      <w:bookmarkEnd w:id="10"/>
      <w:r>
        <w:rPr/>
        <w:t xml:space="preserve"> proposed two classification schemes, one with 89 types of indel and one with 476 types (Figure 1). </w:t>
      </w:r>
    </w:p>
    <w:p>
      <w:pPr>
        <w:pStyle w:val="Normal"/>
        <w:rPr/>
      </w:pPr>
      <w:r>
        <w:rP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 ≥</w:t>
      </w:r>
      <w:r>
        <w:rPr>
          <w:rFonts w:hint="eastAsia"/>
        </w:rPr>
        <w:t xml:space="preserve">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1" w:name="ZOTERO_BREF_DSm1vQOtZRZy"/>
      <w:r>
        <w:rPr/>
        <w:t>(Koh et al. 2025)</w:t>
      </w:r>
      <w:bookmarkEnd w:id="11"/>
      <w:r>
        <w:rPr/>
        <w:t xml:space="preserve"> </w:t>
      </w:r>
      <w:r>
        <w:rPr>
          <w:shd w:fill="00FFFF" w:val="clear"/>
        </w:rPr>
        <w:t>(Figure 1, Table S1)</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w:t>
      </w:r>
      <w:r>
        <w:rPr>
          <w:rFonts w:eastAsia="Liberation Serif" w:cs="Liberation Serif" w:ascii="Liberation Serif" w:hAnsi="Liberation Serif"/>
        </w:rPr>
        <w:t>≥</w:t>
      </w:r>
      <w:r>
        <w:rPr/>
        <w:t xml:space="preserve"> 6 Ts </w:t>
      </w:r>
      <w:r>
        <w:rPr>
          <w:shd w:fill="00FFFF" w:val="clear"/>
        </w:rPr>
        <w:t>(Figure 1A)</w:t>
      </w:r>
      <w:r>
        <w:rP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cs="DejaVu Sans" w:hint="eastAsia" w:ascii="DejaVu Sans" w:hAnsi="DejaVu Sans"/>
        </w:rPr>
        <w:t>→</w:t>
      </w:r>
      <w:r>
        <w:rPr/>
        <w:t>AA or ATTA</w:t>
      </w:r>
      <w:r>
        <w:rPr>
          <w:rFonts w:cs="DejaVu Sans" w:hint="eastAsia" w:ascii="DejaVu Sans" w:hAnsi="DejaVu Sans"/>
        </w:rPr>
        <w:t>→</w:t>
      </w:r>
      <w:r>
        <w:rPr/>
        <w:t>ATA are distinguished from deletions of CTA</w:t>
      </w:r>
      <w:r>
        <w:rPr>
          <w:rFonts w:cs="DejaVu Sans" w:hint="eastAsia" w:ascii="DejaVu Sans" w:hAnsi="DejaVu Sans"/>
        </w:rPr>
        <w:t>→</w:t>
      </w:r>
      <w:r>
        <w:rPr/>
        <w:t>CA or CTTA</w:t>
      </w:r>
      <w:r>
        <w:rPr>
          <w:rFonts w:cs="DejaVu Sans" w:hint="eastAsia" w:ascii="DejaVu Sans" w:hAnsi="DejaVu Sans"/>
        </w:rPr>
        <w:t>→</w:t>
      </w:r>
      <w:r>
        <w:rPr/>
        <w:t>CTA, but the deletions CTA</w:t>
      </w:r>
      <w:r>
        <w:rPr>
          <w:rFonts w:cs="DejaVu Sans" w:hint="eastAsia" w:ascii="DejaVu Sans" w:hAnsi="DejaVu Sans"/>
        </w:rPr>
        <w:t>→</w:t>
      </w:r>
      <w:r>
        <w:rPr/>
        <w:t>CA and CTTTTA</w:t>
      </w:r>
      <w:r>
        <w:rPr>
          <w:rFonts w:cs="DejaVu Sans" w:hint="eastAsia" w:ascii="DejaVu Sans" w:hAnsi="DejaVu Sans"/>
        </w:rPr>
        <w:t>→</w:t>
      </w:r>
      <w:r>
        <w:rP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cs="DejaVu Sans" w:hint="eastAsia" w:ascii="DejaVu Sans" w:hAnsi="DejaVu Sans"/>
        </w:rPr>
        <w:t>→</w:t>
      </w:r>
      <w:r>
        <w:rPr/>
        <w:t>AA, CTA</w:t>
      </w:r>
      <w:r>
        <w:rPr>
          <w:rFonts w:cs="DejaVu Sans" w:hint="eastAsia" w:ascii="DejaVu Sans" w:hAnsi="DejaVu Sans"/>
        </w:rPr>
        <w:t>→</w:t>
      </w:r>
      <w:r>
        <w:rPr/>
        <w:t>CA, and GTA</w:t>
      </w:r>
      <w:r>
        <w:rPr>
          <w:rFonts w:cs="DejaVu Sans" w:hint="eastAsia" w:ascii="DejaVu Sans" w:hAnsi="DejaVu Sans"/>
        </w:rPr>
        <w:t>→</w:t>
      </w:r>
      <w:r>
        <w:rPr/>
        <w:t xml:space="preserve">GA. The classifications of indels of 2 or more bases are less intuitive. </w:t>
      </w:r>
      <w:r>
        <w:rPr>
          <w:shd w:fill="00FFFF" w:val="clear"/>
        </w:rPr>
        <w:t>Table S1</w:t>
      </w:r>
      <w: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Times New Roman" w:hint="eastAsia"/>
        </w:rPr>
        <w:t xml:space="preserve"> </w:t>
      </w:r>
      <w:r>
        <w:rPr>
          <w:rFonts w:eastAsia="Times New Roman" w:hint="eastAsia"/>
          <w:shd w:fill="00FFFF" w:val="clear"/>
        </w:rPr>
        <w:t>(</w:t>
      </w:r>
      <w:r>
        <w:rPr>
          <w:rFonts w:eastAsia="Times New Roman"/>
          <w:shd w:fill="00FFFF" w:val="clear"/>
        </w:rPr>
        <w:t>https://indelsi</w:t>
      </w:r>
      <w:r>
        <w:rPr>
          <w:rFonts w:eastAsia="Times New Roman"/>
          <w:shd w:fill="00FFFF" w:val="clear"/>
        </w:rPr>
        <w:t>g.net</w:t>
      </w:r>
      <w:r>
        <w:rPr>
          <w:rFonts w:eastAsia="Times New Roman" w:hint="eastAsia"/>
          <w:shd w:fill="00FFFF" w:val="clear"/>
        </w:rPr>
        <w:t>)</w:t>
      </w:r>
      <w:r>
        <w:rPr/>
        <w:t xml:space="preserve"> </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w:t>
      </w:r>
      <w:r>
        <w:rPr>
          <w:rFonts w:eastAsia="Times New Roman" w:hint="eastAsia"/>
        </w:rPr>
        <w:t>6</w:t>
      </w:r>
      <w:r>
        <w:rPr/>
        <w:t xml:space="preserve"> cancer types using a method based on hierarchical Dirichlet processes </w:t>
      </w:r>
      <w:bookmarkStart w:id="12" w:name="ZOTERO_BREF_sXKgi2ptdMXh"/>
      <w:r>
        <w:rPr/>
        <w:t>(Liu et al. 2023)</w:t>
      </w:r>
      <w:bookmarkEnd w:id="12"/>
      <w:r>
        <w:rPr/>
        <w:t xml:space="preserve">, and a method based on non-negative matrix factorization </w:t>
      </w:r>
      <w:bookmarkStart w:id="13" w:name="ZOTERO_BREF_Ax2rB3g50il2"/>
      <w:r>
        <w:rPr/>
        <w:t>(Islam et al. 2022)</w:t>
      </w:r>
      <w:bookmarkEnd w:id="13"/>
      <w:r>
        <w:rPr/>
        <w:t xml:space="preserve">. The extracted signatures were broadly consistent between the two methods </w:t>
      </w:r>
      <w:r>
        <w:rPr>
          <w:highlight w:val="cyan"/>
          <w:shd w:fill="FFFF00" w:val="clear"/>
        </w:rPr>
        <w:t>(</w:t>
      </w:r>
      <w:r>
        <w:rPr>
          <w:shd w:fill="00FFFF" w:val="clear"/>
        </w:rPr>
        <w:t>Tables 1, S2-S8</w:t>
      </w:r>
      <w:r>
        <w:rPr>
          <w:shd w:fill="00FF00" w:val="clear"/>
        </w:rPr>
        <w:t>)</w:t>
      </w:r>
      <w:r>
        <w:rP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Times New Roman" w:hint="eastAsia"/>
        </w:rPr>
        <w:t>y</w:t>
      </w:r>
      <w:r>
        <w:rPr/>
        <w:t xml:space="preserve"> were discovered. Further evidence of their robustness derives from the identification of tumor spectra dominated by a single signature. For</w:t>
      </w:r>
      <w:r>
        <w:rPr>
          <w:rFonts w:eastAsia="Times New Roman" w:hint="eastAsia"/>
        </w:rPr>
        <w:t xml:space="preserve"> 35 </w:t>
      </w:r>
      <w:r>
        <w:rPr/>
        <w:t>of the 44 signatures, there were tumor spectra with cosine similarity &gt;</w:t>
      </w:r>
      <w:r>
        <w:rPr>
          <w:rFonts w:eastAsia="Times New Roman" w:hint="eastAsia"/>
        </w:rPr>
        <w:t xml:space="preserve"> 0.95 </w:t>
      </w:r>
      <w:r>
        <w:rPr/>
        <w:t xml:space="preserve">cosine similarity, and for 39 there were tumor spectra with similarity &gt; 0.90 (Table 1). Of the 44 signatures identified in the 89-type classification, similar signatures were previously described for 18 </w:t>
      </w:r>
      <w:bookmarkStart w:id="14" w:name="ZOTERO_BREF_0qMQgAENxeSA"/>
      <w:r>
        <w:rPr/>
        <w:t>(Koh et al. 2025)</w:t>
      </w:r>
      <w:bookmarkEnd w:id="14"/>
      <w:r>
        <w:rPr/>
        <w:t xml:space="preserve"> and 26 were not previously described to our knowlege (Table 1). We also carried out signature discovery in spectra in the 83-type classification, and discovered 34 signatures, of which 20 were similar to signatures in the COSMIC reference set, and 3 additional signatures were similar to signatures identified in </w:t>
      </w:r>
      <w:bookmarkStart w:id="15" w:name="ZOTERO_BREF_RenPiKIXIJyQ"/>
      <w:r>
        <w:rPr>
          <w:shd w:fill="FF0000" w:val="clear"/>
        </w:rPr>
        <w:t>(Jin et al. 2024b)</w:t>
      </w:r>
      <w:bookmarkEnd w:id="15"/>
      <w:r>
        <w:rPr/>
        <w:t xml:space="preserve"> (Table 1).</w:t>
      </w:r>
    </w:p>
    <w:p>
      <w:pPr>
        <w:pStyle w:val="normalfirst"/>
        <w:ind w:firstLine="720"/>
        <w:rPr/>
      </w:pPr>
      <w:r>
        <w:rPr/>
        <w:t xml:space="preserve">Because lossless translation between signatures in the 83-type and the two new classification schemes is impossible </w:t>
      </w:r>
      <w:r>
        <w:rPr>
          <w:shd w:fill="00FFFF" w:val="clear"/>
        </w:rPr>
        <w:t>(Table S1),</w:t>
      </w:r>
      <w:r>
        <w:rPr/>
        <w:t xml:space="preserve"> we used tumor mutational spectra dominated by individual signatures to systematically elucidate signature correspondences across classification schemes. </w:t>
      </w:r>
      <w:r>
        <w:rPr>
          <w:shd w:fill="00FFFF" w:val="clear"/>
        </w:rPr>
        <w:t>Table 1</w:t>
      </w:r>
      <w:r>
        <w:rPr/>
        <w:t xml:space="preserve"> shows the correspondences, with details and discussion in </w:t>
      </w:r>
      <w:r>
        <w:rPr>
          <w:rFonts w:eastAsia="Times New Roman"/>
          <w:shd w:fill="00FFFF" w:val="clear"/>
        </w:rPr>
        <w:t>https://indelsi</w:t>
      </w:r>
      <w:r>
        <w:rPr>
          <w:rFonts w:eastAsia="Times New Roman"/>
          <w:shd w:fill="00FFFF" w:val="clear"/>
        </w:rPr>
        <w:t>g.net/</w:t>
      </w:r>
      <w:r>
        <w:rPr>
          <w:shd w:fill="00FFFF" w:val="clear"/>
        </w:rPr>
        <w:t>.</w:t>
      </w:r>
    </w:p>
    <w:p>
      <w:pPr>
        <w:pStyle w:val="normalfirst"/>
        <w:ind w:firstLine="720"/>
        <w:rPr/>
      </w:pPr>
      <w:r>
        <w:rPr/>
        <w:t xml:space="preserve">In several cases, the new indel classifications systems were able to distinguish signatures that the older system merged. This is clearest for deletions of single T bases from tracts of </w:t>
      </w:r>
      <w:r>
        <w:rPr>
          <w:rFonts w:eastAsia="Liberation Serif" w:cs="Liberation Serif" w:ascii="Liberation Serif" w:hAnsi="Liberation Serif"/>
        </w:rPr>
        <w:t>≥</w:t>
      </w:r>
      <w:r>
        <w:rPr/>
        <w:t xml:space="preserve"> 6 Ts. Our data set had &gt; 8.5 million of these deletions out of 18.4 million deletions in total. The COSMIC reference signature ID2 in the older, 83-type classification, consists exclusively of these deletions. The new indel classifications divide ID2 into three signatures. Among these, InsDel2b is dominated by deletions of T from tracts of 5 to 7 Ts. InsDel2a and InsDel2c are both dominated by deletions of single Ts’ from stretches of </w:t>
      </w:r>
      <w:r>
        <w:rPr>
          <w:rFonts w:eastAsia="Liberation Serif" w:cs="Liberation Serif" w:ascii="Liberation Serif" w:hAnsi="Liberation Serif"/>
        </w:rPr>
        <w:t>≥ 8 Ts. However, they are distinguished by InsDel2a’s preference for flanking A bases and InsDel1c’s preference for flanking C bases.</w:t>
      </w:r>
      <w:r>
        <w:rPr/>
        <w:t xml:space="preserve"> Mutations attributed to </w:t>
      </w:r>
      <w:r>
        <w:rPr>
          <w:color w:val="000000"/>
        </w:rPr>
        <w:t xml:space="preserve">Insdel2b and InsDel2c are strongly enriched among MSI-H tumors. Furthermore, the counts of mutations attributed to these signatures are correlated with the counts of mutations attributed to the MSI-H-associated SBS signatures SBS6, SBS26, and SBS44 </w:t>
      </w:r>
      <w:r>
        <w:rPr>
          <w:color w:val="000000"/>
          <w:shd w:fill="00FFFF" w:val="clear"/>
        </w:rPr>
        <w:t>(Figure 4, Figure S1</w:t>
      </w:r>
      <w:r>
        <w:rPr>
          <w:color w:val="000000"/>
          <w:shd w:fill="00FFFF" w:val="clear"/>
        </w:rPr>
        <w:t>).</w:t>
      </w:r>
    </w:p>
    <w:p>
      <w:pPr>
        <w:pStyle w:val="normalfirst"/>
        <w:ind w:firstLine="720"/>
        <w:rPr/>
      </w:pPr>
      <w:r>
        <w:rPr/>
        <w:t xml:space="preserve">In addition to the deletions of single T bases from long poly-T tracts, insertions of single T bases into long poly-T tracts also showed that the new indel classification systems distinguish signatures that the older system merged. Our data set had 3.3 million insertions of single T bases into tracts of </w:t>
      </w:r>
      <w:r>
        <w:rPr>
          <w:rFonts w:eastAsia="Liberation Serif" w:cs="Liberation Serif" w:ascii="Liberation Serif" w:hAnsi="Liberation Serif"/>
        </w:rPr>
        <w:t>≥</w:t>
      </w:r>
      <w:r>
        <w:rP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eastAsia="Liberation Serif" w:cs="Liberation Serif" w:ascii="Liberation Serif" w:hAnsi="Liberation Serif"/>
        </w:rPr>
        <w:t>≥</w:t>
      </w:r>
      <w:r>
        <w:rPr/>
        <w:t xml:space="preserve"> 8 Ts and InsDel1b has the smallest proportion, while InsDel1c has an intermediate proportion. Compared to InsDel1b, InsDel1a and InsDel1c have larger proportions of A to the left of the poly-T tract and G to the right, and smaller proportions of C to the left of the poly-T tract with C or A to the right. InsDel1b is further distinguished from InsDel1a and 1b in that several tumors with high proportions of InsDel1b (&gt; 0.4) have mutations in the proofreading domain of polymerase epsilon </w:t>
      </w:r>
      <w:r>
        <w:rPr>
          <w:shd w:fill="00FFFF" w:val="clear"/>
        </w:rPr>
        <w:t xml:space="preserve">(Table S9; </w:t>
      </w:r>
      <w:r>
        <w:rPr>
          <w:shd w:fill="FF0000" w:val="clear"/>
        </w:rPr>
        <w:t>possibly remove some of the sheets from table S9)</w:t>
      </w:r>
      <w:r>
        <w:rPr/>
        <w:t>.</w:t>
      </w:r>
    </w:p>
    <w:p>
      <w:pPr>
        <w:pStyle w:val="normalfirst"/>
        <w:rPr/>
      </w:pPr>
      <w:r>
        <w:rPr>
          <w:rFonts w:eastAsia="Times New Roman" w:hint="eastAsia"/>
          <w:b/>
          <w:bCs/>
          <w:i/>
          <w:iCs/>
        </w:rPr>
        <w:t>Two cases where the 89-type classification misses clear differences.</w:t>
      </w:r>
      <w:r>
        <w:rPr>
          <w:rFonts w:eastAsia="Times New Roman" w:hint="eastAsia"/>
          <w:b/>
          <w:bCs/>
        </w:rPr>
        <w:t xml:space="preserve"> </w:t>
      </w:r>
      <w:r>
        <w:rPr>
          <w:rFonts w:eastAsia="Times New Roman" w:hint="eastAsia"/>
        </w:rPr>
        <w:t xml:space="preserve">While the 89-type classification system on the whole better discriminates signatures, in two cases the 83-type and 476 type systems clearly differentiated signatures that were almost </w:t>
      </w:r>
      <w:r>
        <w:rPr>
          <w:rFonts w:eastAsia="Times New Roman"/>
        </w:rPr>
        <w:t>identical to</w:t>
      </w:r>
      <w:r>
        <w:rPr>
          <w:rFonts w:eastAsia="Times New Roman" w:hint="eastAsia"/>
        </w:rPr>
        <w:t xml:space="preserve"> the 89-type system. One case consisted of InsDel13 and InsDel</w:t>
      </w:r>
      <w:r>
        <w:rPr>
          <w:rFonts w:eastAsia="Times New Roman"/>
        </w:rPr>
        <w:t>_</w:t>
      </w:r>
      <w:r>
        <w:rPr>
          <w:rFonts w:eastAsia="Times New Roman" w:hint="eastAsia"/>
        </w:rPr>
        <w:t>C. These are nearly identical in the 89-type system, which groups deletions of single Ts in stretches of 1, 2, 3, or 4 Ts as a single deletion type. However the 83 and 476 type systems show that InsDel</w:t>
      </w:r>
      <w:r>
        <w:rPr>
          <w:rFonts w:eastAsia="Times New Roman"/>
        </w:rPr>
        <w:t>_</w:t>
      </w:r>
      <w:r>
        <w:rPr>
          <w:rFonts w:eastAsia="Times New Roman" w:hint="eastAsia"/>
        </w:rPr>
        <w:t>C has deletions of 1 T from ATA (ATA</w:t>
      </w:r>
      <w:r>
        <w:rPr>
          <w:rFonts w:cs="DejaVu Sans" w:hint="eastAsia" w:ascii="DejaVu Sans" w:hAnsi="DejaVu Sans"/>
        </w:rPr>
        <w:t>→</w:t>
      </w:r>
      <w:r>
        <w:rPr>
          <w:rFonts w:eastAsia="Times New Roman" w:hint="eastAsia"/>
        </w:rPr>
        <w:t>AA), while InsDel13 has deletions of T from ATTA (ATTA</w:t>
      </w:r>
      <w:r>
        <w:rPr>
          <w:rFonts w:cs="DejaVu Sans" w:hint="eastAsia" w:ascii="DejaVu Sans" w:hAnsi="DejaVu Sans"/>
        </w:rPr>
        <w:t>→</w:t>
      </w:r>
      <w:r>
        <w:rPr>
          <w:rFonts w:eastAsia="Times New Roman" w:hint="eastAsia"/>
        </w:rPr>
        <w:t>ATA,</w:t>
      </w:r>
      <w:r>
        <w:rPr>
          <w:rFonts w:eastAsia="Times New Roman" w:hint="eastAsia"/>
          <w:shd w:fill="00FFFF" w:val="clear"/>
        </w:rPr>
        <w:t xml:space="preserve"> Figure S2A</w:t>
      </w:r>
      <w:r>
        <w:rPr>
          <w:rFonts w:eastAsia="Times New Roman" w:hint="eastAsia"/>
          <w:shd w:fill="00FFFF" w:val="clear"/>
        </w:rPr>
        <w:t>)</w:t>
      </w:r>
      <w:r>
        <w:rPr/>
        <w:t>.</w:t>
      </w:r>
      <w:r>
        <w:rPr>
          <w:rFonts w:eastAsia="Times New Roman" w:hint="eastAsia"/>
        </w:rPr>
        <w:t xml:space="preserve"> The other case consisted of InsDel11 and InsDel16. InsDel11 has insertions of one C next to an isolated C (C with non-Cs on each side, e.g. ACG</w:t>
      </w:r>
      <w:r>
        <w:rPr>
          <w:rFonts w:cs="DejaVu Sans" w:hint="eastAsia" w:ascii="DejaVu Sans" w:hAnsi="DejaVu Sans"/>
        </w:rPr>
        <w:t>→</w:t>
      </w:r>
      <w:r>
        <w:rPr>
          <w:rFonts w:eastAsia="Times New Roman" w:hint="eastAsia"/>
        </w:rPr>
        <w:t>ACCG) and insertion of a one T next to an isolated T (e.g. GTG</w:t>
      </w:r>
      <w:r>
        <w:rPr>
          <w:rFonts w:cs="DejaVu Sans" w:hint="eastAsia" w:ascii="DejaVu Sans" w:hAnsi="DejaVu Sans"/>
        </w:rPr>
        <w:t>→</w:t>
      </w:r>
      <w:r>
        <w:rPr>
          <w:rFonts w:eastAsia="Times New Roman" w:hint="eastAsia"/>
        </w:rPr>
        <w:t>GTTG). InsDel16 has insertion of one C between non-Cs (e.g. AT</w:t>
      </w:r>
      <w:r>
        <w:rPr>
          <w:rFonts w:cs="DejaVu Sans" w:hint="eastAsia" w:ascii="DejaVu Sans" w:hAnsi="DejaVu Sans"/>
        </w:rPr>
        <w:t>→</w:t>
      </w:r>
      <w:r>
        <w:rPr>
          <w:rFonts w:eastAsia="Times New Roman" w:hint="eastAsia"/>
        </w:rPr>
        <w:t>ACT), and insertion of one T between non-Ts (e.g. AG</w:t>
      </w:r>
      <w:r>
        <w:rPr>
          <w:rFonts w:cs="DejaVu Sans" w:hint="eastAsia" w:ascii="DejaVu Sans" w:hAnsi="DejaVu Sans"/>
        </w:rPr>
        <w:t>→</w:t>
      </w:r>
      <w:r>
        <w:rPr>
          <w:rFonts w:eastAsia="Times New Roman" w:hint="eastAsia"/>
        </w:rPr>
        <w:t xml:space="preserve">ATG, </w:t>
      </w:r>
      <w:r>
        <w:rPr>
          <w:rFonts w:eastAsia="Times New Roman" w:hint="eastAsia"/>
          <w:shd w:fill="00FFFF" w:val="clear"/>
        </w:rPr>
        <w:t>Figure S2B</w:t>
      </w:r>
      <w:r>
        <w:rPr/>
        <w:t xml:space="preserve">). Again, </w:t>
      </w:r>
      <w:r>
        <w:rPr>
          <w:rFonts w:eastAsia="Times New Roman" w:hint="eastAsia"/>
        </w:rPr>
        <w:t>the 89-type system does not capture these differences, while the 83 and 476-type systems do.</w:t>
      </w:r>
    </w:p>
    <w:p>
      <w:pPr>
        <w:pStyle w:val="normalfirst"/>
        <w:rPr>
          <w:b/>
          <w:bCs/>
          <w:i/>
          <w:iCs/>
        </w:rPr>
      </w:pPr>
      <w:r>
        <w:rPr>
          <w:b/>
          <w:bCs/>
          <w:i/>
          <w:iCs/>
        </w:rPr>
        <w:t>New insights</w:t>
      </w:r>
    </w:p>
    <w:p>
      <w:pPr>
        <w:pStyle w:val="normalfirst"/>
        <w:rPr>
          <w:b/>
          <w:bCs/>
          <w:i/>
          <w:iCs/>
        </w:rPr>
      </w:pPr>
      <w:r>
        <w:rPr>
          <w:b/>
          <w:bCs/>
          <w:i/>
          <w:iCs/>
        </w:rPr>
        <w:t xml:space="preserve">Deletions caused by aristolochic acid. </w:t>
      </w:r>
      <w:r>
        <w:rPr/>
        <w:t>One example of the benefits of the new classification schemes is that it reveals that the most common AA-related deletions of single Ts are deletions of single Ts, while the 89-type collapses these to a single type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cs="DejaVu Sans" w:hint="eastAsia" w:ascii="DejaVu Sans" w:hAnsi="DejaVu Sans"/>
        </w:rPr>
        <w:t>→</w:t>
      </w:r>
      <w:r>
        <w:rPr/>
        <w:t xml:space="preserve">T single base substitutions in the AA SBS signature and of the frequent involvement of adenines in the AA DBS signatures </w:t>
      </w:r>
    </w:p>
    <w:p>
      <w:pPr>
        <w:pStyle w:val="NormalWeb"/>
        <w:rPr/>
      </w:pPr>
      <w:r>
        <w:rPr>
          <w:rFonts w:eastAsia="Times New Roman"/>
          <w:b/>
          <w:bCs/>
          <w:i/>
          <w:iCs/>
        </w:rPr>
        <w:t>APOBEC3A activity and InsDel_Aβ</w:t>
      </w:r>
      <w:r>
        <w:rPr>
          <w:rFonts w:eastAsia="Times New Roman" w:hint="eastAsia"/>
          <w:b/>
          <w:bCs/>
          <w:i/>
          <w:iCs/>
        </w:rPr>
        <w:t xml:space="preserve">. </w:t>
      </w:r>
      <w:r>
        <w:rPr>
          <w:rFonts w:eastAsia="Times New Roman"/>
        </w:rPr>
        <w:t>We identified InsDel_Aβ, an indel signature that in the 476-type classification consists primarily of 1 bp C deletions TCA</w:t>
      </w:r>
      <w:r>
        <w:rPr>
          <w:rFonts w:hint="eastAsia"/>
        </w:rPr>
        <w:t>→</w:t>
      </w:r>
      <w:r>
        <w:rPr>
          <w:rFonts w:eastAsia="Times New Roman"/>
        </w:rPr>
        <w:t>TA and TCT</w:t>
      </w:r>
      <w:r>
        <w:rPr>
          <w:rFonts w:hint="eastAsia"/>
        </w:rPr>
        <w:t>→</w:t>
      </w:r>
      <w:r>
        <w:rPr>
          <w:rFonts w:eastAsia="Times New Roman"/>
        </w:rPr>
        <w:t>TT deletions</w:t>
      </w:r>
      <w:r>
        <w:rPr>
          <w:rFonts w:eastAsia="Times New Roman" w:hint="eastAsia"/>
        </w:rPr>
        <w:t xml:space="preserve"> (</w:t>
      </w:r>
      <w:r>
        <w:rPr>
          <w:rFonts w:eastAsia="Times New Roman" w:hint="eastAsia"/>
          <w:shd w:fill="00FFFF" w:val="clear"/>
        </w:rPr>
        <w:t>F</w:t>
      </w:r>
      <w:r>
        <w:rPr>
          <w:rFonts w:eastAsia="Times New Roman"/>
          <w:shd w:fill="00FFFF" w:val="clear"/>
        </w:rPr>
        <w:t>i</w:t>
      </w:r>
      <w:r>
        <w:rPr>
          <w:rFonts w:eastAsia="Times New Roman" w:hint="eastAsia"/>
          <w:shd w:fill="00FFFF" w:val="clear"/>
        </w:rPr>
        <w:t>gure S2C</w:t>
      </w:r>
      <w:r>
        <w:rPr>
          <w:rFonts w:eastAsia="Times New Roman" w:hint="eastAsia"/>
        </w:rPr>
        <w:t>, right sub-panel</w:t>
      </w:r>
      <w:r>
        <w:rPr>
          <w:rFonts w:eastAsia="Times New Roman"/>
        </w:rPr>
        <w:t xml:space="preserve">). Thus, InsDel_Aβ targets the same sequences as the canonical APOBEC SBS signatures SBS2 </w:t>
      </w:r>
      <w:r>
        <w:rPr>
          <w:rFonts w:eastAsia="Times New Roman" w:hint="eastAsia"/>
        </w:rPr>
        <w:t>(TCA</w:t>
      </w:r>
      <w:r>
        <w:rPr>
          <w:rFonts w:hint="eastAsia"/>
        </w:rPr>
        <w:t>→</w:t>
      </w:r>
      <w:r>
        <w:rPr>
          <w:rFonts w:eastAsia="Times New Roman" w:hint="eastAsia"/>
        </w:rPr>
        <w:t>TTA and TCT</w:t>
      </w:r>
      <w:r>
        <w:rPr>
          <w:rFonts w:cs="DejaVu Sans" w:hint="eastAsia" w:ascii="DejaVu Sans" w:hAnsi="DejaVu Sans"/>
        </w:rPr>
        <w:t>→</w:t>
      </w:r>
      <w:r>
        <w:rPr>
          <w:rFonts w:eastAsia="Times New Roman" w:hint="eastAsia"/>
        </w:rPr>
        <w:t>TTT)</w:t>
      </w:r>
      <w:r>
        <w:rPr>
          <w:rFonts w:eastAsia="Times New Roman"/>
        </w:rPr>
        <w:t xml:space="preserve"> and SBS13 </w:t>
      </w:r>
      <w:r>
        <w:rPr>
          <w:rFonts w:eastAsia="Times New Roman" w:hint="eastAsia"/>
        </w:rPr>
        <w:t>(TCA</w:t>
      </w:r>
      <w:r>
        <w:rPr>
          <w:rFonts w:cs="DejaVu Sans" w:hint="eastAsia" w:ascii="DejaVu Sans" w:hAnsi="DejaVu Sans"/>
        </w:rPr>
        <w:t>→</w:t>
      </w:r>
      <w:r>
        <w:rPr>
          <w:rFonts w:eastAsia="Times New Roman" w:hint="eastAsia"/>
        </w:rPr>
        <w:t>TGA and TCT</w:t>
      </w:r>
      <w:r>
        <w:rPr>
          <w:rFonts w:cs="DejaVu Sans" w:hint="eastAsia" w:ascii="DejaVu Sans" w:hAnsi="DejaVu Sans"/>
        </w:rPr>
        <w:t>→</w:t>
      </w:r>
      <w:r>
        <w:rPr>
          <w:rFonts w:eastAsia="Times New Roman" w:hint="eastAsia"/>
        </w:rPr>
        <w:t>TGT). E</w:t>
      </w:r>
      <w:r>
        <w:rPr>
          <w:rFonts w:eastAsia="Times New Roman"/>
        </w:rPr>
        <w:t>xperiments in c</w:t>
      </w:r>
      <w:r>
        <w:rPr>
          <w:rFonts w:eastAsia="Times New Roman"/>
          <w:shd w:fill="auto" w:val="clear"/>
        </w:rPr>
        <w:t>ell culture show</w:t>
      </w:r>
      <w:r>
        <w:rPr>
          <w:rFonts w:eastAsia="Times New Roman"/>
          <w:shd w:fill="auto" w:val="clear"/>
        </w:rPr>
        <w:t>ed</w:t>
      </w:r>
      <w:r>
        <w:rPr>
          <w:rFonts w:eastAsia="Times New Roman"/>
          <w:shd w:fill="auto" w:val="clear"/>
        </w:rPr>
        <w:t xml:space="preserve"> that, </w:t>
      </w:r>
      <w:r>
        <w:rPr>
          <w:rFonts w:eastAsia="Times New Roman"/>
          <w:shd w:fill="auto" w:val="clear"/>
        </w:rPr>
        <w:t>in addition to single nucleotide substitutions,</w:t>
      </w:r>
      <w:r>
        <w:rPr>
          <w:rFonts w:eastAsia="Times New Roman"/>
          <w:shd w:fill="auto" w:val="clear"/>
        </w:rPr>
        <w:t xml:space="preserve"> APOBEC3A induces</w:t>
      </w:r>
      <w:r>
        <w:rPr>
          <w:rFonts w:eastAsia="Times New Roman"/>
          <w:shd w:fill="auto" w:val="clear"/>
        </w:rPr>
        <w:t xml:space="preserve"> indels, mainly</w:t>
      </w:r>
      <w:r>
        <w:rPr>
          <w:rFonts w:eastAsia="Times New Roman"/>
          <w:shd w:fill="auto" w:val="clear"/>
        </w:rPr>
        <w:t xml:space="preserve"> </w:t>
      </w:r>
      <w:r>
        <w:rPr>
          <w:rFonts w:eastAsia="Times New Roman"/>
          <w:shd w:fill="auto" w:val="clear"/>
        </w:rPr>
        <w:t>TC</w:t>
      </w:r>
      <w:r>
        <w:rPr>
          <w:rFonts w:hint="eastAsia"/>
          <w:shd w:fill="auto" w:val="clear"/>
        </w:rPr>
        <w:t>→</w:t>
      </w:r>
      <w:r>
        <w:rPr>
          <w:rFonts w:eastAsia="Times New Roman"/>
          <w:shd w:fill="auto" w:val="clear"/>
        </w:rPr>
        <w:t xml:space="preserve">T </w:t>
      </w:r>
      <w:bookmarkStart w:id="16" w:name="ZOTERO_BREF_CAdMe2IeGVl5"/>
      <w:r>
        <w:rPr>
          <w:rFonts w:eastAsia="Times New Roman"/>
          <w:shd w:fill="auto" w:val="clear"/>
        </w:rPr>
        <w:t>(DeWeerd et al. 2022)</w:t>
      </w:r>
      <w:bookmarkEnd w:id="16"/>
      <w:r>
        <w:rPr>
          <w:rFonts w:eastAsia="Times New Roman"/>
          <w:shd w:fill="auto" w:val="clear"/>
        </w:rPr>
        <w:t xml:space="preserve">. </w:t>
      </w:r>
      <w:r>
        <w:rPr>
          <w:rFonts w:eastAsia="Times New Roman"/>
        </w:rPr>
        <w:t xml:space="preserve">In parallel, we discovered the corresponding 83-type indel signature, ID_A, which, compared to C_ID9, is more similar to </w:t>
      </w:r>
      <w:r>
        <w:rPr>
          <w:rFonts w:eastAsia="Times New Roman" w:hint="eastAsia"/>
        </w:rPr>
        <w:t>the experimental indel spectrum in</w:t>
      </w:r>
      <w:r>
        <w:rPr>
          <w:rFonts w:eastAsia="Times New Roman"/>
        </w:rPr>
        <w:t xml:space="preserve"> </w:t>
      </w:r>
      <w:bookmarkStart w:id="17" w:name="ZOTERO_BREF_PIzfJaCA5fo2"/>
      <w:r>
        <w:rPr>
          <w:rFonts w:eastAsia="Times New Roman"/>
        </w:rPr>
        <w:t>(DeWeerd et al. 2022)</w:t>
      </w:r>
      <w:bookmarkEnd w:id="17"/>
      <w:r>
        <w:rPr/>
        <w:t>.</w:t>
      </w:r>
      <w:r>
        <w:rPr>
          <w:rFonts w:eastAsia="Times New Roman" w:hint="eastAsia"/>
        </w:rPr>
        <w:t xml:space="preserve"> Notably ID9 </w:t>
      </w:r>
      <w:r>
        <w:rPr>
          <w:rFonts w:eastAsia="Times New Roman" w:hint="eastAsia"/>
        </w:rPr>
        <w:t>and InsDel9 in both the 89-type and 476-type classifications have many deletions of single thymines</w:t>
      </w:r>
      <w:r>
        <w:rPr>
          <w:rFonts w:eastAsia="Times New Roman" w:hint="eastAsia"/>
        </w:rPr>
        <w:t xml:space="preserve">, </w:t>
      </w:r>
      <w:r>
        <w:rPr>
          <w:rFonts w:eastAsia="Times New Roman" w:hint="eastAsia"/>
        </w:rPr>
        <w:t xml:space="preserve">while </w:t>
      </w:r>
      <w:r>
        <w:rPr>
          <w:rFonts w:eastAsia="Times New Roman"/>
        </w:rPr>
        <w:t xml:space="preserve">ID_A </w:t>
      </w:r>
      <w:r>
        <w:rPr>
          <w:rFonts w:eastAsia="Times New Roman"/>
        </w:rPr>
        <w:t xml:space="preserve">and InsDel_Aβ in the 89-type and 476-type classifications </w:t>
      </w:r>
      <w:r>
        <w:rPr>
          <w:rFonts w:eastAsia="Times New Roman"/>
        </w:rPr>
        <w:t>lack the</w:t>
      </w:r>
      <w:r>
        <w:rPr>
          <w:rFonts w:eastAsia="Times New Roman"/>
        </w:rPr>
        <w:t>se</w:t>
      </w:r>
      <w:r>
        <w:rPr>
          <w:rFonts w:eastAsia="Times New Roman" w:hint="eastAsia"/>
          <w:shd w:fill="00FFFF" w:val="clear"/>
        </w:rPr>
        <w:t>(Figure S2C)</w:t>
      </w:r>
      <w:r>
        <w:rPr>
          <w:rFonts w:eastAsia="Times New Roman"/>
        </w:rPr>
        <w:t xml:space="preserve">. In addition, the InsDel9 476-type signature also has many deletions of a single C following A or G, </w:t>
      </w:r>
      <w:r>
        <w:rPr>
          <w:rFonts w:eastAsia="Times New Roman"/>
        </w:rPr>
        <w:t xml:space="preserve">while </w:t>
      </w:r>
      <w:r>
        <w:rPr>
          <w:rFonts w:eastAsia="Times New Roman"/>
        </w:rPr>
        <w:t xml:space="preserve">InsDel_Aβ </w:t>
      </w:r>
      <w:r>
        <w:rPr>
          <w:rFonts w:eastAsia="Times New Roman"/>
        </w:rPr>
        <w:t>has almost exclusively deletions of a single C following T</w:t>
      </w:r>
      <w:r>
        <w:rPr>
          <w:rFonts w:eastAsia="Times New Roman"/>
        </w:rPr>
        <w:t xml:space="preserve">.  </w:t>
      </w:r>
      <w:r>
        <w:rPr>
          <w:rFonts w:eastAsia="Times New Roman"/>
          <w:shd w:fill="auto" w:val="clear"/>
        </w:rPr>
        <w:t>Thi</w:t>
      </w:r>
      <w:r>
        <w:rPr>
          <w:rFonts w:eastAsia="Times New Roman"/>
        </w:rPr>
        <w:t xml:space="preserve">s signature was was also noted in </w:t>
      </w:r>
      <w:bookmarkStart w:id="18" w:name="ZOTERO_BREF_EcFI6Fskdsau"/>
      <w:r>
        <w:rPr>
          <w:rFonts w:eastAsia="Times New Roman"/>
        </w:rPr>
        <w:t>(Koh et al. 2025)</w:t>
      </w:r>
      <w:bookmarkEnd w:id="18"/>
      <w:r>
        <w:rPr>
          <w:rFonts w:eastAsia="Times New Roman"/>
        </w:rPr>
        <w:t xml:space="preserve">, </w:t>
      </w:r>
      <w:r>
        <w:rPr>
          <w:rFonts w:eastAsia="Times New Roman"/>
        </w:rPr>
        <w:t xml:space="preserve">who denoted it InD9a; we propose that this signature is very distinct enough from InsDel9 in the 476-type classification to warrant an identifier. </w:t>
      </w:r>
      <w:r>
        <w:rPr>
          <w:rFonts w:eastAsia="Times New Roman"/>
        </w:rPr>
        <w:t xml:space="preserve"> </w:t>
      </w:r>
    </w:p>
    <w:p>
      <w:pPr>
        <w:pStyle w:val="normalfirst"/>
        <w:rPr>
          <w:shd w:fill="FFFF00" w:val="clear"/>
        </w:rPr>
      </w:pPr>
      <w:r>
        <w:rPr>
          <w:b/>
          <w:bCs/>
          <w:i/>
          <w:iCs/>
          <w:shd w:fill="FFFF00" w:val="clear"/>
        </w:rPr>
        <w:t xml:space="preserve">STEVE DEFINITE NEED PARAGRAPH </w:t>
      </w:r>
      <w:r>
        <w:rPr>
          <w:i/>
          <w:iCs/>
          <w:shd w:fill="FFFF00" w:val="clear"/>
        </w:rPr>
        <w:t>N_beta is the new ID2</w:t>
      </w:r>
    </w:p>
    <w:p>
      <w:pPr>
        <w:pStyle w:val="Normal"/>
        <w:rPr>
          <w:shd w:fill="FFFF00" w:val="clear"/>
        </w:rPr>
      </w:pPr>
      <w:r>
        <w:rPr>
          <w:shd w:fill="FFFF00" w:val="clear"/>
        </w:rPr>
        <w:t>A similar pattern was observed for ID_N, which was found in all cancer types. Its sub-signature, InsDel_N</w:t>
      </w:r>
      <w:r>
        <w:rPr>
          <w:rFonts w:eastAsia="Times New Roman"/>
          <w:shd w:fill="FFFF00" w:val="clear"/>
        </w:rPr>
        <w:t>α</w:t>
      </w:r>
      <w:r>
        <w:rPr>
          <w:shd w:fill="FFFF00" w:val="clear"/>
        </w:rPr>
        <w:t>, was specifically linked to POLE mutations and mismatch repair deficiency, whereas InsDel_N</w:t>
      </w:r>
      <w:r>
        <w:rPr>
          <w:rFonts w:eastAsia="Times New Roman"/>
          <w:shd w:fill="FFFF00" w:val="clear"/>
        </w:rPr>
        <w:t>β</w:t>
      </w:r>
      <w:r>
        <w:rPr>
          <w:shd w:fill="FFFF00" w:val="clear"/>
        </w:rPr>
        <w:t xml:space="preserve"> was prevalent across a broad range of cancer types.</w:t>
      </w:r>
    </w:p>
    <w:p>
      <w:pPr>
        <w:pStyle w:val="Heading3"/>
        <w:numPr>
          <w:ilvl w:val="0"/>
          <w:numId w:val="0"/>
        </w:numPr>
        <w:ind w:hanging="0" w:start="0"/>
        <w:rPr>
          <w:i/>
          <w:iCs/>
          <w:sz w:val="24"/>
          <w:szCs w:val="24"/>
        </w:rPr>
      </w:pPr>
      <w:r>
        <w:rPr>
          <w:i/>
          <w:iCs/>
          <w:sz w:val="24"/>
          <w:szCs w:val="24"/>
        </w:rPr>
        <w:t>Associations between indel signatures and SBS signatures &lt;FOR STEVE TO REVIEW&gt;</w:t>
      </w:r>
    </w:p>
    <w:p>
      <w:pPr>
        <w:pStyle w:val="Normal"/>
        <w:rPr/>
      </w:pPr>
      <w:r>
        <w:rPr/>
        <w:t>We further analyzed the correlations between the i</w:t>
      </w:r>
      <w:r>
        <w:rPr>
          <w:rFonts w:hint="eastAsia"/>
        </w:rPr>
        <w:t>ndel</w:t>
      </w:r>
      <w:r>
        <w:rPr/>
        <w:t xml:space="preserve"> signature activities we derived and SBS signature activities</w:t>
      </w:r>
      <w:r>
        <w:rPr>
          <w:shd w:fill="00FFFF" w:val="clear"/>
        </w:rPr>
        <w:t xml:space="preserve"> from &lt;use reference&gt; Degasperi et al</w:t>
      </w:r>
      <w:r>
        <w:rPr/>
        <w:t>. (</w:t>
      </w:r>
      <w:r>
        <w:rPr>
          <w:shd w:fill="00FFFF" w:val="clear"/>
        </w:rPr>
        <w:t>Tables S</w:t>
      </w:r>
      <w:r>
        <w:rPr>
          <w:rFonts w:eastAsia="Times New Roman" w:hint="eastAsia"/>
          <w:shd w:fill="00FFFF" w:val="clear"/>
        </w:rPr>
        <w:t>10</w:t>
      </w:r>
      <w:r>
        <w:rPr>
          <w:rFonts w:hint="eastAsia"/>
          <w:shd w:fill="00FFFF" w:val="clear"/>
        </w:rPr>
        <w:t>, S</w:t>
      </w:r>
      <w:r>
        <w:rPr>
          <w:rFonts w:eastAsia="Times New Roman" w:hint="eastAsia"/>
          <w:shd w:fill="00FFFF" w:val="clear"/>
        </w:rPr>
        <w:t>11</w:t>
      </w:r>
      <w:r>
        <w:rPr/>
        <w:t xml:space="preserve">). Using unsupervised hierarchical clustering, we grouped mutational signatures into several distinct modules </w:t>
      </w:r>
      <w:r>
        <w:rPr>
          <w:shd w:fill="00FFFF" w:val="clear"/>
        </w:rPr>
        <w:t xml:space="preserve">(Figure </w:t>
      </w:r>
      <w:r>
        <w:rPr>
          <w:rFonts w:eastAsia="Times New Roman" w:hint="eastAsia"/>
          <w:shd w:fill="00FFFF" w:val="clear"/>
        </w:rPr>
        <w:t>4</w:t>
      </w:r>
      <w:r>
        <w:rPr>
          <w:shd w:fill="00FFFF" w:val="clear"/>
        </w:rPr>
        <w:t>)</w:t>
      </w:r>
      <w:r>
        <w:rPr/>
        <w:t>. The APOBEC-related cluster includes SBS2 and SBS13 and sho</w:t>
      </w:r>
      <w:r>
        <w:rPr>
          <w:rFonts w:eastAsia="Times New Roman" w:hint="eastAsia"/>
        </w:rPr>
        <w:t>wed</w:t>
      </w:r>
      <w:r>
        <w:rP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mutations in the proofreading domain of the polymerase epsilon (</w:t>
      </w:r>
      <w:r>
        <w:rPr>
          <w:i/>
          <w:iCs/>
        </w:rPr>
        <w:t>POLE</w:t>
      </w:r>
      <w:r>
        <w:rPr/>
        <w:t xml:space="preserve">) gene was defined by the strong links between SBS signature SBS10a and indel signature InsDel1b and InsDel_K. Additional analysis of tumor somatic mutations confirmed that these signatures are associated with dysfunctional </w:t>
      </w:r>
      <w:r>
        <w:rPr>
          <w:i/>
          <w:iCs/>
        </w:rPr>
        <w:t>POLE</w:t>
      </w:r>
      <w:r>
        <w:rPr/>
        <w:t xml:space="preserve"> proofreading plus, in some tumors, mismatch repair deficiency (</w:t>
      </w:r>
      <w:r>
        <w:rPr>
          <w:shd w:fill="00FFFF" w:val="clear"/>
        </w:rPr>
        <w:t>Table S9 &lt;double check&gt;</w:t>
      </w:r>
      <w:r>
        <w:rPr/>
        <w:t>).</w:t>
      </w:r>
    </w:p>
    <w:p>
      <w:pPr>
        <w:pStyle w:val="Normal"/>
        <w:rPr/>
      </w:pPr>
      <w:r>
        <w:rPr/>
        <w:t xml:space="preserve">Within the mismatch repair deficiency (MMR) cluster, we observed a strong network of correlations between SBS6, SBS26, SBS44, and a group of indel signatures, including C_ID2, InsDel2b, InsDel2c, InsDel7, InsDel_D, and InsDel_J (Figure </w:t>
      </w:r>
      <w:r>
        <w:rPr>
          <w:rFonts w:eastAsia="Times New Roman" w:hint="eastAsia"/>
        </w:rPr>
        <w:t>4</w:t>
      </w:r>
      <w:r>
        <w:rPr/>
        <w:t>,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pPr>
        <w:pStyle w:val="Normal"/>
        <w:rPr/>
      </w:pPr>
      <w:r>
        <w:rPr/>
        <w:t xml:space="preserve">The 89-type taxonomy also allowed us to better resolve the relationships within previously broader categories. For instance, the three signatures derived from C_ID1 (InsDel1a, InsDel1b, and InsDel1c) each showed distinct correlation patterns. </w:t>
      </w:r>
      <w:r>
        <w:rPr>
          <w:shd w:fill="FFFF00" w:val="clear"/>
        </w:rPr>
        <w:t>&lt;bring this up earlier or not &gt;</w:t>
      </w:r>
      <w:r>
        <w:rPr/>
        <w:t xml:space="preserve"> InsDel1a closely recapitulated the correlation profile of the original C_ID1, and frequently co-occurred with SBS88, SBS17, and SBS93, which are prominent in the </w:t>
      </w:r>
      <w:r>
        <w:rPr>
          <w:shd w:fill="FFFF00" w:val="clear"/>
        </w:rPr>
        <w:t xml:space="preserve">GI enriched </w:t>
      </w:r>
      <w:r>
        <w:rPr/>
        <w:t>cluster associated with gastrointestinal and reactive oxygen species-related mutagenesis. In contrast, InsDel1b was linked to POLE proofreading errors, while InsDel1c was more frequently associated with liver cancer signatures.</w:t>
      </w:r>
    </w:p>
    <w:p>
      <w:pPr>
        <w:pStyle w:val="Normal"/>
        <w:rPr/>
      </w:pPr>
      <w:r>
        <w:rP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w:t>
      </w:r>
      <w:r>
        <w:rPr>
          <w:rFonts w:eastAsia="Times New Roman" w:hint="eastAsia"/>
        </w:rPr>
        <w:t>4</w:t>
      </w:r>
      <w:r>
        <w:rPr/>
        <w:t xml:space="preserve">, “Lung Tobacco Smoking”). </w:t>
      </w:r>
      <w:r>
        <w:rPr>
          <w:shd w:fill="FFFF00" w:val="clear"/>
        </w:rPr>
        <w:t xml:space="preserve">&lt;add cisplatin here&gt; </w:t>
      </w:r>
      <w:r>
        <w:rPr/>
        <w:t xml:space="preserve">In the gastrointestinal (GI)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In addition C_ID1 and InsDel1a had stronger correlations with SBS1 and SBS18, supporting their association with mutagenesis driven by reactive oxygen species (Figure </w:t>
      </w:r>
      <w:r>
        <w:rPr>
          <w:rFonts w:eastAsia="Times New Roman" w:hint="eastAsia"/>
        </w:rPr>
        <w:t>4</w:t>
      </w:r>
      <w:r>
        <w:rPr/>
        <w:t xml:space="preserve">). </w:t>
      </w:r>
    </w:p>
    <w:p>
      <w:pPr>
        <w:pStyle w:val="Heading2"/>
        <w:rPr/>
      </w:pPr>
      <w:r>
        <w:rPr>
          <w:rFonts w:hint="eastAsia"/>
        </w:rPr>
        <w:t>Topography of indel mutational signatures &lt;</w:t>
      </w:r>
      <w:r>
        <w:rPr>
          <w:rFonts w:hint="eastAsia"/>
          <w:shd w:fill="FF0000" w:val="clear"/>
        </w:rPr>
        <w:t>STEVE REVIEW</w:t>
      </w:r>
      <w:r>
        <w:rPr>
          <w:rFonts w:hint="eastAsia"/>
        </w:rPr>
        <w:t>&gt;</w:t>
      </w:r>
    </w:p>
    <w:p>
      <w:pPr>
        <w:pStyle w:val="Normal"/>
        <w:ind w:hanging="0"/>
        <w:rPr>
          <w:rFonts w:eastAsia="Times New Roman"/>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rFonts w:eastAsia="Times New Roman"/>
        </w:rPr>
        <w:t>Transcription strand asymmetries were shown in 17 out of 33 83-type signatures (Figure</w:t>
      </w:r>
      <w:r>
        <w:rPr>
          <w:rFonts w:eastAsia="Times New Roman" w:hint="eastAsia"/>
        </w:rPr>
        <w:t xml:space="preserve"> 5A, </w:t>
      </w:r>
      <w:r>
        <w:rPr>
          <w:rFonts w:eastAsia="Times New Roman" w:hint="eastAsia"/>
          <w:shd w:fill="00FFFF" w:val="clear"/>
        </w:rPr>
        <w:t>Figure S3C&lt;the panels are not cited in order, and panel A is not discussed?&gt;</w:t>
      </w:r>
      <w:r>
        <w:rPr>
          <w:rFonts w:eastAsia="Times New Roman"/>
          <w:shd w:fill="00FFFF" w:val="clear"/>
        </w:rPr>
        <w:t xml:space="preserve">, Table </w:t>
      </w:r>
      <w:r>
        <w:rPr>
          <w:rFonts w:eastAsia="Times New Roman" w:hint="eastAsia"/>
          <w:shd w:fill="00FFFF" w:val="clear"/>
        </w:rPr>
        <w:t>S12</w:t>
      </w:r>
      <w:r>
        <w:rPr>
          <w:rFonts w:eastAsia="Times New Roman"/>
        </w:rPr>
        <w:t>). Signature</w:t>
      </w:r>
      <w:r>
        <w:rPr/>
        <w:t xml:space="preserve">s attributed to exogenous mutational processes, such as C_ID3 (tobacco smoking exposure), C_ID14 (correlated with </w:t>
      </w:r>
      <w:r>
        <w:rPr>
          <w:rFonts w:hint="eastAsia"/>
        </w:rPr>
        <w:t>SBS93</w:t>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Times New Roman" w:hint="eastAsia"/>
        </w:rPr>
        <w:t>ID_F</w:t>
      </w:r>
      <w:r>
        <w:rPr/>
        <w:t xml:space="preserve"> (topoisomerase-1 </w:t>
      </w:r>
      <w:r>
        <w:rPr>
          <w:rFonts w:eastAsia="Times New Roman" w:hint="eastAsia"/>
        </w:rPr>
        <w:t>[</w:t>
      </w:r>
      <w:r>
        <w:rPr/>
        <w:t>TOP1</w:t>
      </w:r>
      <w:r>
        <w:rPr>
          <w:rFonts w:eastAsia="Times New Roman" w:hint="eastAsia"/>
        </w:rPr>
        <w:t>]</w:t>
      </w:r>
      <w:r>
        <w:rPr/>
        <w:t xml:space="preserve"> associated mutagenesis stemming from RNase H2 deficiency). Interestingly, 3 defective MMR signatures also showed transcription strand asymmetries in different directions, with two of them (C_ID7 and </w:t>
      </w:r>
      <w:r>
        <w:rPr>
          <w:rFonts w:eastAsia="Times New Roman" w:hint="eastAsia"/>
        </w:rPr>
        <w:t>ID_K</w:t>
      </w:r>
      <w:r>
        <w:rPr/>
        <w:t>) having enriched mutations on the transcribed strand, and one of them (</w:t>
      </w:r>
      <w:r>
        <w:rPr>
          <w:rFonts w:eastAsia="Times New Roman" w:hint="eastAsia"/>
        </w:rPr>
        <w:t>ID_N</w:t>
      </w:r>
      <w:r>
        <w:rPr/>
        <w:t>) having enriched mutations mainly on the un-transcribed strand. Replication strand asymmetries were observed in 12 out of 33 83</w:t>
      </w:r>
      <w:r>
        <w:rPr>
          <w:rFonts w:hint="eastAsia"/>
        </w:rPr>
        <w:t>-</w:t>
      </w:r>
      <w:r>
        <w:rPr/>
        <w:t>type signatures (Fig</w:t>
      </w:r>
      <w:r>
        <w:rPr>
          <w:rFonts w:eastAsia="Times New Roman"/>
        </w:rPr>
        <w:t xml:space="preserve">ure </w:t>
      </w:r>
      <w:r>
        <w:rPr>
          <w:rFonts w:eastAsia="Times New Roman" w:hint="eastAsia"/>
        </w:rPr>
        <w:t xml:space="preserve">5B, </w:t>
      </w:r>
      <w:r>
        <w:rPr>
          <w:rFonts w:eastAsia="Times New Roman" w:hint="eastAsia"/>
          <w:shd w:fill="00FFFF" w:val="clear"/>
        </w:rPr>
        <w:t>Figure S3B</w:t>
      </w:r>
      <w:r>
        <w:rPr>
          <w:rFonts w:eastAsia="Times New Roman"/>
          <w:shd w:fill="00FFFF" w:val="clear"/>
        </w:rPr>
        <w:t xml:space="preserve">, Table </w:t>
      </w:r>
      <w:r>
        <w:rPr>
          <w:rFonts w:eastAsia="Times New Roman" w:hint="eastAsia"/>
          <w:shd w:fill="00FFFF" w:val="clear"/>
        </w:rPr>
        <w:t>S12</w:t>
      </w:r>
      <w:r>
        <w:rPr>
          <w:rFonts w:eastAsia="Times New Roman"/>
        </w:rPr>
        <w:t>). A</w:t>
      </w:r>
      <w:r>
        <w:rPr/>
        <w:t xml:space="preserve">nalogous to transcription strand asymmetries, the majority of signatures attributable to exogenous mutagenic exposures or defective endogenous repair processes exhibited pronounced replication strand bias, manifesting preferentially on either the leading or lagging strand. Notably, </w:t>
      </w:r>
      <w:r>
        <w:rPr>
          <w:rFonts w:eastAsia="Times New Roman" w:hint="eastAsia"/>
        </w:rPr>
        <w:t>3</w:t>
      </w:r>
      <w:r>
        <w:rPr/>
        <w:t xml:space="preserve"> </w:t>
      </w:r>
      <w:r>
        <w:rPr>
          <w:rFonts w:eastAsia="Times New Roman" w:hint="eastAsia"/>
        </w:rPr>
        <w:t>defective MMR</w:t>
      </w:r>
      <w:r>
        <w:rPr/>
        <w:t xml:space="preserve"> signatures displayed distinct replication strand asymmetries, where ID_K was enriched predominantly on the leading strand, whereas C_ID7 and ID_N showed preferential enrichment on the lagging strand. </w:t>
      </w:r>
      <w:commentRangeStart w:id="0"/>
      <w:r>
        <w:rPr/>
        <w:t>The leading-strand bias observed for ID_K is consistent with that of SBS10a and SBS10b, two substitution signatures driven by POLE exonuclease domain mutations, further supporting a mechanistic link between replication fidelity defects and leading-strand mutagenesis.</w:t>
      </w:r>
      <w:commentRangeEnd w:id="0"/>
      <w:r>
        <w:commentReference w:id="0"/>
      </w:r>
      <w:r>
        <w:rPr/>
      </w:r>
    </w:p>
    <w:p>
      <w:pPr>
        <w:pStyle w:val="Normal"/>
        <w:rPr/>
      </w:pPr>
      <w:r>
        <w:rPr/>
        <w:t>We also examined the mutation enrichment of 83-type signatures in genic and intergenic regions</w:t>
      </w:r>
      <w:r>
        <w:rPr>
          <w:rFonts w:hint="eastAsia"/>
        </w:rPr>
        <w:t xml:space="preserve"> </w:t>
      </w:r>
      <w:r>
        <w:rPr>
          <w:rFonts w:hint="eastAsia"/>
          <w:shd w:fill="00FFFF" w:val="clear"/>
        </w:rPr>
        <w:t>(Figure S3A&lt;panel cited out of order&gt;)</w:t>
      </w:r>
      <w:r>
        <w:rPr>
          <w:shd w:fill="00FFFF" w:val="clear"/>
        </w:rPr>
        <w:t>.</w:t>
      </w:r>
      <w:r>
        <w:rPr/>
        <w:t xml:space="preserve"> Most signatures showed mutation bias towards intergenic regions, while 6 signatures showed enrichment in genic regions</w:t>
      </w:r>
      <w:r>
        <w:rPr>
          <w:rFonts w:hint="eastAsia"/>
        </w:rPr>
        <w:t xml:space="preserve"> (</w:t>
      </w:r>
      <w:r>
        <w:rPr/>
        <w:t xml:space="preserve">Figure </w:t>
      </w:r>
      <w:r>
        <w:rPr>
          <w:rFonts w:eastAsia="Times New Roman" w:hint="eastAsia"/>
        </w:rPr>
        <w:t>5</w:t>
      </w:r>
      <w:r>
        <w:rPr>
          <w:rFonts w:hint="eastAsia"/>
        </w:rPr>
        <w:t>C)</w:t>
      </w:r>
      <w:r>
        <w:rPr/>
        <w:t xml:space="preserve">. Among the 6 signatures, </w:t>
      </w:r>
      <w:r>
        <w:rPr>
          <w:rFonts w:eastAsia="Times New Roman" w:hint="eastAsia"/>
        </w:rPr>
        <w:t>3</w:t>
      </w:r>
      <w:r>
        <w:rPr/>
        <w:t xml:space="preserve"> of them were associated with defective endogenous mutational processes, including </w:t>
      </w:r>
      <w:r>
        <w:rPr>
          <w:rFonts w:hint="eastAsia"/>
        </w:rPr>
        <w:t>C_ID8</w:t>
      </w:r>
      <w:r>
        <w:rPr/>
        <w:t xml:space="preserve"> (Repair of DNA double strand breaks by NHEJ), C_ID17(TOP2A K743N mediated mutagenesis)</w:t>
      </w:r>
      <w:r>
        <w:rPr>
          <w:rFonts w:eastAsia="Times New Roman" w:hint="eastAsia"/>
        </w:rPr>
        <w:t xml:space="preserve"> and</w:t>
      </w:r>
      <w:r>
        <w:rPr/>
        <w:t xml:space="preserve"> </w:t>
      </w:r>
      <w:r>
        <w:rPr>
          <w:rFonts w:eastAsia="Times New Roman" w:hint="eastAsia"/>
        </w:rPr>
        <w:t xml:space="preserve">ID_F </w:t>
      </w:r>
      <w:r>
        <w:rPr/>
        <w:t>(TOP1-mediated</w:t>
      </w:r>
      <w:r>
        <w:rPr>
          <w:rFonts w:eastAsia="Times New Roman"/>
        </w:rPr>
        <w:t xml:space="preserve"> mutagenesis). Another </w:t>
      </w:r>
      <w:r>
        <w:rPr>
          <w:rFonts w:eastAsia="Times New Roman" w:hint="eastAsia"/>
        </w:rPr>
        <w:t>3</w:t>
      </w:r>
      <w:r>
        <w:rPr>
          <w:rFonts w:eastAsia="Times New Roman"/>
        </w:rPr>
        <w:t xml:space="preserve"> signatures with mutation enriched in genic regions were of unknown etiology (C_ID4, </w:t>
      </w:r>
      <w:r>
        <w:rPr>
          <w:rFonts w:eastAsia="Times New Roman" w:hint="eastAsia"/>
        </w:rPr>
        <w:t>ID_</w:t>
      </w:r>
      <w:r>
        <w:rPr>
          <w:rFonts w:eastAsia="Times New Roman"/>
        </w:rPr>
        <w:t>E</w:t>
      </w:r>
      <w:r>
        <w:rPr>
          <w:rFonts w:eastAsia="Times New Roman" w:hint="eastAsia"/>
        </w:rPr>
        <w:t xml:space="preserve"> and ID_L</w:t>
      </w:r>
      <w:r>
        <w:rPr>
          <w:rFonts w:eastAsia="Times New Roman"/>
        </w:rPr>
        <w:t>).</w:t>
      </w:r>
    </w:p>
    <w:p>
      <w:pPr>
        <w:pStyle w:val="Normal"/>
        <w:rPr/>
      </w:pPr>
      <w:r>
        <w:rPr>
          <w:rFonts w:eastAsia="Times New Roman"/>
        </w:rPr>
        <w:t>The effect of DNA replication timing was also observed in man</w:t>
      </w:r>
      <w:r>
        <w:rPr/>
        <w:t>y 83-type signatures</w:t>
      </w:r>
      <w:r>
        <w:rPr>
          <w:rFonts w:hint="eastAsia"/>
        </w:rPr>
        <w:t xml:space="preserve"> </w:t>
      </w:r>
      <w:r>
        <w:rPr>
          <w:rFonts w:eastAsia="Times New Roman" w:hint="eastAsia"/>
        </w:rPr>
        <w:t>(Figure 5D</w:t>
      </w:r>
      <w:r>
        <w:rPr>
          <w:rFonts w:eastAsia="Times New Roman" w:cs="Times New Roman" w:hint="eastAsia"/>
        </w:rPr>
        <w:t>,</w:t>
      </w:r>
      <w:r>
        <w:rPr>
          <w:rFonts w:eastAsia="Times New Roman" w:hint="eastAsia"/>
        </w:rPr>
        <w:t xml:space="preserve"> </w:t>
      </w:r>
      <w:r>
        <w:rPr>
          <w:rFonts w:eastAsia="Times New Roman" w:hint="eastAsia"/>
          <w:shd w:fill="00FFFF" w:val="clear"/>
        </w:rPr>
        <w:t>Figure S4</w:t>
      </w:r>
      <w:r>
        <w:rPr>
          <w:shd w:fill="00FFFF" w:val="clear"/>
        </w:rPr>
        <w:t>,</w:t>
      </w:r>
      <w:r>
        <w:rPr/>
        <w:t xml:space="preserve"> </w:t>
      </w:r>
      <w:r>
        <w:rPr>
          <w:shd w:fill="00FFFF" w:val="clear"/>
        </w:rPr>
        <w:t>Table S</w:t>
      </w:r>
      <w:r>
        <w:rPr>
          <w:rFonts w:eastAsia="Times New Roman" w:hint="eastAsia"/>
        </w:rPr>
        <w:t>13</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w:t>
      </w:r>
      <w:r>
        <w:rPr>
          <w:rFonts w:eastAsia="Times New Roman" w:hint="eastAsia"/>
        </w:rPr>
        <w:t>s</w:t>
      </w:r>
      <w:r>
        <w:rPr/>
        <w:t xml:space="preserve">everal signatures showed cancer-specific enrichment in replication timing, including </w:t>
      </w:r>
      <w:r>
        <w:rPr>
          <w:rFonts w:hint="eastAsia"/>
        </w:rPr>
        <w:t>C_ID8</w:t>
      </w:r>
      <w:r>
        <w:rP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fill="00FFFF" w:val="clear"/>
        </w:rPr>
        <w:t>Figure S</w:t>
      </w:r>
      <w:r>
        <w:rPr>
          <w:rFonts w:eastAsia="Times New Roman" w:hint="eastAsia"/>
          <w:shd w:fill="00FFFF" w:val="clear"/>
        </w:rPr>
        <w:t>4</w:t>
      </w:r>
      <w:r>
        <w:rPr>
          <w:shd w:fill="00FFFF" w:val="clear"/>
        </w:rPr>
        <w:t>, Table S</w:t>
      </w:r>
      <w:r>
        <w:rPr>
          <w:rFonts w:eastAsia="Times New Roman" w:hint="eastAsia"/>
          <w:shd w:fill="00FFFF" w:val="clear"/>
        </w:rPr>
        <w:t>14</w:t>
      </w:r>
      <w:r>
        <w:rPr/>
        <w:t>). InsDel</w:t>
      </w:r>
      <w:r>
        <w:rPr>
          <w:rFonts w:eastAsia="Times New Roman"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19" w:name="ZOTERO_BREF_xeDB1zkV4c3y"/>
      <w:r>
        <w:rPr/>
        <w:t>(Jin et al. 2024; Reijns et al. 2022; Koh et al. 2025)</w:t>
      </w:r>
      <w:bookmarkEnd w:id="19"/>
      <w:r>
        <w:rPr/>
        <w:t xml:space="preserve">. However, we detected a new indel signature, InsDel_F, which better corresponds to RNase H2 deficiency experimental data than ID4 </w:t>
      </w:r>
      <w:r>
        <w:rPr>
          <w:shd w:fill="FFFF00" w:val="clear"/>
        </w:rPr>
        <w:t>(Figure</w:t>
      </w:r>
      <w:r>
        <w:rPr>
          <w:rFonts w:eastAsia="Times New Roman" w:hint="eastAsia"/>
          <w:shd w:fill="FFFF00" w:val="clear"/>
        </w:rPr>
        <w:t xml:space="preserve"> 6</w:t>
      </w:r>
      <w:r>
        <w:rPr>
          <w:shd w:fill="FFFF00" w:val="clear"/>
        </w:rPr>
        <w:t>)</w:t>
      </w:r>
      <w:r>
        <w:rPr/>
        <w:t xml:space="preserve">. The profile of deletions of </w:t>
      </w:r>
      <w:r>
        <w:rPr>
          <w:rFonts w:eastAsia="Liberation Serif" w:cs="Liberation Serif" w:ascii="Liberation Serif" w:hAnsi="Liberation Serif"/>
        </w:rPr>
        <w:t>≥</w:t>
      </w:r>
      <w:r>
        <w:rP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w:t>
      </w:r>
      <w:r>
        <w:rPr>
          <w:shd w:fill="FFFF00" w:val="clear"/>
        </w:rPr>
        <w:t xml:space="preserve">&lt;Put the mice first&gt; </w:t>
      </w:r>
      <w:r>
        <w:rPr/>
        <w:t>The spectra in RNase H2 deficient cell lines consist of signatures due to mutational processes intrinsic to the parental cell line combined with high proportions of mutations characteristic of InsDel_F</w:t>
      </w:r>
      <w:r>
        <w:rPr>
          <w:rFonts w:eastAsia="Times New Roman" w:hint="eastAsia"/>
        </w:rPr>
        <w:t xml:space="preserve"> (</w:t>
      </w:r>
      <w:r>
        <w:rPr>
          <w:rFonts w:eastAsia="Times New Roman" w:hint="eastAsia"/>
          <w:shd w:fill="00FFFF" w:val="clear"/>
        </w:rPr>
        <w:t>Figure S5</w:t>
      </w:r>
      <w:r>
        <w:rPr>
          <w:rFonts w:eastAsia="Times New Roman" w:hint="eastAsia"/>
        </w:rPr>
        <w:t>)</w:t>
      </w:r>
      <w:r>
        <w:rP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Heading2"/>
        <w:rPr>
          <w:rFonts w:eastAsia="Times New Roman"/>
        </w:rPr>
      </w:pPr>
      <w:r>
        <w:rPr/>
        <w:t>Demographic Associations</w:t>
      </w:r>
      <w:r>
        <w:rPr>
          <w:rFonts w:eastAsia="Times New Roman" w:hint="eastAsia"/>
        </w:rPr>
        <w:t xml:space="preserve"> with Gender and Age STEVE REVIEW</w:t>
      </w:r>
    </w:p>
    <w:p>
      <w:pPr>
        <w:pStyle w:val="Normal"/>
        <w:rPr>
          <w:rFonts w:eastAsia="Times New Roman"/>
        </w:rPr>
      </w:pPr>
      <w:r>
        <w:rPr>
          <w:rFonts w:eastAsia="Times New Roman"/>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Times New Roman" w:hint="eastAsia"/>
        </w:rPr>
        <w:t xml:space="preserve"> (</w:t>
      </w:r>
      <w:r>
        <w:rPr>
          <w:rFonts w:eastAsia="Times New Roman" w:hint="eastAsia"/>
          <w:shd w:fill="00FFFF" w:val="clear"/>
        </w:rPr>
        <w:t>Figure S6A,</w:t>
      </w:r>
      <w:r>
        <w:rPr>
          <w:rFonts w:eastAsia="Times New Roman" w:hint="eastAsia"/>
        </w:rPr>
        <w:t xml:space="preserve"> </w:t>
      </w:r>
      <w:r>
        <w:rPr>
          <w:rFonts w:eastAsia="Times New Roman" w:hint="eastAsia"/>
          <w:shd w:fill="00FFFF" w:val="clear"/>
        </w:rPr>
        <w:t>Table S15</w:t>
      </w:r>
      <w:r>
        <w:rPr>
          <w:rFonts w:eastAsia="Times New Roman" w:hint="eastAsia"/>
        </w:rPr>
        <w:t>)</w:t>
      </w:r>
      <w:r>
        <w:rPr>
          <w:rFonts w:eastAsia="Times New Roman"/>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Times New Roman" w:hint="eastAsia"/>
        </w:rPr>
        <w:t xml:space="preserve"> and </w:t>
      </w:r>
      <w:r>
        <w:rPr>
          <w:rFonts w:eastAsia="Times New Roman"/>
        </w:rPr>
        <w:t xml:space="preserve">their </w:t>
      </w:r>
      <w:r>
        <w:rPr>
          <w:rFonts w:eastAsia="Times New Roman" w:hint="eastAsia"/>
        </w:rPr>
        <w:t xml:space="preserve">underlying </w:t>
      </w:r>
      <w:r>
        <w:rPr>
          <w:rFonts w:eastAsia="Times New Roman"/>
        </w:rPr>
        <w:t xml:space="preserve">biological </w:t>
      </w:r>
      <w:r>
        <w:rPr>
          <w:rFonts w:eastAsia="Times New Roman" w:hint="eastAsia"/>
        </w:rPr>
        <w:t>processes might</w:t>
      </w:r>
      <w:r>
        <w:rPr>
          <w:rFonts w:eastAsia="Times New Roman"/>
        </w:rPr>
        <w:t xml:space="preserve"> be modulated by gender, shaping distinct patterns of cancer susceptibility and progression.</w:t>
      </w:r>
    </w:p>
    <w:p>
      <w:pPr>
        <w:pStyle w:val="Normal"/>
        <w:rPr>
          <w:rFonts w:eastAsia="Times New Roman"/>
        </w:rPr>
      </w:pPr>
      <w:r>
        <w:rPr>
          <w:rFonts w:eastAsia="Times New Roman"/>
        </w:rPr>
        <w:t>To characterize the "clock-like" behavior of these signatures, we examined correlations between signature activity and patient age at diagnosis using Spearman correlation analyses across the pan-cancer cohort</w:t>
      </w:r>
      <w:r>
        <w:rPr>
          <w:rFonts w:eastAsia="Times New Roman" w:hint="eastAsia"/>
        </w:rPr>
        <w:t xml:space="preserve"> (</w:t>
      </w:r>
      <w:r>
        <w:rPr>
          <w:rFonts w:eastAsia="Times New Roman" w:hint="eastAsia"/>
          <w:shd w:fill="00FFFF" w:val="clear"/>
        </w:rPr>
        <w:t>Figure S6B</w:t>
      </w:r>
      <w:r>
        <w:rPr>
          <w:rFonts w:eastAsia="Times New Roman" w:hint="eastAsia"/>
        </w:rPr>
        <w:t>)</w:t>
      </w:r>
      <w:r>
        <w:rPr>
          <w:rFonts w:eastAsia="Times New Roman"/>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Times New Roman" w:hint="eastAsia"/>
          <w:shd w:fill="00FFFF" w:val="clear"/>
        </w:rPr>
        <w:t xml:space="preserve"> </w:t>
      </w:r>
      <w:r>
        <w:rPr>
          <w:rFonts w:eastAsia="Times New Roman" w:hint="eastAsia"/>
          <w:shd w:fill="00FFFF" w:val="clear"/>
        </w:rPr>
        <w:t>(Table S16)</w:t>
      </w:r>
      <w:r>
        <w:rPr>
          <w:rFonts w:eastAsia="Times New Roman"/>
          <w:shd w:fill="00FFFF" w:val="clear"/>
        </w:rPr>
        <w:t xml:space="preserve">. </w:t>
      </w:r>
      <w:r>
        <w:rPr>
          <w:rFonts w:eastAsia="Times New Roman"/>
        </w:rPr>
        <w:t>However, these broad pan-cancer associations likely reflect weak or heterogeneous age dependencies spread across multiple tumor types, rather than strong, tissue-specific age effects.</w:t>
      </w:r>
    </w:p>
    <w:p>
      <w:pPr>
        <w:pStyle w:val="Normal"/>
        <w:rPr>
          <w:rFonts w:eastAsia="Times New Roman"/>
        </w:rPr>
      </w:pPr>
      <w:r>
        <w:rPr>
          <w:rFonts w:eastAsia="Times New Roman" w:hint="eastAsia"/>
        </w:rPr>
        <w:t>Taken together</w:t>
      </w:r>
      <w:r>
        <w:rPr>
          <w:rFonts w:eastAsia="Times New Roman"/>
        </w:rPr>
        <w:t>, these analyses reveal a demographic landscape of mutational mechanisms, indicating that genomic instability is sculpted by both sex-specific biological influences and tissue-dependent aging processes.</w:t>
      </w:r>
    </w:p>
    <w:p>
      <w:pPr>
        <w:pStyle w:val="Heading1"/>
        <w:rPr>
          <w:rFonts w:eastAsia="宋体" w:eastAsiaTheme="minorEastAsia"/>
        </w:rPr>
      </w:pPr>
      <w:r>
        <w:rPr/>
        <w:t>Discussion</w:t>
      </w:r>
    </w:p>
    <w:p>
      <w:pPr>
        <w:pStyle w:val="Normal"/>
        <w:rPr>
          <w:rFonts w:eastAsia="宋体" w:eastAsiaTheme="minorEastAsia"/>
        </w:rPr>
      </w:pPr>
      <w:r>
        <w:rPr>
          <w:rFonts w:eastAsia="宋体" w:eastAsiaTheme="minorEastAsia"/>
        </w:rPr>
        <w:t>In this study, we analyzed somatic indels in 6,975 whole-genome tumor samples spanning 3</w:t>
      </w:r>
      <w:r>
        <w:rPr>
          <w:rFonts w:eastAsia="Times New Roman" w:hint="eastAsia"/>
        </w:rPr>
        <w:t>6</w:t>
      </w:r>
      <w:r>
        <w:rPr>
          <w:rFonts w:eastAsia="宋体" w:eastAsiaTheme="minorEastAsia"/>
        </w:rPr>
        <w:t xml:space="preserve">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pPr>
        <w:pStyle w:val="Normal"/>
        <w:rPr>
          <w:rFonts w:eastAsia="宋体" w:eastAsiaTheme="minorEastAsia"/>
        </w:rPr>
      </w:pPr>
      <w:r>
        <w:rPr>
          <w:rFonts w:eastAsia="宋体"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宋体" w:hint="eastAsia" w:eastAsiaTheme="minorEastAsia"/>
        </w:rPr>
        <w:t>Koh et al., built</w:t>
      </w:r>
      <w:r>
        <w:rPr>
          <w:rFonts w:eastAsia="宋体"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宋体" w:hint="eastAsia" w:eastAsiaTheme="minorEastAsia"/>
        </w:rPr>
        <w:t>.</w:t>
      </w:r>
      <w:bookmarkEnd w:id="0"/>
    </w:p>
    <w:p>
      <w:pPr>
        <w:pStyle w:val="Normal"/>
        <w:rPr/>
      </w:pPr>
      <w:r>
        <w:rPr/>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pPr>
        <w:pStyle w:val="Normal"/>
        <w:rPr/>
      </w:pPr>
      <w:r>
        <w:rPr>
          <w:rFonts w:eastAsia="宋体" w:hint="eastAsia" w:eastAsiaTheme="minorEastAsia"/>
        </w:rPr>
        <w:t>The new indel</w:t>
      </w:r>
      <w:r>
        <w:rPr/>
        <w:t xml:space="preserve"> framework also refined the interpretation of several biologically important mutational process</w:t>
      </w:r>
      <w:r>
        <w:rPr>
          <w:rFonts w:eastAsia="宋体" w:hint="eastAsia" w:eastAsiaTheme="minorEastAsia"/>
        </w:rPr>
        <w:t>e</w:t>
      </w:r>
      <w:r>
        <w:rP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pPr>
        <w:pStyle w:val="Normal"/>
        <w:rPr/>
      </w:pPr>
      <w:r>
        <w:rPr/>
        <w:t xml:space="preserve">Our integrative analyses also examined the relationships between indel signatures and SBS signatures. The clustering of APOBEC-, UV-, </w:t>
      </w:r>
      <w:r>
        <w:rPr>
          <w:rFonts w:eastAsia="宋体" w:hint="eastAsia" w:eastAsiaTheme="minorEastAsia"/>
        </w:rPr>
        <w:t>HR</w:t>
      </w:r>
      <w:r>
        <w:rP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pPr>
        <w:pStyle w:val="Normal"/>
        <w:rPr/>
      </w:pPr>
      <w:r>
        <w:rPr>
          <w:rFonts w:eastAsia="宋体" w:eastAsiaTheme="minorEastAsia"/>
        </w:rPr>
        <w:t xml:space="preserve">We also investigated the genome-wide topographical features associated with indel signatures, including transcriptional strand bias, replication strand bias, genic distribution, and replication timing. </w:t>
      </w:r>
      <w:commentRangeStart w:id="1"/>
      <w:commentRangeStart w:id="2"/>
      <w:commentRangeStart w:id="3"/>
      <w:commentRangeStart w:id="4"/>
      <w:r>
        <w:rPr>
          <w:rFonts w:eastAsia="宋体" w:eastAsiaTheme="minorEastAsia"/>
        </w:rPr>
        <w:t xml:space="preserve">Notably, because the COSMIC catalog does not provide such topographical annotations for many indel signatures, our analysis in this large cohort helps fill an important gap in the current knowledge base. </w:t>
      </w:r>
      <w:r>
        <w:rPr>
          <w:rFonts w:eastAsia="宋体" w:eastAsiaTheme="minorEastAsia"/>
        </w:rPr>
      </w:r>
      <w:commentRangeEnd w:id="4"/>
      <w:r>
        <w:commentReference w:id="4"/>
      </w:r>
      <w:r>
        <w:rPr>
          <w:rFonts w:eastAsia="宋体" w:eastAsiaTheme="minorEastAsia"/>
        </w:rPr>
      </w:r>
      <w:commentRangeEnd w:id="3"/>
      <w:r>
        <w:commentReference w:id="3"/>
      </w:r>
      <w:r>
        <w:rPr>
          <w:rFonts w:eastAsia="宋体" w:eastAsiaTheme="minorEastAsia"/>
        </w:rPr>
      </w:r>
      <w:commentRangeEnd w:id="2"/>
      <w:r>
        <w:commentReference w:id="2"/>
      </w:r>
      <w:r>
        <w:rPr>
          <w:rFonts w:eastAsia="宋体" w:eastAsiaTheme="minorEastAsia"/>
        </w:rPr>
      </w:r>
      <w:commentRangeEnd w:id="1"/>
      <w:r>
        <w:commentReference w:id="1"/>
      </w:r>
      <w:r>
        <w:rPr>
          <w:rFonts w:eastAsia="宋体"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pPr>
        <w:pStyle w:val="Normal"/>
        <w:rPr/>
      </w:pPr>
      <w:r>
        <w:rPr>
          <w:rFonts w:eastAsia="宋体"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宋体" w:hint="eastAsia" w:eastAsiaTheme="minorEastAsia"/>
        </w:rPr>
        <w:t>11</w:t>
      </w:r>
      <w:r>
        <w:rPr>
          <w:rFonts w:eastAsia="宋体" w:eastAsiaTheme="minorEastAsia"/>
        </w:rPr>
        <w:t xml:space="preserve"> and InsDel</w:t>
      </w:r>
      <w:r>
        <w:rPr>
          <w:rFonts w:eastAsia="宋体" w:hint="eastAsia" w:eastAsiaTheme="minorEastAsia"/>
        </w:rPr>
        <w:t>16</w:t>
      </w:r>
      <w:r>
        <w:rPr>
          <w:rFonts w:eastAsia="宋体"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pPr>
        <w:pStyle w:val="Heading1"/>
        <w:rPr/>
      </w:pPr>
      <w:r>
        <w:rPr/>
        <w:t>Materials and methods</w:t>
      </w:r>
    </w:p>
    <w:p>
      <w:pPr>
        <w:pStyle w:val="Heading2"/>
        <w:rPr/>
      </w:pPr>
      <w:r>
        <w:rPr/>
        <w:t>Data sources</w:t>
      </w:r>
    </w:p>
    <w:p>
      <w:pPr>
        <w:pStyle w:val="Normal"/>
        <w:rPr/>
      </w:pPr>
      <w:r>
        <w:rPr/>
        <w:t>Somatic indel calls from the ICGC/TCGA (International Cancer Genome Consortium/The Cancer Genome Atlas) Pan-Cancer Analysis of Whole Genomes Consortium and associated clinical characteristics were obtained from the ICGC data portal (</w:t>
      </w:r>
      <w:hyperlink r:id="rId5">
        <w:r>
          <w:rPr>
            <w:rStyle w:val="Hyperlink"/>
          </w:rPr>
          <w:t>https://dcc.icgc.org/releases/current/Projects/</w:t>
        </w:r>
      </w:hyperlink>
      <w:r>
        <w:rPr/>
        <w:t>, which has been retired. The data were downloaded on 9 May, 2024</w:t>
      </w:r>
      <w:r>
        <w:rPr>
          <w:rFonts w:eastAsia="Times New Roman" w:hint="eastAsia"/>
        </w:rPr>
        <w:t>)</w:t>
      </w:r>
      <w:r>
        <w:rPr/>
        <w:t>. Hartwig Medical Foundation</w:t>
      </w:r>
      <w:r>
        <w:rPr>
          <w:rFonts w:eastAsia="Times New Roman" w:hint="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w:t>
      </w:r>
      <w:r>
        <w:rPr>
          <w:shd w:fill="FFFF00" w:val="clear"/>
        </w:rPr>
        <w:t xml:space="preserve">of the </w:t>
      </w:r>
      <w:r>
        <w:rPr>
          <w:rFonts w:eastAsia="Times New Roman" w:hint="eastAsia"/>
          <w:shd w:fill="FFFF00" w:val="clear"/>
        </w:rPr>
        <w:t>Hartwig</w:t>
      </w:r>
      <w:r>
        <w:rPr>
          <w:shd w:fill="FFFF00" w:val="clear"/>
        </w:rPr>
        <w:t xml:space="preserve"> genomes were found from supplementary files of </w:t>
      </w:r>
      <w:r>
        <w:rPr>
          <w:color w:val="000000"/>
          <w:shd w:fill="FFFF00" w:val="clear"/>
        </w:rPr>
        <w:t>Priestley et al., 2019.</w:t>
      </w:r>
      <w:r>
        <w:rPr>
          <w:shd w:fill="FFFF00" w:val="clear"/>
        </w:rPr>
        <w:t xml:space="preserve"> &lt;we can duplicate this in the code but we don’t need to re-present the Priestly table&gt; These data was also provided</w:t>
      </w:r>
      <w:r>
        <w:rPr/>
        <w:t xml:space="preserve"> are available in Table S</w:t>
      </w:r>
      <w:r>
        <w:rPr>
          <w:rFonts w:hint="eastAsia"/>
        </w:rPr>
        <w:t>1</w:t>
      </w:r>
      <w:r>
        <w:rPr>
          <w:rFonts w:eastAsia="Times New Roman" w:hint="eastAsia"/>
        </w:rPr>
        <w:t>6</w:t>
      </w:r>
      <w:r>
        <w:rPr>
          <w:rFonts w:hint="eastAsia"/>
        </w:rPr>
        <w:t xml:space="preserve"> in </w:t>
      </w:r>
      <w:bookmarkStart w:id="20" w:name="ZOTERO_BREF_Jmprd6S6YeS8"/>
      <w:r>
        <w:rPr>
          <w:rFonts w:hint="eastAsia"/>
        </w:rPr>
        <w:t>(Priestley et al. 2019)</w:t>
      </w:r>
      <w:bookmarkEnd w:id="20"/>
      <w:r>
        <w:rPr/>
        <w:t xml:space="preserve">. </w:t>
      </w:r>
    </w:p>
    <w:p>
      <w:pPr>
        <w:pStyle w:val="Heading2"/>
        <w:rPr/>
      </w:pPr>
      <w:r>
        <w:rPr>
          <w:rFonts w:hint="eastAsia"/>
        </w:rPr>
        <w:t xml:space="preserve">De novo </w:t>
      </w:r>
      <w:r>
        <w:rPr/>
        <w:t>Mutational signature extraction</w:t>
      </w:r>
    </w:p>
    <w:p>
      <w:pPr>
        <w:pStyle w:val="Normal"/>
        <w:ind w:firstLineChars="200"/>
        <w:rPr>
          <w:rFonts w:eastAsia="Times New Roman"/>
        </w:rPr>
      </w:pPr>
      <w:r>
        <w:rPr>
          <w:rFonts w:eastAsia="Times New Roman"/>
          <w:i/>
          <w:iCs/>
        </w:rPr>
        <w:t>De novo</w:t>
      </w:r>
      <w:r>
        <w:rPr>
          <w:rFonts w:eastAsia="Times New Roman"/>
        </w:rPr>
        <w:t xml:space="preserve"> mutational signature extraction was performed using two complementary tools applied to the 83-type, 89-type, and 476-type mutational spectra.</w:t>
      </w:r>
      <w:r>
        <w:rPr>
          <w:rFonts w:eastAsia="Times New Roman" w:hint="eastAsia"/>
        </w:rPr>
        <w:t xml:space="preserve"> </w:t>
      </w:r>
      <w:r>
        <w:rPr>
          <w:rFonts w:eastAsia="Times New Roman"/>
        </w:rPr>
        <w:t>A stratified strategy was adopted to capture rare and cancer-specific signatures, encompassing analyses of all genomes, specific cancer types, high-TMB samples, and the PCAWG and Hartwig cohorts individually.</w:t>
      </w:r>
    </w:p>
    <w:p>
      <w:pPr>
        <w:pStyle w:val="Normal"/>
        <w:ind w:firstLineChars="200"/>
        <w:rPr>
          <w:rFonts w:eastAsia="Times New Roman"/>
        </w:rPr>
      </w:pPr>
      <w:r>
        <w:rPr>
          <w:rFonts w:eastAsia="Times New Roman"/>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Times New Roman"/>
        </w:rPr>
      </w:pPr>
      <w:r>
        <w:rPr>
          <w:rFonts w:eastAsia="Times New Roman"/>
        </w:rPr>
        <w:t xml:space="preserve">In parallel, de novo mutational signatures were extracted using </w:t>
      </w:r>
      <w:r>
        <w:rPr>
          <w:rFonts w:eastAsia="Times New Roman" w:hint="eastAsia"/>
        </w:rPr>
        <w:t xml:space="preserve">the Non-negative matrix factorization based approach (NMF), </w:t>
      </w:r>
      <w:r>
        <w:rPr>
          <w:rFonts w:eastAsia="Times New Roman"/>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Times New Roman" w:hint="eastAsia"/>
        </w:rPr>
        <w:t>Most signatures were extracted at</w:t>
      </w:r>
      <w:r>
        <w:rPr>
          <w:rFonts w:eastAsia="Times New Roman"/>
        </w:rPr>
        <w:t xml:space="preserve"> the “Optimal Solution” identified by SigProfilerExtractor, although several rare signatures were identified in alternative solutions.</w:t>
      </w:r>
    </w:p>
    <w:p>
      <w:pPr>
        <w:pStyle w:val="Heading2"/>
        <w:rPr>
          <w:rFonts w:eastAsia="Times New Roman"/>
        </w:rPr>
      </w:pPr>
      <w:r>
        <w:rPr>
          <w:rFonts w:eastAsia="Times New Roman"/>
        </w:rPr>
        <w:t xml:space="preserve">Match </w:t>
      </w:r>
      <w:r>
        <w:rPr>
          <w:rFonts w:eastAsia="Times New Roman" w:hint="eastAsia"/>
        </w:rPr>
        <w:t>83-type and 83-type</w:t>
      </w:r>
      <w:r>
        <w:rPr>
          <w:rFonts w:eastAsia="Times New Roman"/>
        </w:rPr>
        <w:t xml:space="preserve"> signatures into reference signatures</w:t>
      </w:r>
    </w:p>
    <w:p>
      <w:pPr>
        <w:pStyle w:val="Normal"/>
        <w:spacing w:before="0" w:after="0"/>
        <w:ind w:firstLineChars="200"/>
        <w:rPr>
          <w:rFonts w:eastAsia="Times New Roman"/>
        </w:rPr>
      </w:pPr>
      <w:r>
        <w:rPr>
          <w:rFonts w:eastAsia="Times New Roman" w:hint="eastAsia"/>
        </w:rPr>
        <w:t xml:space="preserve">For 83-type signatures, the signatures were matched to previously identified COSMIC signatures (v3.5, </w:t>
      </w:r>
      <w:hyperlink r:id="rId6">
        <w:r>
          <w:rPr>
            <w:rStyle w:val="Hyperlink"/>
            <w:rFonts w:eastAsia="Times New Roman"/>
          </w:rPr>
          <w:t>https://cancer.sanger.ac.uk/signatures/id/</w:t>
        </w:r>
      </w:hyperlink>
      <w:r>
        <w:rPr>
          <w:rFonts w:eastAsia="Times New Roman" w:hint="eastAsia"/>
        </w:rPr>
        <w:t xml:space="preserve">). For 89-type signatures, the signatures supported by both mSigHdp and SigProfilerExtractor were matched to the signatures reported in Koh et al. A detailed comparison can be found at Table 1. </w:t>
      </w:r>
    </w:p>
    <w:p>
      <w:pPr>
        <w:pStyle w:val="Normal"/>
        <w:ind w:firstLineChars="200"/>
        <w:rPr>
          <w:rFonts w:eastAsia="Times New Roman"/>
        </w:rPr>
      </w:pPr>
      <w:r>
        <w:rPr>
          <w:rFonts w:eastAsia="Times New Roman"/>
        </w:rPr>
        <w:t xml:space="preserve">We compared all </w:t>
      </w:r>
      <w:r>
        <w:rPr>
          <w:rFonts w:eastAsia="Times New Roman"/>
          <w:i/>
          <w:iCs/>
        </w:rPr>
        <w:t>de novo</w:t>
      </w:r>
      <w:r>
        <w:rPr>
          <w:rFonts w:eastAsia="Times New Roman"/>
        </w:rPr>
        <w:t xml:space="preserve"> signatures </w:t>
      </w:r>
      <w:r>
        <w:rPr>
          <w:rFonts w:eastAsia="Times New Roman" w:hint="eastAsia"/>
        </w:rPr>
        <w:t xml:space="preserve">supported by both mSigHdp and SigProfilerExtractor </w:t>
      </w:r>
      <w:r>
        <w:rPr/>
        <w:t xml:space="preserve">to </w:t>
      </w:r>
      <w:r>
        <w:rPr>
          <w:rFonts w:eastAsia="Times New Roman" w:hint="eastAsia"/>
        </w:rPr>
        <w:t>the published</w:t>
      </w:r>
      <w:r>
        <w:rPr/>
        <w:t xml:space="preserve"> signatures and categorized them into three groups: (1) known signature: if</w:t>
      </w:r>
      <w:r>
        <w:rPr>
          <w:rFonts w:eastAsia="Times New Roman" w:hint="eastAsia"/>
        </w:rPr>
        <w:t xml:space="preserve"> an extracted</w:t>
      </w:r>
      <w:r>
        <w:rPr/>
        <w:t xml:space="preserve"> signature has a cosine similarity of ≥ 0.</w:t>
      </w:r>
      <w:r>
        <w:rPr>
          <w:rFonts w:hint="eastAsia"/>
        </w:rPr>
        <w:t>85</w:t>
      </w:r>
      <w:r>
        <w:rPr/>
        <w:t xml:space="preserve"> with a COSMIC signature; (2) merged signatures: if </w:t>
      </w:r>
      <w:r>
        <w:rPr>
          <w:rFonts w:eastAsia="Times New Roman" w:hint="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Times New Roman" w:hint="eastAsia"/>
        </w:rPr>
        <w:t xml:space="preserve">extracted </w:t>
      </w:r>
      <w:r>
        <w:rPr/>
        <w:t xml:space="preserve">signatures do not fit into the known signatures or the merged signatures. </w:t>
      </w:r>
      <w:r>
        <w:rPr>
          <w:rFonts w:eastAsia="Times New Roman" w:hint="eastAsia"/>
        </w:rPr>
        <w:t>We focused on (1) and (3) in this study.</w:t>
      </w:r>
    </w:p>
    <w:p>
      <w:pPr>
        <w:pStyle w:val="Heading2"/>
        <w:rPr>
          <w:rFonts w:eastAsia="Times New Roman"/>
        </w:rPr>
      </w:pPr>
      <w:r>
        <w:rPr>
          <w:rFonts w:eastAsia="Times New Roman" w:hint="eastAsia"/>
        </w:rPr>
        <w:t>Assignment of signature activity to each individual genome</w:t>
      </w:r>
    </w:p>
    <w:p>
      <w:pPr>
        <w:pStyle w:val="normalfirst"/>
        <w:ind w:firstLineChars="200"/>
        <w:rPr/>
      </w:pPr>
      <w:r>
        <w:rPr>
          <w:rFonts w:eastAsia="Times New Roman"/>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Times New Roman" w:hint="eastAsia"/>
        </w:rPr>
        <w:t>T</w:t>
      </w:r>
      <w:r>
        <w:rPr>
          <w:rFonts w:eastAsia="Times New Roman"/>
        </w:rPr>
        <w:t xml:space="preserve"> insertions or deletions in at least five </w:t>
      </w:r>
      <w:r>
        <w:rPr>
          <w:rFonts w:eastAsia="Times New Roman" w:hint="eastAsia"/>
        </w:rPr>
        <w:t>poly-</w:t>
      </w:r>
      <w:r>
        <w:rPr>
          <w:rFonts w:eastAsia="Times New Roman"/>
        </w:rPr>
        <w:t>T tracts account for ≥</w:t>
      </w:r>
      <w:r>
        <w:rPr>
          <w:rFonts w:eastAsia="Times New Roman" w:hint="eastAsia"/>
        </w:rPr>
        <w:t>5</w:t>
      </w:r>
      <w:r>
        <w:rPr>
          <w:rFonts w:eastAsia="Times New Roman"/>
        </w:rPr>
        <w:t>0% of the mutations</w:t>
      </w:r>
      <w:r>
        <w:rPr>
          <w:rFonts w:eastAsia="Times New Roman" w:hint="eastAsia"/>
        </w:rPr>
        <w:t xml:space="preserve"> (Table S17)</w:t>
      </w:r>
      <w:r>
        <w:rPr>
          <w:rFonts w:eastAsia="Times New Roman"/>
        </w:rPr>
        <w:t xml:space="preserve">, </w:t>
      </w:r>
      <w:r>
        <w:rPr>
          <w:rFonts w:eastAsia="Times New Roman" w:hint="eastAsia"/>
        </w:rPr>
        <w:t xml:space="preserve">often </w:t>
      </w:r>
      <w:r>
        <w:rPr>
          <w:rFonts w:eastAsia="Times New Roman"/>
        </w:rPr>
        <w:t xml:space="preserve">exhibited highly sparse spectra. This sparsity </w:t>
      </w:r>
      <w:r>
        <w:rPr>
          <w:rFonts w:eastAsia="Times New Roman" w:hint="eastAsia"/>
        </w:rPr>
        <w:t>further masks</w:t>
      </w:r>
      <w:r>
        <w:rPr>
          <w:rFonts w:eastAsia="Times New Roman"/>
        </w:rPr>
        <w:t xml:space="preserve"> other mutational signals. </w:t>
      </w:r>
      <w:r>
        <w:rPr>
          <w:rFonts w:eastAsia="Times New Roman" w:hint="eastAsia"/>
        </w:rPr>
        <w:t>Therefore regarding</w:t>
      </w:r>
      <w:r>
        <w:rPr>
          <w:rFonts w:eastAsia="Times New Roman"/>
        </w:rPr>
        <w:t xml:space="preserve"> these cases, we employed mSigAct, estimating likelihoods under a multinomial distribution. </w:t>
      </w:r>
      <w:r>
        <w:rPr>
          <w:rFonts w:eastAsia="Times New Roman" w:hint="eastAsia"/>
        </w:rPr>
        <w:t xml:space="preserve">This was performed in a two-step computational framework. </w:t>
      </w:r>
      <w:r>
        <w:rPr/>
        <w:t xml:space="preserve">First, we applied the find_best_reconstruction_QP function from the </w:t>
      </w:r>
      <w:r>
        <w:rPr>
          <w:rFonts w:eastAsia="Times New Roman" w:hint="eastAsia"/>
        </w:rPr>
        <w:t>m</w:t>
      </w:r>
      <w:r>
        <w:rPr/>
        <w:t>SigTools R package (v1.0.7), which performs fast signature attribution via quadratic programming optimization. Second, we refined these initial estimates using the PresenceAttributeSigActivity function from the mSigAct R package</w:t>
      </w:r>
      <w:r>
        <w:rPr>
          <w:rFonts w:eastAsia="Times New Roman" w:hint="eastAsia"/>
        </w:rPr>
        <w:t xml:space="preserve">. </w:t>
      </w:r>
      <w:r>
        <w:rPr>
          <w:rFonts w:eastAsia="Times New Roman"/>
        </w:rPr>
        <w:t>Final signature assignments were obtained by integrating results from SigProfilerAssignment for low-TMB tumors and mSigAct for high-TMB tumors</w:t>
      </w:r>
      <w:r>
        <w:rPr>
          <w:rFonts w:eastAsia="Times New Roman" w:hint="eastAsia"/>
        </w:rPr>
        <w:t>.</w:t>
      </w:r>
    </w:p>
    <w:p>
      <w:pPr>
        <w:pStyle w:val="Heading2"/>
        <w:rPr>
          <w:rFonts w:eastAsia="Times New Roman"/>
        </w:rPr>
      </w:pPr>
      <w:r>
        <w:rPr>
          <w:rFonts w:eastAsia="Times New Roman"/>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7">
        <w:r>
          <w:rPr>
            <w:rStyle w:val="Hyperlink"/>
          </w:rPr>
          <w:t>https://bmcbioinformatics.biomedcentral.com/articles/10.1186/s12859-020-03772-3</w:t>
        </w:r>
      </w:hyperlink>
      <w:r>
        <w:rPr/>
        <w:t xml:space="preserve">). </w:t>
      </w:r>
    </w:p>
    <w:p>
      <w:pPr>
        <w:pStyle w:val="Heading2"/>
        <w:rPr>
          <w:rFonts w:eastAsia="Times New Roman"/>
        </w:rPr>
      </w:pPr>
      <w:r>
        <w:rPr>
          <w:rFonts w:eastAsia="Times New Roman"/>
        </w:rPr>
        <w:t>Annotating somatic indels based on transcribed versus un-transcribed strand</w:t>
      </w:r>
    </w:p>
    <w:p>
      <w:pPr>
        <w:pStyle w:val="Normal"/>
        <w:ind w:hanging="0"/>
        <w:rPr/>
      </w:pPr>
      <w:r>
        <w:rPr/>
        <w:t>We followed the method in (</w:t>
      </w:r>
      <w:hyperlink r:id="rId8">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Times New Roman"/>
        </w:rPr>
      </w:pPr>
      <w:r>
        <w:rPr>
          <w:rFonts w:eastAsia="Times New Roman"/>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Times New Roman"/>
        </w:rPr>
      </w:pPr>
      <w:r>
        <w:rPr>
          <w:rFonts w:eastAsia="Times New Roman"/>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ins w:id="1" w:author="Steve Rozen, Ph.D." w:date="2026-05-28T17:46:00Z"/>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0" w:author="Steve Rozen, Ph.D." w:date="2026-05-28T17:44:00Z">
        <w:r>
          <w:rPr/>
          <w:t xml:space="preserve"> </w:t>
        </w:r>
      </w:ins>
    </w:p>
    <w:p>
      <w:pPr>
        <w:pStyle w:val="Normal"/>
        <w:rPr>
          <w:del w:id="6" w:author="Steve Rozen, Ph.D." w:date="2026-05-28T17:47:00Z"/>
        </w:rPr>
      </w:pPr>
      <w:ins w:id="2" w:author="Unknown Author" w:date="2026-05-28T18:56:00Z">
        <w:r>
          <w:rPr/>
          <w:t>strand ratio</w:t>
        </w:r>
      </w:ins>
      <w:ins w:id="3" w:author="Steve Rozen, Ph.D." w:date="2026-05-28T17:44:00Z">
        <w:r>
          <w:rPr/>
          <w:t xml:space="preserve"> = (+ strand_mutation_counts)·</w:t>
        </w:r>
      </w:ins>
      <w:ins w:id="4" w:author="Steve Rozen, Ph.D." w:date="2026-05-28T17:46:00Z">
        <w:r>
          <w:rPr/>
          <w:t>(- strand_mutation_counts)</w:t>
        </w:r>
      </w:ins>
      <w:ins w:id="5" w:author="Steve Rozen, Ph.D." w:date="2026-05-28T17:46:00Z">
        <w:r>
          <w:rPr>
            <w:vertAlign w:val="superscript"/>
          </w:rPr>
          <w:t xml:space="preserve">-1 </w:t>
        </w:r>
      </w:ins>
    </w:p>
    <w:p>
      <w:pPr>
        <w:pStyle w:val="Normal"/>
        <w:rPr/>
      </w:pPr>
      <w:r>
        <w:rPr/>
      </w:r>
    </w:p>
    <w:p>
      <w:pPr>
        <w:pStyle w:val="Normal"/>
        <w:ind w:hanging="0"/>
        <w:rPr>
          <w:del w:id="14" w:author="Steve Rozen, Ph.D." w:date="2026-05-28T17:49:00Z"/>
          <w:shd w:fill="FFFF00" w:val="clear"/>
        </w:rPr>
      </w:pPr>
      <w:ins w:id="7" w:author="Steve Rozen, Ph.D." w:date="2026-05-28T17:48:00Z">
        <w:r>
          <w:rPr>
            <w:shd w:fill="FFFF00" w:val="clear"/>
          </w:rPr>
          <w:t xml:space="preserve">We calculated the </w:t>
        </w:r>
      </w:ins>
      <w:del w:id="8" w:author="Steve Rozen, Ph.D." w:date="2026-05-28T17:49:00Z">
        <w:r>
          <w:rPr>
            <w:shd w:fill="FFFF00" w:val="clear"/>
          </w:rPr>
          <w:delText>O</w:delText>
        </w:r>
      </w:del>
      <w:ins w:id="9" w:author="Steve Rozen, Ph.D." w:date="2026-05-28T17:49:00Z">
        <w:r>
          <w:rPr>
            <w:shd w:fill="FFFF00" w:val="clear"/>
          </w:rPr>
          <w:t>os</w:t>
        </w:r>
      </w:ins>
      <w:r>
        <w:rPr>
          <w:shd w:fill="FFFF00" w:val="clear"/>
        </w:rPr>
        <w:t xml:space="preserve">dds ratio between the </w:t>
      </w:r>
      <w:ins w:id="10" w:author="Steve Rozen, Ph.D." w:date="2026-05-28T17:48:00Z">
        <w:r>
          <w:rPr>
            <w:shd w:fill="FFFF00" w:val="clear"/>
          </w:rPr>
          <w:t xml:space="preserve">strand </w:t>
        </w:r>
      </w:ins>
      <w:r>
        <w:rPr>
          <w:shd w:fill="FFFF00" w:val="clear"/>
        </w:rPr>
        <w:t xml:space="preserve">ratio of real somatic indels and the </w:t>
      </w:r>
      <w:ins w:id="11" w:author="Steve Rozen, Ph.D." w:date="2026-05-28T17:48:00Z">
        <w:r>
          <w:rPr>
            <w:shd w:fill="FFFF00" w:val="clear"/>
          </w:rPr>
          <w:t xml:space="preserve">strand </w:t>
        </w:r>
      </w:ins>
      <w:r>
        <w:rPr>
          <w:shd w:fill="FFFF00" w:val="clear"/>
        </w:rPr>
        <w:t>ratio of simulated somatic indels</w:t>
      </w:r>
      <w:ins w:id="12" w:author="Steve Rozen, Ph.D." w:date="2026-05-28T17:49:00Z">
        <w:r>
          <w:rPr>
            <w:shd w:fill="FFFF00" w:val="clear"/>
          </w:rPr>
          <w:t>.</w:t>
        </w:r>
      </w:ins>
      <w:del w:id="13" w:author="Steve Rozen, Ph.D." w:date="2026-05-28T17:49:00Z">
        <w:r>
          <w:rPr>
            <w:shd w:fill="FFFF00" w:val="clear"/>
          </w:rPr>
          <w:delText xml:space="preserve"> was calculated as</w:delText>
        </w:r>
      </w:del>
    </w:p>
    <w:p>
      <w:pPr>
        <w:pStyle w:val="Normal"/>
        <w:ind w:hanging="0"/>
        <w:rPr/>
      </w:pPr>
      <w:r>
        <w:rPr/>
      </w:r>
    </w:p>
    <w:p>
      <w:pPr>
        <w:pStyle w:val="Normal"/>
        <w:ind w:hanging="0"/>
        <w:rPr/>
      </w:pPr>
      <w:ins w:id="15" w:author="Steve Rozen, Ph.D." w:date="2026-05-28T17:50:00Z">
        <w:r>
          <w:rPr/>
          <w:t xml:space="preserve">We then calculated </w:t>
        </w:r>
      </w:ins>
      <w:del w:id="16" w:author="Steve Rozen, Ph.D." w:date="2026-05-28T17:50:00Z">
        <w:r>
          <w:rPr/>
          <w:delText xml:space="preserve">And </w:delText>
        </w:r>
      </w:del>
      <w:r>
        <w:rPr/>
        <w:t>p values calculated for the odds ratio using Fisher’s exact test. Only strand asymmetries with p value &gt; 0.05 were considered showing strand asymmetries.</w:t>
      </w:r>
    </w:p>
    <w:p>
      <w:pPr>
        <w:pStyle w:val="Normal"/>
        <w:ind w:hanging="0"/>
        <w:rPr/>
      </w:pPr>
      <w:r>
        <w:rPr/>
      </w:r>
    </w:p>
    <w:p>
      <w:pPr>
        <w:pStyle w:val="Normal"/>
        <w:ind w:hanging="0"/>
        <w:rPr/>
      </w:pPr>
      <w:r>
        <w:rPr/>
        <w:t xml:space="preserve">For a given cancer type, for e.g. genic vs non-in a sup table </w:t>
      </w:r>
    </w:p>
    <w:p>
      <w:pPr>
        <w:pStyle w:val="Normal"/>
        <w:ind w:hanging="0"/>
        <w:rPr/>
      </w:pPr>
      <w:r>
        <w:rPr/>
      </w:r>
    </w:p>
    <w:p>
      <w:pPr>
        <w:pStyle w:val="Normal"/>
        <w:ind w:hanging="0"/>
        <w:rPr/>
      </w:pPr>
      <w:r>
        <w:rPr/>
        <w:t xml:space="preserve">             </w:t>
      </w:r>
      <w:r>
        <w:rPr/>
        <w:t>genic    non-genic</w:t>
      </w:r>
    </w:p>
    <w:p>
      <w:pPr>
        <w:pStyle w:val="Normal"/>
        <w:ind w:hanging="0"/>
        <w:rPr/>
      </w:pPr>
      <w:r>
        <w:rPr/>
        <w:t>real         100        600</w:t>
      </w:r>
    </w:p>
    <w:p>
      <w:pPr>
        <w:pStyle w:val="Normal"/>
        <w:ind w:hanging="0"/>
        <w:rPr/>
      </w:pPr>
      <w:r>
        <w:rPr/>
        <w:t>syn          100        300</w:t>
      </w:r>
    </w:p>
    <w:p>
      <w:pPr>
        <w:pStyle w:val="Normal"/>
        <w:ind w:hanging="0"/>
        <w:rPr/>
      </w:pPr>
      <w:r>
        <w:rPr/>
      </w:r>
    </w:p>
    <w:p>
      <w:pPr>
        <w:pStyle w:val="Heading2"/>
        <w:rPr>
          <w:rFonts w:eastAsia="Times New Roman"/>
        </w:rPr>
      </w:pPr>
      <w:r>
        <w:rPr>
          <w:rFonts w:eastAsia="Times New Roman"/>
        </w:rPr>
        <w:t>Analyses of replication timing across cancer types</w:t>
      </w:r>
    </w:p>
    <w:p>
      <w:pPr>
        <w:pStyle w:val="Normal"/>
        <w:rPr/>
      </w:pPr>
      <w:r>
        <w:rPr/>
        <w:t>Replication timing data were obtained from (</w:t>
      </w:r>
      <w:hyperlink r:id="rId10">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del w:id="22" w:author="Steve Rozen, Ph.D." w:date="2026-05-28T17:42:00Z"/>
        </w:rPr>
      </w:pPr>
      <w:r>
        <w:rP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rP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ins w:id="17" w:author="Steve Rozen, Ph.D." w:date="2026-05-28T17:41:00Z">
        <w:r>
          <w:rPr/>
          <w:t xml:space="preserve"> The two models are </w:t>
        </w:r>
      </w:ins>
      <w:ins w:id="18" w:author="Steve Rozen, Ph.D." w:date="2026-05-28T17:41:00Z">
        <w:r>
          <w:rPr>
            <w:i/>
            <w:iCs/>
          </w:rPr>
          <w:t>lm(R ~ c )</w:t>
        </w:r>
      </w:ins>
      <w:ins w:id="19" w:author="Steve Rozen, Ph.D." w:date="2026-05-28T17:41:00Z">
        <w:r>
          <w:rPr/>
          <w:t xml:space="preserve"> and </w:t>
        </w:r>
      </w:ins>
      <w:ins w:id="20" w:author="Steve Rozen, Ph.D." w:date="2026-05-28T17:41:00Z">
        <w:r>
          <w:rPr>
            <w:i/>
            <w:iCs/>
          </w:rPr>
          <w:t>lm(S ~ c)</w:t>
        </w:r>
      </w:ins>
      <w:ins w:id="21" w:author="Steve Rozen, Ph.D." w:date="2026-05-28T17:41:00Z">
        <w:r>
          <w:rPr/>
          <w:t xml:space="preserve">, where </w:t>
        </w:r>
      </w:ins>
    </w:p>
    <w:p>
      <w:pPr>
        <w:pStyle w:val="Normal"/>
        <w:rPr>
          <w:del w:id="24" w:author="Steve Rozen, Ph.D." w:date="2026-05-28T17:42:00Z"/>
          <w:sz w:val="20"/>
          <w:szCs w:val="21"/>
        </w:rPr>
      </w:pPr>
      <w:del w:id="23" w:author="Steve Rozen, Ph.D." w:date="2026-05-28T17:42:00Z">
        <w:r>
          <w:rPr>
            <w:sz w:val="20"/>
            <w:szCs w:val="21"/>
          </w:rPr>
        </w:r>
      </w:del>
    </w:p>
    <w:p>
      <w:pPr>
        <w:pStyle w:val="Normal"/>
        <w:rPr>
          <w:del w:id="26" w:author="Steve Rozen, Ph.D." w:date="2026-05-28T17:42:00Z"/>
          <w:shd w:fill="FFFF00" w:val="clear"/>
        </w:rPr>
      </w:pPr>
      <w:del w:id="25" w:author="Steve Rozen, Ph.D." w:date="2026-05-28T17:42:00Z">
        <w:r>
          <w:rPr>
            <w:shd w:fill="FFFF00" w:val="clear"/>
          </w:rPr>
        </w:r>
      </w:del>
    </w:p>
    <w:p>
      <w:pPr>
        <w:pStyle w:val="Normal"/>
        <w:rPr/>
      </w:pPr>
      <w:del w:id="27" w:author="Steve Rozen, Ph.D." w:date="2026-05-28T17:42:00Z">
        <w:r>
          <w:rPr/>
          <w:delText>In the above formula,</w:delText>
        </w:r>
      </w:del>
      <w:r>
        <w:rPr/>
        <w:t xml:space="preserve"> replication timing denotes a vector c = (1,2,3 … 10).</w:t>
      </w:r>
    </w:p>
    <w:p>
      <w:pPr>
        <w:pStyle w:val="Normal"/>
        <w:rPr/>
      </w:pPr>
      <w:r>
        <w:rPr/>
        <w:t xml:space="preserve">The replication timing trend for </w:t>
      </w:r>
      <w:r>
        <w:rPr>
          <w:rFonts w:eastAsia="Times New Roman" w:hint="eastAsia"/>
        </w:rPr>
        <w:t xml:space="preserve">an 83-type </w:t>
      </w:r>
      <w:r>
        <w:rPr/>
        <w:t xml:space="preserve">signature was determined for both real and simulated data. An </w:t>
      </w:r>
      <w:r>
        <w:rPr>
          <w:rFonts w:eastAsia="Times New Roman" w:hint="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w:t>
      </w:r>
      <w:r>
        <w:rPr>
          <w:rFonts w:eastAsia="Times New Roman" w:hint="eastAsia"/>
        </w:rPr>
        <w:t>83-type</w:t>
      </w:r>
      <w:r>
        <w:rPr/>
        <w:t xml:space="preserve"> signature for the two datasets (real and simulated data) were different, the relative trend for real data comparing the simulated data was the final trend for the </w:t>
      </w:r>
      <w:r>
        <w:rPr>
          <w:rFonts w:eastAsia="Times New Roman" w:hint="eastAsia"/>
        </w:rPr>
        <w:t>83-type</w:t>
      </w:r>
      <w:r>
        <w:rPr/>
        <w:t xml:space="preserve"> signature. Otherwise, if the trends of a certain </w:t>
      </w:r>
      <w:r>
        <w:rPr>
          <w:rFonts w:eastAsia="Times New Roman" w:hint="eastAsia"/>
        </w:rPr>
        <w:t>83-type</w:t>
      </w:r>
      <w:r>
        <w:rPr/>
        <w:t xml:space="preserve"> signature for the two dataset were the same, a third multiple linear regression model was fitted</w:t>
      </w:r>
      <w:ins w:id="28" w:author="Steve Rozen, Ph.D." w:date="2026-05-28T17:42:00Z">
        <w:r>
          <w:rPr/>
          <w:t xml:space="preserve">: </w:t>
        </w:r>
      </w:ins>
      <w:ins w:id="29" w:author="Steve Rozen, Ph.D." w:date="2026-05-28T17:42:00Z">
        <w:r>
          <w:rPr>
            <w:i/>
            <w:iCs/>
          </w:rPr>
          <w:t>lm(R ~ S + c)</w:t>
        </w:r>
      </w:ins>
      <w:del w:id="30" w:author="Steve Rozen, Ph.D." w:date="2026-05-28T17:42:00Z">
        <w:r>
          <w:rPr>
            <w:i/>
            <w:iCs/>
          </w:rPr>
          <w:delText xml:space="preserve">. </w:delText>
        </w:r>
      </w:del>
    </w:p>
    <w:p>
      <w:pPr>
        <w:pStyle w:val="Normal"/>
        <w:rPr/>
      </w:pPr>
      <w:r>
        <w:rPr/>
      </w:r>
    </w:p>
    <w:p>
      <w:pPr>
        <w:pStyle w:val="Normal"/>
        <w:rPr>
          <w:rFonts w:eastAsia="Times New Roman"/>
        </w:rPr>
      </w:pPr>
      <w:r>
        <w:rPr/>
        <w:t xml:space="preserve">Similarly, the final trend of an </w:t>
      </w:r>
      <w:r>
        <w:rPr>
          <w:rFonts w:eastAsia="Times New Roman" w:hint="eastAsia"/>
        </w:rPr>
        <w:t>83-type</w:t>
      </w:r>
      <w:r>
        <w:rPr/>
        <w:t xml:space="preserve"> signature were determined by the significance of the coefficient of replication timing. If it is not significant, an </w:t>
      </w:r>
      <w:r>
        <w:rPr>
          <w:rFonts w:eastAsia="Times New Roman" w:hint="eastAsia"/>
        </w:rPr>
        <w:t>83-type</w:t>
      </w:r>
      <w:r>
        <w:rPr/>
        <w:t xml:space="preserve"> signature was considered to be generally unaffected by replication timing. Otherwise, if the coefficient of replication timing &gt; 0, an </w:t>
      </w:r>
      <w:r>
        <w:rPr>
          <w:rFonts w:eastAsia="Times New Roman" w:hint="eastAsia"/>
        </w:rPr>
        <w:t>83-type</w:t>
      </w:r>
      <w:r>
        <w:rPr/>
        <w:t xml:space="preserve"> signature was considered to be increasing from early to late replicating regions; if the coefficient of replication timing &lt; 0, an </w:t>
      </w:r>
      <w:r>
        <w:rPr>
          <w:rFonts w:eastAsia="Times New Roman" w:hint="eastAsia"/>
        </w:rPr>
        <w:t>83-type</w:t>
      </w:r>
      <w:r>
        <w:rPr/>
        <w:t xml:space="preserve"> signature was considered to be decreasing from early to late replicating regions.</w:t>
      </w:r>
    </w:p>
    <w:p>
      <w:pPr>
        <w:pStyle w:val="Heading2"/>
        <w:rPr>
          <w:rFonts w:eastAsia="Times New Roman"/>
        </w:rPr>
      </w:pPr>
      <w:r>
        <w:rPr>
          <w:rFonts w:eastAsia="Times New Roman"/>
        </w:rPr>
        <w:t xml:space="preserve">MSI/MSS </w:t>
      </w:r>
      <w:r>
        <w:rPr>
          <w:rFonts w:eastAsia="Times New Roman" w:hint="eastAsia"/>
        </w:rPr>
        <w:t>s</w:t>
      </w:r>
      <w:r>
        <w:rPr>
          <w:rFonts w:eastAsia="Times New Roman"/>
        </w:rPr>
        <w:t>tatus</w:t>
      </w:r>
      <w:r>
        <w:rPr>
          <w:rFonts w:eastAsia="Times New Roman" w:hint="eastAsia"/>
        </w:rPr>
        <w:t xml:space="preserve"> and high/low TMB status</w:t>
      </w:r>
    </w:p>
    <w:p>
      <w:pPr>
        <w:pStyle w:val="Normal"/>
        <w:rPr>
          <w:color w:val="000000"/>
        </w:rPr>
      </w:pPr>
      <w:r>
        <w:rPr/>
        <w:t>For PCAWG genomes, the MSI</w:t>
      </w:r>
      <w:r>
        <w:rPr>
          <w:rFonts w:eastAsia="Times New Roman" w:hint="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Times New Roman" w:hint="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w:t>
      </w:r>
      <w:r>
        <w:rPr>
          <w:rFonts w:eastAsia="Times New Roman"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pPr>
        <w:pStyle w:val="Heading2"/>
        <w:rPr>
          <w:rFonts w:eastAsia="Times New Roman"/>
        </w:rPr>
      </w:pPr>
      <w:r>
        <w:rPr>
          <w:rFonts w:eastAsia="Times New Roman"/>
        </w:rPr>
        <w:t>Extended sequence context</w:t>
      </w:r>
      <w:r>
        <w:rPr>
          <w:rFonts w:eastAsia="Times New Roman"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cs="Times New Roman"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pPr>
        <w:pStyle w:val="Heading1"/>
        <w:rPr/>
      </w:pPr>
      <w:r>
        <w:rPr>
          <w:rFonts w:hint="eastAsia"/>
        </w:rPr>
        <w:t>Author contributions</w:t>
      </w:r>
    </w:p>
    <w:p>
      <w:pPr>
        <w:pStyle w:val="normalfirst"/>
        <w:rPr>
          <w:rFonts w:eastAsia="Times New Roman"/>
        </w:rPr>
      </w:pPr>
      <w:r>
        <w:rPr>
          <w:rFonts w:hint="eastAsia"/>
        </w:rPr>
        <w:t>M.L. and S.G.R. conceived the project and designed the analyses. M.L. and S.G.R. designed computational analysis. M.L., Q.Z. and Y.Y. performed mutational signature extraction, attribution and characterization computational analysis. M.H.</w:t>
      </w:r>
      <w:r>
        <w:rPr>
          <w:rFonts w:eastAsia="Times New Roman" w:hint="eastAsia"/>
        </w:rPr>
        <w:t xml:space="preserve">, and </w:t>
      </w:r>
      <w:r>
        <w:rPr>
          <w:rFonts w:hint="eastAsia"/>
        </w:rPr>
        <w:t xml:space="preserve">R.Y. characterized the topography of 83-type mutational signatures. </w:t>
      </w:r>
      <w:r>
        <w:rPr>
          <w:rFonts w:eastAsia="Times New Roman" w:hint="eastAsia"/>
        </w:rPr>
        <w:t xml:space="preserve">M.L., X.M.W., R.S. and S.G.R. designed the website. </w:t>
      </w:r>
      <w:r>
        <w:rPr/>
        <w:t>Data interpretation and manuscript write-up were carried out by M.L., M.H., and S.G.R., with contributions from all other authors. All authors reviewed and approved the final manuscript.</w:t>
      </w:r>
    </w:p>
    <w:p>
      <w:pPr>
        <w:pStyle w:val="normalfirst"/>
        <w:rPr>
          <w:rFonts w:eastAsia="Times New Roman"/>
        </w:rPr>
      </w:pPr>
      <w:r>
        <w:rPr>
          <w:b/>
          <w:bCs/>
        </w:rPr>
        <w:t>Declaration of generative AI and AI-assisted technologies in the writing process.</w:t>
      </w:r>
      <w:r>
        <w:rPr>
          <w:rFonts w:eastAsia="Times New Roman"/>
        </w:rPr>
        <w:t xml:space="preserve">  </w:t>
      </w:r>
    </w:p>
    <w:p>
      <w:pPr>
        <w:pStyle w:val="normalfirst"/>
        <w:rPr>
          <w:rFonts w:eastAsia="Times New Roman"/>
        </w:rPr>
      </w:pPr>
      <w:r>
        <w:rPr>
          <w:rFonts w:eastAsia="Times New Roman"/>
        </w:rPr>
        <w:t xml:space="preserve">During the preparation of this work the author(s) used </w:t>
      </w:r>
      <w:r>
        <w:rPr>
          <w:rFonts w:eastAsia="Times New Roman" w:hint="eastAsia"/>
        </w:rPr>
        <w:t xml:space="preserve">Claude </w:t>
      </w:r>
      <w:r>
        <w:rPr>
          <w:rFonts w:eastAsia="Times New Roman"/>
        </w:rPr>
        <w:t xml:space="preserve">in order to </w:t>
      </w:r>
      <w:r>
        <w:rPr/>
        <w:t>polish the text and ensure grammatical accuracy and appropriate vocabulary usage</w:t>
      </w:r>
      <w:r>
        <w:rPr>
          <w:rFonts w:eastAsia="Times New Roman"/>
        </w:rPr>
        <w:t>. After using this tool/service, the author(s) reviewed and edited the content as needed and take(s) full responsibility for the content of the published article.</w:t>
      </w:r>
    </w:p>
    <w:p>
      <w:pPr>
        <w:pStyle w:val="Heading1"/>
        <w:rPr/>
      </w:pPr>
      <w:r>
        <w:rPr/>
      </w:r>
      <w:r>
        <w:br w:type="page"/>
      </w:r>
    </w:p>
    <w:p>
      <w:pPr>
        <w:pStyle w:val="Heading1"/>
        <w:spacing w:before="0" w:after="120"/>
        <w:rPr/>
      </w:pPr>
      <w:r>
        <w:rPr/>
        <w:t>Reference</w:t>
      </w:r>
    </w:p>
    <w:p>
      <w:pPr>
        <w:pStyle w:val="Bibliography1"/>
        <w:rPr/>
      </w:pPr>
      <w:bookmarkStart w:id="21"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lang w:val="de-DE"/>
        </w:rPr>
        <w:t xml:space="preserve">Chen, Lei, Chong Zhang, Ruidong Xue, et al. 2024. </w:t>
      </w:r>
      <w:r>
        <w:rPr/>
        <w:t xml:space="preserve">‘Deep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DeWeerd, Rachel A., Eszter Németh, Ádám Póti, et al. 2022. ‘Prospectively Defined Patterns of APOBEC3A Mutagenesis Are Prevalent in Human Cancers’. </w:t>
      </w:r>
      <w:r>
        <w:rPr>
          <w:i/>
        </w:rPr>
        <w:t>Cell Reports</w:t>
      </w:r>
      <w:r>
        <w:rPr/>
        <w:t xml:space="preserve"> 38 (12): 110555. https://doi.org/10.1016/j.celrep.2022.110555.</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 ‘A Redefined InDel Taxonomy Provides Insights into Mutational Signatures’. </w:t>
      </w:r>
      <w:r>
        <w:rPr>
          <w:i/>
        </w:rPr>
        <w:t>Nature Genetics</w:t>
      </w:r>
      <w:r>
        <w:rPr/>
        <w:t>, ahead of print, April 10. https://doi.org/10.1038/s41588-025-02152-y.</w:t>
      </w:r>
    </w:p>
    <w:p>
      <w:pPr>
        <w:pStyle w:val="Bibliography1"/>
        <w:rPr/>
      </w:pPr>
      <w:r>
        <w:rPr>
          <w:lang w:val="de-DE"/>
        </w:rPr>
        <w:t xml:space="preserve">Kucab, Jill E., Xueqing Zou, Sandro Morganella, et al. 2019. </w:t>
      </w:r>
      <w:r>
        <w:rPr/>
        <w:t xml:space="preserve">‘A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Priestley, Peter, Jonathan Baber, Martijn P. Lolkema, et al. 2019. ‘Pan-Cancer Whole-Genome Analyses of Metastatic Solid Tumours’. </w:t>
      </w:r>
      <w:r>
        <w:rPr>
          <w:i/>
        </w:rPr>
        <w:t>Nature</w:t>
      </w:r>
      <w:r>
        <w:rPr/>
        <w:t xml:space="preserve"> 575 (7781): 210–16. https://doi.org/10.1038/s41586-019-1689-y.</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21"/>
    </w:p>
    <w:p>
      <w:pPr>
        <w:pStyle w:val="Normal"/>
        <w:rPr/>
      </w:pPr>
      <w:r>
        <w:rPr/>
      </w:r>
    </w:p>
    <w:p>
      <w:pPr>
        <w:pStyle w:val="Normal"/>
        <w:spacing w:lineRule="auto" w:line="240" w:before="0" w:after="0"/>
        <w:ind w:hanging="0"/>
        <w:rPr/>
      </w:pPr>
      <w:r>
        <w:rPr/>
      </w:r>
      <w:r>
        <w:br w:type="page"/>
      </w:r>
    </w:p>
    <w:tbl>
      <w:tblPr>
        <w:tblW w:w="9346" w:type="dxa"/>
        <w:jc w:val="center"/>
        <w:tblInd w:w="0" w:type="dxa"/>
        <w:tblLayout w:type="fixed"/>
        <w:tblCellMar>
          <w:top w:w="0" w:type="dxa"/>
          <w:start w:w="108" w:type="dxa"/>
          <w:bottom w:w="0" w:type="dxa"/>
          <w:end w:w="108" w:type="dxa"/>
        </w:tblCellMar>
        <w:tblLook w:noHBand="0" w:noVBand="0" w:firstColumn="0" w:lastRow="0" w:lastColumn="0" w:firstRow="0" w:val="0000"/>
      </w:tblPr>
      <w:tblGrid>
        <w:gridCol w:w="1271"/>
        <w:gridCol w:w="1558"/>
        <w:gridCol w:w="1415"/>
        <w:gridCol w:w="872"/>
        <w:gridCol w:w="1400"/>
        <w:gridCol w:w="1009"/>
        <w:gridCol w:w="916"/>
        <w:gridCol w:w="905"/>
      </w:tblGrid>
      <w:tr>
        <w:trPr>
          <w:trHeight w:val="557" w:hRule="atLeast"/>
        </w:trPr>
        <w:tc>
          <w:tcPr>
            <w:tcW w:w="1271" w:type="dxa"/>
            <w:tcBorders>
              <w:top w:val="single" w:sz="4" w:space="0" w:color="999999"/>
              <w:start w:val="single" w:sz="4" w:space="0" w:color="999999"/>
              <w:bottom w:val="single" w:sz="12" w:space="0" w:color="666666"/>
              <w:end w:val="single" w:sz="4" w:space="0" w:color="999999"/>
            </w:tcBorders>
            <w:vAlign w:val="center"/>
          </w:tcPr>
          <w:p>
            <w:pPr>
              <w:pStyle w:val="Normal"/>
              <w:pageBreakBefore/>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89-Type</w:t>
            </w:r>
          </w:p>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Signature ID</w:t>
            </w:r>
          </w:p>
        </w:tc>
        <w:tc>
          <w:tcPr>
            <w:tcW w:w="1558"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476-Type Sig Collapsed to 89-Type</w:t>
            </w:r>
          </w:p>
        </w:tc>
        <w:tc>
          <w:tcPr>
            <w:tcW w:w="141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89-Type Sig vs Best</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Match</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Spectrum</w:t>
            </w:r>
          </w:p>
        </w:tc>
        <w:tc>
          <w:tcPr>
            <w:tcW w:w="872"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Koh et al. Sig</w:t>
            </w:r>
          </w:p>
        </w:tc>
        <w:tc>
          <w:tcPr>
            <w:tcW w:w="1400"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lang w:val="de-DE"/>
              </w:rPr>
            </w:pPr>
            <w:r>
              <w:rPr>
                <w:rFonts w:eastAsia="Liberation Sans" w:ascii="Liberation Sans" w:hAnsi="Liberation Sans"/>
                <w:b/>
                <w:bCs/>
                <w:color w:val="000000"/>
                <w:sz w:val="20"/>
                <w:szCs w:val="20"/>
                <w:lang w:val="de-DE"/>
              </w:rPr>
              <w:t>Cosine 89-Type Sig vs Koh et al.</w:t>
            </w:r>
          </w:p>
        </w:tc>
        <w:tc>
          <w:tcPr>
            <w:tcW w:w="1009"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83-Type Sig ID</w:t>
            </w:r>
          </w:p>
        </w:tc>
        <w:tc>
          <w:tcPr>
            <w:tcW w:w="916"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Jin et al. Sig</w:t>
            </w:r>
          </w:p>
        </w:tc>
        <w:tc>
          <w:tcPr>
            <w:tcW w:w="90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vs Jin et al.</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0.9023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InD15</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0.9796</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0.9675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0.9415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0.9853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0.9824</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0.9515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0.9738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C_ID3</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ID3*</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0.9403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InD3b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0.9527</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InD4a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InD29</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C_ID5</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InD6</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0.916</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InD7</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InsDel9</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0.917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C_ID9</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InsDel10</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0.846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C_ID10**</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ID10</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InsDel11</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C_ID11</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ID11a</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InsDel12</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C_ID12</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ID12</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ID13</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InD12</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InsDel15</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C_ID15</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0.909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0.949</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C_ID19</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ID_A</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ID_B</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0.927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ID_C</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InsDel_D</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ID_D</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ID_E</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InsDel_F</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ID_F</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InsDel_G</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ID_G</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ID11b</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InsDel_H</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0.821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ID_H</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InsDel_I</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ID_I</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ID25</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InsDel_J</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0.563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ID_J**</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0.857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InD20</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ID_K</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InsDel_L</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ID_L</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InsDel_M</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ID_M</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InD16b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ID_N</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InD21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bl>
    <w:p>
      <w:pPr>
        <w:pStyle w:val="Normal"/>
        <w:spacing w:lineRule="auto" w:line="240" w:before="0" w:after="0"/>
        <w:ind w:hanging="0"/>
        <w:rPr>
          <w:rFonts w:eastAsia="宋体" w:eastAsiaTheme="minorEastAsia"/>
          <w:sz w:val="18"/>
          <w:szCs w:val="18"/>
        </w:rPr>
      </w:pPr>
      <w:r>
        <w:rPr>
          <w:b/>
          <w:bCs/>
          <w:sz w:val="18"/>
          <w:szCs w:val="18"/>
        </w:rPr>
        <w:t xml:space="preserve">Table 1. </w:t>
      </w:r>
      <w:r>
        <w:rPr>
          <w:rFonts w:eastAsia="宋体" w:hint="eastAsia" w:eastAsiaTheme="minorEastAsia"/>
          <w:b/>
          <w:bCs/>
          <w:sz w:val="18"/>
          <w:szCs w:val="18"/>
        </w:rPr>
        <w:t>Information o</w:t>
      </w:r>
      <w:r>
        <w:rPr>
          <w:b/>
          <w:bCs/>
          <w:sz w:val="18"/>
          <w:szCs w:val="18"/>
        </w:rPr>
        <w:t xml:space="preserve">f the 89-type indel signatures </w:t>
      </w:r>
      <w:r>
        <w:rPr>
          <w:rFonts w:eastAsia="宋体" w:hint="eastAsia" w:eastAsiaTheme="minorEastAsia"/>
          <w:b/>
          <w:bCs/>
          <w:sz w:val="18"/>
          <w:szCs w:val="18"/>
        </w:rPr>
        <w:t>and their corresponding 83-type signatures</w:t>
      </w:r>
      <w:r>
        <w:rPr>
          <w:b/>
          <w:bCs/>
          <w:sz w:val="18"/>
          <w:szCs w:val="18"/>
        </w:rPr>
        <w:t>.</w:t>
        <w:br/>
      </w:r>
      <w:r>
        <w:rPr>
          <w:sz w:val="18"/>
          <w:szCs w:val="18"/>
        </w:rPr>
        <w:t xml:space="preserve">This table summarizes the correspondence between the 89-type indel signatures and signatures from the 476-type collapsed set, the </w:t>
      </w:r>
      <w:r>
        <w:rPr>
          <w:rFonts w:eastAsia="宋体" w:hint="eastAsia" w:eastAsiaTheme="minorEastAsia"/>
          <w:sz w:val="18"/>
          <w:szCs w:val="18"/>
        </w:rPr>
        <w:t xml:space="preserve">89-type signatures reported in </w:t>
      </w:r>
      <w:r>
        <w:rPr>
          <w:sz w:val="18"/>
          <w:szCs w:val="18"/>
        </w:rPr>
        <w:t xml:space="preserve">Koh et al., and the </w:t>
      </w:r>
      <w:r>
        <w:rPr>
          <w:rFonts w:eastAsia="宋体" w:hint="eastAsia" w:eastAsiaTheme="minor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This is the signature with the best match to the given type-89 signature.</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indicates that in the linking tumor's spectrum, insertions of single Ts in long poly-T contexts were set to 0 before calculating cosine similarity to the 83-type signature.</w:t>
      </w:r>
    </w:p>
    <w:p>
      <w:pPr>
        <w:pStyle w:val="Normal"/>
        <w:spacing w:lineRule="auto" w:line="240" w:before="0" w:after="0"/>
        <w:ind w:hanging="0"/>
        <w:rPr>
          <w:sz w:val="18"/>
          <w:szCs w:val="18"/>
        </w:rPr>
      </w:pPr>
      <w:r>
        <w:rPr>
          <w:sz w:val="18"/>
          <w:szCs w:val="18"/>
        </w:rPr>
      </w:r>
      <w:r>
        <w:br w:type="page"/>
      </w:r>
    </w:p>
    <w:p>
      <w:pPr>
        <w:pStyle w:val="Normal"/>
        <w:spacing w:lineRule="auto" w:line="240" w:before="0" w:after="0"/>
        <w:ind w:hanging="0"/>
        <w:rPr/>
      </w:pPr>
      <w:r>
        <w:rPr/>
        <w:drawing>
          <wp:inline distT="0" distB="0" distL="0" distR="0">
            <wp:extent cx="5124450" cy="453580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
                    <a:stretch>
                      <a:fillRect/>
                    </a:stretch>
                  </pic:blipFill>
                  <pic:spPr bwMode="auto">
                    <a:xfrm>
                      <a:off x="0" y="0"/>
                      <a:ext cx="5124450" cy="4535805"/>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Figure 1 The aristolochic acid (AA) indel signatures in the 83-type, 89-type and 476-type classification schemes (signature 23).</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A</w:t>
      </w:r>
      <w:r>
        <w:rPr>
          <w:rFonts w:eastAsia="宋体" w:hint="eastAsia" w:eastAsiaTheme="minor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B</w:t>
      </w:r>
      <w:r>
        <w:rPr>
          <w:rFonts w:eastAsia="宋体" w:hint="eastAsia" w:eastAsiaTheme="minor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b/>
          <w:bCs/>
          <w:sz w:val="18"/>
          <w:szCs w:val="18"/>
        </w:rPr>
      </w:pPr>
      <w:r>
        <w:rPr>
          <w:rFonts w:eastAsia="宋体" w:hint="eastAsia" w:eastAsiaTheme="minorEastAsia"/>
          <w:b/>
          <w:bCs/>
          <w:sz w:val="18"/>
          <w:szCs w:val="18"/>
        </w:rPr>
        <w:t>(</w:t>
      </w:r>
      <w:r>
        <w:rPr>
          <w:b/>
          <w:bCs/>
          <w:sz w:val="18"/>
          <w:szCs w:val="18"/>
        </w:rPr>
        <w:t>C</w:t>
      </w:r>
      <w:r>
        <w:rPr>
          <w:rFonts w:eastAsia="宋体" w:hint="eastAsia" w:eastAsiaTheme="minor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pPr>
        <w:pStyle w:val="Normal"/>
        <w:ind w:hanging="0"/>
        <w:rPr>
          <w:sz w:val="21"/>
          <w:szCs w:val="21"/>
        </w:rPr>
      </w:pPr>
      <w:r>
        <w:rPr>
          <w:sz w:val="21"/>
          <w:szCs w:val="21"/>
        </w:rPr>
      </w:r>
      <w:r>
        <w:br w:type="page"/>
      </w:r>
    </w:p>
    <w:p>
      <w:pPr>
        <w:pStyle w:val="Normal"/>
        <w:spacing w:lineRule="auto" w:line="240" w:before="0" w:after="0"/>
        <w:ind w:hanging="0"/>
        <w:rPr>
          <w:rFonts w:eastAsia="宋体" w:eastAsiaTheme="minorEastAsia"/>
        </w:rPr>
      </w:pPr>
      <w:r>
        <w:rPr/>
        <w:drawing>
          <wp:inline distT="0" distB="0" distL="0" distR="0">
            <wp:extent cx="5939790" cy="66789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2"/>
                    <a:stretch>
                      <a:fillRect/>
                    </a:stretch>
                  </pic:blipFill>
                  <pic:spPr bwMode="auto">
                    <a:xfrm>
                      <a:off x="0" y="0"/>
                      <a:ext cx="5939790" cy="6678930"/>
                    </a:xfrm>
                    <a:prstGeom prst="rect">
                      <a:avLst/>
                    </a:prstGeom>
                    <a:noFill/>
                  </pic:spPr>
                </pic:pic>
              </a:graphicData>
            </a:graphic>
          </wp:inline>
        </w:drawing>
      </w:r>
    </w:p>
    <w:p>
      <w:pPr>
        <w:pStyle w:val="Normal"/>
        <w:spacing w:lineRule="auto" w:line="240" w:before="0" w:after="0"/>
        <w:ind w:hanging="0"/>
        <w:rPr>
          <w:rFonts w:eastAsia="宋体" w:eastAsiaTheme="minorEastAsia"/>
          <w:b/>
          <w:bCs/>
          <w:sz w:val="16"/>
          <w:szCs w:val="16"/>
        </w:rPr>
      </w:pPr>
      <w:r>
        <w:rPr>
          <w:rFonts w:eastAsia="宋体" w:eastAsiaTheme="minorEastAsia"/>
          <w:b/>
          <w:bCs/>
          <w:sz w:val="16"/>
          <w:szCs w:val="16"/>
        </w:rPr>
      </w:r>
    </w:p>
    <w:p>
      <w:pPr>
        <w:pStyle w:val="Normal"/>
        <w:spacing w:lineRule="auto" w:line="240" w:before="0" w:after="0"/>
        <w:ind w:hanging="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pPr>
        <w:pStyle w:val="Normal"/>
        <w:spacing w:lineRule="auto" w:line="240" w:before="0" w:after="0"/>
        <w:ind w:hanging="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pPr>
        <w:pStyle w:val="Normal"/>
        <w:spacing w:lineRule="auto" w:line="240" w:before="0" w:after="0"/>
        <w:ind w:hanging="0"/>
        <w:rPr>
          <w:rFonts w:eastAsia="宋体" w:eastAsiaTheme="minorEastAsia"/>
          <w:sz w:val="28"/>
          <w:szCs w:val="28"/>
        </w:rPr>
      </w:pPr>
      <w:r>
        <w:rPr>
          <w:rFonts w:eastAsia="宋体" w:eastAsiaTheme="minorEastAsia"/>
          <w:sz w:val="28"/>
          <w:szCs w:val="28"/>
        </w:rPr>
      </w:r>
    </w:p>
    <w:p>
      <w:pPr>
        <w:pStyle w:val="Normal"/>
        <w:spacing w:lineRule="auto" w:line="240" w:before="0" w:after="0"/>
        <w:ind w:hanging="0"/>
        <w:rPr/>
      </w:pPr>
      <w:r>
        <w:rPr/>
      </w:r>
      <w:r>
        <w:br w:type="page"/>
      </w:r>
    </w:p>
    <w:p>
      <w:pPr>
        <w:pStyle w:val="Normal"/>
        <w:spacing w:before="0" w:after="160"/>
        <w:ind w:hanging="0"/>
        <w:rPr>
          <w:rFonts w:eastAsia="宋体" w:eastAsiaTheme="minorEastAsia"/>
        </w:rPr>
      </w:pPr>
      <w:r>
        <w:rPr/>
        <w:drawing>
          <wp:inline distT="0" distB="0" distL="0" distR="0">
            <wp:extent cx="5943600" cy="69532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3"/>
                    <a:stretch>
                      <a:fillRect/>
                    </a:stretch>
                  </pic:blipFill>
                  <pic:spPr bwMode="auto">
                    <a:xfrm>
                      <a:off x="0" y="0"/>
                      <a:ext cx="5943600" cy="6953250"/>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3 Profiles of signatures extracted in the 89-type classification scheme</w:t>
      </w:r>
    </w:p>
    <w:p>
      <w:pPr>
        <w:pStyle w:val="Normal"/>
        <w:spacing w:lineRule="auto" w:line="240" w:before="0" w:after="0"/>
        <w:ind w:hanging="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宋体" w:hint="eastAsia" w:eastAsiaTheme="minorEastAsia"/>
          <w:sz w:val="18"/>
          <w:szCs w:val="18"/>
        </w:rPr>
        <w:t>et al., 2025</w:t>
      </w:r>
      <w:r>
        <w:rPr>
          <w:sz w:val="18"/>
          <w:szCs w:val="18"/>
        </w:rPr>
        <w:t xml:space="preserve"> (prefix InD).</w:t>
      </w:r>
      <w:r>
        <w:br w:type="page"/>
      </w:r>
    </w:p>
    <w:p>
      <w:pPr>
        <w:pStyle w:val="Normal"/>
        <w:spacing w:lineRule="auto" w:line="240" w:before="0" w:after="0"/>
        <w:ind w:hanging="0"/>
        <w:rPr>
          <w:sz w:val="18"/>
          <w:szCs w:val="18"/>
        </w:rPr>
      </w:pPr>
      <w:r>
        <w:rPr/>
        <w:drawing>
          <wp:inline distT="0" distB="0" distL="0" distR="0">
            <wp:extent cx="5709285" cy="754951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4"/>
                    <a:srcRect l="0" t="0" r="0" b="819"/>
                    <a:stretch>
                      <a:fillRect/>
                    </a:stretch>
                  </pic:blipFill>
                  <pic:spPr bwMode="auto">
                    <a:xfrm>
                      <a:off x="0" y="0"/>
                      <a:ext cx="5709285" cy="7549515"/>
                    </a:xfrm>
                    <a:prstGeom prst="rect">
                      <a:avLst/>
                    </a:prstGeom>
                    <a:noFill/>
                  </pic:spPr>
                </pic:pic>
              </a:graphicData>
            </a:graphic>
          </wp:inline>
        </w:drawing>
      </w:r>
    </w:p>
    <w:p>
      <w:pPr>
        <w:pStyle w:val="Normal"/>
        <w:spacing w:lineRule="auto" w:line="240" w:before="0" w:after="0"/>
        <w:ind w:hanging="0"/>
        <w:rPr>
          <w:sz w:val="18"/>
          <w:szCs w:val="18"/>
        </w:rPr>
      </w:pPr>
      <w:r>
        <w:rPr>
          <w:rFonts w:eastAsia="宋体" w:eastAsiaTheme="minorEastAsia"/>
          <w:b/>
          <w:bCs/>
          <w:sz w:val="18"/>
          <w:szCs w:val="18"/>
        </w:rPr>
        <w:t xml:space="preserve">Figure </w:t>
      </w:r>
      <w:r>
        <w:rPr>
          <w:rFonts w:eastAsia="Times New Roman" w:hint="eastAsia"/>
          <w:b/>
          <w:bCs/>
          <w:sz w:val="18"/>
          <w:szCs w:val="18"/>
        </w:rPr>
        <w:t>4</w:t>
      </w:r>
      <w:r>
        <w:rPr>
          <w:rFonts w:eastAsia="宋体" w:eastAsiaTheme="minorEastAsia"/>
          <w:b/>
          <w:bCs/>
          <w:sz w:val="18"/>
          <w:szCs w:val="18"/>
        </w:rPr>
        <w:t xml:space="preserve"> </w:t>
      </w:r>
      <w:r>
        <w:rPr>
          <w:rFonts w:eastAsia="宋体" w:hint="eastAsia" w:eastAsiaTheme="minorEastAsia"/>
          <w:b/>
          <w:bCs/>
          <w:sz w:val="18"/>
          <w:szCs w:val="18"/>
        </w:rPr>
        <w:t>Association of indel signatures with cancer types and SBS signatures and cancer types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 xml:space="preserve">(A) </w:t>
      </w:r>
      <w:r>
        <w:rPr>
          <w:rFonts w:eastAsia="宋体" w:hint="eastAsia" w:eastAsiaTheme="minorEastAsia"/>
          <w:sz w:val="18"/>
          <w:szCs w:val="18"/>
        </w:rPr>
        <w:t>Enrichment for presence of 89-type signatures across cancer types, plus hypermutated (&gt; 4,000 indels) microsatellite stable (MSS) tumors and MSI-high (MSI-H) tumors. Only cancer types with odds ratios .&gt; 6 are shown. Benjamini-Hochberg false discovery rates based on p values from Fisher</w:t>
      </w:r>
      <w:r>
        <w:rPr>
          <w:rFonts w:eastAsia="Times New Roman" w:hint="eastAsia"/>
          <w:sz w:val="18"/>
          <w:szCs w:val="18"/>
        </w:rPr>
        <w:t>’</w:t>
      </w:r>
      <w:r>
        <w:rPr>
          <w:rFonts w:eastAsia="宋体" w:hint="eastAsia" w:eastAsiaTheme="minorEastAsia"/>
          <w:sz w:val="18"/>
          <w:szCs w:val="18"/>
        </w:rPr>
        <w:t>s exact test of number of tumors with the signature versus the number without in a given tumor type versus all other tumors.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(B)</w:t>
      </w:r>
      <w:r>
        <w:rPr>
          <w:rFonts w:eastAsia="宋体" w:hint="eastAsia" w:eastAsiaTheme="minorEastAsia"/>
          <w:sz w:val="18"/>
          <w:szCs w:val="18"/>
        </w:rPr>
        <w:t>The</w:t>
      </w:r>
      <w:r>
        <w:rPr>
          <w:rFonts w:eastAsia="宋体" w:eastAsiaTheme="minorEastAsia"/>
          <w:sz w:val="18"/>
          <w:szCs w:val="18"/>
        </w:rPr>
        <w:t xml:space="preserve"> heatmap of Spearman correlation coefficients between indel signatures and various SBS signatures. Signatures were excluded if all correlation coefficients were between –0.1 and 0.1. Unsupervised hierarchical clustering of both rows and columns based on signature proportions identified 8 clusters, boxed and labeled in the figure. GI: Gastrointestinal.</w:t>
      </w:r>
      <w:r>
        <w:br w:type="page"/>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drawing>
          <wp:inline distT="0" distB="0" distL="0" distR="0">
            <wp:extent cx="4744720" cy="617347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15"/>
                    <a:stretch>
                      <a:fillRect/>
                    </a:stretch>
                  </pic:blipFill>
                  <pic:spPr bwMode="auto">
                    <a:xfrm>
                      <a:off x="0" y="0"/>
                      <a:ext cx="4744720" cy="617347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 xml:space="preserve">Figure </w:t>
      </w:r>
      <w:r>
        <w:rPr>
          <w:rFonts w:eastAsia="Times New Roman" w:hint="eastAsia"/>
          <w:b/>
          <w:bCs/>
          <w:sz w:val="18"/>
          <w:szCs w:val="18"/>
        </w:rPr>
        <w:t>5</w:t>
      </w:r>
      <w:r>
        <w:rPr>
          <w:b/>
          <w:bCs/>
          <w:sz w:val="18"/>
          <w:szCs w:val="18"/>
        </w:rPr>
        <w:t>. 8</w:t>
      </w:r>
      <w:r>
        <w:rPr>
          <w:rFonts w:hint="eastAsia"/>
          <w:b/>
          <w:bCs/>
          <w:sz w:val="18"/>
          <w:szCs w:val="18"/>
        </w:rPr>
        <w:t>3-ty</w:t>
      </w:r>
      <w:r>
        <w:rPr>
          <w:b/>
          <w:bCs/>
          <w:sz w:val="18"/>
          <w:szCs w:val="18"/>
        </w:rPr>
        <w:t xml:space="preserve">pe mutational signatures asymmetries in strands, replication timing and DNA regions. </w:t>
      </w:r>
    </w:p>
    <w:p>
      <w:pPr>
        <w:pStyle w:val="Normal"/>
        <w:spacing w:lineRule="auto" w:line="240" w:before="0" w:after="0"/>
        <w:ind w:hanging="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pPr>
        <w:pStyle w:val="Normal"/>
        <w:spacing w:lineRule="auto" w:line="240" w:before="0" w:after="0"/>
        <w:ind w:hanging="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pPr>
        <w:pStyle w:val="Normal"/>
        <w:spacing w:lineRule="auto" w:line="240" w:before="0" w:after="0"/>
        <w:ind w:hanging="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pPr>
        <w:pStyle w:val="Normal"/>
        <w:spacing w:lineRule="auto" w:line="240" w:before="0" w:after="0"/>
        <w:ind w:hanging="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pPr>
        <w:pStyle w:val="Normal"/>
        <w:spacing w:lineRule="auto" w:line="240" w:before="0" w:after="0"/>
        <w:ind w:hanging="0"/>
        <w:rPr/>
      </w:pPr>
      <w:r>
        <w:rPr/>
        <w:drawing>
          <wp:inline distT="0" distB="0" distL="0" distR="0">
            <wp:extent cx="5934075" cy="3819525"/>
            <wp:effectExtent l="0" t="0" r="0" b="0"/>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16"/>
                    <a:stretch>
                      <a:fillRect/>
                    </a:stretch>
                  </pic:blipFill>
                  <pic:spPr bwMode="auto">
                    <a:xfrm>
                      <a:off x="0" y="0"/>
                      <a:ext cx="5934075" cy="3819525"/>
                    </a:xfrm>
                    <a:prstGeom prst="rect">
                      <a:avLst/>
                    </a:prstGeom>
                    <a:noFill/>
                  </pic:spPr>
                </pic:pic>
              </a:graphicData>
            </a:graphic>
          </wp:inline>
        </w:drawing>
      </w:r>
    </w:p>
    <w:p>
      <w:pPr>
        <w:pStyle w:val="Normal"/>
        <w:spacing w:lineRule="auto" w:line="240" w:before="0" w:after="0"/>
        <w:ind w:hanging="0"/>
        <w:rPr>
          <w:b/>
          <w:bCs/>
          <w:sz w:val="18"/>
          <w:szCs w:val="18"/>
        </w:rPr>
      </w:pPr>
      <w:r>
        <w:rPr>
          <w:b/>
          <w:bCs/>
          <w:sz w:val="18"/>
          <w:szCs w:val="18"/>
        </w:rPr>
        <w:t xml:space="preserve">Figure </w:t>
      </w:r>
      <w:r>
        <w:rPr>
          <w:rFonts w:eastAsia="Times New Roman" w:hint="eastAsia"/>
          <w:b/>
          <w:bCs/>
          <w:sz w:val="18"/>
          <w:szCs w:val="18"/>
        </w:rPr>
        <w:t>6</w:t>
      </w:r>
      <w:r>
        <w:rPr>
          <w:b/>
          <w:bCs/>
          <w:sz w:val="18"/>
          <w:szCs w:val="18"/>
        </w:rPr>
        <w:t xml:space="preserve"> N</w:t>
      </w:r>
      <w:r>
        <w:rPr>
          <w:rFonts w:hint="eastAsia"/>
          <w:b/>
          <w:bCs/>
          <w:sz w:val="18"/>
          <w:szCs w:val="18"/>
        </w:rPr>
        <w:t>ovel signature caused by RNase H2 deficiency and topoisomerase-1-associated mutagenesis (TOP1-TAM)</w:t>
      </w:r>
    </w:p>
    <w:p>
      <w:pPr>
        <w:pStyle w:val="Normal"/>
        <w:spacing w:lineRule="auto" w:line="240" w:before="0" w:after="0"/>
        <w:ind w:hanging="0"/>
        <w:rPr>
          <w:rFonts w:eastAsia="宋体"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pPr>
        <w:pStyle w:val="Normal"/>
        <w:spacing w:lineRule="auto" w:line="240" w:before="0" w:after="0"/>
        <w:ind w:hanging="0"/>
        <w:rPr>
          <w:rFonts w:eastAsia="宋体" w:eastAsiaTheme="minorEastAsia"/>
          <w:sz w:val="18"/>
          <w:szCs w:val="18"/>
        </w:rPr>
      </w:pPr>
      <w:r>
        <w:rPr>
          <w:rFonts w:hint="eastAsia"/>
          <w:b/>
          <w:bCs/>
          <w:sz w:val="18"/>
          <w:szCs w:val="18"/>
        </w:rPr>
        <w:t xml:space="preserve">(B) </w:t>
      </w:r>
      <w:r>
        <w:rPr>
          <w:rFonts w:hint="eastAsia"/>
          <w:sz w:val="18"/>
          <w:szCs w:val="18"/>
        </w:rPr>
        <w:t xml:space="preserve">Deletions of </w:t>
      </w:r>
      <w:r>
        <w:rPr>
          <w:rFonts w:eastAsia="Liberation Serif" w:cs="Liberation Serif" w:hint="eastAsia" w:ascii="Liberation Serif" w:hAnsi="Liberation Serif"/>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pPr>
        <w:pStyle w:val="Normal"/>
        <w:spacing w:lineRule="auto" w:line="240" w:before="0" w:after="0"/>
        <w:ind w:hanging="0"/>
        <w:rPr>
          <w:rFonts w:eastAsia="宋体"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pPr>
        <w:pStyle w:val="Normal"/>
        <w:spacing w:before="0" w:after="160"/>
        <w:ind w:hanging="0"/>
        <w:rPr>
          <w:rFonts w:ascii="Calibri" w:hAnsi="Calibri" w:eastAsia="Times New Roman" w:cs="Noto Sans Arabic UI"/>
          <w:sz w:val="22"/>
          <w:szCs w:val="22"/>
        </w:rPr>
      </w:pPr>
      <w:r>
        <w:rPr>
          <w:rFonts w:eastAsia="Times New Roman" w:cs="Noto Sans Arabic UI" w:ascii="Calibri" w:hAnsi="Calibri"/>
          <w:sz w:val="22"/>
          <w:szCs w:val="22"/>
        </w:rPr>
      </w:r>
    </w:p>
    <w:sectPr>
      <w:footerReference w:type="even" r:id="rId17"/>
      <w:footerReference w:type="default" r:id="rId18"/>
      <w:footerReference w:type="first" r:id="rId19"/>
      <w:type w:val="nextPage"/>
      <w:pgSz w:w="12240" w:h="15840"/>
      <w:pgMar w:left="1440" w:right="1440" w:gutter="0" w:header="0" w:top="72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6-29T16:59:00Z" w:initials="ML">
    <w:p>
      <w:pPr>
        <w:overflowPunct w:val="true"/>
        <w:spacing w:lineRule="auto" w:line="240" w:before="0" w:after="0"/>
        <w:rPr/>
      </w:pPr>
      <w:r>
        <w:annotationRef/>
      </w:r>
      <w:r>
        <w:rPr>
          <w:rFonts w:eastAsia="宋体" w:cs="Noto Sans Arabic UI" w:ascii="Calibri" w:hAnsi="Calibri"/>
          <w:sz w:val="22"/>
          <w:szCs w:val="22"/>
        </w:rPr>
        <w:t>About ID_K, the leading strand enrichment is consistent with two POLE SBS signatures, 10a and 10b</w:t>
      </w:r>
    </w:p>
  </w:comment>
  <w:comment w:id="4" w:author="Mo Liu" w:date="2026-05-25T13:45:00Z" w:initials="ML">
    <w:p w14:paraId="01000000">
      <w:pPr>
        <w:overflowPunct w:val="false"/>
        <w:spacing w:lineRule="auto" w:line="240" w:before="0" w:after="0"/>
        <w:rPr/>
      </w:pPr>
      <w:r>
        <w:annotationRef/>
      </w:r>
      <w:r>
        <w:rPr>
          <w:rFonts w:eastAsia="宋体" w:cs="Noto Sans Arabic UI" w:ascii="Calibri" w:hAnsi="Calibri"/>
          <w:sz w:val="22"/>
          <w:szCs w:val="22"/>
        </w:rPr>
        <w:t>This is true. But not sure if this worths mentioning?</w:t>
      </w:r>
    </w:p>
  </w:comment>
  <w:comment w:id="3" w:author="Steve Rozen, Ph.D." w:date="2026-05-28T17:52:00Z" w:initials="SR">
    <w:p w14:paraId="02000000">
      <w:pPr>
        <w:overflowPunct w:val="false"/>
        <w:spacing w:lineRule="auto" w:line="240" w:before="0" w:after="0"/>
        <w:rPr/>
      </w:pPr>
      <w:r>
        <w:annotationRef/>
      </w:r>
      <w:r>
        <w:rPr>
          <w:rFonts w:eastAsia="宋体" w:cs="Noto Sans Arabic UI" w:ascii="Calibri" w:hAnsi="Calibri"/>
          <w:sz w:val="22"/>
          <w:szCs w:val="22"/>
        </w:rPr>
        <w:t>Which ones do we supply that COSMIC does not, and are there any discordances between what we get and COSMIC for signatures that COSMIC does have topographical annotations for?</w:t>
      </w:r>
    </w:p>
  </w:comment>
  <w:comment w:id="2" w:author="Mo Liu" w:date="2026-05-29T16:03:00Z" w:initials="ML">
    <w:p w14:paraId="03000000">
      <w:pPr>
        <w:overflowPunct w:val="true"/>
        <w:spacing w:lineRule="auto" w:line="240" w:before="0" w:after="0"/>
        <w:rPr/>
      </w:pPr>
      <w:r>
        <w:annotationRef/>
      </w:r>
      <w:r>
        <w:rPr>
          <w:rFonts w:eastAsia="宋体" w:cs="Noto Sans Arabic UI" w:ascii="Calibri" w:hAnsi="Calibri"/>
          <w:sz w:val="22"/>
          <w:szCs w:val="22"/>
        </w:rPr>
        <w:t>I update via email.</w:t>
      </w:r>
    </w:p>
  </w:comment>
  <w:comment w:id="1" w:author="Unknown Author" w:date="2026-07-02T20:23:00Z" w:initials="">
    <w:p>
      <w:pPr>
        <w:overflowPunct w:val="true"/>
        <w:spacing w:lineRule="auto" w:line="240" w:before="0" w:after="0"/>
        <w:rPr/>
      </w:pPr>
      <w:r>
        <w:annotationRef/>
      </w:r>
      <w:r>
        <w:rPr>
          <w:rFonts w:eastAsia="宋体" w:cs="Noto Sans Arabic UI" w:ascii="Calibri" w:hAnsi="Calibri"/>
          <w:i/>
          <w:sz w:val="16"/>
          <w:szCs w:val="22"/>
        </w:rPr>
        <w:t>Reply to Mo Liu (05/29/2026, 16:03): "..."</w:t>
      </w:r>
    </w:p>
    <w:p>
      <w:pPr>
        <w:overflowPunct w:val="true"/>
        <w:spacing w:lineRule="auto" w:line="240" w:before="4066" w:after="3381"/>
        <w:rPr/>
      </w:pPr>
      <w:r>
        <w:rPr>
          <w:rFonts w:eastAsia="宋体" w:cs="Noto Sans Arabic UI" w:ascii="Calibri" w:hAnsi="Calibri"/>
          <w:sz w:val="20"/>
          <w:szCs w:val="20"/>
        </w:rPr>
        <w:t>Hi Steve,</w:t>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eastAsia="宋体" w:cs="Noto Sans Arabic UI" w:ascii="Calibri" w:hAnsi="Calibri"/>
          <w:sz w:val="20"/>
          <w:szCs w:val="20"/>
        </w:rPr>
        <w:t>I summarized the topographical annotations available on the COSMIC website.</w:t>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eastAsia="宋体" w:cs="Noto Sans Arabic UI" w:ascii="Calibri" w:hAnsi="Calibri"/>
          <w:sz w:val="20"/>
          <w:szCs w:val="20"/>
        </w:rPr>
        <w:t>In our paper, we examined the following four features: replication strand asymmetry, transcription strand asymmetry, genic strand asymmetry, and replication timing.</w:t>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eastAsia="宋体" w:cs="Noto Sans Arabic UI" w:ascii="Calibri" w:hAnsi="Calibri"/>
          <w:sz w:val="20"/>
          <w:szCs w:val="20"/>
        </w:rPr>
        <w:t>On COSMIC, except for ID6, no signature was fully annotated with all four features. So our work indeed provides important topographical annotations for the 83-type signatures.</w:t>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eastAsia="宋体" w:cs="Noto Sans Arabic UI" w:ascii="Calibri" w:hAnsi="Calibri"/>
          <w:sz w:val="20"/>
          <w:szCs w:val="20"/>
        </w:rPr>
        <w:t>I’ve summarized the information in the attached file.</w:t>
      </w:r>
    </w:p>
    <w:p>
      <w:pPr>
        <w:overflowPunct w:val="true"/>
        <w:spacing w:lineRule="auto" w:line="240" w:before="4066" w:after="3381"/>
        <w:rPr/>
      </w:pPr>
      <w:r>
        <w:rPr>
          <w:rFonts w:eastAsia="宋体" w:cs="Noto Sans Arabic UI" w:ascii="Calibri" w:hAnsi="Calibri"/>
          <w:sz w:val="20"/>
          <w:szCs w:val="20"/>
        </w:rPr>
        <w:t>Please let me know if you need more information.</w:t>
      </w:r>
    </w:p>
    <w:p>
      <w:pPr>
        <w:overflowPunct w:val="true"/>
        <w:spacing w:lineRule="auto" w:line="240" w:before="4066" w:after="3381"/>
        <w:rPr/>
      </w:pPr>
      <w:r>
        <w:rPr>
          <w:rFonts w:eastAsia="宋体" w:cs="Noto Sans Arabic UI" w:ascii="Calibri" w:hAnsi="Calibri"/>
          <w:sz w:val="20"/>
          <w:szCs w:val="20"/>
        </w:rPr>
        <w:t>Thanks,Mo</w:t>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eastAsia="宋体" w:cs="Noto Sans Arabic UI" w:ascii="Calibri" w:hAnsi="Calibri"/>
          <w:sz w:val="20"/>
          <w:szCs w:val="20"/>
        </w:rPr>
        <w:t>See COSMICv3.6 ID topographical annotation.xlsx</w:t>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cs="Noto Sans Arabic UI" w:eastAsia="Times New Roman" w:ascii="Calibri" w:hAnsi="Calibri"/>
          <w:sz w:val="22"/>
          <w:szCs w:val="22"/>
        </w:rPr>
      </w:r>
    </w:p>
    <w:p>
      <w:pPr>
        <w:overflowPunct w:val="true"/>
        <w:spacing w:lineRule="auto" w:line="240" w:before="4066" w:after="3381"/>
        <w:rPr/>
      </w:pPr>
      <w:r>
        <w:rPr>
          <w:rFonts w:cs="Noto Sans Arabic UI" w:eastAsia="Times New Roman" w:ascii="Calibri" w:hAnsi="Calibri"/>
          <w:sz w:val="22"/>
          <w:szCs w:val="22"/>
        </w:rPr>
      </w:r>
    </w:p>
    <w:p w14:paraId="04000000">
      <w:pPr>
        <w:overflowPunct w:val="true"/>
        <w:spacing w:lineRule="auto" w:line="240" w:before="4066" w:after="3381"/>
        <w:rPr/>
      </w:pPr>
      <w:r>
        <w:rPr>
          <w:rFonts w:cs="Noto Sans Arabic UI" w:eastAsia="Times New Roman" w:ascii="Calibri" w:hAnsi="Calibri"/>
          <w:sz w:val="22"/>
          <w:szCs w:val="22"/>
        </w:rPr>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3000000" w15:paraIdParent="01000000"/>
  <w15:commentEx w15:paraId="04000000" w15:paraIdParent="01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2"/>
    <w:family w:val="swiss"/>
    <w:pitch w:val="variable"/>
  </w:font>
  <w:font w:name="Liberation Sans">
    <w:altName w:val="Arial"/>
    <w:charset w:val="01" w:characterSet="utf-8"/>
    <w:family w:val="swiss"/>
    <w:pitch w:val="variable"/>
  </w:font>
  <w:font w:name="Google Sans">
    <w:altName w:val="Roboto"/>
    <w:charset w:val="01" w:characterSet="utf-8"/>
    <w:family w:val="roman"/>
    <w:pitch w:val="variable"/>
  </w:font>
  <w:font w:name="DejaVu Sans">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spacing w:before="0" w:after="160"/>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spacing w:before="0" w:after="160"/>
      <w:jc w:val="end"/>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uiPriority w:val="9"/>
    <w:unhideWhenUsed/>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uiPriority w:val="99"/>
    <w:qFormat/>
    <w:rPr>
      <w:sz w:val="21"/>
      <w:szCs w:val="21"/>
    </w:rPr>
  </w:style>
  <w:style w:type="character" w:styleId="CommentTextChar" w:customStyle="1">
    <w:name w:val="Comment Text Char"/>
    <w:basedOn w:val="DefaultParagraphFont"/>
    <w:link w:val="CommentText"/>
    <w:uiPriority w:val="99"/>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user" w:customStyle="1">
    <w:name w:val="Bullets (user)"/>
    <w:qFormat/>
    <w:rPr>
      <w:rFonts w:ascii="OpenSymbol" w:hAnsi="OpenSymbol" w:eastAsia="OpenSymbol" w:cs="OpenSymbol"/>
    </w:rPr>
  </w:style>
  <w:style w:type="character" w:styleId="LineNumber">
    <w:name w:val="line number"/>
    <w:rPr/>
  </w:style>
  <w:style w:type="character" w:styleId="Strong">
    <w:name w:val="Strong"/>
    <w:uiPriority w:val="22"/>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uiPriority w:val="99"/>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mailto:steverozen@pm.me" TargetMode="External"/><Relationship Id="rId4" Type="http://schemas.openxmlformats.org/officeDocument/2006/relationships/image" Target="media/image1.png"/><Relationship Id="rId5" Type="http://schemas.openxmlformats.org/officeDocument/2006/relationships/hyperlink" Target="https://dcc.icgc.org/releases/current/Projects/" TargetMode="External"/><Relationship Id="rId6" Type="http://schemas.openxmlformats.org/officeDocument/2006/relationships/hyperlink" Target="https://cancer.sanger.ac.uk/signatures/id/"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comments" Target="comments.xml"/><Relationship Id="rId21" Type="http://schemas.microsoft.com/office/2011/relationships/commentsExtended" Target="commentsExtended.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191</TotalTime>
  <Application>LibreOffice/26.2.4.2$Linux_X86_64 LibreOffice_project/620$Build-2</Application>
  <AppVersion>15.0000</AppVersion>
  <Pages>39</Pages>
  <Words>9517</Words>
  <Characters>56944</Characters>
  <CharactersWithSpaces>66120</CharactersWithSpaces>
  <Paragraphs>410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2026-07-14T05:12:00Z</dcterms:created>
  <dc:creator>Mo Liu</dc:creator>
  <dc:description/>
  <dc:language>en-US</dc:language>
  <cp:lastModifiedBy/>
  <cp:lastPrinted>2025-06-06T09:23:00Z</cp:lastPrinted>
  <dcterms:modified xsi:type="dcterms:W3CDTF">2026-07-16T20:31:13Z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G."}],"issued":{"date-parts":[["2018",5,1]]}}},{"id":"2y6IgBtE/8ZO9mAo4","uris":["http://zotero.org/users/14858941/items/Q53JF7HS"],"itemData":{"id":523,"type":"article-journal","abstract":"Afla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2020)","dontUpdate":true,"noteIndex":0},"citationItems":[{"id":"2y6IgBtE/RrUgT5Cq","uris":["http://zotero.org/users/14858941/items/6QYA9AF9"],"itemData":{"id":707,"type":"article-journal","abstract":"Cisplatin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G."}],"issued":{"date-parts":[["2017"]]}}},{"id":"2y6IgBtE/pQu1cVY1","uris":["http://zotero.org/users/14858941/items/68A8PI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inal","given":"Serena"}],"issued":{"date-parts":[["2019",5,2]]}}},{"id":"2y6IgBtE/Klit1tka","uris":["http://zotero.org/users/14858941/items/ZHYU7DND"],"itemData":{"id":723,"type":"article-journal","abstract":"Human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H."}],"issued":{"date-parts":[["2024",2,19]]}}},{"id":"2y6IgBtE/egsK1Ptk","uris":["http://zotero.org/users/14858941/items/JN7Q4RD4"],"itemData":{"id":724,"type":"article-journal","container-title":"Nature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{"citationID":"Mw4oWuCm","properties":{"formattedCitation":"(Alexandrov et al. 2020, 2014; Nik-Zainal et al. 2012; Degasperi et al. 2022; Chen et al. 2024; Jin et al. 2024; Koh et al. 2025)","plainCitation":"(Alexandrov et al. 202</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R."},{"family":"Morganella","given":"Sandro"},{"family":"Sabarinathan","given":"Radhakrishnan"</vt:lpwstr>
  </property>
  <property fmtid="{D5CDD505-2E9C-101B-9397-08002B2CF9AE}" pid="130" name="ZOTERO_BREF_DDRXI6EgPLjA_12">
    <vt:lpwstr>},{"family":"Wheeler","given":"David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G."},{"family":"Saini","given":"Natalie"},{"family":"Shibata","given":"Tatsuhiro"},{"family":"Shiraishi","given":"Yuichi"},{"family":"Stratton","given":"Michae</vt:lpwstr>
  </property>
  <property fmtid="{D5CDD505-2E9C-101B-9397-08002B2CF9AE}" pid="133" name="ZOTERO_BREF_DDRXI6EgPLjA_15">
    <vt:lpwstr>l R."},{"family":"Teh","given":"Bin Tean"},{"family":"Vázquez-García","given":"Ignacio"},{"family":"Yousif","given":"Fouad"},{"family":"Yu","given":"Willie"}],"issued":{"date-parts":[["2020",2,6]]}}},{"id":"2y6IgBtE/1u4UcPuz","uris":["http://zotero.org/us</vt:lpwstr>
  </property>
  <property fmtid="{D5CDD505-2E9C-101B-9397-08002B2CF9AE}" pid="134" name="ZOTERO_BREF_DDRXI6EgPLjA_16">
    <vt:lpwstr>ers/14858941/items/RRYFUNRP"],"itemData":{"id":"2y6IgBtE/1u4UcPuz","type":"article-journal","DOI":"10.1038/nature12477.Signatures","issue":"7463","page":"415-421","title":"Signatures of mutational processes in human cancer","volume":"500","author":[{"fami</vt:lpwstr>
  </property>
  <property fmtid="{D5CDD505-2E9C-101B-9397-08002B2CF9AE}" pid="135" name="ZOTERO_BREF_DDRXI6EgPLjA_17">
    <vt:lpwstr>ly":"Alexandrov","given":"Ludmil B"},{"family":"Nik-zainal","given":"Serena"},{"family":"Wedge","given":"David C"},{"family":"Aparicio","given":"Samuel A J R"}],"issued":{"date-parts":[["2014"]]}}},{"id":"2y6IgBtE/y7KSBKRJ","uris":["http://zotero.org/user</vt:lpwstr>
  </property>
  <property fmtid="{D5CDD505-2E9C-101B-9397-08002B2CF9AE}" pid="136" name="ZOTERO_BREF_DDRXI6EgPLjA_18">
    <vt:lpwstr>s/14858941/items/VJYSVGFQ"],"itemData":{"id":"2y6IgBtE/y7KSBKRJ","type":"article-journal","abstract":"All cancers carry somatic mutations. The patterns of mutation in cancer genomes reflect the DNA damage and repair processes to which cancer cells and the</vt:lpwstr>
  </property>
  <property fmtid="{D5CDD505-2E9C-101B-9397-08002B2CF9AE}" pid="137" name="ZOTERO_BREF_DDRXI6EgPLjA_19">
    <vt:lpwstr>ir precursors have been exposed. To explore these mechanisms further, we generated catalogs of somatic mutation from 21 breast cancers and applied mathematical methods to extract mutational signatures of the underlying processes. Multiple distinct single-</vt:lpwstr>
  </property>
  <property fmtid="{D5CDD505-2E9C-101B-9397-08002B2CF9AE}" pid="138" name="ZOTERO_BREF_DDRXI6EgPLjA_2">
    <vt:lpwstr>0, 2014; Nik-Zainal et al. 2012; Degasperi et al. 2022; Chen et al. 2024; Jin et al. 2024; Koh et al. 2025)","noteIndex":0},"citationItems":[{"id":"2y6IgBtE/0icxn5Oi","uris":["http://zotero.org/users/14858941/items/D4J6FKUG"],"itemData":{"id":"2y6IgBtE/0i</vt:lpwstr>
  </property>
  <property fmtid="{D5CDD505-2E9C-101B-9397-08002B2CF9AE}" pid="139" name="ZOTERO_BREF_DDRXI6EgPLjA_20">
    <vt:lpwstr> and double-nucleotide substitution signatures were discernible. Cancers with BRCA1 or BRCA2 mutations exhibited a characteristic combination of substitution mutation signatures and a distinctive profile of deletions. Complex relationships between somatic</vt:lpwstr>
  </property>
  <property fmtid="{D5CDD505-2E9C-101B-9397-08002B2CF9AE}" pid="140" name="ZOTERO_BREF_DDRXI6EgPLjA_21">
    <vt:lpwstr> mutation prevalence and transcription were detected. A remarkable phenomenon of localized hypermutation, termed \"kataegis,\" was observed. Regions of kataegis differed between cancers but usually colocalized with somatic rearrangements. Base substitutio</vt:lpwstr>
  </property>
  <property fmtid="{D5CDD505-2E9C-101B-9397-08002B2CF9AE}" pid="141" name="ZOTERO_BREF_DDRXI6EgPLjA_22">
    <vt:lpwstr>ns in these regions were almost exclusively of cytosine at TpC dinucleotides. The mechanisms underlying most of these mutational signatures are unknown. However, a role for the APOBEC family of cytidine deaminases is proposed. © 2012 Elsevier Inc.","conta</vt:lpwstr>
  </property>
  <property fmtid="{D5CDD505-2E9C-101B-9397-08002B2CF9AE}" pid="142" name="ZOTERO_BREF_DDRXI6EgPLjA_23">
    <vt:lpwstr>iner-title":"Cell","DOI":"10.1016/j.cell.2012.04.024","ISSN":"00928674","issue":"5","note":"PMID: 22608084\nISBN: 1097-4172 (Electronic)\\r0092-8674 (Linking)","page":"979-993","title":"Mutational processes molding the genomes of 21 breast cancers","volum</vt:lpwstr>
  </property>
  <property fmtid="{D5CDD505-2E9C-101B-9397-08002B2CF9AE}" pid="143" name="ZOTERO_BREF_DDRXI6EgPLjA_24">
    <vt:lpwstr>e":"149","author":[{"family":"Nik-Zainal","given":"Serena"},{"family":"Alexandrov","given":"Ludmil B."},{"family":"Wedge","given":"David C."},{"family":"Van Loo","given":"Peter"},{"family":"Greenman","given":"Christopher D."},{"family":"Raine","given":"Ke</vt:lpwstr>
  </property>
  <property fmtid="{D5CDD505-2E9C-101B-9397-08002B2CF9AE}" pid="144" name="ZOTERO_BREF_DDRXI6EgPLjA_25">
    <vt:lpwstr>iran"},{"family":"Jones","given":"David"},{"family":"Hinton","given":"Jonathan"},{"family":"Marshall","given":"John"},{"family":"Stebbings","given":"Lucy A."},{"family":"Menzies","given":"Andrew"},{"family":"Martin","given":"Sancha"},{"family":"Leung","gi</vt:lpwstr>
  </property>
  <property fmtid="{D5CDD505-2E9C-101B-9397-08002B2CF9AE}" pid="145" name="ZOTERO_BREF_DDRXI6EgPLjA_26">
    <vt:lpwstr>ven":"Kenric"},{"family":"Chen","given":"Lina"},{"family":"Leroy","given":"Catherine"},{"family":"Ramakrishna","given":"Manasa"},{"family":"Rance","given":"Richard"},{"family":"Lau","given":"King Wai"},{"family":"Mudie","given":"Laura J."},{"family":"Vare</vt:lpwstr>
  </property>
  <property fmtid="{D5CDD505-2E9C-101B-9397-08002B2CF9AE}" pid="146" name="ZOTERO_BREF_DDRXI6EgPLjA_27">
    <vt:lpwstr>la","given":"Ignacio"},{"family":"McBride","given":"David J."},{"family":"Bignell","given":"Graham R."},{"family":"Cooke","given":"Susanna L."},{"family":"Shlien","given":"Adam"},{"family":"Gamble","given":"John"},{"family":"Whitmore","given":"Ian"},{"fam</vt:lpwstr>
  </property>
  <property fmtid="{D5CDD505-2E9C-101B-9397-08002B2CF9AE}" pid="147" name="ZOTERO_BREF_DDRXI6EgPLjA_28">
    <vt:lpwstr>ily":"Maddison","given":"Mark"},{"family":"Tarpey","given":"Patrick S."},{"family":"Davies","given":"Helen R."},{"family":"Papaemmanuil","given":"Elli"},{"family":"Stephens","given":"Philip J."},{"family":"McLaren","given":"Stuart"},{"family":"Butler","gi</vt:lpwstr>
  </property>
  <property fmtid="{D5CDD505-2E9C-101B-9397-08002B2CF9AE}" pid="148" name="ZOTERO_BREF_DDRXI6EgPLjA_29">
    <vt:lpwstr>ven":"Adam P."},{"family":"Teague","given":"Jon W."},{"family":"Jönsson","given":"Göran"},{"family":"Garber","given":"Judy E."},{"family":"Silver","given":"Daniel"},{"family":"Miron","given":"Penelope"},{"family":"Fatima","given":"Aquila"},{"family":"Boya</vt:lpwstr>
  </property>
  <property fmtid="{D5CDD505-2E9C-101B-9397-08002B2CF9AE}" pid="149" name="ZOTERO_BREF_DDRXI6EgPLjA_3">
    <vt:lpwstr>cxn5Oi","type":"article-journal","abstract":"Somatic mutations in cancer genomes are caused by multiple mutational processes, each of which generates a characteristic mutational signature1. Here, as part of the Pan-Cancer Analysis of Whole Genomes (PCAWG)</vt:lpwstr>
  </property>
  <property fmtid="{D5CDD505-2E9C-101B-9397-08002B2CF9AE}" pid="150" name="ZOTERO_BREF_DDRXI6EgPLjA_30">
    <vt:lpwstr>ult","given":"Sandrine"},{"family":"Langerod","given":"Anita"},{"family":"Tutt","given":"Andrew"},{"family":"Martens","given":"John W.M."},{"family":"Aparicio","given":"Samuel A.J.R."},{"family":"Borg","given":"Åke"},{"family":"Salomon","given":"Anne Vinc</vt:lpwstr>
  </property>
  <property fmtid="{D5CDD505-2E9C-101B-9397-08002B2CF9AE}" pid="151" name="ZOTERO_BREF_DDRXI6EgPLjA_31">
    <vt:lpwstr>ent"},{"family":"Thomas","given":"Gilles"},{"family":"Borresen-Dale","given":"Anne Lise"},{"family":"Richardson","given":"Andrea L."},{"family":"Neuberger","given":"Michael S."},{"family":"Futreal","given":"P. Andrew"},{"family":"Campbell","given":"Peter </vt:lpwstr>
  </property>
  <property fmtid="{D5CDD505-2E9C-101B-9397-08002B2CF9AE}" pid="152" name="ZOTERO_BREF_DDRXI6EgPLjA_32">
    <vt:lpwstr>J."},{"family":"Stratton","given":"Michael R."}],"issued":{"date-parts":[["2012"]]}}},{"id":"2y6IgBtE/D5TYK4JJ","uris":["http://zotero.org/users/14858941/items/TB9QELAF"],"itemData":{"id":"2y6IgBtE/D5TYK4JJ","type":"article-journal","abstract":"Whole-geno</vt:lpwstr>
  </property>
  <property fmtid="{D5CDD505-2E9C-101B-9397-08002B2CF9AE}" pid="153" name="ZOTERO_BREF_DDRXI6EgPLjA_33">
    <vt:lpwstr>me sequencing (WGS) permits comprehensive cancer genome analyses, revealing mutational signatures, imprints of DNA damage, and repair processes that have arisen in each patient’s cancer. We performed mutational signature analyses on 12,222 whole-genome–se</vt:lpwstr>
  </property>
  <property fmtid="{D5CDD505-2E9C-101B-9397-08002B2CF9AE}" pid="154" name="ZOTERO_BREF_DDRXI6EgPLjA_34">
    <vt:lpwstr>quenced tumor-normal matched pairs from patients recruited via the UK National Health Service (NHS). We contrasted our results with two independent cancer WGS datasets—from the International Cancer Genome Consortium (ICGC) and the Hartwig Medical Foundati</vt:lpwstr>
  </property>
  <property fmtid="{D5CDD505-2E9C-101B-9397-08002B2CF9AE}" pid="155" name="ZOTERO_BREF_DDRXI6EgPLjA_35">
    <vt:lpwstr>on (HMF)—involving 18,640 whole-genome–sequenced cancers in total. Our analyses add 40 single and 18 double substitution signatures to the current mutational signature tally. We show for each organ that cancers have a limited number of common signatures a</vt:lpwstr>
  </property>
  <property fmtid="{D5CDD505-2E9C-101B-9397-08002B2CF9AE}" pid="156" name="ZOTERO_BREF_DDRXI6EgPLjA_36">
    <vt:lpwstr>nd a long tail of rare signatures, and we provide a practical solution for applying this concept of common versus rare signatures to future analyses.","container-title":"Science","DOI":"10.1126/science.abl9283","ISSN":"10959203","issue":"6591","note":"PMI</vt:lpwstr>
  </property>
  <property fmtid="{D5CDD505-2E9C-101B-9397-08002B2CF9AE}" pid="157" name="ZOTERO_BREF_DDRXI6EgPLjA_37">
    <vt:lpwstr>D: 35949260\npublisher: American Association for the Advancement of Science","title":"Substitution mutational signatures in whole-genome–sequenced cancers in the UK population","volume":"376","author":[{"family":"Degasperi","given":"Andrea"},{"family":"Zo</vt:lpwstr>
  </property>
  <property fmtid="{D5CDD505-2E9C-101B-9397-08002B2CF9AE}" pid="158" name="ZOTERO_BREF_DDRXI6EgPLjA_38">
    <vt:lpwstr>u","given":"Xueqing"},{"family":"Amarante","given":"Tauanne Dias"},{"family":"Martinez-Martinez","given":"Andrea"},{"family":"Koh","given":"Gene Ching Chiek"},{"family":"Dias","given":"João M.L."},{"family":"Heskin","given":"Laura"},{"family":"Chmelova","</vt:lpwstr>
  </property>
  <property fmtid="{D5CDD505-2E9C-101B-9397-08002B2CF9AE}" pid="159" name="ZOTERO_BREF_DDRXI6EgPLjA_39">
    <vt:lpwstr>given":"Lucia"},{"family":"Rinaldi","given":"Giuseppe"},{"family":"Wang","given":"Valerie Ya Wen"},{"family":"Nanda","given":"Arjun S."},{"family":"Bernstein","given":"Aaron"},{"family":"Momen","given":"Sophie E."},{"family":"Young","given":"Jamie"},{"fam</vt:lpwstr>
  </property>
  <property fmtid="{D5CDD505-2E9C-101B-9397-08002B2CF9AE}" pid="160" name="ZOTERO_BREF_DDRXI6EgPLjA_4">
    <vt:lpwstr> Consortium2 of the International Cancer Genome Consortium (ICGC) and The Cancer Genome Atlas (TCGA), we characterized mutational signatures using 84,729,690 somatic mutations from 4,645 whole-genome and 19,184 exome sequences that encompass most types of</vt:lpwstr>
  </property>
  <property fmtid="{D5CDD505-2E9C-101B-9397-08002B2CF9AE}" pid="161" name="ZOTERO_BREF_DDRXI6EgPLjA_40">
    <vt:lpwstr>ily":"Perez-Gil","given":"Daniel"},{"family":"Memari","given":"Yasin"},{"family":"Badja","given":"Cherif"},{"family":"Shooter","given":"Scott"},{"family":"Czarnecki","given":"Jan"},{"family":"Brown","given":"Matthew A."},{"family":"Davies","given":"Helen </vt:lpwstr>
  </property>
  <property fmtid="{D5CDD505-2E9C-101B-9397-08002B2CF9AE}" pid="162" name="ZOTERO_BREF_DDRXI6EgPLjA_41">
    <vt:lpwstr>R."},{"family":"Nik-Zainal","given":"Serena"}],"issued":{"date-parts":[["2022",4,22]]}}},{"id":"2y6IgBtE/guzmqpkT","uris":["http://zotero.org/users/14858941/items/U9IWAMHL"],"itemData":{"id":"2y6IgBtE/guzmqpkT","type":"article-journal","abstract":"Over ha</vt:lpwstr>
  </property>
  <property fmtid="{D5CDD505-2E9C-101B-9397-08002B2CF9AE}" pid="163" name="ZOTERO_BREF_DDRXI6EgPLjA_42">
    <vt:lpwstr>lf of hepatocellular carcinoma (HCC) cases diagnosed worldwide are in China1–3. However, whole-genome analysis of hepatitis B virus (HBV)-associated HCC in Chinese individuals is limited4–8, with current analyses of HCC mainly from non-HBV-enriched popula</vt:lpwstr>
  </property>
  <property fmtid="{D5CDD505-2E9C-101B-9397-08002B2CF9AE}" pid="164" name="ZOTERO_BREF_DDRXI6EgPLjA_43">
    <vt:lpwstr>tions9,10. Here we initiated the Chinese Liver Cancer Atlas (CLCA) project and performed deep whole-genome sequencing (average depth, 120×) of 494 HCC tumours. We identified 6 coding and 28 non-coding previously undescribed driver candidates. Five previou</vt:lpwstr>
  </property>
  <property fmtid="{D5CDD505-2E9C-101B-9397-08002B2CF9AE}" pid="165" name="ZOTERO_BREF_DDRXI6EgPLjA_44">
    <vt:lpwstr>sly undescribed mutational signatures were found, including aristolochic-acid-associated indel and doublet base signatures, and a single-base-substitution signature that we termed SBS_H8. Pentanucleotide context analysis and experimental validation confir</vt:lpwstr>
  </property>
  <property fmtid="{D5CDD505-2E9C-101B-9397-08002B2CF9AE}" pid="166" name="ZOTERO_BREF_DDRXI6EgPLjA_45">
    <vt:lpwstr>med that SBS_H8 was distinct to the aristolochic-acid-associated SBS22. Notably, HBV integrations could take the form of extrachromosomal circular DNA, resulting in elevated copy numbers and gene expression. Our high-depth data also enabled us to characte</vt:lpwstr>
  </property>
  <property fmtid="{D5CDD505-2E9C-101B-9397-08002B2CF9AE}" pid="167" name="ZOTERO_BREF_DDRXI6EgPLjA_46">
    <vt:lpwstr>rize subclonal clustered alterations, including chromothripsis, chromoplexy and kataegis, suggesting that these catastrophic events could also occur in late stages of hepatocarcinogenesis. Pathway analysis of all classes of alterations further linked non-</vt:lpwstr>
  </property>
  <property fmtid="{D5CDD505-2E9C-101B-9397-08002B2CF9AE}" pid="168" name="ZOTERO_BREF_DDRXI6EgPLjA_47">
    <vt:lpwstr>coding mutations to dysregulation of liver metabolism. Finally, we performed in vitro and in vivo assays to show that fibrinogen alpha chain (FGA), determined as both a candidate coding and non-coding driver, regulates HCC progression and metastasis. Our </vt:lpwstr>
  </property>
  <property fmtid="{D5CDD505-2E9C-101B-9397-08002B2CF9AE}" pid="169" name="ZOTERO_BREF_DDRXI6EgPLjA_48">
    <vt:lpwstr>CLCA study depicts a detailed genomic landscape and evolutionary history of HCC in Chinese individuals, providing important clinical implications.","container-title":"Nature","DOI":"10.1038/s41586-024-07054-3","ISSN":"14764687","language":"en-US","note":"</vt:lpwstr>
  </property>
  <property fmtid="{D5CDD505-2E9C-101B-9397-08002B2CF9AE}" pid="170" name="ZOTERO_BREF_DDRXI6EgPLjA_49">
    <vt:lpwstr>publisher: Nature Research","title":"Deep whole-genome analysis of 494 hepatocellular carcinomas","author":[{"family":"Chen","given":"Lei"},{"family":"Zhang","given":"Chong"},{"family":"Xue","given":"Ruidong"},{"family":"Liu","given":"Mo"},{"family":"Bai"</vt:lpwstr>
  </property>
  <property fmtid="{D5CDD505-2E9C-101B-9397-08002B2CF9AE}" pid="171" name="ZOTERO_BREF_DDRXI6EgPLjA_5">
    <vt:lpwstr> cancer. We identified 49 single-base-substitution, 11 doublet-base-substitution, 4 clustered-base-substitution and 17 small insertion-and-deletion signatures. The substantial size of our dataset, compared with previous analyses3–15, enabled the discovery</vt:lpwstr>
  </property>
  <property fmtid="{D5CDD505-2E9C-101B-9397-08002B2CF9AE}" pid="172" name="ZOTERO_BREF_DDRXI6EgPLjA_50">
    <vt:lpwstr>,"given":"Jian"},{"family":"Bao","given":"Jinxia"},{"family":"Wang","given":"Yin"},{"family":"Jiang","given":"Nanhai"},{"family":"Li","given":"Zhixuan"},{"family":"Wang","given":"Wenwen"},{"family":"Wang","given":"Ruiru"},{"family":"Zheng","given":"Bo"},{</vt:lpwstr>
  </property>
  <property fmtid="{D5CDD505-2E9C-101B-9397-08002B2CF9AE}" pid="173" name="ZOTERO_BREF_DDRXI6EgPLjA_51">
    <vt:lpwstr>"family":"Yang","given":"Airong"},{"family":"Hu","given":"Ji"},{"family":"Liu","given":"Ke"},{"family":"Shen","given":"Siyun"},{"family":"Zhang","given":"Yangqianwen"},{"family":"Bai","given":"Mixue"},{"family":"Wang","given":"Yan"},{"family":"Zhu","given</vt:lpwstr>
  </property>
  <property fmtid="{D5CDD505-2E9C-101B-9397-08002B2CF9AE}" pid="174" name="ZOTERO_BREF_DDRXI6EgPLjA_52">
    <vt:lpwstr>":"Yanjing"},{"family":"Yang","given":"Shuai"},{"family":"Gao","given":"Qiang"},{"family":"Gu","given":"Jin"},{"family":"Gao","given":"Dong"},{"family":"Wang","given":"Xin Wei"},{"family":"Nakagawa","given":"Hidewaki"},{"family":"Zhang","given":"Ning"},{"</vt:lpwstr>
  </property>
  <property fmtid="{D5CDD505-2E9C-101B-9397-08002B2CF9AE}" pid="175" name="ZOTERO_BREF_DDRXI6EgPLjA_53">
    <vt:lpwstr>family":"Wu","given":"Lin"},{"family":"Rozen","given":"Steven G."},{"family":"Bai","given":"Fan"},{"family":"Wang","given":"Hongyang"}],"issued":{"date-parts":[["2024",3,21]]}}},{"id":"2y6IgBtE/L26fshU4","uris":["http://zotero.org/users/14858941/items/WC3</vt:lpwstr>
  </property>
  <property fmtid="{D5CDD505-2E9C-101B-9397-08002B2CF9AE}" pid="176" name="ZOTERO_BREF_DDRXI6EgPLjA_54">
    <vt:lpwstr>TIICG"],"itemData":{"id":"2y6IgBtE/L26fshU4","type":"article-journal","abstract":"Mutational signature analysis is a recent computational approach for interpreting somatic mutations in the genome. Its application to cancer data has enhanced our understand</vt:lpwstr>
  </property>
  <property fmtid="{D5CDD505-2E9C-101B-9397-08002B2CF9AE}" pid="177" name="ZOTERO_BREF_DDRXI6EgPLjA_55">
    <vt:lpwstr>ing of mutational forces driving tumorigenesis and demonstrated its potential to inform prognosis and treatment decisions. However, methodological challenges remain for discovering new signatures and assigning proper weights to existing signatures, thereb</vt:lpwstr>
  </property>
  <property fmtid="{D5CDD505-2E9C-101B-9397-08002B2CF9AE}" pid="178" name="ZOTERO_BREF_DDRXI6EgPLjA_56">
    <vt:lpwstr>y hindering broader clinical applications. Here we present Mutational Signature Calculator (MuSiCal), a rigorous analytical framework with algorithms that solve major problems in the standard workflow. Our simulation studies demonstrate that MuSiCal outpe</vt:lpwstr>
  </property>
  <property fmtid="{D5CDD505-2E9C-101B-9397-08002B2CF9AE}" pid="179" name="ZOTERO_BREF_DDRXI6EgPLjA_57">
    <vt:lpwstr>rforms state-of-the-art algorithms for both signature discovery and assignment. By reanalyzing more than 2,700 cancer genomes, we provide an improved catalog of signatures and their assignments, discover nine indel signatures absent in the current catalog</vt:lpwstr>
  </property>
  <property fmtid="{D5CDD505-2E9C-101B-9397-08002B2CF9AE}" pid="180" name="ZOTERO_BREF_DDRXI6EgPLjA_58">
    <vt:lpwstr>, resolve long-standing issues with the ambiguous ‘flat’ signatures and give insights into signatures with unknown etiologies. We expect MuSiCal and the improved catalog to be a step towards establishing best practices for mutational signature analysis.",</vt:lpwstr>
  </property>
  <property fmtid="{D5CDD505-2E9C-101B-9397-08002B2CF9AE}" pid="181" name="ZOTERO_BREF_DDRXI6EgPLjA_59">
    <vt:lpwstr>"container-title":"Nature Genetics","DOI":"10.1038/s41588-024-01659-0","ISSN":"15461718","issue":"3","note":"PMID: 38361034\npublisher: Nature Research","page":"541-552","title":"Accurate and sensitive mutational signature analysis with MuSiCal","volume":</vt:lpwstr>
  </property>
  <property fmtid="{D5CDD505-2E9C-101B-9397-08002B2CF9AE}" pid="182" name="ZOTERO_BREF_DDRXI6EgPLjA_6">
    <vt:lpwstr> of new signatures, the separation of overlapping signatures and the decomposition of signatures into components that may represent associated—but distinct—DNA damage, repair and/or replication mechanisms. By estimating the contribution of each signature </vt:lpwstr>
  </property>
  <property fmtid="{D5CDD505-2E9C-101B-9397-08002B2CF9AE}" pid="183" name="ZOTERO_BREF_DDRXI6EgPLjA_60">
    <vt:lpwstr>"56","author":[{"family":"Jin","given":"Hu"},{"family":"Gulhan","given":"Doga C."},{"family":"Geiger","given":"Benedikt"},{"family":"Ben-Isvy","given":"Daniel"},{"family":"Geng","given":"David"},{"family":"Ljungström","given":"Viktor"},{"family":"Park","g</vt:lpwstr>
  </property>
  <property fmtid="{D5CDD505-2E9C-101B-9397-08002B2CF9AE}" pid="184" name="ZOTERO_BREF_DDRXI6EgPLjA_61">
    <vt:lpwstr>iven":"Peter J."}],"issued":{"date-parts":[["2024",3,1]]}}},{"id":11805,"uris":["http://zotero.org/groups/6195561/items/NPIKTAJU"],"itemData":{"id":11805,"type":"article-journal","abstract":"Abstract\n            Despite their deleterious effects, small i</vt:lpwstr>
  </property>
  <property fmtid="{D5CDD505-2E9C-101B-9397-08002B2CF9AE}" pid="185" name="ZOTERO_BREF_DDRXI6EgPLjA_62">
    <vt:lpwstr>nsertions and deletions (InDels) have received far less attention than substitutions. Here we generated isogenic CRISPR-edited human cellular models of postreplicative repair dysfunction (PRRd), including individual and combined gene edits of DNA mismatch</vt:lpwstr>
  </property>
  <property fmtid="{D5CDD505-2E9C-101B-9397-08002B2CF9AE}" pid="186" name="ZOTERO_BREF_DDRXI6EgPLjA_63">
    <vt:lpwstr> repair (MMR) and replicative polymerases (Pol ε and Pol δ). Unique, diverse InDel mutational footprints were revealed. However, the prevailing InDel classification framework was unable to discriminate these InDel signatures from background mutagenesis an</vt:lpwstr>
  </property>
  <property fmtid="{D5CDD505-2E9C-101B-9397-08002B2CF9AE}" pid="187" name="ZOTERO_BREF_DDRXI6EgPLjA_64">
    <vt:lpwstr>d from each other. To address this, we developed an alternative InDel classification system that considers flanking sequences and informative motifs (for example, longer homopolymers), enabling unambiguous InDel classification into 89 subtypes. Through fo</vt:lpwstr>
  </property>
  <property fmtid="{D5CDD505-2E9C-101B-9397-08002B2CF9AE}" pid="188" name="ZOTERO_BREF_DDRXI6EgPLjA_65">
    <vt:lpwstr>cused characterization of seven tumor types from the 100,000 Genomes Project, we uncovered 37 InDel signatures; 27 were new. In addition to unveiling previously hidden biological insights, we also developed PRRDetect—a highly specific classifier of PRRd s</vt:lpwstr>
  </property>
  <property fmtid="{D5CDD505-2E9C-101B-9397-08002B2CF9AE}" pid="189" name="ZOTERO_BREF_DDRXI6EgPLjA_66">
    <vt:lpwstr>tatus in tumors, with potential implications for immunotherapies.","container-title":"Nature Genetics","DOI":"10.1038/s41588-025-02152-y","ISSN":"1061-4036, 1546-1718","journalAbbreviation":"Nat Genet","language":"en","PMID":"40210680","PMCID":"PMC1208129</vt:lpwstr>
  </property>
  <property fmtid="{D5CDD505-2E9C-101B-9397-08002B2CF9AE}" pid="190" name="ZOTERO_BREF_DDRXI6EgPLjA_67">
    <vt:lpwstr>7","source":"DOI.org (Crossref)","title":"A redefined InDel taxonomy provides insights into mutational signatures","URL":"https://www.nature.com/articles/s41588-025-02152-y","author":[{"family":"Koh","given":"Gene Ching Chiek"},{"family":"Nanda","given":"</vt:lpwstr>
  </property>
  <property fmtid="{D5CDD505-2E9C-101B-9397-08002B2CF9AE}" pid="191" name="ZOTERO_BREF_DDRXI6EgPLjA_68">
    <vt:lpwstr>Arjun Scott"},{"family":"Rinaldi","given":"Giuseppe"},{"family":"Boushaki","given":"Soraya"},{"family":"Degasperi","given":"Andrea"},{"family":"Badja","given":"Cherif"},{"family":"Pregnall","given":"Andrew Marcel"},{"family":"Zhao","given":"Salome Jingche</vt:lpwstr>
  </property>
  <property fmtid="{D5CDD505-2E9C-101B-9397-08002B2CF9AE}" pid="192" name="ZOTERO_BREF_DDRXI6EgPLjA_69">
    <vt:lpwstr>n"},{"family":"Chmelova","given":"Lucia"},{"family":"Black","given":"Daniella"},{"family":"Heskin","given":"Laura"},{"family":"Dias","given":"João"},{"family":"Young","given":"Jamie"},{"family":"Memari","given":"Yasin"},{"family":"Shooter","given":"Scott"</vt:lpwstr>
  </property>
  <property fmtid="{D5CDD505-2E9C-101B-9397-08002B2CF9AE}" pid="193" name="ZOTERO_BREF_DDRXI6EgPLjA_7">
    <vt:lpwstr>to the mutational catalogues of individual cancer genomes, we revealed associations of signatures to exogenous or endogenous exposures, as well as to defective DNA-maintenance processes. However, many signatures are of unknown cause. This analysis provide</vt:lpwstr>
  </property>
  <property fmtid="{D5CDD505-2E9C-101B-9397-08002B2CF9AE}" pid="194" name="ZOTERO_BREF_DDRXI6EgPLjA_70">
    <vt:lpwstr>},{"family":"Czarnecki","given":"Jan"},{"family":"Brown","given":"Matthew Arthur"},{"family":"Davies","given":"Helen Ruth"},{"family":"Zou","given":"Xueqing"},{"family":"Nik-Zainal","given":"Serena"}],"accessed":{"date-parts":[["2025",5,13]]},"issued":{"d</vt:lpwstr>
  </property>
  <property fmtid="{D5CDD505-2E9C-101B-9397-08002B2CF9AE}" pid="195" name="ZOTERO_BREF_DDRXI6EgPLjA_71">
    <vt:lpwstr>ate-parts":[["2025",4,10]]}}}],"schema":"https://github.com/citation-style-language/schema/raw/master/csl-citation.json"}</vt:lpwstr>
  </property>
  <property fmtid="{D5CDD505-2E9C-101B-9397-08002B2CF9AE}" pid="196" name="ZOTERO_BREF_DDRXI6EgPLjA_8">
    <vt:lpwstr>s a systematic perspective on the repertoire of mutational processes that contribute to the development of human cancer.","container-title":"Nature","DOI":"10.1038/s41586-020-1943-3","ISSN":"14764687","issue":"7793","note":"PMID: 32025018\npublisher: Natu</vt:lpwstr>
  </property>
  <property fmtid="{D5CDD505-2E9C-101B-9397-08002B2CF9AE}" pid="197" name="ZOTERO_BREF_DDRXI6EgPLjA_9">
    <vt:lpwstr>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F69glrCEhxC1_1">
    <vt:lpwstr>ZOTERO_ITEM CSL_CITATION {"citationID":"a0qeHwl0","properties":{"formattedCitation":"(Chen et al. 2024)","plainCitation":"(Chen et al. 2024)","noteIndex":0},"citationItems":[{"id":"2y6IgBtE/guzmqpkT","uris":["http://zotero.org/users/14858941/items/U9IWAMH</vt:lpwstr>
  </property>
  <property fmtid="{D5CDD505-2E9C-101B-9397-08002B2CF9AE}" pid="222" name="ZOTERO_BREF_F69glrCEhxC1_10">
    <vt:lpwstr>Xue","given":"Ruidong"},{"family":"Liu","given":"Mo"},{"family":"Bai","given":"Jian"},{"family":"Bao","given":"Jinxia"},{"family":"Wang","given":"Yin"},{"family":"Jiang","given":"Nanhai"},{"family":"Li","given":"Zhixuan"},{"family":"Wang","given":"Wenwen"</vt:lpwstr>
  </property>
  <property fmtid="{D5CDD505-2E9C-101B-9397-08002B2CF9AE}" pid="223" name="ZOTERO_BREF_F69glrCEhxC1_11">
    <vt:lpwstr>},{"family":"Wang","given":"Ruiru"},{"family":"Zheng","given":"Bo"},{"family":"Yang","given":"Airong"},{"family":"Hu","given":"Ji"},{"family":"Liu","given":"Ke"},{"family":"Shen","given":"Siyun"},{"family":"Zhang","given":"Yangqianwen"},{"family":"Bai","g</vt:lpwstr>
  </property>
  <property fmtid="{D5CDD505-2E9C-101B-9397-08002B2CF9AE}" pid="224" name="ZOTERO_BREF_F69glrCEhxC1_12">
    <vt:lpwstr>iven":"Mixue"},{"family":"Wang","given":"Yan"},{"family":"Zhu","given":"Yanjing"},{"family":"Yang","given":"Shuai"},{"family":"Gao","given":"Qiang"},{"family":"Gu","given":"Jin"},{"family":"Gao","given":"Dong"},{"family":"Wang","given":"Xin Wei"},{"family</vt:lpwstr>
  </property>
  <property fmtid="{D5CDD505-2E9C-101B-9397-08002B2CF9AE}" pid="225" name="ZOTERO_BREF_F69glrCEhxC1_13">
    <vt:lpwstr>":"Nakagawa","given":"Hidewaki"},{"family":"Zhang","given":"Ning"},{"family":"Wu","given":"Lin"},{"family":"Rozen","given":"Steven G."},{"family":"Bai","given":"Fan"},{"family":"Wang","given":"Hongyang"}],"issued":{"date-parts":[["2024",3,21]]}}}],"schema</vt:lpwstr>
  </property>
  <property fmtid="{D5CDD505-2E9C-101B-9397-08002B2CF9AE}" pid="226" name="ZOTERO_BREF_F69glrCEhxC1_14">
    <vt:lpwstr>":"https://github.com/citation-style-language/schema/raw/master/csl-citation.json"}</vt:lpwstr>
  </property>
  <property fmtid="{D5CDD505-2E9C-101B-9397-08002B2CF9AE}" pid="22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2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2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3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3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3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3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3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3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3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37" name="ZOTERO_BREF_HAsxUjHZcJ4v_100">
    <vt:lpwstr>iven":"Gu"},{"family":"Kool","given":"Marcel"},{"family":"Korbel","given":"Jan O."},{"family":"Korchina","given":"Viktoriya"},{"family":"Korshunov","given":"Andrey"},{"family":"Koscher","given":"Michael"},{"family":"Koster","given":"Roelof"},{"family":"Ko</vt:lpwstr>
  </property>
  <property fmtid="{D5CDD505-2E9C-101B-9397-08002B2CF9AE}" pid="238" name="ZOTERO_BREF_HAsxUjHZcJ4v_101">
    <vt:lpwstr>te-Jarai","given":"Zsofia"},{"family":"Koures","given":"Antonios"},{"family":"Kovacevic","given":"Milena"},{"family":"Kremeyer","given":"Barbara"},{"family":"Kretzmer","given":"Helene"},{"family":"Kreuz","given":"Markus"},{"family":"Krishnamurthy","given"</vt:lpwstr>
  </property>
  <property fmtid="{D5CDD505-2E9C-101B-9397-08002B2CF9AE}" pid="239" name="ZOTERO_BREF_HAsxUjHZcJ4v_102">
    <vt:lpwstr>:"Savitri"},{"family":"Kube","given":"Dieter"},{"family":"Kumar","given":"Kiran"},{"family":"Kumar","given":"Pardeep"},{"family":"Kumar","given":"Sushant"},{"family":"Kumar","given":"Yogesh"},{"family":"Kundra","given":"Ritika"},{"family":"Kübler","given"</vt:lpwstr>
  </property>
  <property fmtid="{D5CDD505-2E9C-101B-9397-08002B2CF9AE}" pid="240" name="ZOTERO_BREF_HAsxUjHZcJ4v_103">
    <vt:lpwstr>:"Kirsten"},{"family":"Küppers","given":"Ralf"},{"family":"Lagergren","given":"Jesper"},{"family":"Lai","given":"Phillip H."},{"family":"Laird","given":"Peter W."},{"family":"Lakhani","given":"Sunil R."},{"family":"Lalansingh","given":"Christopher M."},{"</vt:lpwstr>
  </property>
  <property fmtid="{D5CDD505-2E9C-101B-9397-08002B2CF9AE}" pid="241" name="ZOTERO_BREF_HAsxUjHZcJ4v_104">
    <vt:lpwstr>family":"Lalonde","given":"Emilie"},{"family":"Lamaze","given":"Fabien C."},{"family":"Lambert","given":"Adam"},{"family":"Lander","given":"Eric"},{"family":"Landgraf","given":"Pablo"},{"family":"Landoni","given":"Luca"},{"family":"Langerød","given":"Anit</vt:lpwstr>
  </property>
  <property fmtid="{D5CDD505-2E9C-101B-9397-08002B2CF9AE}" pid="242" name="ZOTERO_BREF_HAsxUjHZcJ4v_105">
    <vt:lpwstr>a"},{"family":"Lanzós","given":"Andrés"},{"family":"Larsimont","given":"Denis"},{"family":"Larsson","given":"Erik"},{"family":"Lathrop","given":"Mark"},{"family":"Lau","given":"Loretta M. S."},{"family":"Lawerenz","given":"Chris"},{"family":"Lawlor","give</vt:lpwstr>
  </property>
  <property fmtid="{D5CDD505-2E9C-101B-9397-08002B2CF9AE}" pid="243" name="ZOTERO_BREF_HAsxUjHZcJ4v_106">
    <vt:lpwstr>n":"Rita T."},{"family":"Lawrence","given":"Michael S."},{"family":"Lazar","given":"Alexander J."},{"family":"Lazic","given":"Ana Mijalkovic"},{"family":"Le","given":"Xuan"},{"family":"Lee","given":"Darlene"},{"family":"Lee","given":"Donghoon"},{"family":</vt:lpwstr>
  </property>
  <property fmtid="{D5CDD505-2E9C-101B-9397-08002B2CF9AE}" pid="244" name="ZOTERO_BREF_HAsxUjHZcJ4v_107">
    <vt:lpwstr>"Lee","given":"Eunjung Alice"},{"family":"Lee","given":"Hee Jin"},{"family":"Lee","given":"Jake June-Koo"},{"family":"Lee","given":"Jeong-Yeon"},{"family":"Lee","given":"Juhee"},{"family":"Lee","given":"Ming Ta Michael"},{"family":"Lee-Six","given":"Henry</vt:lpwstr>
  </property>
  <property fmtid="{D5CDD505-2E9C-101B-9397-08002B2CF9AE}" pid="245" name="ZOTERO_BREF_HAsxUjHZcJ4v_108">
    <vt:lpwstr>"},{"family":"Lehmann","given":"Kjong-Van"},{"family":"Lehrach","given":"Hans"},{"family":"Lenze","given":"Dido"},{"family":"Leonard","given":"Conrad R."},{"family":"Leongamornlert","given":"Daniel A."},{"family":"Leshchiner","given":"Ignaty"},{"family":"</vt:lpwstr>
  </property>
  <property fmtid="{D5CDD505-2E9C-101B-9397-08002B2CF9AE}" pid="246" name="ZOTERO_BREF_HAsxUjHZcJ4v_109">
    <vt:lpwstr>Letourneau","given":"Louis"},{"family":"Letunic","given":"Ivica"},{"family":"Levine","given":"Douglas A."},{"family":"Lewis","given":"Lora"},{"family":"Ley","given":"Tim"},{"family":"Li","given":"Chang"},{"family":"Li","given":"Constance H."},{"family":"L</vt:lpwstr>
  </property>
  <property fmtid="{D5CDD505-2E9C-101B-9397-08002B2CF9AE}" pid="24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48" name="ZOTERO_BREF_HAsxUjHZcJ4v_110">
    <vt:lpwstr>i","given":"Haiyan Irene"},{"family":"Li","given":"Jun"},{"family":"Li","given":"Lin"},{"family":"Li","given":"Shantao"},{"family":"Li","given":"Siliang"},{"family":"Li","given":"Xiaobo"},{"family":"Li","given":"Xiaotong"},{"family":"Li","given":"Xinyue"}</vt:lpwstr>
  </property>
  <property fmtid="{D5CDD505-2E9C-101B-9397-08002B2CF9AE}" pid="249" name="ZOTERO_BREF_HAsxUjHZcJ4v_111">
    <vt:lpwstr>,{"family":"Li","given":"Yilong"},{"family":"Liang","given":"Han"},{"family":"Liang","given":"Sheng-Ben"},{"family":"Lichter","given":"Peter"},{"family":"Lin","given":"Pei"},{"family":"Lin","given":"Ziao"},{"family":"Linehan","given":"W. M."},{"family":"L</vt:lpwstr>
  </property>
  <property fmtid="{D5CDD505-2E9C-101B-9397-08002B2CF9AE}" pid="250" name="ZOTERO_BREF_HAsxUjHZcJ4v_112">
    <vt:lpwstr>ingjærde","given":"Ole Christian"},{"family":"Liu","given":"Dongbing"},{"family":"Liu","given":"Eric Minwei"},{"family":"Liu","given":"Fei-Fei Fei"},{"family":"Liu","given":"Fenglin"},{"family":"Liu","given":"Jia"},{"family":"Liu","given":"Xingmin"},{"fam</vt:lpwstr>
  </property>
  <property fmtid="{D5CDD505-2E9C-101B-9397-08002B2CF9AE}" pid="251" name="ZOTERO_BREF_HAsxUjHZcJ4v_113">
    <vt:lpwstr>ily":"Livingstone","given":"Julie"},{"family":"Livitz","given":"Dimitri"},{"family":"Livni","given":"Naomi"},{"family":"Lochovsky","given":"Lucas"},{"family":"Loeffler","given":"Markus"},{"family":"Long","given":"Georgina V."},{"family":"Lopez-Guillermo",</vt:lpwstr>
  </property>
  <property fmtid="{D5CDD505-2E9C-101B-9397-08002B2CF9AE}" pid="252" name="ZOTERO_BREF_HAsxUjHZcJ4v_114">
    <vt:lpwstr>"given":"Armando"},{"family":"Lou","given":"Shaoke"},{"family":"Louis","given":"David N."},{"family":"Lovat","given":"Laurence B."},{"family":"Lu","given":"Yiling"},{"family":"Lu","given":"Yong-Jie"},{"family":"Lu","given":"Youyong"},{"family":"Luchini","</vt:lpwstr>
  </property>
  <property fmtid="{D5CDD505-2E9C-101B-9397-08002B2CF9AE}" pid="253" name="ZOTERO_BREF_HAsxUjHZcJ4v_115">
    <vt:lpwstr>given":"Claudio"},{"family":"Lungu","given":"Ilinca"},{"family":"Luo","given":"Xuemei"},{"family":"Luxton","given":"Hayley J."},{"family":"Lynch","given":"Andy G."},{"family":"Lype","given":"Lisa"},{"family":"López","given":"Cristina"},{"family":"López-Ot</vt:lpwstr>
  </property>
  <property fmtid="{D5CDD505-2E9C-101B-9397-08002B2CF9AE}" pid="254" name="ZOTERO_BREF_HAsxUjHZcJ4v_116">
    <vt:lpwstr>ín","given":"Carlos"},{"family":"Ma","given":"Eric Z."},{"family":"Ma","given":"Yussanne"},{"family":"MacGrogan","given":"Gaetan"},{"family":"MacRae","given":"Shona"},{"family":"Macintyre","given":"Geoff"},{"family":"Madsen","given":"Tobias"},{"family":"M</vt:lpwstr>
  </property>
  <property fmtid="{D5CDD505-2E9C-101B-9397-08002B2CF9AE}" pid="255" name="ZOTERO_BREF_HAsxUjHZcJ4v_117">
    <vt:lpwstr>aejima","given":"Kazuhiro"},{"family":"Mafficini","given":"Andrea"},{"family":"Maglinte","given":"Dennis T."},{"family":"Maitra","given":"Arindam"},{"family":"Majumder","given":"Partha P."},{"family":"Malcovati","given":"Luca"},{"family":"Malikic","given"</vt:lpwstr>
  </property>
  <property fmtid="{D5CDD505-2E9C-101B-9397-08002B2CF9AE}" pid="256" name="ZOTERO_BREF_HAsxUjHZcJ4v_118">
    <vt:lpwstr>:"Salem"},{"family":"Malleo","given":"Giuseppe"},{"family":"Mann","given":"Graham J."},{"family":"Mantovani-Löffler","given":"Luisa"},{"family":"Marchal","given":"Kathleen"},{"family":"Marchegiani","given":"Giovanni"},{"family":"Mardis","given":"Elaine R.</vt:lpwstr>
  </property>
  <property fmtid="{D5CDD505-2E9C-101B-9397-08002B2CF9AE}" pid="257" name="ZOTERO_BREF_HAsxUjHZcJ4v_119">
    <vt:lpwstr>"},{"family":"Margolin","given":"Adam A."},{"family":"Marin","given":"Maximillian G."},{"family":"Markowetz","given":"Florian"},{"family":"Markowski","given":"Julia"},{"family":"Marques-Bonet","given":"Tomas"},{"family":"Marra","given":"Marco A."},{"famil</vt:lpwstr>
  </property>
  <property fmtid="{D5CDD505-2E9C-101B-9397-08002B2CF9AE}" pid="258" name="ZOTERO_BREF_HAsxUjHZcJ4v_12">
    <vt:lpwstr>"},{"family":"Cuppen","given":"Edwin"},{"family":"Van Hoeck","given":"Arne"}],"issued":{"date-parts":[["2023",6,8]]}}},{"id":"LEYrocS4/kn8m9CyP","uris":["http://zotero.org/users/14858941/items/J5XJQ3EK"],"itemData":{"id":663,"type":"article-journal","abst</vt:lpwstr>
  </property>
  <property fmtid="{D5CDD505-2E9C-101B-9397-08002B2CF9AE}" pid="259" name="ZOTERO_BREF_HAsxUjHZcJ4v_120">
    <vt:lpwstr>y":"Marsden","given":"Luke"},{"family":"Martens","given":"John W. M."},{"family":"Martin","given":"Sancha"},{"family":"Martin-Subero","given":"Jose I."},{"family":"Martincorena","given":"Iñigo"},{"family":"Martinez-Fundichely","given":"Alexander"},{"famil</vt:lpwstr>
  </property>
  <property fmtid="{D5CDD505-2E9C-101B-9397-08002B2CF9AE}" pid="260" name="ZOTERO_BREF_HAsxUjHZcJ4v_121">
    <vt:lpwstr>y":"Maruvka","given":"Yosef E."},{"family":"Mashl","given":"R. Jay"},{"family":"Massie","given":"Charlie E."},{"family":"Matthew","given":"Thomas J."},{"family":"Matthews","given":"Lucy"},{"family":"Mayer","given":"Erik"},{"family":"Mayes","given":"Simon"</vt:lpwstr>
  </property>
  <property fmtid="{D5CDD505-2E9C-101B-9397-08002B2CF9AE}" pid="261" name="ZOTERO_BREF_HAsxUjHZcJ4v_122">
    <vt:lpwstr>},{"family":"Mayo","given":"Michael"},{"family":"Mbabaali","given":"Faridah"},{"family":"McCune","given":"Karen"},{"family":"McDermott","given":"Ultan"},{"family":"McGillivray","given":"Patrick D."},{"family":"McLellan","given":"Michael D."},{"family":"Mc</vt:lpwstr>
  </property>
  <property fmtid="{D5CDD505-2E9C-101B-9397-08002B2CF9AE}" pid="262" name="ZOTERO_BREF_HAsxUjHZcJ4v_123">
    <vt:lpwstr>Pherson","given":"John D."},{"family":"McPherson","given":"John R."},{"family":"McPherson","given":"Treasa A."},{"family":"Meier","given":"Samuel R."},{"family":"Meng","given":"Alice"},{"family":"Meng","given":"Shaowu"},{"family":"Menzies","given":"Andrew</vt:lpwstr>
  </property>
  <property fmtid="{D5CDD505-2E9C-101B-9397-08002B2CF9AE}" pid="263" name="ZOTERO_BREF_HAsxUjHZcJ4v_124">
    <vt:lpwstr>"},{"family":"Merrett","given":"Neil D."},{"family":"Merson","given":"Sue"},{"family":"Meyerson","given":"Matthew"},{"family":"Meyerson","given":"William"},{"family":"Mieczkowski","given":"Piotr A."},{"family":"Mihaiescu","given":"George L."},{"family":"M</vt:lpwstr>
  </property>
  <property fmtid="{D5CDD505-2E9C-101B-9397-08002B2CF9AE}" pid="264" name="ZOTERO_BREF_HAsxUjHZcJ4v_125">
    <vt:lpwstr>ijalkovic","given":"Sanja"},{"family":"Mikkelsen","given":"Tom"},{"family":"Milella","given":"Michele"},{"family":"Mileshkin","given":"Linda"},{"family":"Miller","given":"Christopher A."},{"family":"Miller","given":"David K."},{"family":"Miller","given":"</vt:lpwstr>
  </property>
  <property fmtid="{D5CDD505-2E9C-101B-9397-08002B2CF9AE}" pid="265" name="ZOTERO_BREF_HAsxUjHZcJ4v_126">
    <vt:lpwstr>Jessica K."},{"family":"Mills","given":"Gordon B."},{"family":"Milovanovic","given":"Ana"},{"family":"Minner","given":"Sarah"},{"family":"Miotto","given":"Marco"},{"family":"Arnau","given":"Gisela Mir"},{"family":"Mirabello","given":"Lisa"},{"family":"Mit</vt:lpwstr>
  </property>
  <property fmtid="{D5CDD505-2E9C-101B-9397-08002B2CF9AE}" pid="266" name="ZOTERO_BREF_HAsxUjHZcJ4v_127">
    <vt:lpwstr>chell","given":"Chris"},{"family":"Mitchell","given":"Thomas J."},{"family":"Miyano","given":"Satoru"},{"family":"Miyoshi","given":"Naoki"},{"family":"Mizuno","given":"Shinichi"},{"family":"Molnár-Gábor","given":"Fruzsina"},{"family":"Moore","given":"Malc</vt:lpwstr>
  </property>
  <property fmtid="{D5CDD505-2E9C-101B-9397-08002B2CF9AE}" pid="267" name="ZOTERO_BREF_HAsxUjHZcJ4v_128">
    <vt:lpwstr>olm J."},{"family":"Moore","given":"Richard A."},{"family":"Morganella","given":"Sandro"},{"family":"Morris","given":"Quaid D."},{"family":"Mose","given":"Lisle E."},{"family":"Moser","given":"Catherine D."},{"family":"Muiños","given":"Ferran"},{"family":</vt:lpwstr>
  </property>
  <property fmtid="{D5CDD505-2E9C-101B-9397-08002B2CF9AE}" pid="268" name="ZOTERO_BREF_HAsxUjHZcJ4v_129">
    <vt:lpwstr>"Mularoni","given":"Loris"},{"family":"Mungall","given":"Andrew J."},{"family":"Mungall","given":"Karen"},{"family":"Musgrove","given":"Elizabeth A."},{"family":"Mustonen","given":"Ville"},{"family":"Mutch","given":"David"},{"family":"Muyas","given":"Fran</vt:lpwstr>
  </property>
  <property fmtid="{D5CDD505-2E9C-101B-9397-08002B2CF9AE}" pid="26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70" name="ZOTERO_BREF_HAsxUjHZcJ4v_130">
    <vt:lpwstr>cesc"},{"family":"Muzny","given":"Donna M."},{"family":"Muñoz","given":"Alfonso"},{"family":"Myers","given":"Jerome"},{"family":"Myklebost","given":"Ola"},{"family":"Möller","given":"Peter"},{"family":"Nagae","given":"Genta"},{"family":"Nagrial","given":"</vt:lpwstr>
  </property>
  <property fmtid="{D5CDD505-2E9C-101B-9397-08002B2CF9AE}" pid="271" name="ZOTERO_BREF_HAsxUjHZcJ4v_131">
    <vt:lpwstr>Adnan M."},{"family":"Nahal-Bose","given":"Hardeep K."},{"family":"Nakagama","given":"Hitoshi"},{"family":"Nakagawa","given":"Hidewaki"},{"family":"Nakamura","given":"Hiromi"},{"family":"Nakamura","given":"Toru"},{"family":"Nakano","given":"Kaoru"},{"fami</vt:lpwstr>
  </property>
  <property fmtid="{D5CDD505-2E9C-101B-9397-08002B2CF9AE}" pid="272" name="ZOTERO_BREF_HAsxUjHZcJ4v_132">
    <vt:lpwstr>ly":"Nandi","given":"Tannistha"},{"family":"Nangalia","given":"Jyoti"},{"family":"Nastic","given":"Mia"},{"family":"Navarro","given":"Arcadi"},{"family":"Navarro","given":"Fabio C. P."},{"family":"Neal","given":"David E."},{"family":"Nettekoven","given":"</vt:lpwstr>
  </property>
  <property fmtid="{D5CDD505-2E9C-101B-9397-08002B2CF9AE}" pid="273" name="ZOTERO_BREF_HAsxUjHZcJ4v_133">
    <vt:lpwstr>Gerd"},{"family":"Newell","given":"Felicity"},{"family":"Newhouse","given":"Steven J."},{"family":"Newton","given":"Yulia"},{"family":"Ng","given":"Alvin Wei Tian"},{"family":"Ng","given":"Anthony"},{"family":"Nicholson","given":"Jonathan"},{"family":"Nic</vt:lpwstr>
  </property>
  <property fmtid="{D5CDD505-2E9C-101B-9397-08002B2CF9AE}" pid="274" name="ZOTERO_BREF_HAsxUjHZcJ4v_134">
    <vt:lpwstr>ol","given":"David"},{"family":"Nie","given":"Yongzhan"},{"family":"Nielsen","given":"G. Petur"},{"family":"Nielsen","given":"Morten Muhlig"},{"family":"Nik-Zainal","given":"Serena"},{"family":"Noble","given":"Michael S."},{"family":"Nones","given":"Katia</vt:lpwstr>
  </property>
  <property fmtid="{D5CDD505-2E9C-101B-9397-08002B2CF9AE}" pid="275" name="ZOTERO_BREF_HAsxUjHZcJ4v_135">
    <vt:lpwstr>"},{"family":"Northcott","given":"Paul A."},{"family":"Notta","given":"Faiyaz"},{"family":"O’Connor","given":"Brian D."},{"family":"O’Donnell","given":"Peter"},{"family":"O’Donovan","given":"Maria"},{"family":"O’Meara","given":"Sarah"},{"family":"O’Neill"</vt:lpwstr>
  </property>
  <property fmtid="{D5CDD505-2E9C-101B-9397-08002B2CF9AE}" pid="276" name="ZOTERO_BREF_HAsxUjHZcJ4v_136">
    <vt:lpwstr>,"given":"Brian Patrick"},{"family":"O’Neill","given":"J. Robert"},{"family":"Ocana","given":"David"},{"family":"Ochoa","given":"Angelica"},{"family":"Oesper","given":"Layla"},{"family":"Ogden","given":"Christopher"},{"family":"Ohdan","given":"Hideki"},{"</vt:lpwstr>
  </property>
  <property fmtid="{D5CDD505-2E9C-101B-9397-08002B2CF9AE}" pid="277" name="ZOTERO_BREF_HAsxUjHZcJ4v_137">
    <vt:lpwstr>family":"Ohi","given":"Kazuhiro"},{"family":"Ohno-Machado","given":"Lucila"},{"family":"Oien","given":"Karin A."},{"family":"Ojesina","given":"Akinyemi I."},{"family":"Ojima","given":"Hidenori"},{"family":"Okusaka","given":"Takuji"},{"family":"Omberg","gi</vt:lpwstr>
  </property>
  <property fmtid="{D5CDD505-2E9C-101B-9397-08002B2CF9AE}" pid="278" name="ZOTERO_BREF_HAsxUjHZcJ4v_138">
    <vt:lpwstr>ven":"Larsson"},{"family":"Ong","given":"Choon Kiat"},{"family":"Ossowski","given":"Stephan"},{"family":"Ott","given":"German"},{"family":"Ouellette","given":"B. F. Francis"},{"family":"P’ng","given":"Christine"},{"family":"Paczkowska","given":"Marta"},{"</vt:lpwstr>
  </property>
  <property fmtid="{D5CDD505-2E9C-101B-9397-08002B2CF9AE}" pid="27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8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81" name="ZOTERO_BREF_HAsxUjHZcJ4v_140">
    <vt:lpwstr>:"Paramasivam","given":"Nagarajan"},{"family":"Park","given":"Ji Wan"},{"family":"Park","given":"Joong-Won"},{"family":"Park","given":"Keunchil"},{"family":"Park","given":"Kiejung"},{"family":"Park","given":"Peter J."},{"family":"Parker","given":"Joel S."</vt:lpwstr>
  </property>
  <property fmtid="{D5CDD505-2E9C-101B-9397-08002B2CF9AE}" pid="282" name="ZOTERO_BREF_HAsxUjHZcJ4v_141">
    <vt:lpwstr>},{"family":"Parsons","given":"Simon L."},{"family":"Pass","given":"Harvey"},{"family":"Pasternack","given":"Danielle"},{"family":"Pastore","given":"Alessandro"},{"family":"Patch","given":"Ann-Marie"},{"family":"Pauporté","given":"Iris"},{"family":"Pearso</vt:lpwstr>
  </property>
  <property fmtid="{D5CDD505-2E9C-101B-9397-08002B2CF9AE}" pid="283" name="ZOTERO_BREF_HAsxUjHZcJ4v_142">
    <vt:lpwstr>n","given":"John V."},{"family":"Pedamallu","given":"Chandra Sekhar"},{"family":"Pedersen","given":"Jakob Skou"},{"family":"Pederzoli","given":"Paolo"},{"family":"Peifer","given":"Martin"},{"family":"Pennell","given":"Nathan A."},{"family":"Perou","given"</vt:lpwstr>
  </property>
  <property fmtid="{D5CDD505-2E9C-101B-9397-08002B2CF9AE}" pid="284" name="ZOTERO_BREF_HAsxUjHZcJ4v_143">
    <vt:lpwstr>:"Charles M."},{"family":"Perry","given":"Marc D."},{"family":"Petersen","given":"Gloria M."},{"family":"Peto","given":"Myron"},{"family":"Petrelli","given":"Nicholas"},{"family":"Petryszak","given":"Robert"},{"family":"Pfister","given":"Stefan M."},{"fam</vt:lpwstr>
  </property>
  <property fmtid="{D5CDD505-2E9C-101B-9397-08002B2CF9AE}" pid="285" name="ZOTERO_BREF_HAsxUjHZcJ4v_144">
    <vt:lpwstr>ily":"Phillips","given":"Mark"},{"family":"Pich","given":"Oriol"},{"family":"Pickett","given":"Hilda A."},{"family":"Pihl","given":"Todd D."},{"family":"Pillay","given":"Nischalan"},{"family":"Pinder","given":"Sarah"},{"family":"Pinese","given":"Mark"},{"</vt:lpwstr>
  </property>
  <property fmtid="{D5CDD505-2E9C-101B-9397-08002B2CF9AE}" pid="286" name="ZOTERO_BREF_HAsxUjHZcJ4v_145">
    <vt:lpwstr>family":"Pinho","given":"Andreia V."},{"family":"Pitkänen","given":"Esa"},{"family":"Piñeiro-Yáñez","given":"Elena"},{"family":"Planko","given":"Laura"},{"family":"Plass","given":"Christoph"},{"family":"Polak","given":"Paz"},{"family":"Pons","given":"Tirs</vt:lpwstr>
  </property>
  <property fmtid="{D5CDD505-2E9C-101B-9397-08002B2CF9AE}" pid="287" name="ZOTERO_BREF_HAsxUjHZcJ4v_146">
    <vt:lpwstr>o"},{"family":"Popescu","given":"Irinel"},{"family":"Potapova","given":"Olga"},{"family":"Prasad","given":"Aparna"},{"family":"Preston","given":"Shaun R."},{"family":"Prinz","given":"Manuel"},{"family":"Pritchard","given":"Antonia L."},{"family":"Prokopec</vt:lpwstr>
  </property>
  <property fmtid="{D5CDD505-2E9C-101B-9397-08002B2CF9AE}" pid="288" name="ZOTERO_BREF_HAsxUjHZcJ4v_147">
    <vt:lpwstr>","given":"Stephenie D."},{"family":"Provenzano","given":"Elena"},{"family":"Puente","given":"Xose S."},{"family":"Puig","given":"Sonia"},{"family":"Puiggròs","given":"Montserrat"},{"family":"Pulido-Tamayo","given":"Sergio"},{"family":"Pupo","given":"Guli</vt:lpwstr>
  </property>
  <property fmtid="{D5CDD505-2E9C-101B-9397-08002B2CF9AE}" pid="289" name="ZOTERO_BREF_HAsxUjHZcJ4v_148">
    <vt:lpwstr>etta M."},{"family":"Purdie","given":"Colin A."},{"family":"Quinn","given":"Michael C."},{"family":"Rabionet","given":"Raquel"},{"family":"Rader","given":"Janet S."},{"family":"Radlwimmer","given":"Bernhard"},{"family":"Radovic","given":"Petar"},{"family"</vt:lpwstr>
  </property>
  <property fmtid="{D5CDD505-2E9C-101B-9397-08002B2CF9AE}" pid="290" name="ZOTERO_BREF_HAsxUjHZcJ4v_149">
    <vt:lpwstr>:"Raeder","given":"Benjamin"},{"family":"Raine","given":"Keiran M."},{"family":"Ramakrishna","given":"Manasa"},{"family":"Ramakrishnan","given":"Kamna"},{"family":"Ramalingam","given":"Suresh"},{"family":"Raphael","given":"Benjamin J."},{"family":"Rathmel</vt:lpwstr>
  </property>
  <property fmtid="{D5CDD505-2E9C-101B-9397-08002B2CF9AE}" pid="29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92" name="ZOTERO_BREF_HAsxUjHZcJ4v_150">
    <vt:lpwstr>l","given":"W. Kimryn"},{"family":"Rausch","given":"Tobias"},{"family":"Reifenberger","given":"Guido"},{"family":"Reimand","given":"Jüri"},{"family":"Reis-Filho","given":"Jorge"},{"family":"Reuter","given":"Victor"},{"family":"Reyes-Salazar","given":"Iker</vt:lpwstr>
  </property>
  <property fmtid="{D5CDD505-2E9C-101B-9397-08002B2CF9AE}" pid="293" name="ZOTERO_BREF_HAsxUjHZcJ4v_151">
    <vt:lpwstr>"},{"family":"Reyna","given":"Matthew A."},{"family":"Reynolds","given":"Sheila M."},{"family":"Rheinbay","given":"Esther"},{"family":"Riazalhosseini","given":"Yasser"},{"family":"Richardson","given":"Andrea L."},{"family":"Richter","given":"Julia"},{"fam</vt:lpwstr>
  </property>
  <property fmtid="{D5CDD505-2E9C-101B-9397-08002B2CF9AE}" pid="294" name="ZOTERO_BREF_HAsxUjHZcJ4v_152">
    <vt:lpwstr>ily":"Ringel","given":"Matthew"},{"family":"Ringnér","given":"Markus"},{"family":"Rino","given":"Yasushi"},{"family":"Rippe","given":"Karsten"},{"family":"Roach","given":"Jeffrey"},{"family":"Roberts","given":"Lewis R."},{"family":"Roberts","given":"Nicol</vt:lpwstr>
  </property>
  <property fmtid="{D5CDD505-2E9C-101B-9397-08002B2CF9AE}" pid="29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96" name="ZOTERO_BREF_HAsxUjHZcJ4v_154">
    <vt:lpwstr>zález","given":"F. Germán"},{"family":"Rohde","given":"Marius"},{"family":"Rokutan","given":"Hirofumi"},{"family":"Rooman","given":"Ilse"},{"family":"Roques","given":"Tom"},{"family":"Rosebrock","given":"Daniel"},{"family":"Rosenberg","given":"Mara"},{"fa</vt:lpwstr>
  </property>
  <property fmtid="{D5CDD505-2E9C-101B-9397-08002B2CF9AE}" pid="297" name="ZOTERO_BREF_HAsxUjHZcJ4v_155">
    <vt:lpwstr>mily":"Rosenstiel","given":"Philip C."},{"family":"Rosenwald","given":"Andreas"},{"family":"Rowe","given":"Edward W."},{"family":"Royo","given":"Romina"},{"family":"Rozen","given":"Steven G."},{"family":"Rubanova","given":"Yulia"},{"family":"Rubin","given</vt:lpwstr>
  </property>
  <property fmtid="{D5CDD505-2E9C-101B-9397-08002B2CF9AE}" pid="298" name="ZOTERO_BREF_HAsxUjHZcJ4v_156">
    <vt:lpwstr>":"Mark A."},{"family":"Rubio-Perez","given":"Carlota"},{"family":"Rudneva","given":"Vasilisa A."},{"family":"Rusev","given":"Borislav C."},{"family":"Ruzzenente","given":"Andrea"},{"family":"Rätsch","given":"Gunnar"},{"family":"Sabarinathan","given":"Rad</vt:lpwstr>
  </property>
  <property fmtid="{D5CDD505-2E9C-101B-9397-08002B2CF9AE}" pid="299" name="ZOTERO_BREF_HAsxUjHZcJ4v_157">
    <vt:lpwstr>hakrishnan"},{"family":"Sabelnykova","given":"Veronica Y."},{"family":"Sadeghi","given":"Sara"},{"family":"Sahinalp","given":"S. Cenk"},{"family":"Saini","given":"Natalie"},{"family":"Saito-Adachi","given":"Mihoko"},{"family":"Saksena","given":"Gordon"},{</vt:lpwstr>
  </property>
  <property fmtid="{D5CDD505-2E9C-101B-9397-08002B2CF9AE}" pid="300" name="ZOTERO_BREF_HAsxUjHZcJ4v_158">
    <vt:lpwstr>"family":"Salgado","given":"Roberto"},{"family":"Salichos","given":"Leonidas"},{"family":"Sallari","given":"Richard"},{"family":"Saller","given":"Charles"},{"family":"Salvia","given":"Roberto"},{"family":"Sam","given":"Michelle"},{"family":"Samra","given"</vt:lpwstr>
  </property>
  <property fmtid="{D5CDD505-2E9C-101B-9397-08002B2CF9AE}" pid="301" name="ZOTERO_BREF_HAsxUjHZcJ4v_159">
    <vt:lpwstr>:"Jaswinder S."},{"family":"Sanchez-Vega","given":"Francisco"},{"family":"Sander","given":"Chris"},{"family":"Sanders","given":"Grant"},{"family":"Sarin","given":"Rajiv"},{"family":"Sarrafi","given":"Iman"},{"family":"Sasaki-Oku","given":"Aya"},{"family":</vt:lpwstr>
  </property>
  <property fmtid="{D5CDD505-2E9C-101B-9397-08002B2CF9AE}" pid="30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03" name="ZOTERO_BREF_HAsxUjHZcJ4v_160">
    <vt:lpwstr>"Sauer","given":"Torill"},{"family":"Sauter","given":"Guido"},{"family":"Saw","given":"Robyn P. M."},{"family":"Scardoni","given":"Maria"},{"family":"Scarlett","given":"Christopher J."},{"family":"Scarpa","given":"Aldo"},{"family":"Scelo","given":"Ghislai</vt:lpwstr>
  </property>
  <property fmtid="{D5CDD505-2E9C-101B-9397-08002B2CF9AE}" pid="304" name="ZOTERO_BREF_HAsxUjHZcJ4v_161">
    <vt:lpwstr>ne"},{"family":"Schadendorf","given":"Dirk"},{"family":"Schein","given":"Jacqueline E."},{"family":"Schilhabel","given":"Markus B."},{"family":"Schlesner","given":"Matthias"},{"family":"Schlomm","given":"Thorsten"},{"family":"Schmidt","given":"Heather K."</vt:lpwstr>
  </property>
  <property fmtid="{D5CDD505-2E9C-101B-9397-08002B2CF9AE}" pid="305" name="ZOTERO_BREF_HAsxUjHZcJ4v_162">
    <vt:lpwstr>},{"family":"Schreiber","given":"Stefan"},{"family":"Schultz","given":"Nikolaus"},{"family":"Schumacher","given":"Steven E."},{"family":"Schwarz","given":"Roland F."},{"family":"Scolyer","given":"Richard A."},{"family":"Scott","given":"David"},{"family":"</vt:lpwstr>
  </property>
  <property fmtid="{D5CDD505-2E9C-101B-9397-08002B2CF9AE}" pid="306" name="ZOTERO_BREF_HAsxUjHZcJ4v_163">
    <vt:lpwstr>Scully","given":"Ralph"},{"family":"Seethala","given":"Raja"},{"family":"Segre","given":"Ayellet V."},{"family":"Selander","given":"Iris"},{"family":"Semple","given":"Colin A."},{"family":"Senbabaoglu","given":"Yasin"},{"family":"Sengupta","given":"Subhaj</vt:lpwstr>
  </property>
  <property fmtid="{D5CDD505-2E9C-101B-9397-08002B2CF9AE}" pid="307" name="ZOTERO_BREF_HAsxUjHZcJ4v_164">
    <vt:lpwstr>it"},{"family":"Sereni","given":"Elisabetta"},{"family":"Serra","given":"Stefano"},{"family":"Shackleton","given":"Mark"},{"family":"Shah","given":"Nimish C."},{"family":"Shahabi","given":"Sagedeh"},{"family":"Shang","given":"Catherine A."},{"family":"Sha</vt:lpwstr>
  </property>
  <property fmtid="{D5CDD505-2E9C-101B-9397-08002B2CF9AE}" pid="308" name="ZOTERO_BREF_HAsxUjHZcJ4v_165">
    <vt:lpwstr>ng","given":"Ping"},{"family":"Shapira","given":"Ofer"},{"family":"Shelton","given":"Troy"},{"family":"Shen","given":"Ciyue"},{"family":"Shen","given":"Hui"},{"family":"Shepherd","given":"Rebecca"},{"family":"Shi","given":"Yan"},{"family":"Shiah","given":</vt:lpwstr>
  </property>
  <property fmtid="{D5CDD505-2E9C-101B-9397-08002B2CF9AE}" pid="309" name="ZOTERO_BREF_HAsxUjHZcJ4v_166">
    <vt:lpwstr>"Yu-Jia"},{"family":"Shibata","given":"Tatsuhiro"},{"family":"Shih","given":"Juliann"},{"family":"Shimizu","given":"Eigo"},{"family":"Shin","given":"Seung Jun"},{"family":"Shiraishi","given":"Yuichi"},{"family":"Shmaya","given":"Tal"},{"family":"Shmulevic</vt:lpwstr>
  </property>
  <property fmtid="{D5CDD505-2E9C-101B-9397-08002B2CF9AE}" pid="310" name="ZOTERO_BREF_HAsxUjHZcJ4v_167">
    <vt:lpwstr>h","given":"Ilya"},{"family":"Shorser","given":"Solomon I."},{"family":"Shrestha","given":"Raunak"},{"family":"Shringarpure","given":"Suyash S."},{"family":"Shriver","given":"Craig"},{"family":"Shuai","given":"Shimin"},{"family":"Sidiropoulos","given":"Ni</vt:lpwstr>
  </property>
  <property fmtid="{D5CDD505-2E9C-101B-9397-08002B2CF9AE}" pid="311" name="ZOTERO_BREF_HAsxUjHZcJ4v_168">
    <vt:lpwstr>kos"},{"family":"Siebert","given":"Reiner"},{"family":"Sieuwerts","given":"Anieta M."},{"family":"Sieverling","given":"Lina"},{"family":"Signoretti","given":"Sabina"},{"family":"Sikora","given":"Katarzyna O."},{"family":"Simbolo","given":"Michele"},{"fami</vt:lpwstr>
  </property>
  <property fmtid="{D5CDD505-2E9C-101B-9397-08002B2CF9AE}" pid="312" name="ZOTERO_BREF_HAsxUjHZcJ4v_169">
    <vt:lpwstr>ly":"Simon","given":"Ronald"},{"family":"Simons","given":"Janae V."},{"family":"Simpson","given":"Jared T."},{"family":"Simpson","given":"Peter T."},{"family":"Singer","given":"Samuel"},{"family":"Sinnott-Armstrong","given":"Nasa"},{"family":"Sipahimalani</vt:lpwstr>
  </property>
  <property fmtid="{D5CDD505-2E9C-101B-9397-08002B2CF9AE}" pid="31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14" name="ZOTERO_BREF_HAsxUjHZcJ4v_170">
    <vt:lpwstr>","given":"Payal"},{"family":"Skelly","given":"Tara J."},{"family":"Smid","given":"Marcel"},{"family":"Smith","given":"Jaclyn"},{"family":"Smith-McCune","given":"Karen"},{"family":"Socci","given":"Nicholas D."},{"family":"Soloway","given":"Matthew G."},{"</vt:lpwstr>
  </property>
  <property fmtid="{D5CDD505-2E9C-101B-9397-08002B2CF9AE}" pid="315" name="ZOTERO_BREF_HAsxUjHZcJ4v_171">
    <vt:lpwstr>family":"Song","given":"Lei"},{"family":"Sood","given":"Anil K."},{"family":"Sothi","given":"Sharmila"},{"family":"Sotiriou","given":"Christos"},{"family":"Soulette","given":"Cameron M."},{"family":"Span","given":"Paul N."},{"family":"Spellman","given":"P</vt:lpwstr>
  </property>
  <property fmtid="{D5CDD505-2E9C-101B-9397-08002B2CF9AE}" pid="316" name="ZOTERO_BREF_HAsxUjHZcJ4v_172">
    <vt:lpwstr>aul T."},{"family":"Spillane","given":"Andrew J."},{"family":"Spiro","given":"Oliver"},{"family":"Spring","given":"Jonathan"},{"family":"Staaf","given":"Johan"},{"family":"Stadler","given":"Peter F."},{"family":"Staib","given":"Peter"},{"family":"Stark","</vt:lpwstr>
  </property>
  <property fmtid="{D5CDD505-2E9C-101B-9397-08002B2CF9AE}" pid="31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18" name="ZOTERO_BREF_HAsxUjHZcJ4v_174">
    <vt:lpwstr>ip"},{"family":"Stilgenbauer","given":"Stephan"},{"family":"Stobbe","given":"Miranda D."},{"family":"Stratton","given":"Michael R."},{"family":"Stretch","given":"Jonathan R."},{"family":"Struck","given":"Adam J."},{"family":"Stuart","given":"Joshua M."},{</vt:lpwstr>
  </property>
  <property fmtid="{D5CDD505-2E9C-101B-9397-08002B2CF9AE}" pid="319" name="ZOTERO_BREF_HAsxUjHZcJ4v_175">
    <vt:lpwstr>"family":"Stunnenberg","given":"Henk G."},{"family":"Su","given":"Hong"},{"family":"Su","given":"Xiaoping"},{"family":"Sungalee","given":"Stephanie"},{"family":"Susak","given":"Hana"},{"family":"Suzuki","given":"Akihiro"},{"family":"Sweep","given":"Fred"}</vt:lpwstr>
  </property>
  <property fmtid="{D5CDD505-2E9C-101B-9397-08002B2CF9AE}" pid="320" name="ZOTERO_BREF_HAsxUjHZcJ4v_176">
    <vt:lpwstr>,{"family":"Szczepanowski","given":"Monika"},{"family":"Sültmann","given":"Holger"},{"family":"Yugawa","given":"Takashi"},{"family":"Tam","given":"Angela"},{"family":"Tamborero","given":"David"},{"family":"Tan","given":"Benita Kiat Tee"},{"family":"Tan","</vt:lpwstr>
  </property>
  <property fmtid="{D5CDD505-2E9C-101B-9397-08002B2CF9AE}" pid="321" name="ZOTERO_BREF_HAsxUjHZcJ4v_177">
    <vt:lpwstr>given":"Donghui"},{"family":"Tan","given":"Patrick"},{"family":"Tanaka","given":"Hiroko"},{"family":"Taniguchi","given":"Hirokazu"},{"family":"Tanskanen","given":"Tomas J."},{"family":"Tarabichi","given":"Maxime"},{"family":"Tarnuzzer","given":"Roy"},{"fa</vt:lpwstr>
  </property>
  <property fmtid="{D5CDD505-2E9C-101B-9397-08002B2CF9AE}" pid="322" name="ZOTERO_BREF_HAsxUjHZcJ4v_178">
    <vt:lpwstr>mily":"Tarpey","given":"Patrick"},{"family":"Taschuk","given":"Morgan L."},{"family":"Tatsuno","given":"Kenji"},{"family":"Tavaré","given":"Simon"},{"family":"Taylor","given":"Darrin F."},{"family":"Taylor-Weiner","given":"Amaro"},{"family":"Teague","give</vt:lpwstr>
  </property>
  <property fmtid="{D5CDD505-2E9C-101B-9397-08002B2CF9AE}" pid="323" name="ZOTERO_BREF_HAsxUjHZcJ4v_179">
    <vt:lpwstr>n":"Jon W."},{"family":"Teh","given":"Bin Tean"},{"family":"Tembe","given":"Varsha"},{"family":"Temes","given":"Javier"},{"family":"Thai","given":"Kevin"},{"family":"Thiessen","given":"Nina"},{"family":"Thomas","given":"Gilles"},{"family":"Thomas","given"</vt:lpwstr>
  </property>
  <property fmtid="{D5CDD505-2E9C-101B-9397-08002B2CF9AE}" pid="32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25" name="ZOTERO_BREF_HAsxUjHZcJ4v_180">
    <vt:lpwstr>:"Sarah"},{"family":"Thompson","given":"Alastair M."},{"family":"Thompson","given":"John F. F."},{"family":"Thompson","given":"R. Houston"},{"family":"Thorne","given":"Heather"},{"family":"Thorne","given":"Leigh B."},{"family":"Thorogood","given":"Adrian"</vt:lpwstr>
  </property>
  <property fmtid="{D5CDD505-2E9C-101B-9397-08002B2CF9AE}" pid="326" name="ZOTERO_BREF_HAsxUjHZcJ4v_181">
    <vt:lpwstr>},{"family":"Tiao","given":"Grace"},{"family":"Tijanic","given":"Nebojsa"},{"family":"Timms","given":"Lee E."},{"family":"Tirabosco","given":"Roberto"},{"family":"Tojo","given":"Marta"},{"family":"Tommasi","given":"Stefania"},{"family":"Toon","given":"Chr</vt:lpwstr>
  </property>
  <property fmtid="{D5CDD505-2E9C-101B-9397-08002B2CF9AE}" pid="327" name="ZOTERO_BREF_HAsxUjHZcJ4v_182">
    <vt:lpwstr>istopher W."},{"family":"Torrents","given":"David"},{"family":"Tortora","given":"Giampaolo"},{"family":"Tost","given":"Jörg"},{"family":"Totoki","given":"Yasushi"},{"family":"Townend","given":"David"},{"family":"Traficante","given":"Nadia"},{"family":"Tro</vt:lpwstr>
  </property>
  <property fmtid="{D5CDD505-2E9C-101B-9397-08002B2CF9AE}" pid="328" name="ZOTERO_BREF_HAsxUjHZcJ4v_183">
    <vt:lpwstr>tta","given":"Jean-Rémi"},{"family":"Trümper","given":"Lorenz H. P."},{"family":"Tsao","given":"Ming"},{"family":"Tsunoda","given":"Tatsuhiko"},{"family":"Tucker","given":"Olga"},{"family":"Turkington","given":"Richard"},{"family":"Turner","given":"Daniel</vt:lpwstr>
  </property>
  <property fmtid="{D5CDD505-2E9C-101B-9397-08002B2CF9AE}" pid="329" name="ZOTERO_BREF_HAsxUjHZcJ4v_184">
    <vt:lpwstr> J."},{"family":"Tutt","given":"Andrew"},{"family":"Ueno","given":"Masaki"},{"family":"Umbricht","given":"Christopher"},{"family":"Umer","given":"Husen M."},{"family":"Underwood","given":"Timothy J."},{"family":"Urushidate","given":"Tomoko"},{"family":"Us</vt:lpwstr>
  </property>
  <property fmtid="{D5CDD505-2E9C-101B-9397-08002B2CF9AE}" pid="33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31" name="ZOTERO_BREF_HAsxUjHZcJ4v_186">
    <vt:lpwstr>nden","given":"Gert G."},{"family":"Van der Kwast","given":"Theodorus"},{"family":"Vasudev","given":"Naveen"},{"family":"Vazquez","given":"Miguel"},{"family":"Vedururu","given":"Ravikiran"},{"family":"Veluvolu","given":"Umadevi"},{"family":"Vembu","given"</vt:lpwstr>
  </property>
  <property fmtid="{D5CDD505-2E9C-101B-9397-08002B2CF9AE}" pid="332" name="ZOTERO_BREF_HAsxUjHZcJ4v_187">
    <vt:lpwstr>:"Shankar"},{"family":"Verbeke","given":"Lieven P. C."},{"family":"Vermeulen","given":"Peter"},{"family":"Verrill","given":"Clare"},{"family":"Viari","given":"Alain"},{"family":"Vicente","given":"David"},{"family":"Vicentini","given":"Caterina"},{"family"</vt:lpwstr>
  </property>
  <property fmtid="{D5CDD505-2E9C-101B-9397-08002B2CF9AE}" pid="333" name="ZOTERO_BREF_HAsxUjHZcJ4v_188">
    <vt:lpwstr>:"VijayRaghavan","given":"K."},{"family":"Viksna","given":"Juris"},{"family":"Vilain","given":"Ricardo E."},{"family":"Villasante","given":"Izar"},{"family":"Vincent-Salomon","given":"Anne"},{"family":"Voet","given":"Douglas"},{"family":"Vázquez-García","</vt:lpwstr>
  </property>
  <property fmtid="{D5CDD505-2E9C-101B-9397-08002B2CF9AE}" pid="334" name="ZOTERO_BREF_HAsxUjHZcJ4v_189">
    <vt:lpwstr>given":"Ignacio"},{"family":"Waddell","given":"Nick M."},{"family":"Waddell","given":"Nicola"},{"family":"Wadelius","given":"Claes"},{"family":"Wadi","given":"Lina"},{"family":"Wagener","given":"Rabea"},{"family":"Wala","given":"Jeremiah A."},{"family":"W</vt:lpwstr>
  </property>
  <property fmtid="{D5CDD505-2E9C-101B-9397-08002B2CF9AE}" pid="33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36" name="ZOTERO_BREF_HAsxUjHZcJ4v_190">
    <vt:lpwstr>ang","given":"Jian"},{"family":"Wang","given":"Jiayin"},{"family":"Wang","given":"Linghua"},{"family":"Wang","given":"Wenyi"},{"family":"Wang","given":"Yumeng"},{"family":"Wang","given":"Zhining"},{"family":"Waring","given":"Paul M."},{"family":"Warnatz",</vt:lpwstr>
  </property>
  <property fmtid="{D5CDD505-2E9C-101B-9397-08002B2CF9AE}" pid="337" name="ZOTERO_BREF_HAsxUjHZcJ4v_191">
    <vt:lpwstr>"given":"Hans-Jörg"},{"family":"Warrell","given":"Jonathan"},{"family":"Warren","given":"Anne Y."},{"family":"Waszak","given":"Sebastian M."},{"family":"Wedge","given":"David C."},{"family":"Weichenhan","given":"Dieter"},{"family":"Weinstein","given":"Joh</vt:lpwstr>
  </property>
  <property fmtid="{D5CDD505-2E9C-101B-9397-08002B2CF9AE}" pid="338" name="ZOTERO_BREF_HAsxUjHZcJ4v_192">
    <vt:lpwstr>n N."},{"family":"Weischenfeldt","given":"Joachim"},{"family":"Weisenberger","given":"Daniel J."},{"family":"Welch","given":"Ian"},{"family":"Wendl","given":"Michael C."},{"family":"Werner","given":"Johannes"},{"family":"Wheeler","given":"David A."},{"fam</vt:lpwstr>
  </property>
  <property fmtid="{D5CDD505-2E9C-101B-9397-08002B2CF9AE}" pid="339" name="ZOTERO_BREF_HAsxUjHZcJ4v_193">
    <vt:lpwstr>ily":"Whitaker","given":"Hayley C."},{"family":"Wigle","given":"Dennis"},{"family":"Wilkerson","given":"Matthew D."},{"family":"Williams","given":"Ashley"},{"family":"Wilmott","given":"James S."},{"family":"Wilson","given":"Gavin W."},{"family":"Wilson","</vt:lpwstr>
  </property>
  <property fmtid="{D5CDD505-2E9C-101B-9397-08002B2CF9AE}" pid="340" name="ZOTERO_BREF_HAsxUjHZcJ4v_194">
    <vt:lpwstr>given":"Julie M."},{"family":"Wilson","given":"Richard K."},{"family":"Winterhoff","given":"Boris"},{"family":"Wintersinger","given":"Jeffrey A."},{"family":"Wiznerowicz","given":"Maciej"},{"family":"Wolf","given":"Stephan"},{"family":"Wong","given":"Bern</vt:lpwstr>
  </property>
  <property fmtid="{D5CDD505-2E9C-101B-9397-08002B2CF9AE}" pid="341" name="ZOTERO_BREF_HAsxUjHZcJ4v_195">
    <vt:lpwstr>ice H."},{"family":"Wong","given":"Tina"},{"family":"Wong","given":"Winghing"},{"family":"Wood","given":"Scott"},{"family":"Wouters","given":"Bradly G."},{"family":"Wright","given":"Adam J."},{"family":"Wright","given":"Derek W."},{"family":"Wu","given":"</vt:lpwstr>
  </property>
  <property fmtid="{D5CDD505-2E9C-101B-9397-08002B2CF9AE}" pid="342" name="ZOTERO_BREF_HAsxUjHZcJ4v_196">
    <vt:lpwstr>Chin-Lee"},{"family":"Wu","given":"Dai-Ying"},{"family":"Wu","given":"Jianmin"},{"family":"Wu","given":"Kui"},{"family":"Wu","given":"Yang"},{"family":"Wu","given":"Zhenggang"},{"family":"Xi","given":"Liu"},{"family":"Xia","given":"Tian"},{"family":"Xiao"</vt:lpwstr>
  </property>
  <property fmtid="{D5CDD505-2E9C-101B-9397-08002B2CF9AE}" pid="343" name="ZOTERO_BREF_HAsxUjHZcJ4v_197">
    <vt:lpwstr>,"given":"Xiao"},{"family":"Xing","given":"Rui"},{"family":"Xiong","given":"Heng"},{"family":"Xu","given":"Qinying"},{"family":"Xu","given":"Yanxun"},{"family":"Xue","given":"Hong"},{"family":"Yachida","given":"Shinichi"},{"family":"Yakneen","given":"Serg</vt:lpwstr>
  </property>
  <property fmtid="{D5CDD505-2E9C-101B-9397-08002B2CF9AE}" pid="344" name="ZOTERO_BREF_HAsxUjHZcJ4v_198">
    <vt:lpwstr>ei"},{"family":"Yamaguchi","given":"Rui"},{"family":"Yamaguchi","given":"Takafumi N."},{"family":"Yamamoto","given":"Masakazu"},{"family":"Yamamoto","given":"Shogo"},{"family":"Yamaue","given":"Hiroki"},{"family":"Yang","given":"Fan"},{"family":"Yang","gi</vt:lpwstr>
  </property>
  <property fmtid="{D5CDD505-2E9C-101B-9397-08002B2CF9AE}" pid="345" name="ZOTERO_BREF_HAsxUjHZcJ4v_199">
    <vt:lpwstr>ven":"Jean Y."},{"family":"Yang","given":"Liming"},{"family":"Yang","given":"Lixing"},{"family":"Yang","given":"Shanlin"},{"family":"Yang","given":"Tsun-Po"},{"family":"Yang","given":"Yang"},{"family":"Yao","given":"Xiaotong"},{"family":"Yaspo","given":"M</vt:lpwstr>
  </property>
  <property fmtid="{D5CDD505-2E9C-101B-9397-08002B2CF9AE}" pid="34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4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48" name="ZOTERO_BREF_HAsxUjHZcJ4v_200">
    <vt:lpwstr>arie-Laure"},{"family":"Yates","given":"Lucy"},{"family":"Yau","given":"Christina"},{"family":"Ye","given":"Kai"},{"family":"Yellapantula","given":"Venkata D."},{"family":"Yoon","given":"Christopher J."},{"family":"Yoon","given":"Sung-Soo"},{"family":"You</vt:lpwstr>
  </property>
  <property fmtid="{D5CDD505-2E9C-101B-9397-08002B2CF9AE}" pid="349" name="ZOTERO_BREF_HAsxUjHZcJ4v_201">
    <vt:lpwstr>sif","given":"Fouad"},{"family":"Yu","given":"Jun"},{"family":"Yu","given":"Kaixian"},{"family":"Yu","given":"Willie"},{"family":"Yu","given":"Yingyan"},{"family":"Yuan","given":"Ke"},{"family":"Yuan","given":"Yuan"},{"family":"Yuen","given":"Denis"},{"fa</vt:lpwstr>
  </property>
  <property fmtid="{D5CDD505-2E9C-101B-9397-08002B2CF9AE}" pid="350" name="ZOTERO_BREF_HAsxUjHZcJ4v_202">
    <vt:lpwstr>mily":"Yung","given":"Christina K."},{"family":"Zaikova","given":"Olga"},{"family":"Zamora","given":"Jorge"},{"family":"Zenklusen","given":"Jean C."},{"family":"Zenz","given":"Thorsten"},{"family":"Zeps","given":"Nikolajs"},{"family":"Zhang","given":"Chen</vt:lpwstr>
  </property>
  <property fmtid="{D5CDD505-2E9C-101B-9397-08002B2CF9AE}" pid="351" name="ZOTERO_BREF_HAsxUjHZcJ4v_203">
    <vt:lpwstr>g-Zhong"},{"family":"Zhang","given":"Fan"},{"family":"Zhang","given":"Hailei"},{"family":"Zhang","given":"Hongwei"},{"family":"Zhang","given":"Jiashan"},{"family":"Zhang","given":"Jing"},{"family":"Zhang","given":"Junjun"},{"family":"Zhang","given":"Xuanp</vt:lpwstr>
  </property>
  <property fmtid="{D5CDD505-2E9C-101B-9397-08002B2CF9AE}" pid="352" name="ZOTERO_BREF_HAsxUjHZcJ4v_204">
    <vt:lpwstr>ing"},{"family":"Zhang","given":"Zemin"},{"family":"Zheng","given":"Liangtao"},{"family":"Zheng","given":"Xiuqing"},{"family":"Zhou","given":"Wanding"},{"family":"Zhou","given":"Yong"},{"family":"Zhu","given":"Bin"},{"family":"Zhu","given":"Hongtu"},{"fam</vt:lpwstr>
  </property>
  <property fmtid="{D5CDD505-2E9C-101B-9397-08002B2CF9AE}" pid="353" name="ZOTERO_BREF_HAsxUjHZcJ4v_205">
    <vt:lpwstr>ily":"Zhu","given":"Jingchun"},{"family":"Zhu","given":"Shida"},{"family":"Zou","given":"Lihua"},{"family":"Zou","given":"Xueqing"},{"family":"deFazio","given":"Anna"},{"family":"As","given":"Nicholas","non-dropping-particle":"van"},{"family":"Deurzen","g</vt:lpwstr>
  </property>
  <property fmtid="{D5CDD505-2E9C-101B-9397-08002B2CF9AE}" pid="35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55" name="ZOTERO_BREF_HAsxUjHZcJ4v_207">
    <vt:lpwstr>"}],"issued":{"date-parts":[["2020",2,6]]}}}],"schema":"https://github.com/citation-style-language/schema/raw/master/csl-citation.json"}</vt:lpwstr>
  </property>
  <property fmtid="{D5CDD505-2E9C-101B-9397-08002B2CF9AE}" pid="35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57" name="ZOTERO_BREF_HAsxUjHZcJ4v_22">
    <vt:lpwstr>,{"family":"Baylin","given":"Stephen B."},{"family":"Bazant","given":"Wojciech"},{"family":"Beardsmore","given":"Duncan"},{"family":"Beck","given":"Timothy A."},{"family":"Behjati","given":"Sam"},{"family":"Behren","given":"Andreas"},{"family":"Niu","give</vt:lpwstr>
  </property>
  <property fmtid="{D5CDD505-2E9C-101B-9397-08002B2CF9AE}" pid="358" name="ZOTERO_BREF_HAsxUjHZcJ4v_23">
    <vt:lpwstr>n":"Beifang"},{"family":"Bell","given":"Cindy"},{"family":"Beltran","given":"Sergi"},{"family":"Benz","given":"Christopher"},{"family":"Berchuck","given":"Andrew"},{"family":"Bergmann","given":"Anke K."},{"family":"Bergstrom","given":"Erik N."},{"family":</vt:lpwstr>
  </property>
  <property fmtid="{D5CDD505-2E9C-101B-9397-08002B2CF9AE}" pid="359" name="ZOTERO_BREF_HAsxUjHZcJ4v_24">
    <vt:lpwstr>"Berman","given":"Benjamin P."},{"family":"Berney","given":"Daniel M."},{"family":"Bernhart","given":"Stephan H."},{"family":"Beroukhim","given":"Rameen"},{"family":"Berrios","given":"Mario"},{"family":"Bersani","given":"Samantha"},{"family":"Bertl","give</vt:lpwstr>
  </property>
  <property fmtid="{D5CDD505-2E9C-101B-9397-08002B2CF9AE}" pid="360" name="ZOTERO_BREF_HAsxUjHZcJ4v_25">
    <vt:lpwstr>n":"Johanna"},{"family":"Betancourt","given":"Miguel"},{"family":"Bhandari","given":"Vinayak"},{"family":"Bhosle","given":"Shriram G."},{"family":"Biankin","given":"Andrew V."},{"family":"Bieg","given":"Matthias"},{"family":"Bigner","given":"Darell"},{"fa</vt:lpwstr>
  </property>
  <property fmtid="{D5CDD505-2E9C-101B-9397-08002B2CF9AE}" pid="361" name="ZOTERO_BREF_HAsxUjHZcJ4v_26">
    <vt:lpwstr>mily":"Binder","given":"Hans"},{"family":"Birney","given":"Ewan"},{"family":"Birrer","given":"Michael"},{"family":"Biswas","given":"Nidhan K."},{"family":"Bjerkehagen","given":"Bodil"},{"family":"Bodenheimer","given":"Tom"},{"family":"Boice","given":"Lori</vt:lpwstr>
  </property>
  <property fmtid="{D5CDD505-2E9C-101B-9397-08002B2CF9AE}" pid="362" name="ZOTERO_BREF_HAsxUjHZcJ4v_27">
    <vt:lpwstr>"},{"family":"Bonizzato","given":"Giada"},{"family":"De Bono","given":"Johann S."},{"family":"Boot","given":"Arnoud"},{"family":"Bootwalla","given":"Moiz S."},{"family":"Borg","given":"Ake"},{"family":"Borkhardt","given":"Arndt"},{"family":"Boroevich","gi</vt:lpwstr>
  </property>
  <property fmtid="{D5CDD505-2E9C-101B-9397-08002B2CF9AE}" pid="363" name="ZOTERO_BREF_HAsxUjHZcJ4v_28">
    <vt:lpwstr>ven":"Keith A."},{"family":"Borozan","given":"Ivan"},{"family":"Borst","given":"Christoph"},{"family":"Bosenberg","given":"Marcus"},{"family":"Bosio","given":"Mattia"},{"family":"Boultwood","given":"Jacqueline"},{"family":"Bourque","given":"Guillaume"},{"</vt:lpwstr>
  </property>
  <property fmtid="{D5CDD505-2E9C-101B-9397-08002B2CF9AE}" pid="364" name="ZOTERO_BREF_HAsxUjHZcJ4v_29">
    <vt:lpwstr>family":"Boutros","given":"Paul C."},{"family":"Bova","given":"G. Steven"},{"family":"Bowen","given":"David T."},{"family":"Bowlby","given":"Reanne"},{"family":"Bowtell","given":"David D. L."},{"family":"Boyault","given":"Sandrine"},{"family":"Boyce","giv</vt:lpwstr>
  </property>
  <property fmtid="{D5CDD505-2E9C-101B-9397-08002B2CF9AE}" pid="36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66" name="ZOTERO_BREF_HAsxUjHZcJ4v_30">
    <vt:lpwstr>en":"Rich"},{"family":"Boyd","given":"Jeffrey"},{"family":"Brazma","given":"Alvis"},{"family":"Brennan","given":"Paul"},{"family":"Brewer","given":"Daniel S."},{"family":"Brinkman","given":"Arie B."},{"family":"Bristow","given":"Robert G."},{"family":"Bro</vt:lpwstr>
  </property>
  <property fmtid="{D5CDD505-2E9C-101B-9397-08002B2CF9AE}" pid="367" name="ZOTERO_BREF_HAsxUjHZcJ4v_31">
    <vt:lpwstr>addus","given":"Russell R."},{"family":"Brock","given":"Jane E."},{"family":"Brock","given":"Malcolm"},{"family":"Broeks","given":"Annegien"},{"family":"Brooks","given":"Angela N."},{"family":"Brooks","given":"Denise"},{"family":"Brors","given":"Benedikt"</vt:lpwstr>
  </property>
  <property fmtid="{D5CDD505-2E9C-101B-9397-08002B2CF9AE}" pid="368" name="ZOTERO_BREF_HAsxUjHZcJ4v_32">
    <vt:lpwstr>},{"family":"Brunak","given":"Søren"},{"family":"Bruxner","given":"Timothy J. C."},{"family":"Bruzos","given":"Alicia L."},{"family":"Buchanan","given":"Alex"},{"family":"Buchhalter","given":"Ivo"},{"family":"Buchholz","given":"Christiane"},{"family":"Bul</vt:lpwstr>
  </property>
  <property fmtid="{D5CDD505-2E9C-101B-9397-08002B2CF9AE}" pid="369" name="ZOTERO_BREF_HAsxUjHZcJ4v_33">
    <vt:lpwstr>lman","given":"Susan"},{"family":"Burke","given":"Hazel"},{"family":"Burkhardt","given":"Birgit"},{"family":"Burns","given":"Kathleen H."},{"family":"Busanovich","given":"John"},{"family":"Bustamante","given":"Carlos D."},{"family":"Butler","given":"Adam </vt:lpwstr>
  </property>
  <property fmtid="{D5CDD505-2E9C-101B-9397-08002B2CF9AE}" pid="370" name="ZOTERO_BREF_HAsxUjHZcJ4v_34">
    <vt:lpwstr>P."},{"family":"Butte","given":"Atul J."},{"family":"Byrne","given":"Niall J."},{"family":"Børresen-Dale","given":"Anne-Lise"},{"family":"Caesar-Johnson","given":"Samantha J."},{"family":"Cafferkey","given":"Andy"},{"family":"Cahill","given":"Declan"},{"f</vt:lpwstr>
  </property>
  <property fmtid="{D5CDD505-2E9C-101B-9397-08002B2CF9AE}" pid="371" name="ZOTERO_BREF_HAsxUjHZcJ4v_35">
    <vt:lpwstr>amily":"Calabrese","given":"Claudia"},{"family":"Caldas","given":"Carlos"},{"family":"Calvo","given":"Fabien"},{"family":"Camacho","given":"Niedzica"},{"family":"Campbell","given":"Peter J."},{"family":"Campo","given":"Elias"},{"family":"Cantù","given":"C</vt:lpwstr>
  </property>
  <property fmtid="{D5CDD505-2E9C-101B-9397-08002B2CF9AE}" pid="372" name="ZOTERO_BREF_HAsxUjHZcJ4v_36">
    <vt:lpwstr>inzia"},{"family":"Cao","given":"Shaolong"},{"family":"Carey","given":"Thomas E."},{"family":"Carlevaro-Fita","given":"Joana"},{"family":"Carlsen","given":"Rebecca"},{"family":"Cataldo","given":"Ivana"},{"family":"Cazzola","given":"Mario"},{"family":"Cebo</vt:lpwstr>
  </property>
  <property fmtid="{D5CDD505-2E9C-101B-9397-08002B2CF9AE}" pid="373" name="ZOTERO_BREF_HAsxUjHZcJ4v_37">
    <vt:lpwstr>n","given":"Jonathan"},{"family":"Cerfolio","given":"Robert"},{"family":"Chadwick","given":"Dianne E."},{"family":"Chakravarty","given":"Dimple"},{"family":"Chalmers","given":"Don"},{"family":"Chan","given":"Calvin Wing Yiu"},{"family":"Chan","given":"Kin</vt:lpwstr>
  </property>
  <property fmtid="{D5CDD505-2E9C-101B-9397-08002B2CF9AE}" pid="374" name="ZOTERO_BREF_HAsxUjHZcJ4v_38">
    <vt:lpwstr>"},{"family":"Chan-Seng-Yue","given":"Michelle"},{"family":"Chandan","given":"Vishal S."},{"family":"Chang","given":"David K."},{"family":"Chanock","given":"Stephen J."},{"family":"Chantrill","given":"Lorraine A."},{"family":"Chateigner","given":"Aurélien</vt:lpwstr>
  </property>
  <property fmtid="{D5CDD505-2E9C-101B-9397-08002B2CF9AE}" pid="375" name="ZOTERO_BREF_HAsxUjHZcJ4v_39">
    <vt:lpwstr>"},{"family":"Chatterjee","given":"Nilanjan"},{"family":"Chayama","given":"Kazuaki"},{"family":"Chen","given":"Hsiao-Wei"},{"family":"Chen","given":"Jieming"},{"family":"Chen","given":"Ken"},{"family":"Chen","given":"Yiwen"},{"family":"Chen","given":"Zhao</vt:lpwstr>
  </property>
  <property fmtid="{D5CDD505-2E9C-101B-9397-08002B2CF9AE}" pid="37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77" name="ZOTERO_BREF_HAsxUjHZcJ4v_40">
    <vt:lpwstr>hong"},{"family":"Cherniack","given":"Andrew D."},{"family":"Chien","given":"Jeremy"},{"family":"Chiew","given":"Yoke-Eng"},{"family":"Chin","given":"Suet-Feung"},{"family":"Cho","given":"Juok"},{"family":"Cho","given":"Sunghoon"},{"family":"Choi","given"</vt:lpwstr>
  </property>
  <property fmtid="{D5CDD505-2E9C-101B-9397-08002B2CF9AE}" pid="378" name="ZOTERO_BREF_HAsxUjHZcJ4v_41">
    <vt:lpwstr>:"Jung Kyoon"},{"family":"Choi","given":"Wan"},{"family":"Chomienne","given":"Christine"},{"family":"Chong","given":"Zechen"},{"family":"Choo","given":"Su Pin"},{"family":"Chou","given":"Angela"},{"family":"Christ","given":"Angelika N."},{"family":"Christ</vt:lpwstr>
  </property>
  <property fmtid="{D5CDD505-2E9C-101B-9397-08002B2CF9AE}" pid="379" name="ZOTERO_BREF_HAsxUjHZcJ4v_42">
    <vt:lpwstr>ie","given":"Elizabeth L."},{"family":"Chuah","given":"Eric"},{"family":"Cibulskis","given":"Carrie"},{"family":"Cibulskis","given":"Kristian"},{"family":"Cingarlini","given":"Sara"},{"family":"Clapham","given":"Peter"},{"family":"Claviez","given":"Alexan</vt:lpwstr>
  </property>
  <property fmtid="{D5CDD505-2E9C-101B-9397-08002B2CF9AE}" pid="380" name="ZOTERO_BREF_HAsxUjHZcJ4v_43">
    <vt:lpwstr>der"},{"family":"Cleary","given":"Sean"},{"family":"Cloonan","given":"Nicole"},{"family":"Cmero","given":"Marek"},{"family":"Collins","given":"Colin C."},{"family":"Connor","given":"Ashton A."},{"family":"Cooke","given":"Susanna L."},{"family":"Cooper","g</vt:lpwstr>
  </property>
  <property fmtid="{D5CDD505-2E9C-101B-9397-08002B2CF9AE}" pid="381" name="ZOTERO_BREF_HAsxUjHZcJ4v_44">
    <vt:lpwstr>iven":"Colin S."},{"family":"Cope","given":"Leslie"},{"family":"Corbo","given":"Vincenzo"},{"family":"Cordes","given":"Matthew G."},{"family":"Cordner","given":"Stephen M."},{"family":"Cortés-Ciriano","given":"Isidro"},{"family":"Covington","given":"Kyle"</vt:lpwstr>
  </property>
  <property fmtid="{D5CDD505-2E9C-101B-9397-08002B2CF9AE}" pid="382" name="ZOTERO_BREF_HAsxUjHZcJ4v_45">
    <vt:lpwstr>},{"family":"Cowin","given":"Prue A."},{"family":"Craft","given":"Brian"},{"family":"Craft","given":"David"},{"family":"Creighton","given":"Chad J."},{"family":"Cun","given":"Yupeng"},{"family":"Curley","given":"Erin"},{"family":"Cutcutache","given":"Ioan</vt:lpwstr>
  </property>
  <property fmtid="{D5CDD505-2E9C-101B-9397-08002B2CF9AE}" pid="383" name="ZOTERO_BREF_HAsxUjHZcJ4v_46">
    <vt:lpwstr>a"},{"family":"Czajka","given":"Karolina"},{"family":"Czerniak","given":"Bogdan"},{"family":"Dagg","given":"Rebecca A."},{"family":"Danilova","given":"Ludmila"},{"family":"Davi","given":"Maria Vittoria"},{"family":"Davidson","given":"Natalie R."},{"family</vt:lpwstr>
  </property>
  <property fmtid="{D5CDD505-2E9C-101B-9397-08002B2CF9AE}" pid="384" name="ZOTERO_BREF_HAsxUjHZcJ4v_47">
    <vt:lpwstr>":"Davies","given":"Helen"},{"family":"Davis","given":"Ian J."},{"family":"Davis-Dusenbery","given":"Brandi N."},{"family":"Dawson","given":"Kevin J."},{"family":"De La Vega","given":"Francisco M."},{"family":"De Paoli-Iseppi","given":"Ricardo"},{"family"</vt:lpwstr>
  </property>
  <property fmtid="{D5CDD505-2E9C-101B-9397-08002B2CF9AE}" pid="385" name="ZOTERO_BREF_HAsxUjHZcJ4v_48">
    <vt:lpwstr>:"Defreitas","given":"Timothy"},{"family":"Tos","given":"Angelo P. Dei"},{"family":"Delaneau","given":"Olivier"},{"family":"Demchok","given":"John A."},{"family":"Demeulemeester","given":"Jonas"},{"family":"Demidov","given":"German M."},{"family":"Demirci</vt:lpwstr>
  </property>
  <property fmtid="{D5CDD505-2E9C-101B-9397-08002B2CF9AE}" pid="386" name="ZOTERO_BREF_HAsxUjHZcJ4v_49">
    <vt:lpwstr>oğlu","given":"Deniz"},{"family":"Dennis","given":"Nening M."},{"family":"Denroche","given":"Robert E."},{"family":"Dentro","given":"Stefan C."},{"family":"Desai","given":"Nikita"},{"family":"Deshpande","given":"Vikram"},{"family":"Deshwar","given":"Amit </vt:lpwstr>
  </property>
  <property fmtid="{D5CDD505-2E9C-101B-9397-08002B2CF9AE}" pid="38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88" name="ZOTERO_BREF_HAsxUjHZcJ4v_50">
    <vt:lpwstr>G."},{"family":"Desmedt","given":"Christine"},{"family":"Deu-Pons","given":"Jordi"},{"family":"Dhalla","given":"Noreen"},{"family":"Dhani","given":"Neesha C."},{"family":"Dhingra","given":"Priyanka"},{"family":"Dhir","given":"Rajiv"},{"family":"DiBiase","</vt:lpwstr>
  </property>
  <property fmtid="{D5CDD505-2E9C-101B-9397-08002B2CF9AE}" pid="389" name="ZOTERO_BREF_HAsxUjHZcJ4v_51">
    <vt:lpwstr>given":"Anthony"},{"family":"Diamanti","given":"Klev"},{"family":"Ding","given":"Li"},{"family":"Ding","given":"Shuai"},{"family":"Dinh","given":"Huy Q."},{"family":"Dirix","given":"Luc"},{"family":"Doddapaneni","given":"HarshaVardhan"},{"family":"Donmez"</vt:lpwstr>
  </property>
  <property fmtid="{D5CDD505-2E9C-101B-9397-08002B2CF9AE}" pid="390" name="ZOTERO_BREF_HAsxUjHZcJ4v_52">
    <vt:lpwstr>,"given":"Nilgun"},{"family":"Dow","given":"Michelle T."},{"family":"Drapkin","given":"Ronny"},{"family":"Drechsel","given":"Oliver"},{"family":"Drews","given":"Ruben M."},{"family":"Serge","given":"Serge"},{"family":"Dudderidge","given":"Tim"},{"family":</vt:lpwstr>
  </property>
  <property fmtid="{D5CDD505-2E9C-101B-9397-08002B2CF9AE}" pid="391" name="ZOTERO_BREF_HAsxUjHZcJ4v_53">
    <vt:lpwstr>"Dueso-Barroso","given":"Ana"},{"family":"Dunford","given":"Andrew J."},{"family":"Dunn","given":"Michael"},{"family":"Dursi","given":"Lewis Jonathan"},{"family":"Duthie","given":"Fraser R."},{"family":"Dutton-Regester","given":"Ken"},{"family":"Eagles","</vt:lpwstr>
  </property>
  <property fmtid="{D5CDD505-2E9C-101B-9397-08002B2CF9AE}" pid="392" name="ZOTERO_BREF_HAsxUjHZcJ4v_54">
    <vt:lpwstr>given":"Jenna"},{"family":"Easton","given":"Douglas F."},{"family":"Edmonds","given":"Stuart"},{"family":"Edwards","given":"Paul A."},{"family":"Edwards","given":"Sandra E."},{"family":"Eeles","given":"Rosalind A."},{"family":"Ehinger","given":"Anna"},{"f</vt:lpwstr>
  </property>
  <property fmtid="{D5CDD505-2E9C-101B-9397-08002B2CF9AE}" pid="393" name="ZOTERO_BREF_HAsxUjHZcJ4v_55">
    <vt:lpwstr>amily":"Eils","given":"Juergen"},{"family":"Eils","given":"Roland"},{"family":"El-Naggar","given":"Adel"},{"family":"Eldridge","given":"Matthew"},{"family":"Ellrott","given":"Kyle"},{"family":"Erkek","given":"Serap"},{"family":"Escaramis","given":"Georgia</vt:lpwstr>
  </property>
  <property fmtid="{D5CDD505-2E9C-101B-9397-08002B2CF9AE}" pid="394" name="ZOTERO_BREF_HAsxUjHZcJ4v_56">
    <vt:lpwstr>"},{"family":"Espiritu","given":"Shadrielle M. G."},{"family":"Estivill","given":"Xavier"},{"family":"Etemadmoghadam","given":"Dariush"},{"family":"Eyfjord","given":"Jorunn E."},{"family":"Faltas","given":"Bishoy M."},{"family":"Fan","given":"Daiming"},{"</vt:lpwstr>
  </property>
  <property fmtid="{D5CDD505-2E9C-101B-9397-08002B2CF9AE}" pid="395" name="ZOTERO_BREF_HAsxUjHZcJ4v_57">
    <vt:lpwstr>family":"Faquin","given":"William C."},{"family":"Farcas","given":"Claudiu"},{"family":"Fassan","given":"Matteo"},{"family":"Fatima","given":"Aquila"},{"family":"Favero","given":"Francesco"},{"family":"Fayzullaev","given":"Nodirjon"},{"family":"Felau","gi</vt:lpwstr>
  </property>
  <property fmtid="{D5CDD505-2E9C-101B-9397-08002B2CF9AE}" pid="396" name="ZOTERO_BREF_HAsxUjHZcJ4v_58">
    <vt:lpwstr>ven":"Ina"},{"family":"Fereday","given":"Sian"},{"family":"Ferguson","given":"Martin L."},{"family":"Ferretti","given":"Vincent"},{"family":"Feuerbach","given":"Lars"},{"family":"Field","given":"Matthew A."},{"family":"Fink","given":"J. Lynn"},{"family":"</vt:lpwstr>
  </property>
  <property fmtid="{D5CDD505-2E9C-101B-9397-08002B2CF9AE}" pid="397" name="ZOTERO_BREF_HAsxUjHZcJ4v_59">
    <vt:lpwstr>Finocchiaro","given":"Gaetano"},{"family":"Fisher","given":"Cyril"},{"family":"Fittall","given":"Matthew W."},{"family":"Fitzgerald","given":"Anna"},{"family":"Fitzgerald","given":"Rebecca C."},{"family":"Flanagan","given":"Adrienne M."},{"family":"Fleshn</vt:lpwstr>
  </property>
  <property fmtid="{D5CDD505-2E9C-101B-9397-08002B2CF9AE}" pid="39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99" name="ZOTERO_BREF_HAsxUjHZcJ4v_60">
    <vt:lpwstr>er","given":"Neil E."},{"family":"Flicek","given":"Paul"},{"family":"Foekens","given":"John A."},{"family":"Fong","given":"Kwun M."},{"family":"Fonseca","given":"Nuno A."},{"family":"Foster","given":"Christopher S."},{"family":"Fox","given":"Natalie S."},</vt:lpwstr>
  </property>
  <property fmtid="{D5CDD505-2E9C-101B-9397-08002B2CF9AE}" pid="400" name="ZOTERO_BREF_HAsxUjHZcJ4v_61">
    <vt:lpwstr>{"family":"Fraser","given":"Michael"},{"family":"Frazer","given":"Scott"},{"family":"Frenkel-Morgenstern","given":"Milana"},{"family":"Friedman","given":"William"},{"family":"Frigola","given":"Joan"},{"family":"Fronick","given":"Catrina C."},{"family":"Fu</vt:lpwstr>
  </property>
  <property fmtid="{D5CDD505-2E9C-101B-9397-08002B2CF9AE}" pid="401" name="ZOTERO_BREF_HAsxUjHZcJ4v_62">
    <vt:lpwstr>jimoto","given":"Akihiro"},{"family":"Fujita","given":"Masashi"},{"family":"Fukayama","given":"Masashi"},{"family":"Fulton","given":"Lucinda A."},{"family":"Fulton","given":"Robert S."},{"family":"Furuta","given":"Mayuko"},{"family":"Futreal","given":"P. </vt:lpwstr>
  </property>
  <property fmtid="{D5CDD505-2E9C-101B-9397-08002B2CF9AE}" pid="402" name="ZOTERO_BREF_HAsxUjHZcJ4v_63">
    <vt:lpwstr>Andrew"},{"family":"Füllgrabe","given":"Anja"},{"family":"Gabriel","given":"Stacey B."},{"family":"Gallinger","given":"Steven"},{"family":"Gambacorti-Passerini","given":"Carlo"},{"family":"Gao","given":"Jianjiong"},{"family":"Gao","given":"Shengjie"},{"fa</vt:lpwstr>
  </property>
  <property fmtid="{D5CDD505-2E9C-101B-9397-08002B2CF9AE}" pid="403" name="ZOTERO_BREF_HAsxUjHZcJ4v_64">
    <vt:lpwstr>mily":"Garraway","given":"Levi"},{"family":"Garred","given":"Øystein"},{"family":"Garrison","given":"Erik"},{"family":"Garsed","given":"Dale W."},{"family":"Gehlenborg","given":"Nils"},{"family":"Gelpi","given":"Josep L. L."},{"family":"George","given":"J</vt:lpwstr>
  </property>
  <property fmtid="{D5CDD505-2E9C-101B-9397-08002B2CF9AE}" pid="404" name="ZOTERO_BREF_HAsxUjHZcJ4v_65">
    <vt:lpwstr>oshy"},{"family":"Gerhard","given":"Daniela S."},{"family":"Gerhauser","given":"Clarissa"},{"family":"Gershenwald","given":"Jeffrey E."},{"family":"Gerstein","given":"Mark"},{"family":"Gerstung","given":"Moritz"},{"family":"Getz","given":"Gad"},{"family":</vt:lpwstr>
  </property>
  <property fmtid="{D5CDD505-2E9C-101B-9397-08002B2CF9AE}" pid="405" name="ZOTERO_BREF_HAsxUjHZcJ4v_66">
    <vt:lpwstr>"Ghori","given":"Mohammed"},{"family":"Ghossein","given":"Ronald"},{"family":"Giama","given":"Nasra H."},{"family":"Gibbs","given":"Richard A."},{"family":"Gibson","given":"Bob"},{"family":"Gill","given":"Anthony J."},{"family":"Gill","given":"Pelvender"}</vt:lpwstr>
  </property>
  <property fmtid="{D5CDD505-2E9C-101B-9397-08002B2CF9AE}" pid="406" name="ZOTERO_BREF_HAsxUjHZcJ4v_67">
    <vt:lpwstr>,{"family":"Giri","given":"Dilip D."},{"family":"Glodzik","given":"Dominik"},{"family":"Gnanapragasam","given":"Vincent J."},{"family":"Goebler","given":"Maria Elisabeth"},{"family":"Goldman","given":"Mary J."},{"family":"Gomez","given":"Carmen"},{"family</vt:lpwstr>
  </property>
  <property fmtid="{D5CDD505-2E9C-101B-9397-08002B2CF9AE}" pid="407" name="ZOTERO_BREF_HAsxUjHZcJ4v_68">
    <vt:lpwstr>":"Gonzalez","given":"Santiago"},{"family":"Gonzalez-Perez","given":"Abel"},{"family":"Gordenin","given":"Dmitry A."},{"family":"Gossage","given":"James"},{"family":"Gotoh","given":"Kunihito"},{"family":"Govindan","given":"Ramaswamy"},{"family":"Grabau","</vt:lpwstr>
  </property>
  <property fmtid="{D5CDD505-2E9C-101B-9397-08002B2CF9AE}" pid="408" name="ZOTERO_BREF_HAsxUjHZcJ4v_69">
    <vt:lpwstr>given":"Dorthe"},{"family":"Graham","given":"Janet S."},{"family":"Grant","given":"Robert C."},{"family":"Green","given":"Anthony R."},{"family":"Green","given":"Eric"},{"family":"Greger","given":"Liliana"},{"family":"Grehan","given":"Nicola"},{"family":"</vt:lpwstr>
  </property>
  <property fmtid="{D5CDD505-2E9C-101B-9397-08002B2CF9AE}" pid="40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10" name="ZOTERO_BREF_HAsxUjHZcJ4v_70">
    <vt:lpwstr>Grimaldi","given":"Sonia"},{"family":"Grimmond","given":"Sean M."},{"family":"Grossman","given":"Robert L."},{"family":"Gundem","given":"Gunes"},{"family":"Guo","given":"Qianyun"},{"family":"Gupta","given":"Manaswi"},{"family":"Gupta","given":"Shailja"},{</vt:lpwstr>
  </property>
  <property fmtid="{D5CDD505-2E9C-101B-9397-08002B2CF9AE}" pid="411" name="ZOTERO_BREF_HAsxUjHZcJ4v_71">
    <vt:lpwstr>"family":"Gut","given":"Ivo G."},{"family":"Gut","given":"Marta"},{"family":"Göke","given":"Jonathan"},{"family":"Ha","given":"Gavin"},{"family":"Haake","given":"Andrea"},{"family":"Haan","given":"David"},{"family":"Haas","given":"Siegfried"},{"family":"H</vt:lpwstr>
  </property>
  <property fmtid="{D5CDD505-2E9C-101B-9397-08002B2CF9AE}" pid="412" name="ZOTERO_BREF_HAsxUjHZcJ4v_72">
    <vt:lpwstr>aase","given":"Kerstin"},{"family":"Haber","given":"James E."},{"family":"Habermann","given":"Nina"},{"family":"Hach","given":"Faraz"},{"family":"Haider","given":"Syed"},{"family":"Hama","given":"Natsuko"},{"family":"Hamdy","given":"Freddie C."},{"family"</vt:lpwstr>
  </property>
  <property fmtid="{D5CDD505-2E9C-101B-9397-08002B2CF9AE}" pid="413" name="ZOTERO_BREF_HAsxUjHZcJ4v_73">
    <vt:lpwstr>:"Hamilton","given":"Anne"},{"family":"Hamilton","given":"Mark P."},{"family":"Han","given":"Leng"},{"family":"Hanna","given":"George B."},{"family":"Hansmann","given":"Martin"},{"family":"Haradhvala","given":"Nicholas J."},{"family":"Harismendy","given":</vt:lpwstr>
  </property>
  <property fmtid="{D5CDD505-2E9C-101B-9397-08002B2CF9AE}" pid="414" name="ZOTERO_BREF_HAsxUjHZcJ4v_74">
    <vt:lpwstr>"Olivier"},{"family":"Harliwong","given":"Ivon"},{"family":"Harmanci","given":"Arif O."},{"family":"Harrington","given":"Eoghan"},{"family":"Hasegawa","given":"Takanori"},{"family":"Haussler","given":"David"},{"family":"Hawkins","given":"Steve"},{"family"</vt:lpwstr>
  </property>
  <property fmtid="{D5CDD505-2E9C-101B-9397-08002B2CF9AE}" pid="415" name="ZOTERO_BREF_HAsxUjHZcJ4v_75">
    <vt:lpwstr>:"Hayami","given":"Shinya"},{"family":"Hayashi","given":"Shuto"},{"family":"Hayes","given":"D. Neil"},{"family":"Hayes","given":"Stephen J."},{"family":"Hayward","given":"Nicholas K."},{"family":"Hazell","given":"Steven"},{"family":"He","given":"Yao"},{"f</vt:lpwstr>
  </property>
  <property fmtid="{D5CDD505-2E9C-101B-9397-08002B2CF9AE}" pid="416" name="ZOTERO_BREF_HAsxUjHZcJ4v_76">
    <vt:lpwstr>amily":"Heath","given":"Allison P."},{"family":"Heath","given":"Simon C."},{"family":"Hedley","given":"David"},{"family":"Hegde","given":"Apurva M."},{"family":"Heiman","given":"David I."},{"family":"Heinold","given":"Michael C."},{"family":"Heins","given</vt:lpwstr>
  </property>
  <property fmtid="{D5CDD505-2E9C-101B-9397-08002B2CF9AE}" pid="417" name="ZOTERO_BREF_HAsxUjHZcJ4v_77">
    <vt:lpwstr>":"Zachary"},{"family":"Heisler","given":"Lawrence E."},{"family":"Hellstrom-Lindberg","given":"Eva"},{"family":"Helmy","given":"Mohamed"},{"family":"Heo","given":"Seong Gu"},{"family":"Hepperla","given":"Austin J."},{"family":"Heredia-Genestar","given":"</vt:lpwstr>
  </property>
  <property fmtid="{D5CDD505-2E9C-101B-9397-08002B2CF9AE}" pid="418" name="ZOTERO_BREF_HAsxUjHZcJ4v_78">
    <vt:lpwstr>José María"},{"family":"Herrmann","given":"Carl"},{"family":"Hersey","given":"Peter"},{"family":"Hess","given":"Julian M."},{"family":"Hilmarsdottir","given":"Holmfridur"},{"family":"Hinton","given":"Jonathan"},{"family":"Hirano","given":"Satoshi"},{"fami</vt:lpwstr>
  </property>
  <property fmtid="{D5CDD505-2E9C-101B-9397-08002B2CF9AE}" pid="419" name="ZOTERO_BREF_HAsxUjHZcJ4v_79">
    <vt:lpwstr>ly":"Hiraoka","given":"Nobuyoshi"},{"family":"Hoadley","given":"Katherine A."},{"family":"Hobolth","given":"Asger"},{"family":"Hodzic","given":"Ermin"},{"family":"Hoell","given":"Jessica I."},{"family":"Hoffmann","given":"Steve"},{"family":"Hofmann","give</vt:lpwstr>
  </property>
  <property fmtid="{D5CDD505-2E9C-101B-9397-08002B2CF9AE}" pid="42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21" name="ZOTERO_BREF_HAsxUjHZcJ4v_80">
    <vt:lpwstr>n":"Oliver"},{"family":"Holbrook","given":"Andrea"},{"family":"Holik","given":"Aliaksei Z."},{"family":"Hollingsworth","given":"Michael A."},{"family":"Holmes","given":"Oliver"},{"family":"Holt","given":"Robert A."},{"family":"Hong","given":"Chen"},{"fami</vt:lpwstr>
  </property>
  <property fmtid="{D5CDD505-2E9C-101B-9397-08002B2CF9AE}" pid="422" name="ZOTERO_BREF_HAsxUjHZcJ4v_81">
    <vt:lpwstr>ly":"Hong","given":"Eun Pyo"},{"family":"Hong","given":"Jongwhi H."},{"family":"Hooijer","given":"Gerrit K."},{"family":"Hornshøj","given":"Henrik"},{"family":"Hosoda","given":"Fumie"},{"family":"Hou","given":"Yong"},{"family":"Hovestadt","given":"Volker"</vt:lpwstr>
  </property>
  <property fmtid="{D5CDD505-2E9C-101B-9397-08002B2CF9AE}" pid="423" name="ZOTERO_BREF_HAsxUjHZcJ4v_82">
    <vt:lpwstr>},{"family":"Howat","given":"William"},{"family":"Hoyle","given":"Alan P."},{"family":"Hruban","given":"Ralph H."},{"family":"Hu","given":"Jianhong"},{"family":"Hu","given":"Taobo"},{"family":"Hua","given":"Xing"},{"family":"Huang","given":"Kuan-lin"},{"f</vt:lpwstr>
  </property>
  <property fmtid="{D5CDD505-2E9C-101B-9397-08002B2CF9AE}" pid="424" name="ZOTERO_BREF_HAsxUjHZcJ4v_83">
    <vt:lpwstr>amily":"Huang","given":"Mei"},{"family":"Huang","given":"Mi Ni"},{"family":"Huang","given":"Vincent"},{"family":"Huang","given":"Yi"},{"family":"Huber","given":"Wolfgang"},{"family":"Hudson","given":"Thomas J."},{"family":"Hummel","given":"Michael"},{"fam</vt:lpwstr>
  </property>
  <property fmtid="{D5CDD505-2E9C-101B-9397-08002B2CF9AE}" pid="425" name="ZOTERO_BREF_HAsxUjHZcJ4v_84">
    <vt:lpwstr>ily":"Hung","given":"Jillian A."},{"family":"Huntsman","given":"David"},{"family":"Hupp","given":"Ted R."},{"family":"Huse","given":"Jason"},{"family":"Huska","given":"Matthew R."},{"family":"Hutter","given":"Barbara"},{"family":"Hutter","given":"Carolyn </vt:lpwstr>
  </property>
  <property fmtid="{D5CDD505-2E9C-101B-9397-08002B2CF9AE}" pid="42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27" name="ZOTERO_BREF_HAsxUjHZcJ4v_86">
    <vt:lpwstr>m B."},{"family":"Isaev","given":"Keren"},{"family":"Ishikawa","given":"Shumpei"},{"family":"Iskar","given":"Murat"},{"family":"Islam","given":"S. M. Ashiqul"},{"family":"Ittmann","given":"Michael"},{"family":"Ivkovic","given":"Sinisa"},{"family":"Izarzug</vt:lpwstr>
  </property>
  <property fmtid="{D5CDD505-2E9C-101B-9397-08002B2CF9AE}" pid="428" name="ZOTERO_BREF_HAsxUjHZcJ4v_87">
    <vt:lpwstr>aza","given":"Jose M. G."},{"family":"Jacquemier","given":"Jocelyne"},{"family":"Jakrot","given":"Valerie"},{"family":"Jamieson","given":"Nigel B."},{"family":"Jang","given":"Gun Ho"},{"family":"Jang","given":"Se Jin"},{"family":"Jayaseelan","given":"Joy </vt:lpwstr>
  </property>
  <property fmtid="{D5CDD505-2E9C-101B-9397-08002B2CF9AE}" pid="429" name="ZOTERO_BREF_HAsxUjHZcJ4v_88">
    <vt:lpwstr>C."},{"family":"Jayasinghe","given":"Reyka"},{"family":"Jefferys","given":"Stuart R."},{"family":"Jegalian","given":"Karine"},{"family":"Jennings","given":"Jennifer L."},{"family":"Jeon","given":"Seung-Hyup"},{"family":"Jerman","given":"Lara"},{"family":"</vt:lpwstr>
  </property>
  <property fmtid="{D5CDD505-2E9C-101B-9397-08002B2CF9AE}" pid="430" name="ZOTERO_BREF_HAsxUjHZcJ4v_89">
    <vt:lpwstr>Ji","given":"Yuan"},{"family":"Jiao","given":"Wei"},{"family":"Johansson","given":"Peter A."},{"family":"Johns","given":"Amber L."},{"family":"Johns","given":"Jeremy"},{"family":"Johnson","given":"Rory"},{"family":"Johnson","given":"Todd A."},{"family":"J</vt:lpwstr>
  </property>
  <property fmtid="{D5CDD505-2E9C-101B-9397-08002B2CF9AE}" pid="43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32" name="ZOTERO_BREF_HAsxUjHZcJ4v_90">
    <vt:lpwstr>olly","given":"Clemency"},{"family":"Joly","given":"Yann"},{"family":"Jonasson","given":"Jon G."},{"family":"Jones","given":"Corbin D."},{"family":"Jones","given":"David R."},{"family":"Jones","given":"David T. W."},{"family":"Jones","given":"Nic"},{"fami</vt:lpwstr>
  </property>
  <property fmtid="{D5CDD505-2E9C-101B-9397-08002B2CF9AE}" pid="433" name="ZOTERO_BREF_HAsxUjHZcJ4v_91">
    <vt:lpwstr>ly":"Jones","given":"Steven J. M."},{"family":"Jonkers","given":"Jos"},{"family":"Ju","given":"Young Seok"},{"family":"Juhl","given":"Hartmut"},{"family":"Jung","given":"Jongsun"},{"family":"Juul","given":"Malene"},{"family":"Juul","given":"Randi Istrup"}</vt:lpwstr>
  </property>
  <property fmtid="{D5CDD505-2E9C-101B-9397-08002B2CF9AE}" pid="434" name="ZOTERO_BREF_HAsxUjHZcJ4v_92">
    <vt:lpwstr>,{"family":"Juul","given":"Sissel"},{"family":"Jäger","given":"Natalie"},{"family":"Kahles","given":"Andre"},{"family":"Kahraman","given":"Abdullah"},{"family":"Kaiser","given":"Vera B."},{"family":"Kakavand","given":"Hojabr"},{"family":"Kalimuthu","given</vt:lpwstr>
  </property>
  <property fmtid="{D5CDD505-2E9C-101B-9397-08002B2CF9AE}" pid="435" name="ZOTERO_BREF_HAsxUjHZcJ4v_93">
    <vt:lpwstr>":"Sangeetha"},{"family":"Kalle","given":"Christof","non-dropping-particle":"von"},{"family":"Kang","given":"Koo Jeong"},{"family":"Karlan","given":"Beth"},{"family":"Karlić","given":"Rosa"},{"family":"Karsch","given":"Dennis"},{"family":"Kasaian","given"</vt:lpwstr>
  </property>
  <property fmtid="{D5CDD505-2E9C-101B-9397-08002B2CF9AE}" pid="436" name="ZOTERO_BREF_HAsxUjHZcJ4v_94">
    <vt:lpwstr>:"Katayoon"},{"family":"Kassahn","given":"Karin S."},{"family":"Katai","given":"Hitoshi"},{"family":"Kato","given":"Mamoru"},{"family":"Katoh","given":"Hiroto"},{"family":"Kawakami","given":"Yoshiiku"},{"family":"Kay","given":"Jonathan D."},{"family":"Kaz</vt:lpwstr>
  </property>
  <property fmtid="{D5CDD505-2E9C-101B-9397-08002B2CF9AE}" pid="437" name="ZOTERO_BREF_HAsxUjHZcJ4v_95">
    <vt:lpwstr>akoff","given":"Stephen H."},{"family":"Kazanov","given":"Marat D."},{"family":"Keays","given":"Maria"},{"family":"Kebebew","given":"Electron"},{"family":"Kefford","given":"Richard F."},{"family":"Kellis","given":"Manolis"},{"family":"Kench","given":"Jame</vt:lpwstr>
  </property>
  <property fmtid="{D5CDD505-2E9C-101B-9397-08002B2CF9AE}" pid="438" name="ZOTERO_BREF_HAsxUjHZcJ4v_96">
    <vt:lpwstr>s G."},{"family":"Kennedy","given":"Catherine J."},{"family":"Kerssemakers","given":"Jules N. A."},{"family":"Khoo","given":"David"},{"family":"Khoo","given":"Vincent"},{"family":"Khuntikeo","given":"Narong"},{"family":"Khurana","given":"Ekta"},{"family":</vt:lpwstr>
  </property>
  <property fmtid="{D5CDD505-2E9C-101B-9397-08002B2CF9AE}" pid="439" name="ZOTERO_BREF_HAsxUjHZcJ4v_97">
    <vt:lpwstr>"Kilpinen","given":"Helena"},{"family":"Kim","given":"Hark Kyun"},{"family":"Kim","given":"Hyung-Lae"},{"family":"Kim","given":"Hyung-Yong"},{"family":"Kim","given":"Hyunghwan"},{"family":"Kim","given":"Jaegil"},{"family":"Kim","given":"Jihoon"},{"family"</vt:lpwstr>
  </property>
  <property fmtid="{D5CDD505-2E9C-101B-9397-08002B2CF9AE}" pid="440" name="ZOTERO_BREF_HAsxUjHZcJ4v_98">
    <vt:lpwstr>:"Kim","given":"Jong K."},{"family":"Kim","given":"Youngwook"},{"family":"King","given":"Tari A."},{"family":"Klapper","given":"Wolfram"},{"family":"Kleinheinz","given":"Kortine"},{"family":"Klimczak","given":"Leszek J."},{"family":"Knappskog","given":"St</vt:lpwstr>
  </property>
  <property fmtid="{D5CDD505-2E9C-101B-9397-08002B2CF9AE}" pid="441" name="ZOTERO_BREF_HAsxUjHZcJ4v_99">
    <vt:lpwstr>ian"},{"family":"Kneba","given":"Michael"},{"family":"Knoppers","given":"Bartha M."},{"family":"Koh","given":"Youngil"},{"family":"Komorowski","given":"Jan"},{"family":"Komura","given":"Daisuke"},{"family":"Komura","given":"Mitsuhiro"},{"family":"Kong","g</vt:lpwstr>
  </property>
  <property fmtid="{D5CDD505-2E9C-101B-9397-08002B2CF9AE}" pid="44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43" name="ZOTERO_BREF_IM4gJ3yQ6hq2_10">
    <vt:lpwstr>"}],"issued":{"date-parts":[["2016",11,4]]}}},{"id":"2y6IgBtE/nwqZ6Nfh","uris":["http://zotero.org/users/14858941/items/MRBGYGMA"],"itemData":{"id":703,"type":"article-journal","abstract":"Many traditional pharmacopeias include Aristolochia and related pl</vt:lpwstr>
  </property>
  <property fmtid="{D5CDD505-2E9C-101B-9397-08002B2CF9AE}" pid="44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4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4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4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4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4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5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51" name="ZOTERO_BREF_IM4gJ3yQ6hq2_18">
    <vt:lpwstr>y":"Huang","given":"Mi Ni"},{"family":"Lim","given":"Jing Quan"},{"family":"Boot","given":"Arnoud"},{"family":"Yu","given":"Willie"},{"family":"Suzuki","given":"Yuka"},{"family":"Thangaraju","given":"Saranya"},{"family":"Ng","given":"Cedric C Y"},{"family</vt:lpwstr>
  </property>
  <property fmtid="{D5CDD505-2E9C-101B-9397-08002B2CF9AE}" pid="452" name="ZOTERO_BREF_IM4gJ3yQ6hq2_19">
    <vt:lpwstr>":"Tan","given":"Patrick"},{"family":"Pang","given":"See-Tong"},{"family":"Huang","given":"Hao-Yi"},{"family":"Yu","given":"Ming-Chin"},{"family":"Lee","given":"Po-Huang"},{"family":"Hsieh","given":"Sen-Yung"},{"family":"Chang","given":"Alex Y"},{"family"</vt:lpwstr>
  </property>
  <property fmtid="{D5CDD505-2E9C-101B-9397-08002B2CF9AE}" pid="453" name="ZOTERO_BREF_IM4gJ3yQ6hq2_2">
    <vt:lpwstr>ka-Kusibab et al. 2020; Boot et al. 2020)","noteIndex":0},"citationItems":[{"id":"2y6IgBtE/H9j8LhM0","uris":["http://zotero.org/users/14858941/items/D7AJ6DEW"],"itemData":{"id":719,"type":"article-journal","abstract":"Tobacco smoking increases the risk of</vt:lpwstr>
  </property>
  <property fmtid="{D5CDD505-2E9C-101B-9397-08002B2CF9AE}" pid="454" name="ZOTERO_BREF_IM4gJ3yQ6hq2_20">
    <vt:lpwstr>:"Bin","given":"†"},{"family":"Teh","given":"T"},{"family":"Steven","given":"†"},{"family":"Rozen","given":"G"}],"issued":{"date-parts":[["2017"]]}}},{"id":"2y6IgBtE/ZHI8kk9e","uris":["http://zotero.org/users/14858941/items/H6T3QXLU"],"itemData":{"id":715</vt:lpwstr>
  </property>
  <property fmtid="{D5CDD505-2E9C-101B-9397-08002B2CF9AE}" pid="45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5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5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5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5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60" name="ZOTERO_BREF_IM4gJ3yQ6hq2_26">
    <vt:lpwstr>l cancer","volume":"26","author":[{"family":"Dziubańska-Kusibab","given":"Paulina J."},{"family":"Berger","given":"Hilmar"},{"family":"Battistini","given":"Federica"},{"family":"Bouwman","given":"Britta A.M."},{"family":"Iftekhar","given":"Amina"},{"famil</vt:lpwstr>
  </property>
  <property fmtid="{D5CDD505-2E9C-101B-9397-08002B2CF9AE}" pid="461" name="ZOTERO_BREF_IM4gJ3yQ6hq2_27">
    <vt:lpwstr>y":"Katainen","given":"Riku"},{"family":"Cajuso","given":"Tatiana"},{"family":"Crosetto","given":"Nicola"},{"family":"Orozco","given":"Modesto"},{"family":"Aaltonen","given":"Lauri A."},{"family":"Meyer","given":"Thomas F."}],"issued":{"date-parts":[["202</vt:lpwstr>
  </property>
  <property fmtid="{D5CDD505-2E9C-101B-9397-08002B2CF9AE}" pid="462" name="ZOTERO_BREF_IM4gJ3yQ6hq2_28">
    <vt:lpwstr>0",7,1]]}}},{"id":"2y6IgBtE/oZHLjyJU","uris":["http://zotero.org/users/14858941/items/52N2VB8F"],"itemData":{"id":709,"type":"article-journal","abstract":"Mutational signatures can reveal the history of mutagenic processes that cells were exposed to befor</vt:lpwstr>
  </property>
  <property fmtid="{D5CDD505-2E9C-101B-9397-08002B2CF9AE}" pid="46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6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6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6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6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6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69" name="ZOTERO_BREF_IM4gJ3yQ6hq2_34">
    <vt:lpwstr>uthor":[{"family":"Boot","given":"Arnoud"},{"family":"Ng","given":"Alvin W.T."},{"family":"Chong","given":"Fui Teen"},{"family":"Ho","given":"Szu Chi"},{"family":"Yu","given":"Willie"},{"family":"Tan","given":"Daniel S.W."},{"family":"Iyer","given":"N. Go</vt:lpwstr>
  </property>
  <property fmtid="{D5CDD505-2E9C-101B-9397-08002B2CF9AE}" pid="470" name="ZOTERO_BREF_IM4gJ3yQ6hq2_35">
    <vt:lpwstr>palakrishna"},{"family":"Roze","given":"Steven G."}],"issued":{"date-parts":[["2020",6,1]]}}}],"schema":"https://github.com/citation-style-language/schema/raw/master/csl-citation.json"}</vt:lpwstr>
  </property>
  <property fmtid="{D5CDD505-2E9C-101B-9397-08002B2CF9AE}" pid="47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7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7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7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75" name="ZOTERO_BREF_IM4gJ3yQ6hq2_8">
    <vt:lpwstr>family":"Ju","given":"Young Seok"},{"family":"Haase","given":"Kerstin"},{"family":"Van Loo","given":"Peter"},{"family":"Martincorena","given":"Iñigo"},{"family":"Nik-Zainal","given":"Serena"},{"family":"Totoki","given":"Yasushi"},{"family":"Fujimoto","giv</vt:lpwstr>
  </property>
  <property fmtid="{D5CDD505-2E9C-101B-9397-08002B2CF9AE}" pid="476" name="ZOTERO_BREF_IM4gJ3yQ6hq2_9">
    <vt:lpwstr>en":"Akihiro"},{"family":"Nakagawa","given":"Hidewaki"},{"family":"Shibata","given":"Tatsuhiro"},{"family":"Campbell","given":"Peter J."},{"family":"Vineis","given":"Paolo"},{"family":"Phillips","given":"David H."},{"family":"Stratton","given":"Michael R.</vt:lpwstr>
  </property>
  <property fmtid="{D5CDD505-2E9C-101B-9397-08002B2CF9AE}" pid="47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78" name="ZOTERO_BREF_Icd6wZN2C4n7_10">
    <vt:lpwstr>ai"},{"family":"Wu","given":"Yang"},{"family":"Rozen","given":"Steven G"}],"issued":{"date-parts":[["2024"]]}}}],"schema":"https://github.com/citation-style-language/schema/raw/master/csl-citation.json"}</vt:lpwstr>
  </property>
  <property fmtid="{D5CDD505-2E9C-101B-9397-08002B2CF9AE}" pid="47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8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8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8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8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8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8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8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8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88" name="ZOTERO_BREF_Jmprd6S6YeS8_10">
    <vt:lpwstr>","given":"Neeltje"},{"family":"Bruijn","given":"Ewart","non-dropping-particle":"de"},{"family":"Shale","given":"Charles"},{"family":"Duyvesteyn","given":"Korneel"},{"family":"Haidari","given":"Susan"},{"family":"Hoeck","given":"Arne","non-dropping-partic</vt:lpwstr>
  </property>
  <property fmtid="{D5CDD505-2E9C-101B-9397-08002B2CF9AE}" pid="489" name="ZOTERO_BREF_Jmprd6S6YeS8_11">
    <vt:lpwstr>le":"van"},{"family":"Onstenk","given":"Wendy"},{"family":"Roepman","given":"Paul"},{"family":"Voda","given":"Mircea"},{"family":"Bloemendal","given":"Haiko J."},{"family":"Tjan-Heijnen","given":"Vivianne C.G."},{"family":"Herpen","given":"Carla M.L.","no</vt:lpwstr>
  </property>
  <property fmtid="{D5CDD505-2E9C-101B-9397-08002B2CF9AE}" pid="490" name="ZOTERO_BREF_Jmprd6S6YeS8_12">
    <vt:lpwstr>n-dropping-particle":"van"},{"family":"Labots","given":"Mariette"},{"family":"Witteveen","given":"Petronella O."},{"family":"Smit","given":"Egbert F."},{"family":"Sleijfer","given":"Stefan"},{"family":"Voest","given":"Emile E."},{"family":"Cuppen","given"</vt:lpwstr>
  </property>
  <property fmtid="{D5CDD505-2E9C-101B-9397-08002B2CF9AE}" pid="491" name="ZOTERO_BREF_Jmprd6S6YeS8_13">
    <vt:lpwstr>:"Edwin"}],"issued":{"date-parts":[["2019",11,7]]}}}],"schema":"https://github.com/citation-style-language/schema/raw/master/csl-citation.json"}</vt:lpwstr>
  </property>
  <property fmtid="{D5CDD505-2E9C-101B-9397-08002B2CF9AE}" pid="49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49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49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49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49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49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49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49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00" name="ZOTERO_BREF_JvwdUEeJfzJa_1">
    <vt:lpwstr>ZOTERO_ITEM CSL_CITATION {"citationID":"earEN8hA","properties":{"formattedCitation":"(Hoang et al. 2013; Poon et al. 2013)","plainCitation":"(Hoang et al. 2013; Poon et al. 2013)","noteIndex":0},"citationItems":[{"id":"2y6IgBtE/7Abxu0yj","uris":["http://z</vt:lpwstr>
  </property>
  <property fmtid="{D5CDD505-2E9C-101B-9397-08002B2CF9AE}" pid="50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0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0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0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0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0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0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0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0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10" name="ZOTERO_BREF_JvwdUEeJfzJa_19">
    <vt:lpwstr>"Chen","given":"Chung-Hsin"},{"family":"Sidorenko","given":"Viktoriya S."},{"family":"He","given":"Jian"},{"family":"Dickman","given":"Kathleen G."},{"family":"Yun","given":"Byeong Hwa"},{"family":"Moriya","given":"Masaaki"},{"family":"Niknafs","given":"N</vt:lpwstr>
  </property>
  <property fmtid="{D5CDD505-2E9C-101B-9397-08002B2CF9AE}" pid="51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12" name="ZOTERO_BREF_JvwdUEeJfzJa_20">
    <vt:lpwstr>oushin"},{"family":"Douville","given":"Christopher"},{"family":"Karchin","given":"Rachel"},{"family":"Turesky","given":"Robert J."},{"family":"Pu","given":"Yeong-Shiau"},{"family":"Vogelstein","given":"Bert"},{"family":"Papadopoulos","given":"Nickolas"},{</vt:lpwstr>
  </property>
  <property fmtid="{D5CDD505-2E9C-101B-9397-08002B2CF9AE}" pid="513" name="ZOTERO_BREF_JvwdUEeJfzJa_21">
    <vt:lpwstr>"family":"Grollman","given":"Arthur P."},{"family":"Kinzler","given":"Kenneth W."},{"family":"Rosenquist","given":"Thomas A."}],"accessed":{"date-parts":[["2025",4,17]]},"issued":{"date-parts":[["2013",8,7]]}}},{"id":"2y6IgBtE/GvZZYLW8","uris":["http://zo</vt:lpwstr>
  </property>
  <property fmtid="{D5CDD505-2E9C-101B-9397-08002B2CF9AE}" pid="51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15" name="ZOTERO_BREF_JvwdUEeJfzJa_23">
    <vt:lpwstr>n            Carcinogen AAlert\n            \n              Aristolochic acid (AA) is a natural compound derived from plants in the\n              Aristolochia\n              genus. For centuries,\n              Aristolochia\n              has been used t</vt:lpwstr>
  </property>
  <property fmtid="{D5CDD505-2E9C-101B-9397-08002B2CF9AE}" pid="51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1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1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1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2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2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22" name="ZOTERO_BREF_JvwdUEeJfzJa_3">
    <vt:lpwstr>        , \n            Carcinogen AAlert\n            \n              Aristolochic acid (AA) is a natural compound derived from plants in the\n              Aristolochia\n              genus. For centuries,\n              Aristolochia\n              has </vt:lpwstr>
  </property>
  <property fmtid="{D5CDD505-2E9C-101B-9397-08002B2CF9AE}" pid="52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2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2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2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2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2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2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3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3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3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3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3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35" name="ZOTERO_BREF_JvwdUEeJfzJa_41">
    <vt:lpwstr>itranslmed.3006086","volume":"5","author":[{"family":"Poon","given":"Song Ling"},{"family":"Pang","given":"See-Tong"},{"family":"McPherson","given":"John R."},{"family":"Yu","given":"Willie"},{"family":"Huang","given":"Kie Kyon"},{"family":"Guan","given":</vt:lpwstr>
  </property>
  <property fmtid="{D5CDD505-2E9C-101B-9397-08002B2CF9AE}" pid="536" name="ZOTERO_BREF_JvwdUEeJfzJa_42">
    <vt:lpwstr>"Peiyong"},{"family":"Weng","given":"Wen-Hui"},{"family":"Siew","given":"Ee Yan"},{"family":"Liu","given":"Yujing"},{"family":"Heng","given":"Hong Lee"},{"family":"Chong","given":"Soo Ching"},{"family":"Gan","given":"Anna"},{"family":"Tay","given":"Su Tin</vt:lpwstr>
  </property>
  <property fmtid="{D5CDD505-2E9C-101B-9397-08002B2CF9AE}" pid="537" name="ZOTERO_BREF_JvwdUEeJfzJa_43">
    <vt:lpwstr>g"},{"family":"Lim","given":"Weng Khong"},{"family":"Cutcutache","given":"Ioana"},{"family":"Huang","given":"Dachuan"},{"family":"Ler","given":"Lian Dee"},{"family":"Nairismägi","given":"Maarja-Liisa"},{"family":"Lee","given":"Ming Hui"},{"family":"Chang"</vt:lpwstr>
  </property>
  <property fmtid="{D5CDD505-2E9C-101B-9397-08002B2CF9AE}" pid="538" name="ZOTERO_BREF_JvwdUEeJfzJa_44">
    <vt:lpwstr>,"given":"Ying-Hsu"},{"family":"Yu","given":"Kai-Jie"},{"family":"Chan-on","given":"Waraporn"},{"family":"Li","given":"Bin-Kui"},{"family":"Yuan","given":"Yun-Fei"},{"family":"Qian","given":"Chao-Nan"},{"family":"Ng","given":"Kwai-Fong"},{"family":"Wu","g</vt:lpwstr>
  </property>
  <property fmtid="{D5CDD505-2E9C-101B-9397-08002B2CF9AE}" pid="539" name="ZOTERO_BREF_JvwdUEeJfzJa_45">
    <vt:lpwstr>iven":"Ching-Fang"},{"family":"Hsu","given":"Cheng-Lung"},{"family":"Bunte","given":"Ralph M."},{"family":"Stratton","given":"Michael R."},{"family":"Futreal","given":"P. Andrew"},{"family":"Sung","given":"Wing-Kin"},{"family":"Chuang","given":"Cheng-Keng</vt:lpwstr>
  </property>
  <property fmtid="{D5CDD505-2E9C-101B-9397-08002B2CF9AE}" pid="540" name="ZOTERO_BREF_JvwdUEeJfzJa_46">
    <vt:lpwstr>"},{"family":"Ong","given":"Choon Kiat"},{"family":"Rozen","given":"Steven G."},{"family":"Tan","given":"Patrick"},{"family":"Teh","given":"Bin Tean"}],"accessed":{"date-parts":[["2025",4,17]]},"issued":{"date-parts":[["2013",8,7]]}}}],"schema":"https://g</vt:lpwstr>
  </property>
  <property fmtid="{D5CDD505-2E9C-101B-9397-08002B2CF9AE}" pid="541" name="ZOTERO_BREF_JvwdUEeJfzJa_47">
    <vt:lpwstr>ithub.com/citation-style-language/schema/raw/master/csl-citation.json"}</vt:lpwstr>
  </property>
  <property fmtid="{D5CDD505-2E9C-101B-9397-08002B2CF9AE}" pid="54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4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4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4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4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47" name="ZOTERO_BREF_L6W3MQdRrF02_1">
    <vt:lpwstr/>
  </property>
  <property fmtid="{D5CDD505-2E9C-101B-9397-08002B2CF9AE}" pid="548" name="ZOTERO_BREF_L6W3MQdRrF02_10">
    <vt:lpwstr/>
  </property>
  <property fmtid="{D5CDD505-2E9C-101B-9397-08002B2CF9AE}" pid="549" name="ZOTERO_BREF_L6W3MQdRrF02_11">
    <vt:lpwstr/>
  </property>
  <property fmtid="{D5CDD505-2E9C-101B-9397-08002B2CF9AE}" pid="550" name="ZOTERO_BREF_L6W3MQdRrF02_2">
    <vt:lpwstr/>
  </property>
  <property fmtid="{D5CDD505-2E9C-101B-9397-08002B2CF9AE}" pid="551" name="ZOTERO_BREF_L6W3MQdRrF02_3">
    <vt:lpwstr/>
  </property>
  <property fmtid="{D5CDD505-2E9C-101B-9397-08002B2CF9AE}" pid="552" name="ZOTERO_BREF_L6W3MQdRrF02_4">
    <vt:lpwstr/>
  </property>
  <property fmtid="{D5CDD505-2E9C-101B-9397-08002B2CF9AE}" pid="553" name="ZOTERO_BREF_L6W3MQdRrF02_5">
    <vt:lpwstr/>
  </property>
  <property fmtid="{D5CDD505-2E9C-101B-9397-08002B2CF9AE}" pid="554" name="ZOTERO_BREF_L6W3MQdRrF02_6">
    <vt:lpwstr/>
  </property>
  <property fmtid="{D5CDD505-2E9C-101B-9397-08002B2CF9AE}" pid="555" name="ZOTERO_BREF_L6W3MQdRrF02_7">
    <vt:lpwstr/>
  </property>
  <property fmtid="{D5CDD505-2E9C-101B-9397-08002B2CF9AE}" pid="556" name="ZOTERO_BREF_L6W3MQdRrF02_8">
    <vt:lpwstr/>
  </property>
  <property fmtid="{D5CDD505-2E9C-101B-9397-08002B2CF9AE}" pid="557" name="ZOTERO_BREF_L6W3MQdRrF02_9">
    <vt:lpwstr/>
  </property>
  <property fmtid="{D5CDD505-2E9C-101B-9397-08002B2CF9AE}" pid="558" name="ZOTERO_BREF_LiVs887hgA47_1">
    <vt:lpwstr>ZOTERO_BIBL {"uncited":[],"omitted":[],"custom":[]} CSL_BIBLIOGRAPHY</vt:lpwstr>
  </property>
  <property fmtid="{D5CDD505-2E9C-101B-9397-08002B2CF9AE}" pid="559" name="ZOTERO_BREF_NhmgMLG5UTqp_1">
    <vt:lpwstr>ZOTERO_ITEM CSL_CITATION {"citationID":"m8DfwMxt","properties":{"formattedCitation":"(Ng et al. 2017; Poon et al. 2015)","plainCitation":"(Ng et al. 2017; Poon et al. 2015)","noteIndex":0},"citationItems":[{"id":"2y6IgBtE/nwqZ6Nfh","uris":["http://zotero.</vt:lpwstr>
  </property>
  <property fmtid="{D5CDD505-2E9C-101B-9397-08002B2CF9AE}" pid="560" name="ZOTERO_BREF_NhmgMLG5UTqp_10">
    <vt:lpwstr>ud"},{"family":"Yu","given":"Willie"},{"family":"Suzuki","given":"Yuka"},{"family":"Thangaraju","given":"Saranya"},{"family":"Ng","given":"Cedric C Y"},{"family":"Tan","given":"Patrick"},{"family":"Pang","given":"See-Tong"},{"family":"Huang","given":"Hao-</vt:lpwstr>
  </property>
  <property fmtid="{D5CDD505-2E9C-101B-9397-08002B2CF9AE}" pid="561" name="ZOTERO_BREF_NhmgMLG5UTqp_11">
    <vt:lpwstr>Yi"},{"family":"Yu","given":"Ming-Chin"},{"family":"Lee","given":"Po-Huang"},{"family":"Hsieh","given":"Sen-Yung"},{"family":"Chang","given":"Alex Y"},{"family":"Bin","given":"†"},{"family":"Teh","given":"T"},{"family":"Steven","given":"†"},{"family":"Roz</vt:lpwstr>
  </property>
  <property fmtid="{D5CDD505-2E9C-101B-9397-08002B2CF9AE}" pid="562" name="ZOTERO_BREF_NhmgMLG5UTqp_12">
    <vt:lpwstr>en","given":"G"}],"issued":{"date-parts":[["2017"]]}}},{"id":"2y6IgBtE/9iGIb2UW","uris":["http://zotero.org/users/14858941/items/UIWWU7GW"],"itemData":{"id":893,"type":"article-journal","abstract":"Background: Aristolochic acid (AA) is a natural compound </vt:lpwstr>
  </property>
  <property fmtid="{D5CDD505-2E9C-101B-9397-08002B2CF9AE}" pid="56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6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6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6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6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6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6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7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7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7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7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74" name="ZOTERO_BREF_NhmgMLG5UTqp_23">
    <vt:lpwstr>},{"family":"Choo","given":"Yang"},{"family":"McPherson","given":"John R"},{"family":"Yu","given":"Willie"},{"family":"Heng","given":"Hong Lee"},{"family":"Gan","given":"Anna"},{"family":"Myint","given":"Swe Swe"},{"family":"Siew","given":"Ee Yan"},{"fami</vt:lpwstr>
  </property>
  <property fmtid="{D5CDD505-2E9C-101B-9397-08002B2CF9AE}" pid="575" name="ZOTERO_BREF_NhmgMLG5UTqp_24">
    <vt:lpwstr>ly":"Ler","given":"Lian Dee"},{"family":"Ng","given":"Lay Guat"},{"family":"Weng","given":"Wen-Hui"},{"family":"Chuang","given":"Cheng-Keng"},{"family":"Yuen","given":"John Sp"},{"family":"Pang","given":"See-Tong"},{"family":"Tan","given":"Patrick"},{"fam</vt:lpwstr>
  </property>
  <property fmtid="{D5CDD505-2E9C-101B-9397-08002B2CF9AE}" pid="576" name="ZOTERO_BREF_NhmgMLG5UTqp_25">
    <vt:lpwstr>ily":"Teh","given":"Bin Tean"},{"family":"Rozen","given":"Steven G"}],"issued":{"date-parts":[["2015",4,28]]}}}],"schema":"https://github.com/citation-style-language/schema/raw/master/csl-citation.json"}</vt:lpwstr>
  </property>
  <property fmtid="{D5CDD505-2E9C-101B-9397-08002B2CF9AE}" pid="57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7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7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8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8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8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8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8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8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8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87" name="ZOTERO_BREF_PIzfJaCA5fo2_4">
    <vt:lpwstr>m"},{"family":"Petryk","given":"Nataliya"},{"family":"Chen","given":"Chun-Long"},{"family":"Hyrien","given":"Olivier"},{"family":"Szüts","given":"Dávid"},{"family":"Green","given":"Abby M."}],"issued":{"date-parts":[["2022",3]]}}}],"schema":"https://githu</vt:lpwstr>
  </property>
  <property fmtid="{D5CDD505-2E9C-101B-9397-08002B2CF9AE}" pid="588" name="ZOTERO_BREF_PIzfJaCA5fo2_5">
    <vt:lpwstr>b.com/citation-style-language/schema/raw/master/csl-citation.json"}</vt:lpwstr>
  </property>
  <property fmtid="{D5CDD505-2E9C-101B-9397-08002B2CF9AE}" pid="589" name="ZOTERO_BREF_SKWaXNETtpY0_1">
    <vt:lpwstr>ZOTERO_ITEM CSL_CITATION {"citationID":"myrzr0HC","properties":{"formattedCitation":"(Alexandrov et al. 2014)","plainCitation":"(Alexandrov et al. 2014)","noteIndex":0},"citationItems":[{"id":"2y6IgBtE/1u4UcPuz","uris":["http://zotero.org/users/14858941/i</vt:lpwstr>
  </property>
  <property fmtid="{D5CDD505-2E9C-101B-9397-08002B2CF9AE}" pid="59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9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92" name="ZOTERO_BREF_SKWaXNETtpY0_4">
    <vt:lpwstr>on"}</vt:lpwstr>
  </property>
  <property fmtid="{D5CDD505-2E9C-101B-9397-08002B2CF9AE}" pid="593"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594" name="ZOTERO_BREF_UO38VADlX1rp_10">
    <vt:lpwstr>:"Xue","given":"Ruidong"},{"family":"Liu","given":"Mo"},{"family":"Bai","given":"Jian"},{"family":"Bao","given":"Jinxia"},{"family":"Wang","given":"Yin"},{"family":"Jiang","given":"Nanhai"},{"family":"Li","given":"Zhixuan"},{"family":"Wang","given":"Wenwe</vt:lpwstr>
  </property>
  <property fmtid="{D5CDD505-2E9C-101B-9397-08002B2CF9AE}" pid="595" name="ZOTERO_BREF_UO38VADlX1rp_11">
    <vt:lpwstr>n"},{"family":"Wang","given":"Ruiru"},{"family":"Zheng","given":"Bo"},{"family":"Yang","given":"Airong"},{"family":"Hu","given":"Ji"},{"family":"Liu","given":"Ke"},{"family":"Shen","given":"Siyun"},{"family":"Zhang","given":"Yangqianwen"},{"family":"Bai",</vt:lpwstr>
  </property>
  <property fmtid="{D5CDD505-2E9C-101B-9397-08002B2CF9AE}" pid="596" name="ZOTERO_BREF_UO38VADlX1rp_12">
    <vt:lpwstr>"given":"Mixue"},{"family":"Wang","given":"Yan"},{"family":"Zhu","given":"Yanjing"},{"family":"Yang","given":"Shuai"},{"family":"Gao","given":"Qiang"},{"family":"Gu","given":"Jin"},{"family":"Gao","given":"Dong"},{"family":"Wang","given":"Xin Wei"},{"fami</vt:lpwstr>
  </property>
  <property fmtid="{D5CDD505-2E9C-101B-9397-08002B2CF9AE}" pid="597" name="ZOTERO_BREF_UO38VADlX1rp_13">
    <vt:lpwstr>ly":"Nakagawa","given":"Hidewaki"},{"family":"Zhang","given":"Ning"},{"family":"Wu","given":"Lin"},{"family":"Rozen","given":"Steven G."},{"family":"Bai","given":"Fan"},{"family":"Wang","given":"Hongyang"}],"issued":{"date-parts":[["2024",3,21]]}}}],"sche</vt:lpwstr>
  </property>
  <property fmtid="{D5CDD505-2E9C-101B-9397-08002B2CF9AE}" pid="598" name="ZOTERO_BREF_UO38VADlX1rp_14">
    <vt:lpwstr>ma":"https://github.com/citation-style-language/schema/raw/master/csl-citation.json"}</vt:lpwstr>
  </property>
  <property fmtid="{D5CDD505-2E9C-101B-9397-08002B2CF9AE}" pid="599"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00"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01"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02"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03"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04"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05"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06"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07"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08" name="ZOTERO_BREF_Yu0snU1feDwM_10">
    <vt:lpwstr>iven":"Dominik"},{"family":"Morganella","given":"Sandro"},{"family":"Yates","given":"Lucy R."},{"family":"Staaf","given":"Johan"},{"family":"Zou","given":"Xueqing"},{"family":"Ramakrishna","given":"Manasa"},{"family":"Martin","given":"Sancha"},{"family":"</vt:lpwstr>
  </property>
  <property fmtid="{D5CDD505-2E9C-101B-9397-08002B2CF9AE}" pid="609" name="ZOTERO_BREF_Yu0snU1feDwM_11">
    <vt:lpwstr>Boyault","given":"Sandrine"},{"family":"Sieuwerts","given":"Anieta M."},{"family":"Simpson","given":"Peter T."},{"family":"King","given":"Tari A."},{"family":"Raine","given":"Keiran"},{"family":"Eyfjord","given":"Jorunn E."},{"family":"Kong","given":"Gu"}</vt:lpwstr>
  </property>
  <property fmtid="{D5CDD505-2E9C-101B-9397-08002B2CF9AE}" pid="610" name="ZOTERO_BREF_Yu0snU1feDwM_12">
    <vt:lpwstr>,{"family":"Borg","given":"Åke"},{"family":"Birney","given":"Ewan"},{"family":"Stunnenberg","given":"Hendrik G."},{"family":"Van De Vijver","given":"Marc J."},{"family":"Børresen-Dale","given":"Anne Lise"},{"family":"Martens","given":"John W.M."},{"family</vt:lpwstr>
  </property>
  <property fmtid="{D5CDD505-2E9C-101B-9397-08002B2CF9AE}" pid="611" name="ZOTERO_BREF_Yu0snU1feDwM_13">
    <vt:lpwstr>":"Span","given":"Paul N."},{"family":"Lakhani","given":"Sunil R."},{"family":"Vincent-Salomon","given":"Anne"},{"family":"Sotiriou","given":"Christos"},{"family":"Tutt","given":"Andrew"},{"family":"Thompson","given":"Alastair M."},{"family":"Van Laere","</vt:lpwstr>
  </property>
  <property fmtid="{D5CDD505-2E9C-101B-9397-08002B2CF9AE}" pid="612" name="ZOTERO_BREF_Yu0snU1feDwM_14">
    <vt:lpwstr>given":"Steven"},{"family":"Richardson","given":"Andrea L."},{"family":"Viari","given":"Alain"},{"family":"Campbell","given":"Peter J."},{"family":"Stratton","given":"Michael R."},{"family":"Nik-Zainal","given":"Serena"}],"issued":{"date-parts":[["2017",4</vt:lpwstr>
  </property>
  <property fmtid="{D5CDD505-2E9C-101B-9397-08002B2CF9AE}" pid="613" name="ZOTERO_BREF_Yu0snU1feDwM_15">
    <vt:lpwstr>,1]]}}}],"schema":"https://github.com/citation-style-language/schema/raw/master/csl-citation.json"}</vt:lpwstr>
  </property>
  <property fmtid="{D5CDD505-2E9C-101B-9397-08002B2CF9AE}" pid="614"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15"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16"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17"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18"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19"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20"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21"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22"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23"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24"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25"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26"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27"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28"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29"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30" name="ZOTERO_BREF_hhD988u0jN7V_17">
    <vt:lpwstr>y":"Boushaki","given":"Soraya"},{"family":"Degasperi","given":"Andrea"},{"family":"Badja","given":"Cherif"},{"family":"Pregnall","given":"Andrew Marcel"},{"family":"Zhao","given":"Salome Jingchen"},{"family":"Chmelova","given":"Lucia"},{"family":"Black","</vt:lpwstr>
  </property>
  <property fmtid="{D5CDD505-2E9C-101B-9397-08002B2CF9AE}" pid="631" name="ZOTERO_BREF_hhD988u0jN7V_18">
    <vt:lpwstr>given":"Daniella"},{"family":"Heskin","given":"Laura"},{"family":"Dias","given":"João"},{"family":"Young","given":"Jamie"},{"family":"Memari","given":"Yasin"},{"family":"Shooter","given":"Scott"},{"family":"Czarnecki","given":"Jan"},{"family":"Brown","giv</vt:lpwstr>
  </property>
  <property fmtid="{D5CDD505-2E9C-101B-9397-08002B2CF9AE}" pid="632" name="ZOTERO_BREF_hhD988u0jN7V_19">
    <vt:lpwstr>en":"Matthew Arthur"},{"family":"Davies","given":"Helen Ruth"},{"family":"Zou","given":"Xueqing"},{"family":"Nik-Zainal","given":"Serena"}],"accessed":{"date-parts":[["2025",5,13]]},"issued":{"date-parts":[["2025",4,10]]}}},{"id":11826,"uris":["http://zot</vt:lpwstr>
  </property>
  <property fmtid="{D5CDD505-2E9C-101B-9397-08002B2CF9AE}" pid="633"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34"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35"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36"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37"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38"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39"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40"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41"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42" name="ZOTERO_BREF_hhD988u0jN7V_28">
    <vt:lpwstr>y":"Davies","given":"Helen"},{"family":"Glodzik","given":"Dominik"},{"family":"Morganella","given":"Sandro"},{"family":"Yates","given":"Lucy R."},{"family":"Staaf","given":"Johan"},{"family":"Zou","given":"Xueqing"},{"family":"Ramakrishna","given":"Manasa</vt:lpwstr>
  </property>
  <property fmtid="{D5CDD505-2E9C-101B-9397-08002B2CF9AE}" pid="643" name="ZOTERO_BREF_hhD988u0jN7V_29">
    <vt:lpwstr>"},{"family":"Martin","given":"Sancha"},{"family":"Boyault","given":"Sandrine"},{"family":"Sieuwerts","given":"Anieta M."},{"family":"Simpson","given":"Peter T."},{"family":"King","given":"Tari A."},{"family":"Raine","given":"Keiran"},{"family":"Eyfjord",</vt:lpwstr>
  </property>
  <property fmtid="{D5CDD505-2E9C-101B-9397-08002B2CF9AE}" pid="644"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45" name="ZOTERO_BREF_hhD988u0jN7V_30">
    <vt:lpwstr>"given":"Jorunn E."},{"family":"Kong","given":"Gu"},{"family":"Borg","given":"Åke"},{"family":"Birney","given":"Ewan"},{"family":"Stunnenberg","given":"Hendrik G."},{"family":"Van De Vijver","given":"Marc J."},{"family":"Børresen-Dale","given":"Anne Lise"</vt:lpwstr>
  </property>
  <property fmtid="{D5CDD505-2E9C-101B-9397-08002B2CF9AE}" pid="646" name="ZOTERO_BREF_hhD988u0jN7V_31">
    <vt:lpwstr>},{"family":"Martens","given":"John W.M."},{"family":"Span","given":"Paul N."},{"family":"Lakhani","given":"Sunil R."},{"family":"Vincent-Salomon","given":"Anne"},{"family":"Sotiriou","given":"Christos"},{"family":"Tutt","given":"Andrew"},{"family":"Thomp</vt:lpwstr>
  </property>
  <property fmtid="{D5CDD505-2E9C-101B-9397-08002B2CF9AE}" pid="647" name="ZOTERO_BREF_hhD988u0jN7V_32">
    <vt:lpwstr>son","given":"Alastair M."},{"family":"Van Laere","given":"Steven"},{"family":"Richardson","given":"Andrea L."},{"family":"Viari","given":"Alain"},{"family":"Campbell","given":"Peter J."},{"family":"Stratton","given":"Michael R."},{"family":"Nik-Zainal","</vt:lpwstr>
  </property>
  <property fmtid="{D5CDD505-2E9C-101B-9397-08002B2CF9AE}" pid="648" name="ZOTERO_BREF_hhD988u0jN7V_33">
    <vt:lpwstr>given":"Serena"}],"issued":{"date-parts":[["2017",4,1]]}}}],"schema":"https://github.com/citation-style-language/schema/raw/master/csl-citation.json"}</vt:lpwstr>
  </property>
  <property fmtid="{D5CDD505-2E9C-101B-9397-08002B2CF9AE}" pid="649"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650"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651"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652"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653"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654" name="ZOTERO_BREF_hhD988u0jN7V_9">
    <vt:lpwstr>ng","given":"Mini"},{"family":"McPherson","given":"John R."},{"family":"Cutcutache","given":"Ioana"},{"family":"Teh","given":"Bin Tean"},{"family":"Tan","given":"Patrick"},{"family":"Rozen","given":"Steven G."}],"issued":{"date-parts":[["2015",8,26]]}}},{</vt:lpwstr>
  </property>
  <property fmtid="{D5CDD505-2E9C-101B-9397-08002B2CF9AE}" pid="655"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656" name="ZOTERO_BREF_hycBRyjwvW2u_10">
    <vt:lpwstr>oão"},{"family":"Young","given":"Jamie"},{"family":"Memari","given":"Yasin"},{"family":"Shooter","given":"Scott"},{"family":"Czarnecki","given":"Jan"},{"family":"Brown","given":"Matthew Arthur"},{"family":"Davies","given":"Helen Ruth"},{"family":"Zou","gi</vt:lpwstr>
  </property>
  <property fmtid="{D5CDD505-2E9C-101B-9397-08002B2CF9AE}" pid="657" name="ZOTERO_BREF_hycBRyjwvW2u_11">
    <vt:lpwstr>ven":"Xueqing"},{"family":"Nik-Zainal","given":"Serena"}],"accessed":{"date-parts":[["2025",5,13]]},"issued":{"date-parts":[["2025",4,10]]}}}],"schema":"https://github.com/citation-style-language/schema/raw/master/csl-citation.json"}</vt:lpwstr>
  </property>
  <property fmtid="{D5CDD505-2E9C-101B-9397-08002B2CF9AE}" pid="658"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659"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660"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661"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662"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663"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664" name="ZOTERO_BREF_hycBRyjwvW2u_8">
    <vt:lpwstr>m/articles/s41588-025-02152-y","author":[{"family":"Koh","given":"Gene Ching Chiek"},{"family":"Nanda","given":"Arjun Scott"},{"family":"Rinaldi","given":"Giuseppe"},{"family":"Boushaki","given":"Soraya"},{"family":"Degasperi","given":"Andrea"},{"family":</vt:lpwstr>
  </property>
  <property fmtid="{D5CDD505-2E9C-101B-9397-08002B2CF9AE}" pid="665" name="ZOTERO_BREF_hycBRyjwvW2u_9">
    <vt:lpwstr>"Badja","given":"Cherif"},{"family":"Pregnall","given":"Andrew Marcel"},{"family":"Zhao","given":"Salome Jingchen"},{"family":"Chmelova","given":"Lucia"},{"family":"Black","given":"Daniella"},{"family":"Heskin","given":"Laura"},{"family":"Dias","given":"J</vt:lpwstr>
  </property>
  <property fmtid="{D5CDD505-2E9C-101B-9397-08002B2CF9AE}" pid="666"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667" name="ZOTERO_BREF_sXKgi2ptdMXh_10">
    <vt:lpwstr>,{"family":"Rozen","given":"Steven G"}],"issued":{"date-parts":[["2023",1,10]]}}}],"schema":"https://github.com/citation-style-language/schema/raw/master/csl-citation.json"}</vt:lpwstr>
  </property>
  <property fmtid="{D5CDD505-2E9C-101B-9397-08002B2CF9AE}" pid="668"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669"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670"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671"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672"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673"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674"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675"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676"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677" name="ZOTERO_BREF_wf6rWor3LEDN_10">
    <vt:lpwstr>"João"},{"family":"Young","given":"Jamie"},{"family":"Memari","given":"Yasin"},{"family":"Shooter","given":"Scott"},{"family":"Czarnecki","given":"Jan"},{"family":"Brown","given":"Matthew Arthur"},{"family":"Davies","given":"Helen Ruth"},{"family":"Zou","</vt:lpwstr>
  </property>
  <property fmtid="{D5CDD505-2E9C-101B-9397-08002B2CF9AE}" pid="678" name="ZOTERO_BREF_wf6rWor3LEDN_11">
    <vt:lpwstr>given":"Xueqing"},{"family":"Nik-Zainal","given":"Serena"}],"accessed":{"date-parts":[["2025",5,13]]},"issued":{"date-parts":[["2025",4,10]]}}}],"schema":"https://github.com/citation-style-language/schema/raw/master/csl-citation.json"}</vt:lpwstr>
  </property>
  <property fmtid="{D5CDD505-2E9C-101B-9397-08002B2CF9AE}" pid="679"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680"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681"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682"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683"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684"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685"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686" name="ZOTERO_BREF_wf6rWor3LEDN_9">
    <vt:lpwstr>":"Badja","given":"Cherif"},{"family":"Pregnall","given":"Andrew Marcel"},{"family":"Zhao","given":"Salome Jingchen"},{"family":"Chmelova","given":"Lucia"},{"family":"Black","given":"Daniella"},{"family":"Heskin","given":"Laura"},{"family":"Dias","given":</vt:lpwstr>
  </property>
  <property fmtid="{D5CDD505-2E9C-101B-9397-08002B2CF9AE}" pid="687" name="ZOTERO_BREF_xeDB1zkV4c3y_1">
    <vt:lpwstr>ZOTERO_ITEM CSL_CITATION {"citationID":"YnBbmAj5","properties":{"formattedCitation":"(Jin et al. 2024; Reijns et al. 2022; Koh et al. 2025)","plainCitation":"(Jin et al. 2024; Reijns et al. 2022; Koh et al. 2025)","noteIndex":0},"citationItems":[{"id":"2y</vt:lpwstr>
  </property>
  <property fmtid="{D5CDD505-2E9C-101B-9397-08002B2CF9AE}" pid="688" name="ZOTERO_BREF_xeDB1zkV4c3y_10">
    <vt:lpwstr>":"article-journal","abstract":"Abstract\n            \n              The mutational landscape is shaped by many processes. Genic regions are vulnerable to mutation but are preferentially protected by transcription-coupled repair\n              1\n       </vt:lpwstr>
  </property>
  <property fmtid="{D5CDD505-2E9C-101B-9397-08002B2CF9AE}" pid="689" name="ZOTERO_BREF_xeDB1zkV4c3y_11">
    <vt:lpwstr>       . In microorganisms, transcription has been demonstrated to be mutagenic\n              2,3\n              ; however, the impact of transcription-associated mutagenesis remains to be established in higher eukaryotes\n              4\n              </vt:lpwstr>
  </property>
  <property fmtid="{D5CDD505-2E9C-101B-9397-08002B2CF9AE}" pid="690" name="ZOTERO_BREF_xeDB1zkV4c3y_12">
    <vt:lpwstr>. Here we show that ID4—a cancer insertion–deletion (indel) mutation signature of unknown aetiology\n              5\n              characterized by short (2 to 5 base pair) deletions —is due to a transcription-associated mutagenesis process. We demonstra</vt:lpwstr>
  </property>
  <property fmtid="{D5CDD505-2E9C-101B-9397-08002B2CF9AE}" pid="691" name="ZOTERO_BREF_xeDB1zkV4c3y_13">
    <vt:lpwstr>te that defective ribonucleotide excision repair in mammals is associated with the ID4 signature, with mutations occurring at a TNT sequence motif, implicating topoisomerase 1 (TOP1) activity at sites of genome-embedded ribonucleotides as a mechanistic ba</vt:lpwstr>
  </property>
  <property fmtid="{D5CDD505-2E9C-101B-9397-08002B2CF9AE}" pid="692" name="ZOTERO_BREF_xeDB1zkV4c3y_14">
    <vt:lpwstr>sis. Such TOP1-mediated deletions occur somatically in cancer, and the ID-TOP1 signature is also found in physiological settings, contributing to genic de novo indel mutations in the germline. Thus, although topoisomerases protect against genome instabili</vt:lpwstr>
  </property>
  <property fmtid="{D5CDD505-2E9C-101B-9397-08002B2CF9AE}" pid="693" name="ZOTERO_BREF_xeDB1zkV4c3y_15">
    <vt:lpwstr>ty by relieving topological stress\n              6\n              , their activity may also be an important source of mutations in the human genome.","container-title":"Nature","DOI":"10.1038/s41586-022-04403-y","ISSN":"0028-0836, 1476-4687","issue":"789</vt:lpwstr>
  </property>
  <property fmtid="{D5CDD505-2E9C-101B-9397-08002B2CF9AE}" pid="694" name="ZOTERO_BREF_xeDB1zkV4c3y_16">
    <vt:lpwstr>8","journalAbbreviation":"Nature","language":"en","page":"623-631","source":"DOI.org (Crossref)","title":"Signatures of TOP1 transcription-associated mutagenesis in cancer and germline","volume":"602","author":[{"family":"Reijns","given":"Martin A. M."},{</vt:lpwstr>
  </property>
  <property fmtid="{D5CDD505-2E9C-101B-9397-08002B2CF9AE}" pid="695" name="ZOTERO_BREF_xeDB1zkV4c3y_17">
    <vt:lpwstr>"family":"Parry","given":"David A."},{"family":"Williams","given":"Thomas C."},{"family":"Nadeu","given":"Ferran"},{"family":"Hindshaw","given":"Rebecca L."},{"family":"Rios Szwed","given":"Diana O."},{"family":"Nicholson","given":"Michael D."},{"family":</vt:lpwstr>
  </property>
  <property fmtid="{D5CDD505-2E9C-101B-9397-08002B2CF9AE}" pid="696" name="ZOTERO_BREF_xeDB1zkV4c3y_18">
    <vt:lpwstr>"Carroll","given":"Paula"},{"family":"Boyle","given":"Shelagh"},{"family":"Royo","given":"Romina"},{"family":"Cornish","given":"Alex J."},{"family":"Xiang","given":"Hang"},{"family":"Ridout","given":"Kate"},{"literal":"The Genomics England Research Consor</vt:lpwstr>
  </property>
  <property fmtid="{D5CDD505-2E9C-101B-9397-08002B2CF9AE}" pid="697" name="ZOTERO_BREF_xeDB1zkV4c3y_19">
    <vt:lpwstr>tium"},{"family":"Ambrose","given":"John C."},{"family":"Arumugam","given":"Prabhu"},{"family":"Bevers","given":"Roel"},{"family":"Bleda","given":"Marta"},{"family":"Boardman-Pretty","given":"Freya"},{"family":"Boustred","given":"Christopher R."},{"family</vt:lpwstr>
  </property>
  <property fmtid="{D5CDD505-2E9C-101B-9397-08002B2CF9AE}" pid="698" name="ZOTERO_BREF_xeDB1zkV4c3y_2">
    <vt:lpwstr>6IgBtE/L26fshU4","uris":["http://zotero.org/users/14858941/items/WC3TIICG"],"itemData":{"id":"2y6IgBtE/L26fshU4","type":"article-journal","abstract":"Mutational signature analysis is a recent computational approach for interpreting somatic mutations in th</vt:lpwstr>
  </property>
  <property fmtid="{D5CDD505-2E9C-101B-9397-08002B2CF9AE}" pid="699" name="ZOTERO_BREF_xeDB1zkV4c3y_20">
    <vt:lpwstr>":"Brittain","given":"Helen"},{"family":"Caulfield","given":"Mark J."},{"family":"Chan","given":"Georgia C."},{"family":"Elgar","given":"Greg"},{"family":"Fowler","given":"Tom"},{"family":"Giess","given":"Adam"},{"family":"Hamblin","given":"Angela"},{"fam</vt:lpwstr>
  </property>
  <property fmtid="{D5CDD505-2E9C-101B-9397-08002B2CF9AE}" pid="700" name="ZOTERO_BREF_xeDB1zkV4c3y_21">
    <vt:lpwstr>ily":"Henderson","given":"Shirley"},{"family":"Hubbard","given":"Tim J. P."},{"family":"Jackson","given":"Rob"},{"family":"Jones","given":"Louise J."},{"family":"Kasperaviciute","given":"Dalia"},{"family":"Kayikci","given":"Melis"},{"family":"Kousathanas"</vt:lpwstr>
  </property>
  <property fmtid="{D5CDD505-2E9C-101B-9397-08002B2CF9AE}" pid="701" name="ZOTERO_BREF_xeDB1zkV4c3y_22">
    <vt:lpwstr>,"given":"Athanasios"},{"family":"Lahnstein","given":"Lea"},{"family":"Leigh","given":"Sarah E. A."},{"family":"Leong","given":"Ivonne U. S."},{"family":"Lopez","given":"Javier F."},{"family":"Maleady-Crowe","given":"Fiona"},{"family":"McEntagart","given"</vt:lpwstr>
  </property>
  <property fmtid="{D5CDD505-2E9C-101B-9397-08002B2CF9AE}" pid="702" name="ZOTERO_BREF_xeDB1zkV4c3y_23">
    <vt:lpwstr>:"Meriel"},{"family":"Minneci","given":"Federico"},{"family":"Moutsianas","given":"Loukas"},{"family":"Mueller","given":"Michael"},{"family":"Murugaesu","given":"Nirupa"},{"family":"Need","given":"Anna C."},{"family":"O’Donovan","given":"Peter"},{"family"</vt:lpwstr>
  </property>
  <property fmtid="{D5CDD505-2E9C-101B-9397-08002B2CF9AE}" pid="703" name="ZOTERO_BREF_xeDB1zkV4c3y_24">
    <vt:lpwstr>:"Odhams","given":"Chris A."},{"family":"Patch","given":"Christine"},{"family":"Pereira","given":"Mariana Buongermino"},{"family":"Perez-Gil","given":"Daniel"},{"family":"Pullinger","given":"John"},{"family":"Rahim","given":"Tahrima"},{"family":"Rendon","</vt:lpwstr>
  </property>
  <property fmtid="{D5CDD505-2E9C-101B-9397-08002B2CF9AE}" pid="704" name="ZOTERO_BREF_xeDB1zkV4c3y_25">
    <vt:lpwstr>given":"Augusto"},{"family":"Rogers","given":"Tim"},{"family":"Savage","given":"Kevin"},{"family":"Sawant","given":"Kushmita"},{"family":"Scott","given":"Richard H."},{"family":"Siddiq","given":"Afshan"},{"family":"Sieghart","given":"Alexander"},{"family"</vt:lpwstr>
  </property>
  <property fmtid="{D5CDD505-2E9C-101B-9397-08002B2CF9AE}" pid="705" name="ZOTERO_BREF_xeDB1zkV4c3y_26">
    <vt:lpwstr>:"Smith","given":"Samuel C."},{"family":"Sosinsky","given":"Alona"},{"family":"Stuckey","given":"Alexander"},{"family":"Tanguy","given":"Mélanie"},{"family":"Taylor Tavares","given":"Ana Lisa"},{"family":"Thomas","given":"Ellen R. A."},{"family":"Thompson</vt:lpwstr>
  </property>
  <property fmtid="{D5CDD505-2E9C-101B-9397-08002B2CF9AE}" pid="706" name="ZOTERO_BREF_xeDB1zkV4c3y_27">
    <vt:lpwstr>","given":"Simon R."},{"family":"Tucci","given":"Arianna"},{"family":"Welland","given":"Matthew J."},{"family":"Williams","given":"Eleanor"},{"family":"Witkowska","given":"Katarzyna"},{"family":"Wood","given":"Suzanne M."},{"literal":"Colorectal Cancer Do</vt:lpwstr>
  </property>
  <property fmtid="{D5CDD505-2E9C-101B-9397-08002B2CF9AE}" pid="707" name="ZOTERO_BREF_xeDB1zkV4c3y_28">
    <vt:lpwstr>main UK 100,000 Genomes Project"},{"family":"Chubb","given":"Daniel"},{"family":"Cornish","given":"Alex"},{"family":"Kinnersley","given":"Ben"},{"family":"Houlston","given":"Richard"},{"family":"Wedge","given":"David"},{"family":"Gruber","given":"Andreas"</vt:lpwstr>
  </property>
  <property fmtid="{D5CDD505-2E9C-101B-9397-08002B2CF9AE}" pid="708" name="ZOTERO_BREF_xeDB1zkV4c3y_29">
    <vt:lpwstr>},{"family":"Frangou","given":"Anna"},{"family":"Cross","given":"William"},{"family":"Graham","given":"Trevor"},{"family":"Sottoriva","given":"Andrea"},{"family":"Caravagna","given":"Gulio"},{"family":"Lopez-Bigas","given":"Nuria"},{"family":"Arnedo-Pac",</vt:lpwstr>
  </property>
  <property fmtid="{D5CDD505-2E9C-101B-9397-08002B2CF9AE}" pid="709" name="ZOTERO_BREF_xeDB1zkV4c3y_3">
    <vt:lpwstr>e genome. Its application to cancer data has enhanced our understanding of mutational forces driving tumorigenesis and demonstrated its potential to inform prognosis and treatment decisions. However, methodological challenges remain for discovering new si</vt:lpwstr>
  </property>
  <property fmtid="{D5CDD505-2E9C-101B-9397-08002B2CF9AE}" pid="710" name="ZOTERO_BREF_xeDB1zkV4c3y_30">
    <vt:lpwstr>"given":"Claudia"},{"family":"Church","given":"David"},{"family":"Culliford","given":"Richard"},{"family":"Thorn","given":"Steve"},{"family":"Quirke","given":"Phil"},{"family":"Wood","given":"Henry"},{"family":"Tomlinson","given":"Ian"},{"family":"Noyvert</vt:lpwstr>
  </property>
  <property fmtid="{D5CDD505-2E9C-101B-9397-08002B2CF9AE}" pid="711" name="ZOTERO_BREF_xeDB1zkV4c3y_31">
    <vt:lpwstr>","given":"Boris"},{"family":"Schuh","given":"Anna"},{"family":"Aden","given":"Konrad"},{"family":"Palles","given":"Claire"},{"family":"Campo","given":"Elias"},{"family":"Stankovic","given":"Tatjana"},{"family":"Taylor","given":"Martin S."},{"family":"Jac</vt:lpwstr>
  </property>
  <property fmtid="{D5CDD505-2E9C-101B-9397-08002B2CF9AE}" pid="712" name="ZOTERO_BREF_xeDB1zkV4c3y_32">
    <vt:lpwstr>kson","given":"Andrew P."}],"issued":{"date-parts":[["2022",2,24]]}}},{"id":11805,"uris":["http://zotero.org/groups/6195561/items/NPIKTAJU"],"itemData":{"id":11805,"type":"article-journal","abstract":"Abstract\n            Despite their deleterious effect</vt:lpwstr>
  </property>
  <property fmtid="{D5CDD505-2E9C-101B-9397-08002B2CF9AE}" pid="713" name="ZOTERO_BREF_xeDB1zkV4c3y_33">
    <vt:lpwstr>s, small insertions and deletions (InDels) have received far less attention than substitutions. Here we generated isogenic CRISPR-edited human cellular models of postreplicative repair dysfunction (PRRd), including individual and combined gene edits of DN</vt:lpwstr>
  </property>
  <property fmtid="{D5CDD505-2E9C-101B-9397-08002B2CF9AE}" pid="714" name="ZOTERO_BREF_xeDB1zkV4c3y_34">
    <vt:lpwstr>A mismatch repair (MMR) and replicative polymerases (Pol ε and Pol δ). Unique, diverse InDel mutational footprints were revealed. However, the prevailing InDel classification framework was unable to discriminate these InDel signatures from background muta</vt:lpwstr>
  </property>
  <property fmtid="{D5CDD505-2E9C-101B-9397-08002B2CF9AE}" pid="715" name="ZOTERO_BREF_xeDB1zkV4c3y_35">
    <vt:lpwstr>genesis and from each other. To address this, we developed an alternative InDel classification system that considers flanking sequences and informative motifs (for example, longer homopolymers), enabling unambiguous InDel classification into 89 subtypes. </vt:lpwstr>
  </property>
  <property fmtid="{D5CDD505-2E9C-101B-9397-08002B2CF9AE}" pid="716" name="ZOTERO_BREF_xeDB1zkV4c3y_36">
    <vt:lpwstr>Through focused characterization of seven tumor types from the 100,000 Genomes Project, we uncovered 37 InDel signatures; 27 were new. In addition to unveiling previously hidden biological insights, we also developed PRRDetect—a highly specific classifier</vt:lpwstr>
  </property>
  <property fmtid="{D5CDD505-2E9C-101B-9397-08002B2CF9AE}" pid="717" name="ZOTERO_BREF_xeDB1zkV4c3y_37">
    <vt:lpwstr> of PRRd status in tumors, with potential implications for immunotherapies.","container-title":"Nature Genetics","DOI":"10.1038/s41588-025-02152-y","ISSN":"1061-4036, 1546-1718","journalAbbreviation":"Nat Genet","language":"en","PMID":"40210680","PMCID":"</vt:lpwstr>
  </property>
  <property fmtid="{D5CDD505-2E9C-101B-9397-08002B2CF9AE}" pid="718" name="ZOTERO_BREF_xeDB1zkV4c3y_38">
    <vt:lpwstr>PMC12081297","source":"DOI.org (Crossref)","title":"A redefined InDel taxonomy provides insights into mutational signatures","URL":"https://www.nature.com/articles/s41588-025-02152-y","author":[{"family":"Koh","given":"Gene Ching Chiek"},{"family":"Nanda"</vt:lpwstr>
  </property>
  <property fmtid="{D5CDD505-2E9C-101B-9397-08002B2CF9AE}" pid="719" name="ZOTERO_BREF_xeDB1zkV4c3y_39">
    <vt:lpwstr>,"given":"Arjun Scott"},{"family":"Rinaldi","given":"Giuseppe"},{"family":"Boushaki","given":"Soraya"},{"family":"Degasperi","given":"Andrea"},{"family":"Badja","given":"Cherif"},{"family":"Pregnall","given":"Andrew Marcel"},{"family":"Zhao","given":"Salo</vt:lpwstr>
  </property>
  <property fmtid="{D5CDD505-2E9C-101B-9397-08002B2CF9AE}" pid="720" name="ZOTERO_BREF_xeDB1zkV4c3y_4">
    <vt:lpwstr>gnatures and assigning proper weights to existing signatures, thereby hindering broader clinical applications. Here we present Mutational Signature Calculator (MuSiCal), a rigorous analytical framework with algorithms that solve major problems in the stan</vt:lpwstr>
  </property>
  <property fmtid="{D5CDD505-2E9C-101B-9397-08002B2CF9AE}" pid="721" name="ZOTERO_BREF_xeDB1zkV4c3y_40">
    <vt:lpwstr>me Jingchen"},{"family":"Chmelova","given":"Lucia"},{"family":"Black","given":"Daniella"},{"family":"Heskin","given":"Laura"},{"family":"Dias","given":"João"},{"family":"Young","given":"Jamie"},{"family":"Memari","given":"Yasin"},{"family":"Shooter","give</vt:lpwstr>
  </property>
  <property fmtid="{D5CDD505-2E9C-101B-9397-08002B2CF9AE}" pid="722" name="ZOTERO_BREF_xeDB1zkV4c3y_41">
    <vt:lpwstr>n":"Scott"},{"family":"Czarnecki","given":"Jan"},{"family":"Brown","given":"Matthew Arthur"},{"family":"Davies","given":"Helen Ruth"},{"family":"Zou","given":"Xueqing"},{"family":"Nik-Zainal","given":"Serena"}],"accessed":{"date-parts":[["2025",5,13]]},"i</vt:lpwstr>
  </property>
  <property fmtid="{D5CDD505-2E9C-101B-9397-08002B2CF9AE}" pid="723" name="ZOTERO_BREF_xeDB1zkV4c3y_42">
    <vt:lpwstr>ssued":{"date-parts":[["2025",4,10]]}}}],"schema":"https://github.com/citation-style-language/schema/raw/master/csl-citation.json"}</vt:lpwstr>
  </property>
  <property fmtid="{D5CDD505-2E9C-101B-9397-08002B2CF9AE}" pid="724" name="ZOTERO_BREF_xeDB1zkV4c3y_43">
    <vt:lpwstr/>
  </property>
  <property fmtid="{D5CDD505-2E9C-101B-9397-08002B2CF9AE}" pid="725" name="ZOTERO_BREF_xeDB1zkV4c3y_44">
    <vt:lpwstr/>
  </property>
  <property fmtid="{D5CDD505-2E9C-101B-9397-08002B2CF9AE}" pid="726" name="ZOTERO_BREF_xeDB1zkV4c3y_45">
    <vt:lpwstr/>
  </property>
  <property fmtid="{D5CDD505-2E9C-101B-9397-08002B2CF9AE}" pid="727" name="ZOTERO_BREF_xeDB1zkV4c3y_46">
    <vt:lpwstr/>
  </property>
  <property fmtid="{D5CDD505-2E9C-101B-9397-08002B2CF9AE}" pid="728" name="ZOTERO_BREF_xeDB1zkV4c3y_47">
    <vt:lpwstr/>
  </property>
  <property fmtid="{D5CDD505-2E9C-101B-9397-08002B2CF9AE}" pid="729" name="ZOTERO_BREF_xeDB1zkV4c3y_48">
    <vt:lpwstr/>
  </property>
  <property fmtid="{D5CDD505-2E9C-101B-9397-08002B2CF9AE}" pid="730" name="ZOTERO_BREF_xeDB1zkV4c3y_49">
    <vt:lpwstr/>
  </property>
  <property fmtid="{D5CDD505-2E9C-101B-9397-08002B2CF9AE}" pid="731" name="ZOTERO_BREF_xeDB1zkV4c3y_5">
    <vt:lpwstr>dard workflow. Our simulation studies demonstrate that MuSiCal outperforms state-of-the-art algorithms for both signature discovery and assignment. By reanalyzing more than 2,700 cancer genomes, we provide an improved catalog of signatures and their assig</vt:lpwstr>
  </property>
  <property fmtid="{D5CDD505-2E9C-101B-9397-08002B2CF9AE}" pid="732" name="ZOTERO_BREF_xeDB1zkV4c3y_50">
    <vt:lpwstr/>
  </property>
  <property fmtid="{D5CDD505-2E9C-101B-9397-08002B2CF9AE}" pid="733" name="ZOTERO_BREF_xeDB1zkV4c3y_51">
    <vt:lpwstr/>
  </property>
  <property fmtid="{D5CDD505-2E9C-101B-9397-08002B2CF9AE}" pid="734" name="ZOTERO_BREF_xeDB1zkV4c3y_52">
    <vt:lpwstr/>
  </property>
  <property fmtid="{D5CDD505-2E9C-101B-9397-08002B2CF9AE}" pid="735" name="ZOTERO_BREF_xeDB1zkV4c3y_6">
    <vt:lpwstr>nments, discover nine indel signatures absent in the current catalog, resolve long-standing issues with the ambiguous ‘flat’ signatures and give insights into signatures with unknown etiologies. We expect MuSiCal and the improved catalog to be a step towa</vt:lpwstr>
  </property>
  <property fmtid="{D5CDD505-2E9C-101B-9397-08002B2CF9AE}" pid="736" name="ZOTERO_BREF_xeDB1zkV4c3y_7">
    <vt:lpwstr>rds establishing best practices for mutational signature analysis.","container-title":"Nature Genetics","DOI":"10.1038/s41588-024-01659-0","ISSN":"15461718","issue":"3","note":"PMID: 38361034\npublisher: Nature Research","page":"541-552","title":"Accurate</vt:lpwstr>
  </property>
  <property fmtid="{D5CDD505-2E9C-101B-9397-08002B2CF9AE}" pid="737" name="ZOTERO_BREF_xeDB1zkV4c3y_8">
    <vt:lpwstr> and sensitive mutational signature analysis with MuSiCal","volume":"56","author":[{"family":"Jin","given":"Hu"},{"family":"Gulhan","given":"Doga C."},{"family":"Geiger","given":"Benedikt"},{"family":"Ben-Isvy","given":"Daniel"},{"family":"Geng","given":"</vt:lpwstr>
  </property>
  <property fmtid="{D5CDD505-2E9C-101B-9397-08002B2CF9AE}" pid="738" name="ZOTERO_BREF_xeDB1zkV4c3y_9">
    <vt:lpwstr>David"},{"family":"Ljungström","given":"Viktor"},{"family":"Park","given":"Peter J."}],"issued":{"date-parts":[["2024",3,1]]}}},{"id":"2y6IgBtE/yQgz8iGa","uris":["http://zotero.org/users/14858941/items/X8LCP38K"],"itemData":{"id":"2y6IgBtE/yQgz8iGa","type</vt:lpwstr>
  </property>
  <property fmtid="{D5CDD505-2E9C-101B-9397-08002B2CF9AE}" pid="739" name="ZOTERO_PREF_1">
    <vt:lpwstr>&lt;data data-version="3" zotero-version="9.0.3"&gt;&lt;session id="2y6IgBtE"/&gt;&lt;style id="http://www.zotero.org/styles/chicago-author-date" locale="en-GB" hasBibliography="1" bibliographyStyleHasBeenSet="1"/&gt;&lt;prefs&gt;&lt;pref name="fieldType" value="Bookmark"/&gt;&lt;pref na</vt:lpwstr>
  </property>
  <property fmtid="{D5CDD505-2E9C-101B-9397-08002B2CF9AE}" pid="740" name="ZOTERO_PREF_2">
    <vt:lpwstr>me="automaticJournalAbbreviations" value="true"/&gt;&lt;/prefs&gt;&lt;/data&gt;</vt:lpwstr>
  </property>
</Properties>
</file>