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w:t>
      </w:r>
      <w:r>
        <w:rPr>
          <w:rFonts w:hint="eastAsia"/>
        </w:rPr>
        <w:t>*</w:t>
      </w:r>
      <w:r>
        <w:rPr/>
        <w:t xml:space="preserve">, </w:t>
      </w:r>
      <w:r>
        <w:rPr>
          <w:rFonts w:hint="eastAsia"/>
        </w:rPr>
        <w:t xml:space="preserve">Ying Yang1, </w:t>
      </w:r>
      <w:r>
        <w:rPr/>
        <w:t>Runtian Yao</w:t>
      </w:r>
      <w:r>
        <w:rPr>
          <w:rFonts w:hint="eastAsia"/>
        </w:rPr>
        <w:t>2</w:t>
      </w:r>
      <w:r>
        <w:rPr/>
        <w:t>, Qi Zheng</w:t>
      </w:r>
      <w:r>
        <w:rPr>
          <w:rFonts w:hint="eastAsia"/>
        </w:rPr>
        <w:t xml:space="preserve">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Zhongshan School of Medicine, Sun Yat-sen University Shenzhen Campus,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xml:space="preserve">, </w:t>
      </w:r>
      <w:hyperlink r:id="rId3">
        <w:r>
          <w:rPr>
            <w:rStyle w:val="Hyperlink"/>
            <w:rFonts w:hint="eastAsia"/>
          </w:rPr>
          <w:t>steverozen@pm.me</w:t>
        </w:r>
      </w:hyperlink>
    </w:p>
    <w:p>
      <w:pPr>
        <w:pStyle w:val="authorsandaff"/>
        <w:rPr/>
      </w:pPr>
      <w:r>
        <w:rPr>
          <w:rFonts w:hint="eastAsia"/>
        </w:rPr>
        <w:t xml:space="preserve">* </w:t>
      </w:r>
      <w:r>
        <w:rPr/>
        <w:t>These authors contributed equally</w:t>
      </w:r>
    </w:p>
    <w:p>
      <w:pPr>
        <w:pStyle w:val="Normal"/>
        <w:ind w:hanging="0"/>
        <w:rPr/>
      </w:pPr>
      <w:r>
        <w:rPr/>
      </w:r>
    </w:p>
    <w:p>
      <w:pPr>
        <w:pStyle w:val="Normal"/>
        <w:rPr/>
      </w:pPr>
      <w:r>
        <w:rPr/>
      </w:r>
    </w:p>
    <w:p>
      <w:pPr>
        <w:pStyle w:val="Normal"/>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pPr>
        <w:pStyle w:val="BodyText"/>
        <w:rPr/>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pPr>
        <w:pStyle w:val="BodyText"/>
        <w:numPr>
          <w:ilvl w:val="0"/>
          <w:numId w:val="3"/>
        </w:numPr>
        <w:tabs>
          <w:tab w:val="clear" w:pos="720"/>
          <w:tab w:val="left" w:pos="0" w:leader="none"/>
        </w:tabs>
        <w:spacing w:lineRule="auto" w:line="480" w:before="0" w:after="0"/>
        <w:rPr/>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pPr>
        <w:pStyle w:val="BodyText"/>
        <w:numPr>
          <w:ilvl w:val="0"/>
          <w:numId w:val="4"/>
        </w:numPr>
        <w:tabs>
          <w:tab w:val="clear" w:pos="720"/>
          <w:tab w:val="left" w:pos="0" w:leader="none"/>
        </w:tabs>
        <w:spacing w:lineRule="auto" w:line="480" w:before="0" w:after="0"/>
        <w:rPr/>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4"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5">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6">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7">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8">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 xml:space="preserve">We present a unified repertoire of indel mutational signatures in 6,975 tumors across </w:t>
      </w:r>
      <w:r>
        <w:rPr>
          <w:rFonts w:eastAsia="宋体" w:hint="eastAsia"/>
          <w:b w:val="false"/>
          <w:bCs w:val="false"/>
        </w:rPr>
        <w:t>36</w:t>
      </w:r>
      <w:r>
        <w:rPr>
          <w:rFonts w:hint="eastAsia"/>
          <w:b w:val="false"/>
          <w:bCs w:val="false"/>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false"/>
          <w:bCs w:val="false"/>
        </w:rPr>
        <w:t xml:space="preserve">VCF </w:t>
      </w:r>
      <w:r>
        <w:rPr>
          <w:rFonts w:hint="eastAsia"/>
          <w:b w:val="false"/>
          <w:bCs w:val="false"/>
        </w:rPr>
        <w:t>files.</w:t>
      </w:r>
    </w:p>
    <w:p>
      <w:pPr>
        <w:pStyle w:val="Heading1"/>
        <w:spacing w:before="0" w:after="120"/>
        <w:rPr/>
      </w:pPr>
      <w:r>
        <w:rPr>
          <w:rFonts w:hint="eastAsia"/>
        </w:rPr>
        <w:t>150</w:t>
      </w:r>
      <w:r>
        <w:br w:type="page"/>
      </w:r>
    </w:p>
    <w:p>
      <w:pPr>
        <w:pStyle w:val="Normal"/>
        <w:spacing w:lineRule="auto" w:line="360" w:before="0" w:after="0"/>
        <w:ind w:hanging="0"/>
        <w:rPr>
          <w:rFonts w:eastAsia="宋体"/>
          <w:b/>
          <w:bCs/>
        </w:rPr>
      </w:pPr>
      <w:r>
        <w:rPr>
          <w:rFonts w:eastAsia="宋体" w:hint="eastAsia"/>
          <w:b/>
          <w:bCs/>
        </w:rPr>
        <w:t>Graphical Abstract</w:t>
      </w:r>
    </w:p>
    <w:p>
      <w:pPr>
        <w:pStyle w:val="Normal"/>
        <w:spacing w:lineRule="auto" w:line="360" w:before="0" w:after="0"/>
        <w:ind w:hanging="0"/>
        <w:rPr>
          <w:rFonts w:eastAsia="宋体"/>
          <w:b/>
          <w:bCs/>
        </w:rPr>
      </w:pPr>
      <w:r>
        <w:rPr/>
        <w:drawing>
          <wp:inline distT="0" distB="0" distL="0" distR="0">
            <wp:extent cx="5943600" cy="636714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5943600" cy="6367145"/>
                    </a:xfrm>
                    <a:prstGeom prst="rect">
                      <a:avLst/>
                    </a:prstGeom>
                    <a:noFill/>
                  </pic:spPr>
                </pic:pic>
              </a:graphicData>
            </a:graphic>
          </wp:inline>
        </w:drawing>
      </w:r>
    </w:p>
    <w:p>
      <w:pPr>
        <w:pStyle w:val="Normal"/>
        <w:spacing w:lineRule="auto" w:line="360" w:before="0" w:after="0"/>
        <w:ind w:hanging="0"/>
        <w:rPr>
          <w:rFonts w:eastAsia="宋体"/>
          <w:b/>
          <w:bCs/>
        </w:rPr>
      </w:pPr>
      <w:r>
        <w:rPr>
          <w:rFonts w:eastAsia="宋体"/>
          <w:b/>
          <w:bCs/>
        </w:rPr>
        <w:t>Highlights</w:t>
      </w:r>
    </w:p>
    <w:p>
      <w:pPr>
        <w:pStyle w:val="Normal"/>
        <w:numPr>
          <w:ilvl w:val="0"/>
          <w:numId w:val="5"/>
        </w:numPr>
        <w:spacing w:lineRule="auto" w:line="360" w:before="0" w:after="0"/>
        <w:rPr>
          <w:rFonts w:eastAsia="宋体"/>
        </w:rPr>
      </w:pPr>
      <w:r>
        <w:rPr>
          <w:rFonts w:eastAsia="宋体"/>
        </w:rPr>
        <w:t>Unified indel repertoire across 6,975 genomes with mapping between signatures in different classification schemes</w:t>
      </w:r>
    </w:p>
    <w:p>
      <w:pPr>
        <w:pStyle w:val="Normal"/>
        <w:numPr>
          <w:ilvl w:val="0"/>
          <w:numId w:val="5"/>
        </w:numPr>
        <w:spacing w:lineRule="auto" w:line="360" w:before="0" w:after="0"/>
        <w:rPr>
          <w:rFonts w:eastAsia="宋体"/>
        </w:rPr>
      </w:pPr>
      <w:r>
        <w:rPr>
          <w:rFonts w:eastAsia="宋体"/>
        </w:rPr>
        <w:t>Discovery of 26 novel 89-type and 1</w:t>
      </w:r>
      <w:r>
        <w:rPr>
          <w:rFonts w:eastAsia="宋体" w:hint="eastAsia"/>
        </w:rPr>
        <w:t>1</w:t>
      </w:r>
      <w:r>
        <w:rPr>
          <w:rFonts w:eastAsia="宋体"/>
        </w:rPr>
        <w:t xml:space="preserve"> novel 83-type indel mutational signatures</w:t>
      </w:r>
    </w:p>
    <w:p>
      <w:pPr>
        <w:pStyle w:val="Normal"/>
        <w:numPr>
          <w:ilvl w:val="0"/>
          <w:numId w:val="5"/>
        </w:numPr>
        <w:spacing w:lineRule="auto" w:line="360" w:before="0" w:after="0"/>
        <w:rPr>
          <w:rFonts w:eastAsia="宋体"/>
        </w:rPr>
      </w:pPr>
      <w:r>
        <w:rPr>
          <w:rFonts w:eastAsia="宋体"/>
        </w:rPr>
        <w:t>Integrative topography across transcription, replication, and genic regions</w:t>
      </w:r>
    </w:p>
    <w:p>
      <w:pPr>
        <w:pStyle w:val="Normal"/>
        <w:numPr>
          <w:ilvl w:val="0"/>
          <w:numId w:val="5"/>
        </w:numPr>
        <w:spacing w:lineRule="auto" w:line="360" w:before="0" w:after="0"/>
        <w:rPr>
          <w:rFonts w:eastAsia="宋体"/>
        </w:rPr>
      </w:pPr>
      <w:r>
        <w:rPr>
          <w:rFonts w:eastAsia="宋体"/>
        </w:rPr>
        <w:t>Web portal and software for systematic indel browsing and matrix generation from VCF files</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Koh et al. 2025; Davies et al. 2017)</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hycBRyjwvW2u"/>
      <w:r>
        <w:rPr/>
        <w:t>(Koh et al. 2025)</w:t>
      </w:r>
      <w:bookmarkEnd w:id="10"/>
      <w:r>
        <w:rPr/>
        <w:t xml:space="preserve"> proposed two classification schemes, one with 89 types of indel and one with 476 types (Figure 1). </w:t>
      </w:r>
    </w:p>
    <w:p>
      <w:pPr>
        <w:pStyle w:val="Normal"/>
        <w:rPr/>
      </w:pPr>
      <w:r>
        <w:rP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 ≥</w:t>
      </w:r>
      <w:r>
        <w:rPr>
          <w:rFonts w:hint="eastAsia"/>
        </w:rPr>
        <w:t xml:space="preserve">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rPr/>
        <w:t>(Koh et al. 2025)</w:t>
      </w:r>
      <w:bookmarkEnd w:id="11"/>
      <w:r>
        <w:rPr/>
        <w:t xml:space="preserve"> </w:t>
      </w:r>
      <w:r>
        <w:rPr>
          <w:shd w:fill="00FFFF" w:val="clear"/>
        </w:rPr>
        <w:t>(Figure 1, Table S1)</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fill="00FFFF" w:val="clear"/>
        </w:rPr>
        <w:t>(</w:t>
      </w:r>
      <w:r>
        <w:rPr>
          <w:rFonts w:eastAsia="宋体"/>
          <w:shd w:fill="00FFFF" w:val="clear"/>
        </w:rPr>
        <w:t>https://indelsigbrowser.shinyapps.io/main/</w:t>
      </w:r>
      <w:r>
        <w:rPr>
          <w:rFonts w:eastAsia="宋体"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w:t>
      </w:r>
      <w:r>
        <w:rPr>
          <w:rFonts w:eastAsia="宋体" w:hint="eastAsia"/>
        </w:rPr>
        <w:t>6</w:t>
      </w:r>
      <w:r>
        <w:rPr/>
        <w:t xml:space="preserve"> cancer types using a method based on hierarchical Dirichlet processes </w:t>
      </w:r>
      <w:bookmarkStart w:id="12" w:name="ZOTERO_BREF_sXKgi2ptdMXh"/>
      <w:r>
        <w:rPr/>
        <w:t>(Liu et al. 2023)</w:t>
      </w:r>
      <w:bookmarkEnd w:id="12"/>
      <w:r>
        <w:rPr/>
        <w:t xml:space="preserve">, and a method based on non-negative matrix factorization </w:t>
      </w:r>
      <w:bookmarkStart w:id="13" w:name="ZOTERO_BREF_Ax2rB3g50il2"/>
      <w:r>
        <w:rPr/>
        <w:t>(Islam et al. 2022)</w:t>
      </w:r>
      <w:bookmarkEnd w:id="13"/>
      <w:r>
        <w:rPr/>
        <w:t xml:space="preserve">. The extracted signatures were broadly consistent between the two methods </w:t>
      </w:r>
      <w:r>
        <w:rPr>
          <w:highlight w:val="cyan"/>
          <w:shd w:fill="FFFF00" w:val="clear"/>
        </w:rPr>
        <w:t>(</w:t>
      </w:r>
      <w:r>
        <w:rPr>
          <w:shd w:fill="00FFFF" w:val="clear"/>
        </w:rPr>
        <w:t>Tables 1, S2-S8,</w:t>
      </w:r>
      <w:r>
        <w:rPr>
          <w:shd w:fill="FFFF00" w:val="clear"/>
        </w:rPr>
        <w:t xml:space="preserve"> </w:t>
      </w:r>
      <w:r>
        <w:rPr>
          <w:rFonts w:eastAsia="宋体"/>
          <w:shd w:fill="00FFFF" w:val="clear"/>
        </w:rPr>
        <w:t>https://indelsigbrowser.shinyapps.io/main/</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For</w:t>
      </w:r>
      <w:r>
        <w:rPr>
          <w:rFonts w:eastAsia="宋体" w:hint="eastAsia"/>
        </w:rPr>
        <w:t xml:space="preserve"> 35 </w:t>
      </w:r>
      <w:r>
        <w:rPr/>
        <w:t>of the 44 signatures, we identified tumor spectra with &gt;</w:t>
      </w:r>
      <w:r>
        <w:rPr>
          <w:rFonts w:eastAsia="宋体" w:hint="eastAsia"/>
        </w:rPr>
        <w:t xml:space="preserve"> 0.95 </w:t>
      </w:r>
      <w:r>
        <w:rPr/>
        <w:t xml:space="preserve">cosine similarity, and 39 of the signatures had tumor spectra with &gt; 0.90 similarity (Table 1). Of the 44 signatures identified in the 89-type classification, similar signatures were previously described for 18 </w:t>
      </w:r>
      <w:bookmarkStart w:id="14" w:name="ZOTERO_BREF_0qMQgAENxeSA"/>
      <w:r>
        <w:rPr/>
        <w:t>(Koh et al. 2025)</w:t>
      </w:r>
      <w:bookmarkEnd w:id="14"/>
      <w:r>
        <w:rPr/>
        <w:t xml:space="preserve">.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rPr/>
        <w:t>(Jin et al. 2024b)</w:t>
      </w:r>
      <w:bookmarkEnd w:id="15"/>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classification schemes. </w:t>
      </w:r>
      <w:r>
        <w:rPr>
          <w:shd w:fill="00FFFF" w:val="clear"/>
        </w:rPr>
        <w:t>Table 1</w:t>
      </w:r>
      <w:r>
        <w:rPr/>
        <w:t xml:space="preserve"> shows the correspondences, with details and discussion in </w:t>
      </w:r>
      <w:r>
        <w:rPr>
          <w:rFonts w:eastAsia="宋体"/>
          <w:shd w:fill="00FFFF" w:val="clear"/>
        </w:rPr>
        <w:t>https://indelsigbrowser.shinyapps.io/main</w:t>
      </w:r>
      <w:r>
        <w:rPr>
          <w:shd w:fill="00FFFF" w:val="clear"/>
        </w:rPr>
        <w:t>.</w:t>
      </w:r>
    </w:p>
    <w:p>
      <w:pPr>
        <w:pStyle w:val="normalfirst"/>
        <w:ind w:firstLine="720"/>
        <w:rPr/>
      </w:pPr>
      <w:r>
        <w:rPr/>
        <w:t xml:space="preserve">In several cases, the </w:t>
      </w:r>
      <w:r>
        <w:rPr/>
        <w:t>indel classifications</w:t>
      </w:r>
      <w:r>
        <w:rPr/>
        <w:t xml:space="preserve"> systems were able to distinguish signatures that the </w:t>
      </w:r>
      <w:r>
        <w:rPr/>
        <w:t>older</w:t>
      </w:r>
      <w:r>
        <w:rPr/>
        <w:t xml:space="preserve"> system merged. This is clearest for deletions of single T bases from tracts of </w:t>
      </w:r>
      <w:r>
        <w:rPr>
          <w:rFonts w:eastAsia="Liberation Serif" w:cs="Liberation Serif" w:ascii="Liberation Serif" w:hAnsi="Liberation Serif"/>
        </w:rPr>
        <w:t>≥</w:t>
      </w:r>
      <w:r>
        <w:rPr/>
        <w:t xml:space="preserve"> 6 Ts. </w:t>
      </w:r>
      <w:r>
        <w:rPr/>
        <w:t>Our data set had</w:t>
      </w:r>
      <w:r>
        <w:rPr/>
        <w:t xml:space="preserve"> &gt; 8.5 million </w:t>
      </w:r>
      <w:r>
        <w:rPr/>
        <w:t xml:space="preserve">of these </w:t>
      </w:r>
      <w:r>
        <w:rPr/>
        <w:t xml:space="preserve">deletions out of 18.4 million deletions in total. </w:t>
      </w:r>
      <w:r>
        <w:rPr/>
        <w:t>The</w:t>
      </w:r>
      <w:r>
        <w:rPr/>
        <w:t xml:space="preserve"> COSMIC reference signature ID2 </w:t>
      </w:r>
      <w:r>
        <w:rPr/>
        <w:t>in the older, 83-type classification,</w:t>
      </w:r>
      <w:r>
        <w:rPr/>
        <w:t xml:space="preserve"> consists exclusively of th</w:t>
      </w:r>
      <w:r>
        <w:rPr/>
        <w:t>ese</w:t>
      </w:r>
      <w:r>
        <w:rPr/>
        <w:t xml:space="preserve"> deletions. The new indel classifications divide ID2 into three signatures. Among these, InsDel2b is dominated by deletions of T from tracts of 5 to 7 Ts. InsDel2a and InsDel2c are both dominated by deletions of single Ts’ from stretches of </w:t>
      </w:r>
      <w:r>
        <w:rPr>
          <w:rFonts w:eastAsia="Liberation Serif" w:cs="Liberation Serif" w:ascii="Liberation Serif" w:hAnsi="Liberation Serif"/>
        </w:rPr>
        <w:t xml:space="preserve">≥ 8 Ts. However, they are distinguished by InsDel2a’s preference </w:t>
      </w:r>
      <w:r>
        <w:rPr>
          <w:rFonts w:eastAsia="Liberation Serif" w:cs="Liberation Serif" w:ascii="Liberation Serif" w:hAnsi="Liberation Serif"/>
        </w:rPr>
        <w:t>for</w:t>
      </w:r>
      <w:r>
        <w:rPr>
          <w:rFonts w:eastAsia="Liberation Serif" w:cs="Liberation Serif" w:ascii="Liberation Serif" w:hAnsi="Liberation Serif"/>
        </w:rPr>
        <w:t xml:space="preserve"> flanking A bases and InsDel1c’s preference for flanking C bases.</w:t>
      </w:r>
      <w:r>
        <w:rPr/>
        <w:t xml:space="preserve"> </w:t>
      </w:r>
      <w:r>
        <w:rPr/>
        <w:t>Mutations attr</w:t>
      </w:r>
      <w:r>
        <w:rPr>
          <w:shd w:fill="auto" w:val="clear"/>
        </w:rPr>
        <w:t xml:space="preserve">ibuted to </w:t>
      </w:r>
      <w:r>
        <w:rPr>
          <w:color w:val="000000"/>
          <w:shd w:fill="auto" w:val="clear"/>
        </w:rPr>
        <w:t xml:space="preserve">Insdel2b and InsDel2c are strongly enriched among MSI-H tumors. </w:t>
      </w:r>
      <w:r>
        <w:rPr>
          <w:color w:val="000000"/>
          <w:shd w:fill="auto" w:val="clear"/>
        </w:rPr>
        <w:t xml:space="preserve">Furthermore, </w:t>
      </w:r>
      <w:r>
        <w:rPr>
          <w:color w:val="000000"/>
          <w:shd w:fill="auto" w:val="clear"/>
        </w:rPr>
        <w:t xml:space="preserve">the counts of mutations attributed to these signatures are correlated with the counts of mutations attributed to </w:t>
      </w:r>
      <w:r>
        <w:rPr>
          <w:color w:val="000000"/>
          <w:shd w:fill="auto" w:val="clear"/>
        </w:rPr>
        <w:t xml:space="preserve">the </w:t>
      </w:r>
      <w:r>
        <w:rPr>
          <w:color w:val="000000"/>
          <w:shd w:fill="auto" w:val="clear"/>
        </w:rPr>
        <w:t xml:space="preserve">MSI-H-associated SBS signatures SBS6, SBS26, and SBS44 </w:t>
      </w:r>
      <w:r>
        <w:rPr>
          <w:color w:val="000000"/>
          <w:highlight w:val="yellow"/>
        </w:rPr>
        <w:t>(Figure 4, Figure S7 – need to move downstream sup fig numbers</w:t>
      </w:r>
      <w:r>
        <w:rPr>
          <w:color w:val="000000"/>
          <w:highlight w:val="yellow"/>
          <w:shd w:fill="00FFFF" w:val="clear"/>
        </w:rPr>
        <w:t>)</w:t>
      </w:r>
    </w:p>
    <w:p>
      <w:pPr>
        <w:pStyle w:val="normalfirst"/>
        <w:ind w:firstLine="720"/>
        <w:rPr/>
      </w:pPr>
      <w:r>
        <w:rPr/>
        <w:t>In addition to</w:t>
      </w:r>
      <w:r>
        <w:rPr/>
        <w:t xml:space="preserve"> </w:t>
      </w:r>
      <w:r>
        <w:rPr/>
        <w:t>the</w:t>
      </w:r>
      <w:r>
        <w:rPr/>
        <w:t xml:space="preserve"> deletions of single T bases from long poly-T tracts, insertions of single T bases into </w:t>
      </w:r>
      <w:r>
        <w:rPr/>
        <w:t xml:space="preserve">long poly-T </w:t>
      </w:r>
      <w:r>
        <w:rPr/>
        <w:t xml:space="preserve">tracts also showed that the </w:t>
      </w:r>
      <w:r>
        <w:rPr/>
        <w:t>new indel classification</w:t>
      </w:r>
      <w:r>
        <w:rPr/>
        <w:t xml:space="preserve"> systems distinguish signatures that the </w:t>
      </w:r>
      <w:r>
        <w:rPr/>
        <w:t>older system merged</w:t>
      </w:r>
      <w:r>
        <w:rPr/>
        <w:t xml:space="preserve">. </w:t>
      </w:r>
      <w:r>
        <w:rPr/>
        <w:t>Our data set</w:t>
      </w:r>
      <w:r>
        <w:rPr/>
        <w:t xml:space="preserve"> </w:t>
      </w:r>
      <w:r>
        <w:rPr/>
        <w:t>had</w:t>
      </w:r>
      <w:r>
        <w:rPr/>
        <w:t xml:space="preserve"> 3.3 million insertions of single T bases into tracts of </w:t>
      </w:r>
      <w:r>
        <w:rPr>
          <w:rFonts w:eastAsia="Liberation Serif" w:cs="Liberation Serif" w:ascii="Liberation Serif" w:hAnsi="Liberation Serif"/>
        </w:rPr>
        <w:t>≥</w:t>
      </w:r>
      <w:r>
        <w:rP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eastAsia="Liberation Serif" w:cs="Liberation Serif" w:ascii="Liberation Serif" w:hAnsi="Liberation Serif"/>
        </w:rPr>
        <w:t>≥</w:t>
      </w:r>
      <w:r>
        <w:rP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Several tumors with high proportions of InsDel1b (&gt; 0.4) have mutation in the proofreading domain of polymerase epsilon </w:t>
      </w:r>
      <w:r>
        <w:rPr>
          <w:shd w:fill="00FFFF" w:val="clear"/>
        </w:rPr>
        <w:t>(Table S9)</w:t>
      </w:r>
      <w:r>
        <w:rPr/>
        <w:t>.</w:t>
      </w:r>
    </w:p>
    <w:p>
      <w:pPr>
        <w:pStyle w:val="normalfirst"/>
        <w:rPr/>
      </w:pPr>
      <w:r>
        <w:rPr>
          <w:rFonts w:eastAsia="宋体" w:hint="eastAsia"/>
          <w:b/>
          <w:bCs/>
          <w:i/>
          <w:iCs/>
        </w:rPr>
        <w:t>Two cases where the 89-type classification misses clear differences.</w:t>
      </w:r>
      <w:r>
        <w:rPr>
          <w:rFonts w:eastAsia="宋体" w:hint="eastAsia"/>
          <w:b/>
          <w:bCs/>
        </w:rPr>
        <w:t xml:space="preserve"> </w:t>
      </w:r>
      <w:r>
        <w:rPr>
          <w:rFonts w:eastAsia="宋体" w:hint="eastAsia"/>
        </w:rPr>
        <w:t xml:space="preserve">While the 89-type classification system on the whole better discriminates signau, there were two cases in which the 83-type and 476 type systems clearly differentiated signatures that were almost </w:t>
      </w:r>
      <w:r>
        <w:rPr>
          <w:rFonts w:eastAsia="宋体"/>
        </w:rPr>
        <w:t>identical to</w:t>
      </w:r>
      <w:r>
        <w:rPr>
          <w:rFonts w:eastAsia="宋体" w:hint="eastAsia"/>
        </w:rPr>
        <w:t xml:space="preserve"> the 89-type system. One case consisted of InsDel13 and InsDel</w:t>
      </w:r>
      <w:r>
        <w:rPr>
          <w:rFonts w:eastAsia="宋体"/>
        </w:rPr>
        <w:t>_</w:t>
      </w:r>
      <w:r>
        <w:rPr>
          <w:rFonts w:eastAsia="宋体" w:hint="eastAsia"/>
        </w:rPr>
        <w:t>C. These are nearly identical in the 89-type system, which groups deletions of single Ts in stretches of 1, 2, 3, or 4 Ts as a single deletion type. However the 83 and 476 type systems show that InsDel</w:t>
      </w:r>
      <w:r>
        <w:rPr>
          <w:rFonts w:eastAsia="宋体"/>
        </w:rPr>
        <w:t>_</w:t>
      </w:r>
      <w:r>
        <w:rPr>
          <w:rFonts w:eastAsia="宋体" w:hint="eastAsia"/>
        </w:rPr>
        <w:t>C has deletions of 1 T from ATA (ATA</w:t>
      </w:r>
      <w:r>
        <w:rPr>
          <w:rFonts w:cs="DejaVu Sans" w:hint="eastAsia" w:ascii="DejaVu Sans" w:hAnsi="DejaVu Sans"/>
        </w:rPr>
        <w:t>→</w:t>
      </w:r>
      <w:r>
        <w:rPr>
          <w:rFonts w:eastAsia="宋体" w:hint="eastAsia"/>
        </w:rPr>
        <w:t>AA), while InsDel13 has deletions of T from ATTA (ATTA</w:t>
      </w:r>
      <w:r>
        <w:rPr>
          <w:rFonts w:cs="DejaVu Sans" w:hint="eastAsia" w:ascii="DejaVu Sans" w:hAnsi="DejaVu Sans"/>
        </w:rPr>
        <w:t>→</w:t>
      </w:r>
      <w:r>
        <w:rPr>
          <w:rFonts w:eastAsia="宋体" w:hint="eastAsia"/>
        </w:rPr>
        <w:t>ATA,</w:t>
      </w:r>
      <w:r>
        <w:rPr>
          <w:rFonts w:eastAsia="宋体" w:hint="eastAsia"/>
          <w:shd w:fill="00FFFF" w:val="clear"/>
        </w:rPr>
        <w:t xml:space="preserve"> Sup Figure S1A</w:t>
      </w:r>
      <w:r>
        <w:rPr>
          <w:shd w:fill="00FFFF" w:val="clear"/>
        </w:rPr>
        <w:t>)</w:t>
      </w:r>
      <w:r>
        <w:rPr/>
        <w:t>.</w:t>
      </w:r>
      <w:r>
        <w:rPr>
          <w:rFonts w:eastAsia="宋体"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宋体" w:hint="eastAsia"/>
        </w:rPr>
        <w:t>ACCG) and insertion of a one T next to an isolated T (e.g. GTG</w:t>
      </w:r>
      <w:r>
        <w:rPr>
          <w:rFonts w:cs="DejaVu Sans" w:hint="eastAsia" w:ascii="DejaVu Sans" w:hAnsi="DejaVu Sans"/>
        </w:rPr>
        <w:t>→</w:t>
      </w:r>
      <w:r>
        <w:rPr>
          <w:rFonts w:eastAsia="宋体" w:hint="eastAsia"/>
        </w:rPr>
        <w:t>GTTG). InsDel16 has insertion of one C between non-Cs (e.g. AT</w:t>
      </w:r>
      <w:r>
        <w:rPr>
          <w:rFonts w:cs="DejaVu Sans" w:hint="eastAsia" w:ascii="DejaVu Sans" w:hAnsi="DejaVu Sans"/>
        </w:rPr>
        <w:t>→</w:t>
      </w:r>
      <w:r>
        <w:rPr>
          <w:rFonts w:eastAsia="宋体" w:hint="eastAsia"/>
        </w:rPr>
        <w:t>ACT), and insertion of one T between non-Ts (e.g. AG</w:t>
      </w:r>
      <w:r>
        <w:rPr>
          <w:rFonts w:cs="DejaVu Sans" w:hint="eastAsia" w:ascii="DejaVu Sans" w:hAnsi="DejaVu Sans"/>
        </w:rPr>
        <w:t>→</w:t>
      </w:r>
      <w:r>
        <w:rPr>
          <w:rFonts w:eastAsia="宋体" w:hint="eastAsia"/>
        </w:rPr>
        <w:t xml:space="preserve">ATG, </w:t>
      </w:r>
      <w:r>
        <w:rPr>
          <w:rFonts w:eastAsia="宋体" w:hint="eastAsia"/>
          <w:shd w:fill="00FFFF" w:val="clear"/>
        </w:rPr>
        <w:t>Sup Figure S1B</w:t>
      </w:r>
      <w:r>
        <w:rPr/>
        <w:t xml:space="preserve">). Again, </w:t>
      </w:r>
      <w:r>
        <w:rPr>
          <w:rFonts w:eastAsia="宋体" w:hint="eastAsia"/>
        </w:rPr>
        <w:t>the 89-type system does not capture these differences, while the 83 and 476-type systems do.</w:t>
      </w:r>
    </w:p>
    <w:p>
      <w:pPr>
        <w:pStyle w:val="normalfirst"/>
        <w:rPr>
          <w:b/>
          <w:bCs/>
          <w:i/>
          <w:iCs/>
        </w:rPr>
      </w:pPr>
      <w:r>
        <w:rPr>
          <w:b/>
          <w:bCs/>
          <w:i/>
          <w:iCs/>
        </w:rPr>
        <w:t>New insights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p>
    <w:p>
      <w:pPr>
        <w:pStyle w:val="normalfirst"/>
        <w:rPr>
          <w:rFonts w:eastAsia="宋体"/>
          <w:b/>
          <w:bCs/>
          <w:i/>
          <w:iCs/>
        </w:rPr>
      </w:pPr>
      <w:r>
        <w:rPr>
          <w:rFonts w:eastAsia="宋体"/>
          <w:b/>
          <w:bCs/>
          <w:i/>
          <w:iCs/>
        </w:rPr>
        <w:t>APOBEC3A activity and InsDel_Aβ</w:t>
      </w:r>
      <w:r>
        <w:rPr>
          <w:rFonts w:eastAsia="宋体" w:hint="eastAsia"/>
          <w:b/>
          <w:bCs/>
          <w:i/>
          <w:iCs/>
        </w:rPr>
        <w:t xml:space="preserve">. </w:t>
      </w:r>
      <w:r>
        <w:rPr>
          <w:rFonts w:eastAsia="宋体"/>
        </w:rPr>
        <w:t>We identified InsDel_Aβ, an indel signature that in the 476-type classification consists primarily of 1 bp C deletions TCA</w:t>
      </w:r>
      <w:r>
        <w:rPr>
          <w:rFonts w:hint="eastAsia"/>
        </w:rPr>
        <w:t>→</w:t>
      </w:r>
      <w:r>
        <w:rPr>
          <w:rFonts w:eastAsia="宋体"/>
        </w:rPr>
        <w:t>TA and TCT</w:t>
      </w:r>
      <w:r>
        <w:rPr>
          <w:rFonts w:hint="eastAsia"/>
        </w:rPr>
        <w:t>→</w:t>
      </w:r>
      <w:r>
        <w:rPr>
          <w:rFonts w:eastAsia="宋体"/>
        </w:rPr>
        <w:t>TT deletions</w:t>
      </w:r>
      <w:r>
        <w:rPr>
          <w:rFonts w:eastAsia="宋体" w:hint="eastAsia"/>
        </w:rPr>
        <w:t xml:space="preserve"> (F</w:t>
      </w:r>
      <w:r>
        <w:rPr>
          <w:rFonts w:eastAsia="宋体"/>
        </w:rPr>
        <w:t>i</w:t>
      </w:r>
      <w:r>
        <w:rPr>
          <w:rFonts w:eastAsia="宋体" w:hint="eastAsia"/>
        </w:rPr>
        <w:t>gure S1C, right sub-panel</w:t>
      </w:r>
      <w:r>
        <w:rPr>
          <w:rFonts w:eastAsia="宋体"/>
        </w:rPr>
        <w:t xml:space="preserve">). Thus, InsDel_Aβ mutates the same sequences as SBS2 </w:t>
      </w:r>
      <w:r>
        <w:rPr>
          <w:rFonts w:eastAsia="宋体" w:hint="eastAsia"/>
        </w:rPr>
        <w:t>(TCA</w:t>
      </w:r>
      <w:r>
        <w:rPr>
          <w:rFonts w:hint="eastAsia"/>
        </w:rPr>
        <w:t>→</w:t>
      </w:r>
      <w:r>
        <w:rPr>
          <w:rFonts w:eastAsia="宋体" w:hint="eastAsia"/>
        </w:rPr>
        <w:t>TTA and TCT</w:t>
      </w:r>
      <w:r>
        <w:rPr>
          <w:rFonts w:cs="DejaVu Sans" w:hint="eastAsia" w:ascii="DejaVu Sans" w:hAnsi="DejaVu Sans"/>
        </w:rPr>
        <w:t>→</w:t>
      </w:r>
      <w:r>
        <w:rPr>
          <w:rFonts w:eastAsia="宋体" w:hint="eastAsia"/>
        </w:rPr>
        <w:t>TTT)</w:t>
      </w:r>
      <w:r>
        <w:rPr>
          <w:rFonts w:eastAsia="宋体"/>
        </w:rPr>
        <w:t xml:space="preserve"> and SBS13 </w:t>
      </w:r>
      <w:r>
        <w:rPr>
          <w:rFonts w:eastAsia="宋体" w:hint="eastAsia"/>
        </w:rPr>
        <w:t>(TCA</w:t>
      </w:r>
      <w:r>
        <w:rPr>
          <w:rFonts w:cs="DejaVu Sans" w:hint="eastAsia" w:ascii="DejaVu Sans" w:hAnsi="DejaVu Sans"/>
        </w:rPr>
        <w:t>→</w:t>
      </w:r>
      <w:r>
        <w:rPr>
          <w:rFonts w:eastAsia="宋体" w:hint="eastAsia"/>
        </w:rPr>
        <w:t>TGA and TCT</w:t>
      </w:r>
      <w:r>
        <w:rPr>
          <w:rFonts w:cs="DejaVu Sans" w:hint="eastAsia" w:ascii="DejaVu Sans" w:hAnsi="DejaVu Sans"/>
        </w:rPr>
        <w:t>→</w:t>
      </w:r>
      <w:r>
        <w:rPr>
          <w:rFonts w:eastAsia="宋体" w:hint="eastAsia"/>
        </w:rPr>
        <w:t>TGT)</w:t>
      </w:r>
      <w:r>
        <w:rPr>
          <w:rFonts w:eastAsia="宋体"/>
        </w:rPr>
        <w:t>, which are canonical APOBEC SBS signatures, and experiments in cell culture have shown that APOBEC3A induces primarily TC</w:t>
      </w:r>
      <w:r>
        <w:rPr>
          <w:rFonts w:hint="eastAsia"/>
        </w:rPr>
        <w:t>→</w:t>
      </w:r>
      <w:r>
        <w:rPr>
          <w:rFonts w:eastAsia="宋体"/>
        </w:rPr>
        <w:t xml:space="preserve">T mutations </w:t>
      </w:r>
      <w:bookmarkStart w:id="16" w:name="ZOTERO_BREF_CAdMe2IeGVl5"/>
      <w:r>
        <w:rPr>
          <w:rFonts w:eastAsia="宋体"/>
        </w:rPr>
        <w:t>(DeWeerd et al. 2022)</w:t>
      </w:r>
      <w:bookmarkEnd w:id="16"/>
      <w:r>
        <w:rPr>
          <w:rFonts w:eastAsia="宋体"/>
        </w:rPr>
        <w:t xml:space="preserve">. This signature was was also noted in </w:t>
      </w:r>
      <w:bookmarkStart w:id="17" w:name="ZOTERO_BREF_EcFI6Fskdsau"/>
      <w:r>
        <w:rPr>
          <w:rFonts w:eastAsia="宋体"/>
        </w:rPr>
        <w:t>(Koh et al. 2025)</w:t>
      </w:r>
      <w:bookmarkEnd w:id="17"/>
      <w:r>
        <w:rPr>
          <w:rFonts w:eastAsia="宋体"/>
        </w:rPr>
        <w:t xml:space="preserve">. In parallel, we discovered the corresponding 83-type indel signature, ID_A, which, compared to C_ID9, is more similar to </w:t>
      </w:r>
      <w:r>
        <w:rPr>
          <w:rFonts w:eastAsia="宋体" w:hint="eastAsia"/>
        </w:rPr>
        <w:t>the experimental indel spectrum in</w:t>
      </w:r>
      <w:r>
        <w:rPr>
          <w:rFonts w:eastAsia="宋体"/>
        </w:rPr>
        <w:t xml:space="preserve"> </w:t>
      </w:r>
      <w:bookmarkStart w:id="18" w:name="ZOTERO_BREF_PIzfJaCA5fo2"/>
      <w:r>
        <w:rPr>
          <w:rFonts w:eastAsia="宋体"/>
        </w:rPr>
        <w:t>(DeWeerd et al. 2022)</w:t>
      </w:r>
      <w:bookmarkEnd w:id="18"/>
      <w:r>
        <w:rPr/>
        <w:t>.</w:t>
      </w:r>
      <w:r>
        <w:rPr>
          <w:rFonts w:eastAsia="宋体" w:hint="eastAsia"/>
        </w:rPr>
        <w:t xml:space="preserve"> Notably compared to ID9, </w:t>
      </w:r>
      <w:r>
        <w:rPr>
          <w:rFonts w:eastAsia="宋体"/>
        </w:rPr>
        <w:t xml:space="preserve">ID_A lacks the prominent 1 bp T deletions present in C_ID9 </w:t>
      </w:r>
      <w:r>
        <w:rPr>
          <w:rFonts w:eastAsia="宋体" w:hint="eastAsia"/>
        </w:rPr>
        <w:t>(Figure S1C, left sub-panel)</w:t>
      </w:r>
      <w:r>
        <w:rPr>
          <w:rFonts w:eastAsia="宋体"/>
        </w:rPr>
        <w:t>. In addition, the corresponding InsDel9 476-type signature also many deletions of a single C following A or G, which are essentially absent in InsDel_Aβ.</w:t>
      </w:r>
    </w:p>
    <w:p>
      <w:pPr>
        <w:pStyle w:val="normalfirst"/>
        <w:rPr>
          <w:shd w:fill="FFFF00" w:val="clear"/>
        </w:rPr>
      </w:pPr>
      <w:r>
        <w:rPr>
          <w:b/>
          <w:bCs/>
          <w:i/>
          <w:iCs/>
          <w:shd w:fill="FFFF00" w:val="clear"/>
        </w:rPr>
        <w:t xml:space="preserve">STEVE DEFINITE NEED PARAGRAPH </w:t>
      </w:r>
      <w:r>
        <w:rPr>
          <w:i/>
          <w:iCs/>
          <w:shd w:fill="FFFF00" w:val="clear"/>
        </w:rPr>
        <w:t>N_beta is the new ID2</w:t>
      </w:r>
    </w:p>
    <w:p>
      <w:pPr>
        <w:pStyle w:val="Normal"/>
        <w:rPr>
          <w:shd w:fill="FFFF00" w:val="clear"/>
        </w:rPr>
      </w:pPr>
      <w:r>
        <w:rPr>
          <w:shd w:fill="FFFF00" w:val="clear"/>
        </w:rPr>
        <w:t>A similar pattern was observed for ID_N, which was found in all cancer types. Its sub-signature, InsDel_N</w:t>
      </w:r>
      <w:r>
        <w:rPr>
          <w:rFonts w:eastAsia="宋体"/>
          <w:shd w:fill="FFFF00" w:val="clear"/>
        </w:rPr>
        <w:t>α</w:t>
      </w:r>
      <w:r>
        <w:rPr>
          <w:shd w:fill="FFFF00" w:val="clear"/>
        </w:rPr>
        <w:t>, was specifically linked to POLE mutations and mismatch repair deficiency, whereas InsDel_N</w:t>
      </w:r>
      <w:r>
        <w:rPr>
          <w:rFonts w:eastAsia="宋体"/>
          <w:shd w:fill="FFFF00" w:val="clear"/>
        </w:rPr>
        <w:t>β</w:t>
      </w:r>
      <w:r>
        <w:rPr>
          <w:shd w:fill="FFFF00" w:val="clear"/>
        </w:rPr>
        <w:t xml:space="preserve"> was prevalent across a broad range of cancer types.</w:t>
      </w:r>
    </w:p>
    <w:p>
      <w:pPr>
        <w:pStyle w:val="Heading3"/>
        <w:numPr>
          <w:ilvl w:val="0"/>
          <w:numId w:val="0"/>
        </w:numPr>
        <w:ind w:hanging="0" w:start="0"/>
        <w:rPr>
          <w:i/>
          <w:iCs/>
          <w:sz w:val="24"/>
          <w:szCs w:val="24"/>
        </w:rPr>
      </w:pPr>
      <w:r>
        <w:rPr>
          <w:i/>
          <w:iCs/>
          <w:sz w:val="24"/>
          <w:szCs w:val="24"/>
        </w:rPr>
        <w:t>Associations between indel signatures and SBS signatures &lt;FOR STEVE TO REVIEW&gt;</w:t>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宋体" w:hint="eastAsia"/>
          <w:shd w:fill="00FFFF" w:val="clear"/>
        </w:rPr>
        <w:t>10</w:t>
      </w:r>
      <w:r>
        <w:rPr>
          <w:rFonts w:hint="eastAsia"/>
          <w:shd w:fill="00FFFF" w:val="clear"/>
        </w:rPr>
        <w:t>, S</w:t>
      </w:r>
      <w:r>
        <w:rPr>
          <w:rFonts w:eastAsia="宋体" w:hint="eastAsia"/>
          <w:shd w:fill="00FFFF" w:val="clear"/>
        </w:rPr>
        <w:t>11</w:t>
      </w:r>
      <w:r>
        <w:rPr/>
        <w:t xml:space="preserve">). Using unsupervised hierarchical clustering, we grouped mutational signatures into several distinct modules </w:t>
      </w:r>
      <w:r>
        <w:rPr>
          <w:shd w:fill="00FFFF" w:val="clear"/>
        </w:rPr>
        <w:t>(</w:t>
      </w:r>
      <w:commentRangeStart w:id="0"/>
      <w:r>
        <w:rPr>
          <w:shd w:fill="00FFFF" w:val="clear"/>
        </w:rPr>
        <w:t xml:space="preserve">Figure </w:t>
      </w:r>
      <w:r>
        <w:rPr>
          <w:rFonts w:eastAsia="宋体" w:hint="eastAsia"/>
          <w:shd w:fill="00FFFF" w:val="clear"/>
        </w:rPr>
        <w:t>4</w:t>
      </w:r>
      <w:r>
        <w:rPr>
          <w:rFonts w:eastAsia="宋体" w:hint="eastAsia"/>
          <w:shd w:fill="00FFFF" w:val="clear"/>
        </w:rPr>
      </w:r>
      <w:commentRangeEnd w:id="0"/>
      <w:r>
        <w:commentReference w:id="0"/>
      </w:r>
      <w:r>
        <w:rPr>
          <w:shd w:fill="00FFFF" w:val="clear"/>
        </w:rPr>
        <w:t>)</w:t>
      </w:r>
      <w:r>
        <w:rPr/>
        <w:t>. The APOBEC-related cluster includes SBS2 and SBS13 and sho</w:t>
      </w:r>
      <w:r>
        <w:rPr>
          <w:rFonts w:eastAsia="宋体" w:hint="eastAsia"/>
        </w:rPr>
        <w:t>wed</w:t>
      </w:r>
      <w:r>
        <w:rP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 xml:space="preserve">Within the mismatch repair deficiency (MMR) cluster, we observed a strong network of correlations between SBS6, SBS26, SBS44, and a group of indel signatures, including C_ID2, InsDel2b, InsDel2c, InsDel7, InsDel_D, and InsDel_J (Figure </w:t>
      </w:r>
      <w:r>
        <w:rPr>
          <w:rFonts w:eastAsia="宋体" w:hint="eastAsia"/>
        </w:rPr>
        <w:t>4</w:t>
      </w:r>
      <w:r>
        <w:rPr/>
        <w:t>,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pPr>
        <w:pStyle w:val="Normal"/>
        <w:rPr/>
      </w:pPr>
      <w:r>
        <w:rP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w:t>
      </w:r>
      <w:r>
        <w:rPr>
          <w:rFonts w:eastAsia="宋体" w:hint="eastAsia"/>
        </w:rPr>
        <w:t>4</w:t>
      </w:r>
      <w:r>
        <w:rPr/>
        <w:t xml:space="preserve">,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w:t>
      </w:r>
      <w:r>
        <w:rPr>
          <w:rFonts w:eastAsia="宋体" w:hint="eastAsia"/>
        </w:rPr>
        <w:t>4</w:t>
      </w:r>
      <w:r>
        <w:rPr/>
        <w:t xml:space="preserve">, “GI-ROS”). </w:t>
      </w:r>
    </w:p>
    <w:p>
      <w:pPr>
        <w:pStyle w:val="Heading2"/>
        <w:rPr/>
      </w:pPr>
      <w:r>
        <w:rPr>
          <w:rFonts w:hint="eastAsia"/>
        </w:rPr>
        <w:t>Topography of indel mutational signatures &lt;MO EDIT&gt;</w:t>
      </w:r>
    </w:p>
    <w:p>
      <w:pPr>
        <w:pStyle w:val="Normal"/>
        <w:rPr/>
      </w:pPr>
      <w:commentRangeStart w:id="1"/>
      <w:r>
        <w:rPr/>
        <w:t>Interesting – ID_K lagging strand enrichment related to POLE</w:t>
      </w:r>
      <w:commentRangeEnd w:id="1"/>
      <w:r>
        <w:commentReference w:id="1"/>
      </w:r>
      <w:r>
        <w:rPr/>
      </w:r>
    </w:p>
    <w:p>
      <w:pPr>
        <w:pStyle w:val="Normal"/>
        <w:rPr>
          <w:rFonts w:eastAsia="宋体" w:hint="eastAsia"/>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Transcription strand asymmetries were shown in 17 out of 33 83-type signatures (Figure</w:t>
      </w:r>
      <w:r>
        <w:rPr>
          <w:rFonts w:eastAsia="宋体" w:hint="eastAsia"/>
        </w:rPr>
        <w:t xml:space="preserve"> 5</w:t>
      </w:r>
      <w:r>
        <w:rPr>
          <w:rFonts w:hint="eastAsia"/>
        </w:rPr>
        <w:t>A</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2</w:t>
      </w:r>
      <w:r>
        <w:rPr>
          <w:rFonts w:hint="eastAsia"/>
          <w:shd w:fill="00FFFF" w:val="clear"/>
        </w:rPr>
        <w:t>C</w:t>
      </w:r>
      <w:r>
        <w:rPr>
          <w:shd w:fill="00FFFF" w:val="clear"/>
        </w:rPr>
        <w:t xml:space="preserve">, Table </w:t>
      </w:r>
      <w:r>
        <w:rPr>
          <w:rFonts w:hint="eastAsia"/>
          <w:shd w:fill="00FFFF" w:val="clear"/>
        </w:rPr>
        <w:t>S</w:t>
      </w:r>
      <w:r>
        <w:rPr>
          <w:rFonts w:eastAsia="宋体" w:hint="eastAsia"/>
          <w:shd w:fill="00FFFF" w:val="clear"/>
        </w:rPr>
        <w:t>12</w:t>
      </w:r>
      <w:r>
        <w:rPr/>
        <w:t xml:space="preserve">). Signatures attributed to exogenous mutational processes, such as C_ID3 (tobacco smoking exposure), C_ID14 (correlated with </w:t>
      </w:r>
      <w:r>
        <w:rPr>
          <w:rFonts w:hint="eastAsia"/>
        </w:rPr>
        <w:t>SBS93</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rPr>
        <w:t>ID_F</w:t>
      </w:r>
      <w:r>
        <w:rPr/>
        <w:t xml:space="preserve"> (topoisomerase-1 </w:t>
      </w:r>
      <w:r>
        <w:rPr>
          <w:rFonts w:eastAsia="宋体" w:hint="eastAsia"/>
        </w:rPr>
        <w:t>[</w:t>
      </w:r>
      <w:r>
        <w:rPr/>
        <w:t>TOP1</w:t>
      </w:r>
      <w:r>
        <w:rPr>
          <w:rFonts w:eastAsia="宋体" w:hint="eastAsia"/>
        </w:rPr>
        <w:t>]</w:t>
      </w:r>
      <w:r>
        <w:rPr/>
        <w:t xml:space="preserve"> associated mutagenesis stemming from RNase H2 deficiency). Interestingly, 3 defective MMR signatures also showed transcription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eastAsia="宋体" w:hint="eastAsia"/>
        </w:rPr>
        <w:t>5</w:t>
      </w:r>
      <w:r>
        <w:rPr>
          <w:rFonts w:hint="eastAsia"/>
        </w:rPr>
        <w:t>B</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2</w:t>
      </w:r>
      <w:r>
        <w:rPr>
          <w:rFonts w:hint="eastAsia"/>
          <w:shd w:fill="00FFFF" w:val="clear"/>
        </w:rPr>
        <w:t>B</w:t>
      </w:r>
      <w:r>
        <w:rPr>
          <w:shd w:fill="00FFFF" w:val="clear"/>
        </w:rPr>
        <w:t xml:space="preserve">, Table </w:t>
      </w:r>
      <w:r>
        <w:rPr>
          <w:rFonts w:hint="eastAsia"/>
          <w:shd w:fill="00FFFF" w:val="clear"/>
        </w:rPr>
        <w:t>S</w:t>
      </w:r>
      <w:r>
        <w:rPr>
          <w:rFonts w:eastAsia="宋体" w:hint="eastAsia"/>
          <w:shd w:fill="00FFFF" w:val="clear"/>
        </w:rPr>
        <w:t>12</w:t>
      </w:r>
      <w:r>
        <w:rPr/>
        <w:t xml:space="preserve">). Analogous to transcription strand asymmetries, the majority of signatures attributable to exogenous mutagenic exposures or defective endogenous repair processes exhibited pronounced replication strand bias, manifesting preferentially on either the leading or lagging strand. Notably, </w:t>
      </w:r>
      <w:r>
        <w:rPr>
          <w:rFonts w:eastAsia="宋体" w:hint="eastAsia"/>
        </w:rPr>
        <w:t>3</w:t>
      </w:r>
      <w:r>
        <w:rPr/>
        <w:t xml:space="preserve"> </w:t>
      </w:r>
      <w:r>
        <w:rPr>
          <w:rFonts w:eastAsia="宋体" w:hint="eastAsia"/>
        </w:rPr>
        <w:t>defective MMR</w:t>
      </w:r>
      <w:r>
        <w:rPr/>
        <w:t xml:space="preserve"> signatures displayed distinct replication strand asymmetries, where ID_K was enriched predominantly on the leading strand, whereas C_ID7 and ID_N showed preferential enrichment on the lagging strand. </w:t>
      </w:r>
      <w:commentRangeStart w:id="2"/>
      <w:r>
        <w:rPr/>
        <w:t>The leading-strand bias observed for ID_K is consistent with that of SBS10a and SBS10b, two substitution signatures driven by POLE exonuclease domain mutations, further supporting a mechanistic link between replication fidelity defects and leading-strand mutagenesis.</w:t>
      </w:r>
      <w:commentRangeEnd w:id="2"/>
      <w:r>
        <w:commentReference w:id="2"/>
      </w:r>
      <w:r>
        <w:rPr/>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eastAsia="宋体" w:hint="eastAsia"/>
        </w:rPr>
        <w:t>5</w:t>
      </w:r>
      <w:r>
        <w:rPr>
          <w:rFonts w:hint="eastAsia"/>
        </w:rPr>
        <w:t>C)</w:t>
      </w:r>
      <w:r>
        <w:rPr/>
        <w:t xml:space="preserve">. Among the 6 signatures, </w:t>
      </w:r>
      <w:r>
        <w:rPr>
          <w:rFonts w:eastAsia="宋体" w:hint="eastAsia"/>
        </w:rPr>
        <w:t>3</w:t>
      </w:r>
      <w:r>
        <w:rPr/>
        <w:t xml:space="preserve"> of them were associated with defective endogenous mutational processes, including </w:t>
      </w:r>
      <w:r>
        <w:rPr>
          <w:rFonts w:hint="eastAsia"/>
        </w:rPr>
        <w:t>C_ID8</w:t>
      </w:r>
      <w:r>
        <w:rPr/>
        <w:t xml:space="preserve"> (Repair of DNA double strand breaks by NHEJ), C_ID17(TOP2A K743N mediated mutagenesis)</w:t>
      </w:r>
      <w:r>
        <w:rPr>
          <w:rFonts w:eastAsia="宋体" w:hint="eastAsia"/>
        </w:rPr>
        <w:t xml:space="preserve"> and</w:t>
      </w:r>
      <w:r>
        <w:rPr/>
        <w:t xml:space="preserve"> </w:t>
      </w:r>
      <w:r>
        <w:rPr>
          <w:rFonts w:eastAsia="宋体" w:hint="eastAsia"/>
        </w:rPr>
        <w:t xml:space="preserve">ID_F </w:t>
      </w:r>
      <w:r>
        <w:rPr/>
        <w:t xml:space="preserve">(TOP1-mediated mutagenesis). Another </w:t>
      </w:r>
      <w:r>
        <w:rPr>
          <w:rFonts w:eastAsia="宋体" w:hint="eastAsia"/>
        </w:rPr>
        <w:t>3</w:t>
      </w:r>
      <w:r>
        <w:rPr/>
        <w:t xml:space="preserve"> signatures with mutation enriched in genic regions were of unknown etiology (C_ID4, </w:t>
      </w:r>
      <w:r>
        <w:rPr>
          <w:rFonts w:eastAsia="宋体" w:hint="eastAsia"/>
        </w:rPr>
        <w:t>ID_</w:t>
      </w:r>
      <w:r>
        <w:rPr>
          <w:rFonts w:eastAsia="宋体"/>
        </w:rPr>
        <w:t>E</w:t>
      </w:r>
      <w:r>
        <w:rPr>
          <w:rFonts w:eastAsia="宋体" w:hint="eastAsia"/>
        </w:rPr>
        <w:t xml:space="preserve"> and ID_L</w:t>
      </w:r>
      <w:r>
        <w:rPr/>
        <w:t>).</w:t>
      </w:r>
    </w:p>
    <w:p>
      <w:pPr>
        <w:pStyle w:val="Normal"/>
        <w:rPr/>
      </w:pPr>
      <w:r>
        <w:rPr/>
        <w:t>The effect of DNA replication timing was also observed in many 83-type signatures</w:t>
      </w:r>
      <w:r>
        <w:rPr>
          <w:rFonts w:hint="eastAsia"/>
        </w:rPr>
        <w:t xml:space="preserve"> (Figure </w:t>
      </w:r>
      <w:r>
        <w:rPr>
          <w:rFonts w:eastAsia="宋体" w:hint="eastAsia"/>
        </w:rPr>
        <w:t>5</w:t>
      </w:r>
      <w:r>
        <w:rPr>
          <w:rFonts w:hint="eastAsia"/>
        </w:rPr>
        <w:t>D</w:t>
      </w:r>
      <w:r>
        <w:rPr>
          <w:rFonts w:eastAsia="宋体" w:cs="宋体" w:hint="eastAsia" w:ascii="宋体" w:hAnsi="宋体"/>
        </w:rPr>
        <w:t>,</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3</w:t>
      </w:r>
      <w:r>
        <w:rPr>
          <w:shd w:fill="00FFFF" w:val="clear"/>
        </w:rPr>
        <w:t>,</w:t>
      </w:r>
      <w:r>
        <w:rPr/>
        <w:t xml:space="preserve"> </w:t>
      </w:r>
      <w:r>
        <w:rPr>
          <w:shd w:fill="00FFFF" w:val="clear"/>
        </w:rPr>
        <w:t>Table S</w:t>
      </w:r>
      <w:r>
        <w:rPr>
          <w:rFonts w:eastAsia="宋体"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宋体"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commentRangeStart w:id="3"/>
      <w:commentRangeStart w:id="4"/>
      <w:r>
        <w:rPr>
          <w:shd w:fill="00FFFF" w:val="clear"/>
        </w:rPr>
        <w:t>Figure S</w:t>
      </w:r>
      <w:r>
        <w:rPr>
          <w:rFonts w:eastAsia="宋体" w:hint="eastAsia"/>
          <w:shd w:fill="00FFFF" w:val="clear"/>
        </w:rPr>
        <w:t>4</w:t>
      </w:r>
      <w:r>
        <w:rPr>
          <w:rFonts w:eastAsia="宋体" w:hint="eastAsia"/>
          <w:shd w:fill="00FFFF" w:val="clear"/>
        </w:rPr>
      </w:r>
      <w:commentRangeEnd w:id="4"/>
      <w:r>
        <w:commentReference w:id="4"/>
      </w:r>
      <w:r>
        <w:rPr>
          <w:rFonts w:eastAsia="宋体" w:hint="eastAsia"/>
          <w:shd w:fill="00FFFF" w:val="clear"/>
        </w:rPr>
      </w:r>
      <w:commentRangeEnd w:id="3"/>
      <w:r>
        <w:commentReference w:id="3"/>
      </w:r>
      <w:r>
        <w:rPr>
          <w:shd w:fill="00FFFF" w:val="clear"/>
        </w:rPr>
        <w:t>, Table S</w:t>
      </w:r>
      <w:r>
        <w:rPr>
          <w:rFonts w:eastAsia="宋体" w:hint="eastAsia"/>
          <w:shd w:fill="00FFFF" w:val="clear"/>
        </w:rPr>
        <w:t>14</w:t>
      </w:r>
      <w:r>
        <w:rPr/>
        <w:t>).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19" w:name="ZOTERO_BREF_xeDB1zkV4c3y"/>
      <w:r>
        <w:rPr/>
        <w:t>(Jin et al. 2024; Reijns et al. 2022; Koh et al. 2025)</w:t>
      </w:r>
      <w:bookmarkEnd w:id="19"/>
      <w:r>
        <w:rPr/>
        <w:t xml:space="preserve">. However, we detected a new indel signature, InsDel_F, which better corresponds to RNase H2 deficiency experimental data than ID4 </w:t>
      </w:r>
      <w:r>
        <w:rPr>
          <w:shd w:fill="FFFF00" w:val="clear"/>
        </w:rPr>
        <w:t>(Figure</w:t>
      </w:r>
      <w:r>
        <w:rPr>
          <w:rFonts w:eastAsia="宋体" w:hint="eastAsia"/>
          <w:shd w:fill="FFFF00" w:val="clear"/>
        </w:rPr>
        <w:t xml:space="preserve"> 6</w:t>
      </w:r>
      <w:r>
        <w:rPr>
          <w:shd w:fill="FFFF00" w:val="clear"/>
        </w:rPr>
        <w:t>)</w:t>
      </w:r>
      <w:r>
        <w:rPr/>
        <w:t xml:space="preserve">. The profile of deletions of </w:t>
      </w:r>
      <w:r>
        <w:rPr>
          <w:rFonts w:eastAsia="Liberation Serif" w:cs="Liberation Serif" w:ascii="Liberation Serif" w:hAnsi="Liberation Serif"/>
        </w:rPr>
        <w:t>≥</w:t>
      </w:r>
      <w:r>
        <w:rP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fill="FFFF00" w:val="clear"/>
        </w:rPr>
        <w:t xml:space="preserve">&lt;Put the mice first&gt; </w:t>
      </w:r>
      <w:r>
        <w:rPr/>
        <w:t>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shd w:fill="00FFFF" w:val="clear"/>
        </w:rPr>
        <w:t>Figure S5</w:t>
      </w:r>
      <w:r>
        <w:rPr>
          <w:rFonts w:eastAsia="宋体"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Heading2"/>
        <w:rPr>
          <w:rFonts w:eastAsia="宋体"/>
        </w:rPr>
      </w:pPr>
      <w:r>
        <w:rPr/>
        <w:t>Demographic Associations</w:t>
      </w:r>
      <w:r>
        <w:rPr>
          <w:rFonts w:eastAsia="宋体" w:hint="eastAsia"/>
        </w:rPr>
        <w:t xml:space="preserve"> with Gender and Age STEVE REVIEW</w:t>
      </w:r>
    </w:p>
    <w:p>
      <w:pPr>
        <w:pStyle w:val="Normal"/>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fill="00FFFF" w:val="clear"/>
        </w:rPr>
        <w:t>Figure S6A,</w:t>
      </w:r>
      <w:r>
        <w:rPr>
          <w:rFonts w:eastAsia="宋体" w:hint="eastAsia"/>
        </w:rPr>
        <w:t xml:space="preserve"> </w:t>
      </w:r>
      <w:r>
        <w:rPr>
          <w:rFonts w:eastAsia="宋体" w:hint="eastAsia"/>
          <w:shd w:fill="00FFFF" w:val="clear"/>
        </w:rPr>
        <w:t>Table S15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pPr>
        <w:pStyle w:val="Normal"/>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fill="00FFFF" w:val="clear"/>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fill="FFFF00" w:val="clear"/>
        </w:rPr>
        <w:t>(</w:t>
      </w:r>
      <w:r>
        <w:rPr>
          <w:rFonts w:eastAsia="宋体" w:hint="eastAsia"/>
          <w:shd w:fill="00FFFF" w:val="clear"/>
        </w:rPr>
        <w:t>Table S16</w:t>
      </w:r>
      <w:r>
        <w:rPr>
          <w:rFonts w:eastAsia="宋体" w:hint="eastAsia"/>
          <w:shd w:fill="FFFF00" w:val="clear"/>
        </w:rPr>
        <w:t>)</w:t>
      </w:r>
      <w:r>
        <w:rPr>
          <w:rFonts w:eastAsia="宋体"/>
        </w:rPr>
        <w:t>. However, these broad pan-cancer associations likely reflect weak or heterogeneous age dependencies spread across multiple tumor types, rather than strong, tissue-specific age effects.</w:t>
      </w:r>
    </w:p>
    <w:p>
      <w:pPr>
        <w:pStyle w:val="Normal"/>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pPr>
        <w:pStyle w:val="Heading1"/>
        <w:rPr>
          <w:rFonts w:eastAsia="宋体" w:eastAsiaTheme="minorEastAsia"/>
        </w:rPr>
      </w:pPr>
      <w:r>
        <w:rPr/>
        <w:t>Discussion</w:t>
      </w:r>
    </w:p>
    <w:p>
      <w:pPr>
        <w:pStyle w:val="Normal"/>
        <w:rPr>
          <w:rFonts w:eastAsia="宋体" w:eastAsiaTheme="minorEastAsia"/>
        </w:rPr>
      </w:pPr>
      <w:r>
        <w:rPr>
          <w:rFonts w:eastAsia="宋体" w:eastAsiaTheme="minorEastAsia"/>
        </w:rPr>
        <w:t>In this study, we analyzed somatic indels in 6,975 whole-genome tumor samples spanning 3</w:t>
      </w:r>
      <w:r>
        <w:rPr>
          <w:rFonts w:eastAsia="宋体" w:hint="eastAsia"/>
        </w:rPr>
        <w:t>6</w:t>
      </w:r>
      <w:r>
        <w:rPr>
          <w:rFonts w:eastAsia="宋体"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pPr>
        <w:pStyle w:val="Normal"/>
        <w:rPr>
          <w:rFonts w:eastAsia="宋体" w:eastAsiaTheme="minorEastAsia"/>
        </w:rPr>
      </w:pPr>
      <w:r>
        <w:rPr>
          <w:rFonts w:eastAsia="宋体"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宋体" w:hint="eastAsia" w:eastAsiaTheme="minorEastAsia"/>
        </w:rPr>
        <w:t>Koh et al., built</w:t>
      </w:r>
      <w:r>
        <w:rPr>
          <w:rFonts w:eastAsia="宋体"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宋体" w:hint="eastAsia" w:eastAsiaTheme="minorEastAsia"/>
        </w:rPr>
        <w:t>.</w:t>
      </w:r>
      <w:bookmarkEnd w:id="0"/>
    </w:p>
    <w:p>
      <w:pPr>
        <w:pStyle w:val="Normal"/>
        <w:rPr/>
      </w:pPr>
      <w:r>
        <w:rP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pPr>
        <w:pStyle w:val="Normal"/>
        <w:rPr/>
      </w:pPr>
      <w:r>
        <w:rPr>
          <w:rFonts w:eastAsia="宋体" w:hint="eastAsia" w:eastAsiaTheme="minorEastAsia"/>
        </w:rPr>
        <w:t>The new indel</w:t>
      </w:r>
      <w:r>
        <w:rPr/>
        <w:t xml:space="preserve"> framework also refined the interpretation of several biologically important mutational process</w:t>
      </w:r>
      <w:r>
        <w:rPr>
          <w:rFonts w:eastAsia="宋体" w:hint="eastAsia" w:eastAsiaTheme="minorEastAsia"/>
        </w:rPr>
        <w:t>e</w:t>
      </w:r>
      <w:r>
        <w:rP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pPr>
        <w:pStyle w:val="Normal"/>
        <w:rPr/>
      </w:pPr>
      <w:r>
        <w:rPr/>
        <w:t xml:space="preserve">Our integrative analyses also examined the relationships between indel signatures and SBS signatures. The clustering of APOBEC-, UV-, </w:t>
      </w:r>
      <w:r>
        <w:rPr>
          <w:rFonts w:eastAsia="宋体" w:hint="eastAsia" w:eastAsiaTheme="minorEastAsia"/>
        </w:rPr>
        <w:t>HR</w:t>
      </w:r>
      <w:r>
        <w:rP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pPr>
        <w:pStyle w:val="Normal"/>
        <w:rPr/>
      </w:pPr>
      <w:r>
        <w:rPr>
          <w:rFonts w:eastAsia="宋体" w:eastAsiaTheme="minorEastAsia"/>
        </w:rPr>
        <w:t xml:space="preserve">We also investigated the genome-wide topographical features associated with indel signatures, including transcriptional strand bias, replication strand bias, genic distribution, and replication timing. </w:t>
      </w:r>
      <w:commentRangeStart w:id="5"/>
      <w:commentRangeStart w:id="6"/>
      <w:commentRangeStart w:id="7"/>
      <w:r>
        <w:rPr>
          <w:rFonts w:eastAsia="宋体" w:eastAsiaTheme="minorEastAsia"/>
        </w:rPr>
        <w:t xml:space="preserve">Notably, because the COSMIC catalog does not provide such topographical annotations for many indel signatures, our analysis in this large cohort helps fill an important gap in the current knowledge base. </w:t>
      </w:r>
      <w:r>
        <w:rPr>
          <w:rFonts w:eastAsia="宋体" w:eastAsiaTheme="minorEastAsia"/>
        </w:rPr>
      </w:r>
      <w:commentRangeEnd w:id="7"/>
      <w:r>
        <w:commentReference w:id="7"/>
      </w:r>
      <w:r>
        <w:rPr>
          <w:rFonts w:eastAsia="宋体" w:eastAsiaTheme="minorEastAsia"/>
        </w:rPr>
      </w:r>
      <w:commentRangeEnd w:id="6"/>
      <w:r>
        <w:commentReference w:id="6"/>
      </w:r>
      <w:r>
        <w:rPr>
          <w:rFonts w:eastAsia="宋体" w:eastAsiaTheme="minorEastAsia"/>
        </w:rPr>
      </w:r>
      <w:commentRangeEnd w:id="5"/>
      <w:r>
        <w:commentReference w:id="5"/>
      </w:r>
      <w:r>
        <w:rPr>
          <w:rFonts w:eastAsia="宋体"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pPr>
        <w:pStyle w:val="Normal"/>
        <w:rPr/>
      </w:pPr>
      <w:r>
        <w:rPr>
          <w:rFonts w:eastAsia="宋体"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宋体" w:hint="eastAsia" w:eastAsiaTheme="minorEastAsia"/>
        </w:rPr>
        <w:t>11</w:t>
      </w:r>
      <w:r>
        <w:rPr>
          <w:rFonts w:eastAsia="宋体" w:eastAsiaTheme="minorEastAsia"/>
        </w:rPr>
        <w:t xml:space="preserve"> and InsDel</w:t>
      </w:r>
      <w:r>
        <w:rPr>
          <w:rFonts w:eastAsia="宋体" w:hint="eastAsia" w:eastAsiaTheme="minorEastAsia"/>
        </w:rPr>
        <w:t>16</w:t>
      </w:r>
      <w:r>
        <w:rPr>
          <w:rFonts w:eastAsia="宋体"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pPr>
        <w:pStyle w:val="Heading1"/>
        <w:rPr/>
      </w:pPr>
      <w:r>
        <w:rPr/>
        <w:t>Materials and methods</w:t>
      </w:r>
    </w:p>
    <w:p>
      <w:pPr>
        <w:pStyle w:val="Heading2"/>
        <w:rPr/>
      </w:pPr>
      <w:r>
        <w:rPr/>
        <w:t>Data sources</w:t>
      </w:r>
    </w:p>
    <w:p>
      <w:pPr>
        <w:pStyle w:val="Normal"/>
        <w:rPr/>
      </w:pPr>
      <w:r>
        <w:rPr/>
        <w:t>Somatic indel calls from the ICGC/TCGA (International Cancer Genome Consortium/The Cancer Genome Atlas) Pan-Cancer Analysis of Whole Genomes Consortium and associated clinical characteristics were obtained from the ICGC data portal (</w:t>
      </w:r>
      <w:hyperlink r:id="rId10">
        <w:r>
          <w:rPr>
            <w:rStyle w:val="Hyperlink"/>
          </w:rPr>
          <w:t>https://dcc.icgc.org/releases/current/Projects/</w:t>
        </w:r>
      </w:hyperlink>
      <w:r>
        <w:rPr/>
        <w:t>, which has been retired. The data were downloaded on 9 May, 2024</w:t>
      </w:r>
      <w:r>
        <w:rPr>
          <w:rFonts w:eastAsia="宋体" w:hint="eastAsia"/>
        </w:rPr>
        <w:t>)</w:t>
      </w:r>
      <w:r>
        <w:rPr/>
        <w:t>. Hartwig Medical Foundation</w:t>
      </w:r>
      <w:r>
        <w:rPr>
          <w:rFonts w:eastAsia="宋体"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w:t>
      </w:r>
      <w:r>
        <w:rPr>
          <w:shd w:fill="FFFF00" w:val="clear"/>
        </w:rPr>
        <w:t xml:space="preserve">of the </w:t>
      </w:r>
      <w:r>
        <w:rPr>
          <w:rFonts w:eastAsia="宋体" w:hint="eastAsia"/>
          <w:shd w:fill="FFFF00" w:val="clear"/>
        </w:rPr>
        <w:t>Hartwig</w:t>
      </w:r>
      <w:r>
        <w:rPr>
          <w:shd w:fill="FFFF00" w:val="clear"/>
        </w:rPr>
        <w:t xml:space="preserve"> genomes were found from supplementary files of </w:t>
      </w:r>
      <w:r>
        <w:rPr>
          <w:color w:val="000000"/>
          <w:shd w:fill="FFFF00" w:val="clear"/>
        </w:rPr>
        <w:t>Priestley et al., 2019.</w:t>
      </w:r>
      <w:r>
        <w:rPr>
          <w:shd w:fill="FFFF00" w:val="clear"/>
        </w:rPr>
        <w:t xml:space="preserve"> These data was also provided</w:t>
      </w:r>
      <w:r>
        <w:rPr/>
        <w:t xml:space="preserve"> are available in Table S</w:t>
      </w:r>
      <w:r>
        <w:rPr>
          <w:rFonts w:hint="eastAsia"/>
        </w:rPr>
        <w:t>1</w:t>
      </w:r>
      <w:r>
        <w:rPr>
          <w:rFonts w:eastAsia="宋体" w:hint="eastAsia"/>
        </w:rPr>
        <w:t>6</w:t>
      </w:r>
      <w:r>
        <w:rPr>
          <w:rFonts w:hint="eastAsia"/>
        </w:rPr>
        <w:t xml:space="preserve"> in </w:t>
      </w:r>
      <w:bookmarkStart w:id="20" w:name="ZOTERO_BREF_Jmprd6S6YeS8"/>
      <w:r>
        <w:rPr>
          <w:rFonts w:hint="eastAsia"/>
        </w:rPr>
        <w:t>(Priestley et al. 2019)</w:t>
      </w:r>
      <w:bookmarkEnd w:id="20"/>
      <w:r>
        <w:rPr/>
        <w:t xml:space="preserve">. </w:t>
      </w:r>
    </w:p>
    <w:p>
      <w:pPr>
        <w:pStyle w:val="Heading2"/>
        <w:rPr/>
      </w:pPr>
      <w:r>
        <w:rPr>
          <w:rFonts w:hint="eastAsia"/>
        </w:rPr>
        <w:t xml:space="preserve">De novo </w:t>
      </w:r>
      <w:r>
        <w:rPr/>
        <w:t>Mutational signature extraction</w:t>
      </w:r>
    </w:p>
    <w:p>
      <w:pPr>
        <w:pStyle w:val="Normal"/>
        <w:ind w:firstLineChars="200"/>
        <w:rPr>
          <w:rFonts w:eastAsia="宋体"/>
        </w:rPr>
      </w:pPr>
      <w:r>
        <w:rPr>
          <w:rFonts w:eastAsia="宋体"/>
          <w:i/>
          <w:iCs/>
        </w:rPr>
        <w:t>De novo</w:t>
      </w:r>
      <w:r>
        <w:rPr>
          <w:rFonts w:eastAsia="宋体"/>
        </w:rPr>
        <w:t xml:space="preserve"> mutational signature extraction was performed using two complementary tools applied to the 83-type, 89-type, and 476-type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宋体"/>
        </w:rPr>
      </w:pPr>
      <w:r>
        <w:rPr>
          <w:rFonts w:eastAsia="宋体"/>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r>
        <w:rPr>
          <w:rFonts w:eastAsia="宋体"/>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rPr>
        <w:t xml:space="preserve"> the “Optimal Solution” identified by SigProfilerExtractor, although several rare signatures were identified in alternative solutions.</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rPr>
      </w:pPr>
      <w:r>
        <w:rPr>
          <w:rFonts w:eastAsia="宋体" w:hint="eastAsia"/>
        </w:rPr>
        <w:t xml:space="preserve">For 83-type signatures, the signatures were matched to previously identified COSMIC signatures (v3.5, </w:t>
      </w:r>
      <w:hyperlink r:id="rId11">
        <w:r>
          <w:rPr>
            <w:rStyle w:val="Hyperlink"/>
            <w:rFonts w:eastAsia="宋体"/>
          </w:rPr>
          <w:t>https://cancer.sanger.ac.uk/signatures/id/</w:t>
        </w:r>
      </w:hyperlink>
      <w:r>
        <w:rPr>
          <w:rFonts w:eastAsia="宋体" w:hint="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rPr>
      </w:pPr>
      <w:r>
        <w:rPr/>
        <w:t xml:space="preserve">We compared all </w:t>
      </w:r>
      <w:r>
        <w:rPr>
          <w:i/>
          <w:iCs/>
        </w:rPr>
        <w:t>de novo</w:t>
      </w:r>
      <w:r>
        <w:rPr/>
        <w:t xml:space="preserve"> signatures </w:t>
      </w:r>
      <w:r>
        <w:rPr>
          <w:rFonts w:eastAsia="宋体" w:hint="eastAsia"/>
        </w:rPr>
        <w:t xml:space="preserve">supported by both mSigHdp and SigProfilerExtractor </w:t>
      </w:r>
      <w:r>
        <w:rPr/>
        <w:t xml:space="preserve">to </w:t>
      </w:r>
      <w:r>
        <w:rPr>
          <w:rFonts w:eastAsia="宋体" w:hint="eastAsia"/>
        </w:rPr>
        <w:t>the published</w:t>
      </w:r>
      <w:r>
        <w:rPr/>
        <w:t xml:space="preserve"> signatures and categorized them into three groups: (1) known signature: if</w:t>
      </w:r>
      <w:r>
        <w:rPr>
          <w:rFonts w:eastAsia="宋体"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rPr>
        <w:t xml:space="preserve">extracted </w:t>
      </w:r>
      <w:r>
        <w:rPr/>
        <w:t xml:space="preserve">signatures do not fit into the known signatures or the merged signatures. </w:t>
      </w:r>
      <w:r>
        <w:rPr>
          <w:rFonts w:eastAsia="宋体" w:hint="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宋体" w:hint="eastAsia"/>
        </w:rPr>
        <w:t>T</w:t>
      </w:r>
      <w:r>
        <w:rPr>
          <w:rFonts w:eastAsia="宋体"/>
        </w:rPr>
        <w:t xml:space="preserve"> insertions or deletions in at least five </w:t>
      </w:r>
      <w:r>
        <w:rPr>
          <w:rFonts w:eastAsia="宋体" w:hint="eastAsia"/>
        </w:rPr>
        <w:t>poly-</w:t>
      </w:r>
      <w:r>
        <w:rPr>
          <w:rFonts w:eastAsia="宋体"/>
        </w:rPr>
        <w:t>T tracts account for ≥</w:t>
      </w:r>
      <w:r>
        <w:rPr>
          <w:rFonts w:eastAsia="宋体" w:hint="eastAsia"/>
        </w:rPr>
        <w:t>5</w:t>
      </w:r>
      <w:r>
        <w:rPr>
          <w:rFonts w:eastAsia="宋体"/>
        </w:rPr>
        <w:t>0% of the mutations</w:t>
      </w:r>
      <w:r>
        <w:rPr>
          <w:rFonts w:eastAsia="宋体" w:hint="eastAsia"/>
        </w:rPr>
        <w:t xml:space="preserve"> (Table S17)</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 xml:space="preserve">First, we applied the find_best_reconstruction_QP function from the </w:t>
      </w:r>
      <w:r>
        <w:rPr>
          <w:rFonts w:eastAsia="宋体"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2">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3">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4">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ins w:id="1" w:author="Steve Rozen, Ph.D." w:date="2026-05-28T17:46:00Z"/>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0" w:author="Steve Rozen, Ph.D." w:date="2026-05-28T17:44:00Z">
        <w:r>
          <w:rPr/>
          <w:t xml:space="preserve"> </w:t>
        </w:r>
      </w:ins>
    </w:p>
    <w:p>
      <w:pPr>
        <w:pStyle w:val="Normal"/>
        <w:rPr>
          <w:del w:id="6" w:author="Steve Rozen, Ph.D." w:date="2026-05-28T17:47:00Z"/>
        </w:rPr>
      </w:pPr>
      <w:ins w:id="2" w:author="Unknown Author" w:date="2026-05-28T18:56:00Z">
        <w:r>
          <w:rPr/>
          <w:t>strand ratio</w:t>
        </w:r>
      </w:ins>
      <w:ins w:id="3" w:author="Steve Rozen, Ph.D." w:date="2026-05-28T17:44:00Z">
        <w:r>
          <w:rPr/>
          <w:t xml:space="preserve"> = (+ strand_mutation_counts)·</w:t>
        </w:r>
      </w:ins>
      <w:ins w:id="4" w:author="Steve Rozen, Ph.D." w:date="2026-05-28T17:46:00Z">
        <w:r>
          <w:rPr/>
          <w:t>(- strand_mutation_counts)</w:t>
        </w:r>
      </w:ins>
      <w:ins w:id="5" w:author="Steve Rozen, Ph.D." w:date="2026-05-28T17:46:00Z">
        <w:r>
          <w:rPr>
            <w:vertAlign w:val="superscript"/>
          </w:rPr>
          <w:t xml:space="preserve">-1 </w:t>
        </w:r>
      </w:ins>
    </w:p>
    <w:p>
      <w:pPr>
        <w:pStyle w:val="Normal"/>
        <w:rPr/>
      </w:pPr>
      <w:r>
        <w:rPr/>
      </w:r>
    </w:p>
    <w:p>
      <w:pPr>
        <w:pStyle w:val="Normal"/>
        <w:ind w:hanging="0"/>
        <w:rPr>
          <w:del w:id="14" w:author="Steve Rozen, Ph.D." w:date="2026-05-28T17:49:00Z"/>
          <w:shd w:fill="FFFF00" w:val="clear"/>
        </w:rPr>
      </w:pPr>
      <w:ins w:id="7" w:author="Steve Rozen, Ph.D." w:date="2026-05-28T17:48:00Z">
        <w:r>
          <w:rPr>
            <w:shd w:fill="FFFF00" w:val="clear"/>
          </w:rPr>
          <w:t xml:space="preserve">We calculated the </w:t>
        </w:r>
      </w:ins>
      <w:del w:id="8" w:author="Steve Rozen, Ph.D." w:date="2026-05-28T17:49:00Z">
        <w:r>
          <w:rPr>
            <w:shd w:fill="FFFF00" w:val="clear"/>
          </w:rPr>
          <w:delText>O</w:delText>
        </w:r>
      </w:del>
      <w:ins w:id="9" w:author="Steve Rozen, Ph.D." w:date="2026-05-28T17:49:00Z">
        <w:r>
          <w:rPr>
            <w:shd w:fill="FFFF00" w:val="clear"/>
          </w:rPr>
          <w:t>os</w:t>
        </w:r>
      </w:ins>
      <w:r>
        <w:rPr>
          <w:shd w:fill="FFFF00" w:val="clear"/>
        </w:rPr>
        <w:t xml:space="preserve">dds ratio between the </w:t>
      </w:r>
      <w:ins w:id="10" w:author="Steve Rozen, Ph.D." w:date="2026-05-28T17:48:00Z">
        <w:r>
          <w:rPr>
            <w:shd w:fill="FFFF00" w:val="clear"/>
          </w:rPr>
          <w:t xml:space="preserve">strand </w:t>
        </w:r>
      </w:ins>
      <w:r>
        <w:rPr>
          <w:shd w:fill="FFFF00" w:val="clear"/>
        </w:rPr>
        <w:t xml:space="preserve">ratio of real somatic indels and the </w:t>
      </w:r>
      <w:ins w:id="11" w:author="Steve Rozen, Ph.D." w:date="2026-05-28T17:48:00Z">
        <w:r>
          <w:rPr>
            <w:shd w:fill="FFFF00" w:val="clear"/>
          </w:rPr>
          <w:t xml:space="preserve">strand </w:t>
        </w:r>
      </w:ins>
      <w:r>
        <w:rPr>
          <w:shd w:fill="FFFF00" w:val="clear"/>
        </w:rPr>
        <w:t>ratio of simulated somatic indels</w:t>
      </w:r>
      <w:ins w:id="12" w:author="Steve Rozen, Ph.D." w:date="2026-05-28T17:49:00Z">
        <w:r>
          <w:rPr>
            <w:shd w:fill="FFFF00" w:val="clear"/>
          </w:rPr>
          <w:t>.</w:t>
        </w:r>
      </w:ins>
      <w:del w:id="13" w:author="Steve Rozen, Ph.D." w:date="2026-05-28T17:49:00Z">
        <w:r>
          <w:rPr>
            <w:shd w:fill="FFFF00" w:val="clear"/>
          </w:rPr>
          <w:delText xml:space="preserve"> was calculated as</w:delText>
        </w:r>
      </w:del>
    </w:p>
    <w:p>
      <w:pPr>
        <w:pStyle w:val="Normal"/>
        <w:ind w:hanging="0"/>
        <w:rPr/>
      </w:pPr>
      <w:r>
        <w:rPr/>
      </w:r>
    </w:p>
    <w:p>
      <w:pPr>
        <w:pStyle w:val="Normal"/>
        <w:ind w:hanging="0"/>
        <w:rPr/>
      </w:pPr>
      <w:ins w:id="15" w:author="Steve Rozen, Ph.D." w:date="2026-05-28T17:50:00Z">
        <w:r>
          <w:rPr/>
          <w:t xml:space="preserve">We then calculated </w:t>
        </w:r>
      </w:ins>
      <w:del w:id="16" w:author="Steve Rozen, Ph.D." w:date="2026-05-28T17:50:00Z">
        <w:r>
          <w:rPr/>
          <w:delText xml:space="preserve">And </w:delText>
        </w:r>
      </w:del>
      <w:r>
        <w:rPr/>
        <w:t>p values were calculated for the odds ratio using Fisher’s exact test. Only strand asymmetries with p value &gt; 0.05 were considered showing strand asymmetries.</w:t>
      </w:r>
    </w:p>
    <w:p>
      <w:pPr>
        <w:pStyle w:val="Normal"/>
        <w:ind w:hanging="0"/>
        <w:rPr/>
      </w:pPr>
      <w:r>
        <w:rPr/>
      </w:r>
    </w:p>
    <w:p>
      <w:pPr>
        <w:pStyle w:val="Normal"/>
        <w:ind w:hanging="0"/>
        <w:rPr/>
      </w:pPr>
      <w:r>
        <w:rPr/>
        <w:t xml:space="preserve">For a given cancer type, for e.g. genic vs non-in a sup table </w:t>
      </w:r>
    </w:p>
    <w:p>
      <w:pPr>
        <w:pStyle w:val="Normal"/>
        <w:ind w:hanging="0"/>
        <w:rPr/>
      </w:pPr>
      <w:r>
        <w:rPr/>
      </w:r>
    </w:p>
    <w:p>
      <w:pPr>
        <w:pStyle w:val="Normal"/>
        <w:ind w:hanging="0"/>
        <w:rPr/>
      </w:pPr>
      <w:r>
        <w:rPr/>
        <w:t xml:space="preserve">             </w:t>
      </w:r>
      <w:r>
        <w:rPr/>
        <w:t>genic    non-genic</w:t>
      </w:r>
    </w:p>
    <w:p>
      <w:pPr>
        <w:pStyle w:val="Normal"/>
        <w:ind w:hanging="0"/>
        <w:rPr/>
      </w:pPr>
      <w:r>
        <w:rPr/>
        <w:t>real         100        600</w:t>
      </w:r>
    </w:p>
    <w:p>
      <w:pPr>
        <w:pStyle w:val="Normal"/>
        <w:ind w:hanging="0"/>
        <w:rPr/>
      </w:pPr>
      <w:r>
        <w:rPr/>
        <w:t>syn          100        300</w:t>
      </w:r>
    </w:p>
    <w:p>
      <w:pPr>
        <w:pStyle w:val="Normal"/>
        <w:ind w:hanging="0"/>
        <w:rPr/>
      </w:pPr>
      <w:r>
        <w:rPr/>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5">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del w:id="22" w:author="Steve Rozen, Ph.D." w:date="2026-05-28T17:42:00Z"/>
        </w:rPr>
      </w:pPr>
      <w:r>
        <w:rP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rP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ins w:id="17" w:author="Steve Rozen, Ph.D." w:date="2026-05-28T17:41:00Z">
        <w:r>
          <w:rPr/>
          <w:t xml:space="preserve"> The two models are </w:t>
        </w:r>
      </w:ins>
      <w:ins w:id="18" w:author="Steve Rozen, Ph.D." w:date="2026-05-28T17:41:00Z">
        <w:r>
          <w:rPr>
            <w:i/>
            <w:iCs/>
          </w:rPr>
          <w:t>lm(R ~ c )</w:t>
        </w:r>
      </w:ins>
      <w:ins w:id="19" w:author="Steve Rozen, Ph.D." w:date="2026-05-28T17:41:00Z">
        <w:r>
          <w:rPr/>
          <w:t xml:space="preserve"> and </w:t>
        </w:r>
      </w:ins>
      <w:ins w:id="20" w:author="Steve Rozen, Ph.D." w:date="2026-05-28T17:41:00Z">
        <w:r>
          <w:rPr>
            <w:i/>
            <w:iCs/>
          </w:rPr>
          <w:t>lm(S ~ c)</w:t>
        </w:r>
      </w:ins>
      <w:ins w:id="21" w:author="Steve Rozen, Ph.D." w:date="2026-05-28T17:41:00Z">
        <w:r>
          <w:rPr/>
          <w:t xml:space="preserve">, where </w:t>
        </w:r>
      </w:ins>
    </w:p>
    <w:p>
      <w:pPr>
        <w:pStyle w:val="Normal"/>
        <w:rPr>
          <w:del w:id="24" w:author="Steve Rozen, Ph.D." w:date="2026-05-28T17:42:00Z"/>
          <w:sz w:val="20"/>
          <w:szCs w:val="21"/>
        </w:rPr>
      </w:pPr>
      <w:del w:id="23" w:author="Steve Rozen, Ph.D." w:date="2026-05-28T17:42:00Z">
        <w:r>
          <w:rPr>
            <w:sz w:val="20"/>
            <w:szCs w:val="21"/>
          </w:rPr>
        </w:r>
      </w:del>
    </w:p>
    <w:p>
      <w:pPr>
        <w:pStyle w:val="Normal"/>
        <w:rPr>
          <w:del w:id="26" w:author="Steve Rozen, Ph.D." w:date="2026-05-28T17:42:00Z"/>
          <w:shd w:fill="FFFF00" w:val="clear"/>
        </w:rPr>
      </w:pPr>
      <w:del w:id="25" w:author="Steve Rozen, Ph.D." w:date="2026-05-28T17:42:00Z">
        <w:r>
          <w:rPr>
            <w:shd w:fill="FFFF00" w:val="clear"/>
          </w:rPr>
        </w:r>
      </w:del>
    </w:p>
    <w:p>
      <w:pPr>
        <w:pStyle w:val="Normal"/>
        <w:rPr/>
      </w:pPr>
      <w:del w:id="27" w:author="Steve Rozen, Ph.D." w:date="2026-05-28T17:42:00Z">
        <w:r>
          <w:rPr/>
          <w:delText>In the above formula,</w:delText>
        </w:r>
      </w:del>
      <w:r>
        <w:rPr/>
        <w:t xml:space="preserve"> replication timing denotes a vector c = (1,2,3 … 10).</w:t>
      </w:r>
    </w:p>
    <w:p>
      <w:pPr>
        <w:pStyle w:val="Normal"/>
        <w:rPr/>
      </w:pPr>
      <w:r>
        <w:rPr/>
        <w:t xml:space="preserve">The replication timing trend for </w:t>
      </w:r>
      <w:r>
        <w:rPr>
          <w:rFonts w:eastAsia="宋体" w:hint="eastAsia"/>
        </w:rPr>
        <w:t xml:space="preserve">an 83-type </w:t>
      </w:r>
      <w:r>
        <w:rPr/>
        <w:t xml:space="preserve">signature was determined for both real and simulated data. An </w:t>
      </w:r>
      <w:r>
        <w:rPr>
          <w:rFonts w:eastAsia="宋体"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w:t>
      </w:r>
      <w:r>
        <w:rPr>
          <w:rFonts w:eastAsia="宋体" w:hint="eastAsia"/>
        </w:rPr>
        <w:t>83-type</w:t>
      </w:r>
      <w:r>
        <w:rPr/>
        <w:t xml:space="preserve"> signature for the two datasets (real and simulated data) were different, the relative trend for real data comparing the simulated data was the final trend for the </w:t>
      </w:r>
      <w:r>
        <w:rPr>
          <w:rFonts w:eastAsia="宋体" w:hint="eastAsia"/>
        </w:rPr>
        <w:t>83-type</w:t>
      </w:r>
      <w:r>
        <w:rPr/>
        <w:t xml:space="preserve"> signature. Otherwise, if the trends of a certain </w:t>
      </w:r>
      <w:r>
        <w:rPr>
          <w:rFonts w:eastAsia="宋体" w:hint="eastAsia"/>
        </w:rPr>
        <w:t>83-type</w:t>
      </w:r>
      <w:r>
        <w:rPr/>
        <w:t xml:space="preserve"> signature for the two dataset were the same, a third multiple linear regression model was fitted</w:t>
      </w:r>
      <w:ins w:id="28" w:author="Steve Rozen, Ph.D." w:date="2026-05-28T17:42:00Z">
        <w:r>
          <w:rPr/>
          <w:t xml:space="preserve">: </w:t>
        </w:r>
      </w:ins>
      <w:ins w:id="29" w:author="Steve Rozen, Ph.D." w:date="2026-05-28T17:42:00Z">
        <w:r>
          <w:rPr>
            <w:i/>
            <w:iCs/>
          </w:rPr>
          <w:t>lm(R ~ S + c)</w:t>
        </w:r>
      </w:ins>
      <w:del w:id="30" w:author="Steve Rozen, Ph.D." w:date="2026-05-28T17:42:00Z">
        <w:r>
          <w:rPr>
            <w:i/>
            <w:iCs/>
          </w:rPr>
          <w:delText xml:space="preserve">. </w:delText>
        </w:r>
      </w:del>
    </w:p>
    <w:p>
      <w:pPr>
        <w:pStyle w:val="Normal"/>
        <w:rPr/>
      </w:pPr>
      <w:r>
        <w:rPr/>
      </w:r>
    </w:p>
    <w:p>
      <w:pPr>
        <w:pStyle w:val="Normal"/>
        <w:rPr>
          <w:rFonts w:eastAsia="宋体"/>
        </w:rPr>
      </w:pPr>
      <w:r>
        <w:rPr/>
        <w:t xml:space="preserve">Similarly, the final trend of an </w:t>
      </w:r>
      <w:r>
        <w:rPr>
          <w:rFonts w:eastAsia="宋体" w:hint="eastAsia"/>
        </w:rPr>
        <w:t>83-type</w:t>
      </w:r>
      <w:r>
        <w:rPr/>
        <w:t xml:space="preserve"> signature were determined by the significance of the coefficient of replication timing. If it is not significant, an </w:t>
      </w:r>
      <w:r>
        <w:rPr>
          <w:rFonts w:eastAsia="宋体" w:hint="eastAsia"/>
        </w:rPr>
        <w:t>83-type</w:t>
      </w:r>
      <w:r>
        <w:rPr/>
        <w:t xml:space="preserve"> signature was considered to be generally unaffected by replication timing. Otherwise, if the coefficient of replication timing &gt; 0, an </w:t>
      </w:r>
      <w:r>
        <w:rPr>
          <w:rFonts w:eastAsia="宋体" w:hint="eastAsia"/>
        </w:rPr>
        <w:t>83-type</w:t>
      </w:r>
      <w:r>
        <w:rPr/>
        <w:t xml:space="preserve"> signature was considered to be increasing from early to late replicating regions; if the coefficient of replication timing &lt; 0, an </w:t>
      </w:r>
      <w:r>
        <w:rPr>
          <w:rFonts w:eastAsia="宋体" w:hint="eastAsia"/>
        </w:rPr>
        <w:t>83-type</w:t>
      </w:r>
      <w:r>
        <w:rPr/>
        <w:t xml:space="preserve"> signature was considered to be decreasing from early to late replicating regions.</w:t>
      </w:r>
    </w:p>
    <w:p>
      <w:pPr>
        <w:pStyle w:val="Normal"/>
        <w:rPr>
          <w:rFonts w:eastAsia="宋体"/>
        </w:rPr>
      </w:pPr>
      <w:r>
        <w:rPr>
          <w:rFonts w:eastAsia="宋体"/>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rFonts w:eastAsia="宋体"/>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宋体" w:hint="eastAsia"/>
        </w:rPr>
        <w:t xml:space="preserve">, and </w:t>
      </w:r>
      <w:r>
        <w:rPr>
          <w:rFonts w:hint="eastAsia"/>
        </w:rPr>
        <w:t xml:space="preserve">R.Y. characterized the topography of 83-type mutational signatures. </w:t>
      </w:r>
      <w:r>
        <w:rPr>
          <w:rFonts w:eastAsia="宋体" w:hint="eastAsia"/>
        </w:rPr>
        <w:t xml:space="preserve">M.L., X.M.W., R.S. and S.G.R. designed the website. </w:t>
      </w:r>
      <w:r>
        <w:rPr/>
        <w:t>Data interpretation and manuscript write-up were carried out by M.L., M.H., and S.G.R., with contributions from all other authors. All authors reviewed and approved the final manuscript.</w:t>
      </w:r>
    </w:p>
    <w:p>
      <w:pPr>
        <w:pStyle w:val="normalfirst"/>
        <w:rPr>
          <w:rFonts w:eastAsia="宋体"/>
        </w:rPr>
      </w:pPr>
      <w:r>
        <w:rPr>
          <w:b/>
          <w:bCs/>
        </w:rPr>
        <w:t>Declaration of generative AI and AI-assisted technologies in the writing process.</w:t>
      </w:r>
      <w:r>
        <w:rPr>
          <w:rFonts w:eastAsia="宋体"/>
        </w:rPr>
        <w:t xml:space="preserve">  </w:t>
      </w:r>
    </w:p>
    <w:p>
      <w:pPr>
        <w:pStyle w:val="normalfirst"/>
        <w:rPr>
          <w:rFonts w:eastAsia="宋体"/>
        </w:rPr>
      </w:pPr>
      <w:r>
        <w:rPr>
          <w:rFonts w:eastAsia="宋体"/>
        </w:rPr>
        <w:t xml:space="preserve">During the preparation of this work the author(s) used </w:t>
      </w:r>
      <w:r>
        <w:rPr>
          <w:rFonts w:eastAsia="宋体" w:hint="eastAsia"/>
        </w:rPr>
        <w:t xml:space="preserve">Claude </w:t>
      </w:r>
      <w:r>
        <w:rPr>
          <w:rFonts w:eastAsia="宋体"/>
        </w:rPr>
        <w:t xml:space="preserve">in order to </w:t>
      </w:r>
      <w:r>
        <w:rPr/>
        <w:t>polish the text and ensure grammatical accuracy and appropriate vocabulary usage</w:t>
      </w:r>
      <w:r>
        <w:rPr>
          <w:rFonts w:eastAsia="宋体"/>
        </w:rPr>
        <w:t>. After using this tool/service, the author(s) reviewed and edited the content as needed and take(s) full responsibility for the content of the published article.</w:t>
      </w:r>
    </w:p>
    <w:p>
      <w:pPr>
        <w:pStyle w:val="Heading1"/>
        <w:rPr/>
      </w:pPr>
      <w:r>
        <w:rPr/>
        <w:t>Reference</w:t>
      </w:r>
    </w:p>
    <w:p>
      <w:pPr>
        <w:pStyle w:val="Bibliography1"/>
        <w:rPr/>
      </w:pPr>
      <w:bookmarkStart w:id="21"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lang w:val="de-DE"/>
        </w:rPr>
        <w:t xml:space="preserve">Chen, Lei, Chong Zhang, Ruidong Xue, et al. 2024. </w:t>
      </w:r>
      <w:r>
        <w:rPr/>
        <w:t xml:space="preserve">‘Deep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DeWeerd, Rachel A., Eszter Németh, Ádám Póti, et al. 2022. ‘Prospectively Defined Patterns of APOBEC3A Mutagenesis Are Prevalent in Human Cancers’. </w:t>
      </w:r>
      <w:r>
        <w:rPr>
          <w:i/>
        </w:rPr>
        <w:t>Cell Reports</w:t>
      </w:r>
      <w:r>
        <w:rPr/>
        <w:t xml:space="preserve"> 38 (12): 110555. https://doi.org/10.1016/j.celrep.2022.110555.</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 ‘A Redefined InDel Taxonomy Provides Insights into Mutational Signatures’. </w:t>
      </w:r>
      <w:r>
        <w:rPr>
          <w:i/>
        </w:rPr>
        <w:t>Nature Genetics</w:t>
      </w:r>
      <w:r>
        <w:rPr/>
        <w:t>, ahead of print, April 10. https://doi.org/10.1038/s41588-025-02152-y.</w:t>
      </w:r>
    </w:p>
    <w:p>
      <w:pPr>
        <w:pStyle w:val="Bibliography1"/>
        <w:rPr/>
      </w:pPr>
      <w:r>
        <w:rPr>
          <w:lang w:val="de-DE"/>
        </w:rPr>
        <w:t xml:space="preserve">Kucab, Jill E., Xueqing Zou, Sandro Morganella, et al. 2019. </w:t>
      </w:r>
      <w:r>
        <w:rPr/>
        <w:t xml:space="preserve">‘A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Priestley, Peter, Jonathan Baber, Martijn P. Lolkema, et al. 2019. ‘Pan-Cancer Whole-Genome Analyses of Metastatic Solid Tumours’. </w:t>
      </w:r>
      <w:r>
        <w:rPr>
          <w:i/>
        </w:rPr>
        <w:t>Nature</w:t>
      </w:r>
      <w:r>
        <w:rPr/>
        <w:t xml:space="preserve"> 575 (7781): 210–16. https://doi.org/10.1038/s41586-019-1689-y.</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21"/>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1271"/>
        <w:gridCol w:w="1558"/>
        <w:gridCol w:w="1415"/>
        <w:gridCol w:w="872"/>
        <w:gridCol w:w="1400"/>
        <w:gridCol w:w="1009"/>
        <w:gridCol w:w="916"/>
        <w:gridCol w:w="905"/>
      </w:tblGrid>
      <w:tr>
        <w:trPr>
          <w:trHeight w:val="557" w:hRule="atLeast"/>
        </w:trPr>
        <w:tc>
          <w:tcPr>
            <w:tcW w:w="1271" w:type="dxa"/>
            <w:tcBorders>
              <w:top w:val="single" w:sz="4" w:space="0" w:color="999999"/>
              <w:start w:val="single" w:sz="4" w:space="0" w:color="999999"/>
              <w:bottom w:val="single" w:sz="12" w:space="0" w:color="666666"/>
              <w:end w:val="single" w:sz="4" w:space="0" w:color="999999"/>
            </w:tcBorders>
            <w:vAlign w:val="center"/>
          </w:tcPr>
          <w:p>
            <w:pPr>
              <w:pStyle w:val="Normal"/>
              <w:pageBreakBefore/>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89-Type</w:t>
            </w:r>
          </w:p>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Signature ID</w:t>
            </w:r>
          </w:p>
        </w:tc>
        <w:tc>
          <w:tcPr>
            <w:tcW w:w="1558"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476-Type Sig Collapsed to 89-Type</w:t>
            </w:r>
          </w:p>
        </w:tc>
        <w:tc>
          <w:tcPr>
            <w:tcW w:w="141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89-Type Sig vs Best</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Match</w:t>
            </w:r>
            <w:r>
              <w:rPr>
                <w:rFonts w:eastAsia="Liberation Sans" w:hint="eastAsia" w:ascii="Liberation Sans" w:hAnsi="Liberation Sans"/>
                <w:b/>
                <w:bCs/>
                <w:color w:val="000000"/>
                <w:sz w:val="20"/>
                <w:szCs w:val="20"/>
              </w:rPr>
              <w:t xml:space="preserve"> </w:t>
            </w:r>
            <w:r>
              <w:rPr>
                <w:rFonts w:eastAsia="Liberation Sans" w:ascii="Liberation Sans" w:hAnsi="Liberation Sans"/>
                <w:b/>
                <w:bCs/>
                <w:color w:val="000000"/>
                <w:sz w:val="20"/>
                <w:szCs w:val="20"/>
              </w:rPr>
              <w:t>Spectrum</w:t>
            </w:r>
          </w:p>
        </w:tc>
        <w:tc>
          <w:tcPr>
            <w:tcW w:w="872"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Koh et al. Sig</w:t>
            </w:r>
          </w:p>
        </w:tc>
        <w:tc>
          <w:tcPr>
            <w:tcW w:w="1400"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lang w:val="de-DE"/>
              </w:rPr>
            </w:pPr>
            <w:r>
              <w:rPr>
                <w:rFonts w:eastAsia="Liberation Sans" w:ascii="Liberation Sans" w:hAnsi="Liberation Sans"/>
                <w:b/>
                <w:bCs/>
                <w:color w:val="000000"/>
                <w:sz w:val="20"/>
                <w:szCs w:val="20"/>
                <w:lang w:val="de-DE"/>
              </w:rPr>
              <w:t>Cosine 89-Type Sig vs Koh et al.</w:t>
            </w:r>
          </w:p>
        </w:tc>
        <w:tc>
          <w:tcPr>
            <w:tcW w:w="1009"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83-Type Sig ID</w:t>
            </w:r>
          </w:p>
        </w:tc>
        <w:tc>
          <w:tcPr>
            <w:tcW w:w="916"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Jin et al. Sig</w:t>
            </w:r>
          </w:p>
        </w:tc>
        <w:tc>
          <w:tcPr>
            <w:tcW w:w="905" w:type="dxa"/>
            <w:tcBorders>
              <w:top w:val="single" w:sz="4" w:space="0" w:color="999999"/>
              <w:start w:val="single" w:sz="4" w:space="0" w:color="999999"/>
              <w:bottom w:val="single" w:sz="12" w:space="0" w:color="666666"/>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Cosine vs Jin et al.</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B0B0B0"/>
                <w:sz w:val="20"/>
                <w:szCs w:val="20"/>
              </w:rPr>
              <w:t>0.9023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InD15</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0.9796</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0.9675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InD14*</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0.9415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0.9853</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0.9824</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0.9515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0.9738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C_ID3</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ID3*</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0.9403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InsDel3b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InD3b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0.9527</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InD4a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0.9820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InD29</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C_ID5</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85"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InsDel5c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InD6</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0.974</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0.916</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InD7</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0.980</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InsDel9</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0.917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C_ID9</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InsDel10</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0.846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C_ID10**</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ID10</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InsDel11</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C_ID11</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ID11a</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InsDel12</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0.970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C_ID12</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ID12</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ID13</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InsDel14</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InD12</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0.983</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0.958</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InsDel15</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C_ID15</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InsDel16</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InsDel17</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InsDel18</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InD18</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ID18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0.909</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0.991</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0.949</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C_ID19</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InsDel19b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InsDel23</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C_ID23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0.810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ID_A</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InsDel_Aβ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0.936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InD9a</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0.965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InsDel_B</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0.992</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ID_B</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InsDel_C</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InD13</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B0B0B0"/>
                <w:sz w:val="20"/>
                <w:szCs w:val="20"/>
              </w:rPr>
            </w:pPr>
            <w:r>
              <w:rPr>
                <w:rFonts w:eastAsia="Liberation Sans" w:ascii="Liberation Sans" w:hAnsi="Liberation Sans"/>
                <w:color w:val="B0B0B0"/>
                <w:sz w:val="20"/>
                <w:szCs w:val="20"/>
              </w:rPr>
              <w:t>0.927</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ID_C</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InsDel_D</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0.926</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ID_D</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ID_E</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color w:val="000000"/>
                <w:sz w:val="20"/>
                <w:szCs w:val="20"/>
              </w:rPr>
            </w:pPr>
            <w:r>
              <w:rPr>
                <w:rFonts w:eastAsia="Liberation Sans" w:ascii="Liberation Sans" w:hAnsi="Liberation Sans"/>
                <w:b/>
                <w:bCs/>
                <w:color w:val="000000"/>
                <w:sz w:val="20"/>
                <w:szCs w:val="20"/>
              </w:rPr>
              <w:t>InsDel_F</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ID_F</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0.973</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InsDel_G</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0.997</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0.955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ID_G</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ID11b</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0.947</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InsDel_H</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0.954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0.821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ID_H</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InsDel_I</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0.999</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ID_I</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ID25</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0.932</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InsDel_J</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0.975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0.563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ID_J**</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0.996</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0.857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InD20</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0.949</w:t>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ID_K</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ID26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0.981</w:t>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InsDel_L</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0.998</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0.966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ID_L</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InsDel_M</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0.994</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c>
          <w:tcPr>
            <w:tcW w:w="1009"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ID_M</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InsDel_Nα</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0.990</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0.984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InD16b</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0.923</w:t>
            </w:r>
          </w:p>
        </w:tc>
        <w:tc>
          <w:tcPr>
            <w:tcW w:w="1009"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color w:val="000000"/>
                <w:sz w:val="20"/>
                <w:szCs w:val="20"/>
              </w:rPr>
              <w:t>ID_N</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sz w:val="20"/>
                <w:szCs w:val="20"/>
              </w:rPr>
            </w:pPr>
            <w:r>
              <w:rPr>
                <w:rFonts w:eastAsia="Liberation Sans" w:ascii="Liberation Sans" w:hAnsi="Liberation Sans"/>
                <w:sz w:val="20"/>
                <w:szCs w:val="20"/>
              </w:rPr>
            </w:r>
          </w:p>
        </w:tc>
      </w:tr>
      <w:tr>
        <w:trPr>
          <w:trHeight w:val="270" w:hRule="atLeast"/>
        </w:trPr>
        <w:tc>
          <w:tcPr>
            <w:tcW w:w="1271"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b/>
                <w:bCs/>
                <w:sz w:val="20"/>
                <w:szCs w:val="20"/>
              </w:rPr>
            </w:pPr>
            <w:r>
              <w:rPr>
                <w:rFonts w:eastAsia="Liberation Sans" w:ascii="Liberation Sans" w:hAnsi="Liberation Sans"/>
                <w:b/>
                <w:bCs/>
                <w:color w:val="000000"/>
                <w:sz w:val="20"/>
                <w:szCs w:val="20"/>
              </w:rPr>
              <w:t>InsDel_Nβ</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0.995</w:t>
            </w:r>
          </w:p>
        </w:tc>
        <w:tc>
          <w:tcPr>
            <w:tcW w:w="1415"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0.985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InD21</w:t>
            </w:r>
          </w:p>
        </w:tc>
        <w:tc>
          <w:tcPr>
            <w:tcW w:w="1400" w:type="dxa"/>
            <w:tcBorders>
              <w:top w:val="single" w:sz="4" w:space="0" w:color="999999"/>
              <w:start w:val="single" w:sz="4" w:space="0" w:color="999999"/>
              <w:bottom w:val="single" w:sz="4" w:space="0" w:color="999999"/>
              <w:end w:val="single" w:sz="4" w:space="0" w:color="999999"/>
            </w:tcBorders>
            <w:vAlign w:val="center"/>
          </w:tcPr>
          <w:p>
            <w:pPr>
              <w:pStyle w:val="Normal"/>
              <w:suppressAutoHyphens w:val="false"/>
              <w:spacing w:lineRule="auto" w:line="240" w:before="0" w:after="0"/>
              <w:ind w:hanging="0"/>
              <w:jc w:val="center"/>
              <w:rPr>
                <w:rFonts w:ascii="Liberation Sans" w:hAnsi="Liberation Sans" w:eastAsia="Liberation Sans"/>
                <w:color w:val="000000"/>
                <w:sz w:val="20"/>
                <w:szCs w:val="20"/>
              </w:rPr>
            </w:pPr>
            <w:r>
              <w:rPr>
                <w:rFonts w:eastAsia="Liberation Sans" w:ascii="Liberation Sans" w:hAnsi="Liberation Sans"/>
                <w:color w:val="000000"/>
                <w:sz w:val="20"/>
                <w:szCs w:val="20"/>
              </w:rPr>
              <w:t>0.905</w:t>
            </w:r>
          </w:p>
        </w:tc>
        <w:tc>
          <w:tcPr>
            <w:tcW w:w="1009"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20"/>
                <w:szCs w:val="20"/>
              </w:rPr>
            </w:pPr>
            <w:r>
              <w:rPr>
                <w:rFonts w:eastAsia="Liberation Sans" w:ascii="Liberation Sans" w:hAnsi="Liberation Sans"/>
                <w:sz w:val="20"/>
                <w:szCs w:val="20"/>
              </w:rPr>
            </w:r>
          </w:p>
        </w:tc>
      </w:tr>
    </w:tbl>
    <w:p>
      <w:pPr>
        <w:pStyle w:val="Normal"/>
        <w:spacing w:lineRule="auto" w:line="240" w:before="0" w:after="0"/>
        <w:ind w:hanging="0"/>
        <w:rPr>
          <w:rFonts w:eastAsia="宋体" w:eastAsiaTheme="minorEastAsia"/>
          <w:sz w:val="18"/>
          <w:szCs w:val="18"/>
        </w:rPr>
      </w:pPr>
      <w:r>
        <w:rPr>
          <w:b/>
          <w:bCs/>
          <w:sz w:val="18"/>
          <w:szCs w:val="18"/>
        </w:rPr>
        <w:t xml:space="preserve">Table 1. </w:t>
      </w:r>
      <w:r>
        <w:rPr>
          <w:rFonts w:eastAsia="宋体" w:hint="eastAsia" w:eastAsiaTheme="minorEastAsia"/>
          <w:b/>
          <w:bCs/>
          <w:sz w:val="18"/>
          <w:szCs w:val="18"/>
        </w:rPr>
        <w:t>Information o</w:t>
      </w:r>
      <w:r>
        <w:rPr>
          <w:b/>
          <w:bCs/>
          <w:sz w:val="18"/>
          <w:szCs w:val="18"/>
        </w:rPr>
        <w:t xml:space="preserve">f the 89-type indel signatures </w:t>
      </w:r>
      <w:r>
        <w:rPr>
          <w:rFonts w:eastAsia="宋体" w:hint="eastAsia" w:eastAsiaTheme="minorEastAsia"/>
          <w:b/>
          <w:bCs/>
          <w:sz w:val="18"/>
          <w:szCs w:val="18"/>
        </w:rPr>
        <w:t>and their corresponding 83-type signatures</w:t>
      </w:r>
      <w:r>
        <w:rPr>
          <w:b/>
          <w:bCs/>
          <w:sz w:val="18"/>
          <w:szCs w:val="18"/>
        </w:rPr>
        <w:t>.</w:t>
        <w:br/>
      </w:r>
      <w:r>
        <w:rPr>
          <w:sz w:val="18"/>
          <w:szCs w:val="18"/>
        </w:rPr>
        <w:t xml:space="preserve">This table summarizes the correspondence between the 89-type indel signatures and signatures from the 476-type collapsed set, the </w:t>
      </w:r>
      <w:r>
        <w:rPr>
          <w:rFonts w:eastAsia="宋体" w:hint="eastAsia" w:eastAsiaTheme="minorEastAsia"/>
          <w:sz w:val="18"/>
          <w:szCs w:val="18"/>
        </w:rPr>
        <w:t xml:space="preserve">89-type signatures reported in </w:t>
      </w:r>
      <w:r>
        <w:rPr>
          <w:sz w:val="18"/>
          <w:szCs w:val="18"/>
        </w:rPr>
        <w:t xml:space="preserve">Koh et al., and the </w:t>
      </w:r>
      <w:r>
        <w:rPr>
          <w:rFonts w:eastAsia="宋体" w:hint="eastAsia" w:eastAsiaTheme="minor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This is the signature with the best match to the given type-89 signature.</w:t>
      </w:r>
    </w:p>
    <w:p>
      <w:pPr>
        <w:pStyle w:val="Normal"/>
        <w:spacing w:lineRule="auto" w:line="240" w:before="0" w:after="0"/>
        <w:ind w:hanging="0"/>
        <w:rPr>
          <w:rFonts w:eastAsia="宋体" w:eastAsiaTheme="minorEastAsia"/>
          <w:sz w:val="18"/>
          <w:szCs w:val="18"/>
        </w:rPr>
      </w:pPr>
      <w:r>
        <w:rPr>
          <w:rFonts w:eastAsia="宋体" w:eastAsiaTheme="minorEastAsia"/>
          <w:sz w:val="18"/>
          <w:szCs w:val="18"/>
        </w:rPr>
        <w:t>** indicates that in the linking tumor's spectrum, insertions of single Ts in long poly-T contexts were set to 0 before calculating cosine similarity to the 83-type signature.</w:t>
      </w:r>
    </w:p>
    <w:p>
      <w:pPr>
        <w:pStyle w:val="Normal"/>
        <w:spacing w:lineRule="auto" w:line="240" w:before="0" w:after="0"/>
        <w:ind w:hanging="0"/>
        <w:rPr>
          <w:sz w:val="18"/>
          <w:szCs w:val="18"/>
        </w:rPr>
      </w:pPr>
      <w:r>
        <w:rPr>
          <w:sz w:val="18"/>
          <w:szCs w:val="18"/>
        </w:rPr>
      </w:r>
      <w:r>
        <w:br w:type="page"/>
      </w:r>
    </w:p>
    <w:p>
      <w:pPr>
        <w:pStyle w:val="Normal"/>
        <w:spacing w:lineRule="auto" w:line="240" w:before="0" w:after="0"/>
        <w:ind w:hanging="0"/>
        <w:rPr/>
      </w:pPr>
      <w:r>
        <w:rPr/>
        <w:drawing>
          <wp:inline distT="0" distB="0" distL="0" distR="0">
            <wp:extent cx="5124450" cy="45358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6"/>
                    <a:stretch>
                      <a:fillRect/>
                    </a:stretch>
                  </pic:blipFill>
                  <pic:spPr bwMode="auto">
                    <a:xfrm>
                      <a:off x="0" y="0"/>
                      <a:ext cx="5124450" cy="4535805"/>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Figure 1 The aristolochic acid (AA) indel signatures in the 83-type, 89-type and 476-type classification schemes (signature 23).</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A</w:t>
      </w:r>
      <w:r>
        <w:rPr>
          <w:rFonts w:eastAsia="宋体" w:hint="eastAsia" w:eastAsiaTheme="minor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w:t>
      </w:r>
      <w:r>
        <w:rPr>
          <w:b/>
          <w:bCs/>
          <w:sz w:val="18"/>
          <w:szCs w:val="18"/>
        </w:rPr>
        <w:t>B</w:t>
      </w:r>
      <w:r>
        <w:rPr>
          <w:rFonts w:eastAsia="宋体" w:hint="eastAsia" w:eastAsiaTheme="minor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r>
    </w:p>
    <w:p>
      <w:pPr>
        <w:pStyle w:val="Normal"/>
        <w:spacing w:lineRule="auto" w:line="240" w:before="0" w:after="0"/>
        <w:ind w:hanging="0"/>
        <w:rPr>
          <w:rFonts w:eastAsia="宋体" w:eastAsiaTheme="minorEastAsia"/>
          <w:b/>
          <w:bCs/>
          <w:sz w:val="18"/>
          <w:szCs w:val="18"/>
        </w:rPr>
      </w:pPr>
      <w:r>
        <w:rPr>
          <w:rFonts w:eastAsia="宋体" w:hint="eastAsia" w:eastAsiaTheme="minorEastAsia"/>
          <w:b/>
          <w:bCs/>
          <w:sz w:val="18"/>
          <w:szCs w:val="18"/>
        </w:rPr>
        <w:t>(</w:t>
      </w:r>
      <w:r>
        <w:rPr>
          <w:b/>
          <w:bCs/>
          <w:sz w:val="18"/>
          <w:szCs w:val="18"/>
        </w:rPr>
        <w:t>C</w:t>
      </w:r>
      <w:r>
        <w:rPr>
          <w:rFonts w:eastAsia="宋体" w:hint="eastAsia" w:eastAsiaTheme="minor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pPr>
        <w:pStyle w:val="Normal"/>
        <w:ind w:hanging="0"/>
        <w:rPr>
          <w:sz w:val="21"/>
          <w:szCs w:val="21"/>
        </w:rPr>
      </w:pPr>
      <w:r>
        <w:rPr>
          <w:sz w:val="21"/>
          <w:szCs w:val="21"/>
        </w:rPr>
      </w:r>
      <w:r>
        <w:br w:type="page"/>
      </w:r>
    </w:p>
    <w:p>
      <w:pPr>
        <w:pStyle w:val="Normal"/>
        <w:spacing w:lineRule="auto" w:line="240" w:before="0" w:after="0"/>
        <w:ind w:hanging="0"/>
        <w:rPr>
          <w:rFonts w:eastAsia="宋体" w:eastAsiaTheme="minorEastAsia"/>
        </w:rPr>
      </w:pPr>
      <w:r>
        <w:rPr/>
        <w:drawing>
          <wp:inline distT="0" distB="0" distL="0" distR="0">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7"/>
                    <a:stretch>
                      <a:fillRect/>
                    </a:stretch>
                  </pic:blipFill>
                  <pic:spPr bwMode="auto">
                    <a:xfrm>
                      <a:off x="0" y="0"/>
                      <a:ext cx="5939790" cy="6678930"/>
                    </a:xfrm>
                    <a:prstGeom prst="rect">
                      <a:avLst/>
                    </a:prstGeom>
                    <a:noFill/>
                  </pic:spPr>
                </pic:pic>
              </a:graphicData>
            </a:graphic>
          </wp:inline>
        </w:drawing>
      </w:r>
    </w:p>
    <w:p>
      <w:pPr>
        <w:pStyle w:val="Normal"/>
        <w:spacing w:lineRule="auto" w:line="240" w:before="0" w:after="0"/>
        <w:ind w:hanging="0"/>
        <w:rPr>
          <w:rFonts w:eastAsia="宋体" w:eastAsiaTheme="minorEastAsia"/>
          <w:b/>
          <w:bCs/>
          <w:sz w:val="16"/>
          <w:szCs w:val="16"/>
        </w:rPr>
      </w:pPr>
      <w:r>
        <w:rPr>
          <w:rFonts w:eastAsia="宋体" w:eastAsiaTheme="minorEastAsia"/>
          <w:b/>
          <w:bCs/>
          <w:sz w:val="16"/>
          <w:szCs w:val="16"/>
        </w:rPr>
      </w:r>
    </w:p>
    <w:p>
      <w:pPr>
        <w:pStyle w:val="Normal"/>
        <w:spacing w:lineRule="auto" w:line="240" w:before="0" w:after="0"/>
        <w:ind w:hanging="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pPr>
        <w:pStyle w:val="Normal"/>
        <w:spacing w:lineRule="auto" w:line="240" w:before="0" w:after="0"/>
        <w:ind w:hanging="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pPr>
        <w:pStyle w:val="Normal"/>
        <w:spacing w:lineRule="auto" w:line="240" w:before="0" w:after="0"/>
        <w:ind w:hanging="0"/>
        <w:rPr>
          <w:rFonts w:eastAsia="宋体" w:eastAsiaTheme="minorEastAsia"/>
          <w:sz w:val="28"/>
          <w:szCs w:val="28"/>
        </w:rPr>
      </w:pPr>
      <w:r>
        <w:rPr>
          <w:rFonts w:eastAsia="宋体" w:eastAsiaTheme="minorEastAsia"/>
          <w:sz w:val="28"/>
          <w:szCs w:val="28"/>
        </w:rPr>
      </w:r>
    </w:p>
    <w:p>
      <w:pPr>
        <w:pStyle w:val="Normal"/>
        <w:spacing w:lineRule="auto" w:line="240" w:before="0" w:after="0"/>
        <w:ind w:hanging="0"/>
        <w:rPr/>
      </w:pPr>
      <w:r>
        <w:rPr/>
      </w:r>
      <w:r>
        <w:br w:type="page"/>
      </w:r>
    </w:p>
    <w:p>
      <w:pPr>
        <w:pStyle w:val="Normal"/>
        <w:spacing w:before="0" w:after="160"/>
        <w:ind w:hanging="0"/>
        <w:rPr>
          <w:rFonts w:eastAsia="宋体" w:eastAsiaTheme="minorEastAsia"/>
        </w:rPr>
      </w:pPr>
      <w:r>
        <w:rPr/>
        <w:drawing>
          <wp:inline distT="0" distB="0" distL="0" distR="0">
            <wp:extent cx="5943600" cy="69532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8"/>
                    <a:stretch>
                      <a:fillRect/>
                    </a:stretch>
                  </pic:blipFill>
                  <pic:spPr bwMode="auto">
                    <a:xfrm>
                      <a:off x="0" y="0"/>
                      <a:ext cx="5943600" cy="6953250"/>
                    </a:xfrm>
                    <a:prstGeom prst="rect">
                      <a:avLst/>
                    </a:prstGeom>
                    <a:noFill/>
                  </pic:spPr>
                </pic:pic>
              </a:graphicData>
            </a:graphic>
          </wp:inline>
        </w:drawing>
      </w:r>
    </w:p>
    <w:p>
      <w:pPr>
        <w:pStyle w:val="Normal"/>
        <w:spacing w:lineRule="auto" w:line="240" w:before="0" w:after="0"/>
        <w:ind w:hanging="0"/>
        <w:rPr>
          <w:b/>
          <w:bCs/>
          <w:sz w:val="18"/>
          <w:szCs w:val="18"/>
        </w:rPr>
      </w:pPr>
      <w:r>
        <w:rPr>
          <w:rFonts w:hint="eastAsia"/>
          <w:b/>
          <w:bCs/>
          <w:sz w:val="18"/>
          <w:szCs w:val="18"/>
        </w:rPr>
        <w:t>Figure 3 Profiles of signatures extracted in the 89-type classification scheme</w:t>
      </w:r>
    </w:p>
    <w:p>
      <w:pPr>
        <w:pStyle w:val="Normal"/>
        <w:spacing w:lineRule="auto" w:line="240" w:before="0" w:after="0"/>
        <w:ind w:hanging="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宋体" w:hint="eastAsia" w:eastAsiaTheme="minorEastAsia"/>
          <w:sz w:val="18"/>
          <w:szCs w:val="18"/>
        </w:rPr>
        <w:t>et al., 2025</w:t>
      </w:r>
      <w:r>
        <w:rPr>
          <w:sz w:val="18"/>
          <w:szCs w:val="18"/>
        </w:rPr>
        <w:t xml:space="preserve"> (prefix InD)</w:t>
      </w:r>
    </w:p>
    <w:p>
      <w:pPr>
        <w:pStyle w:val="Normal"/>
        <w:ind w:hanging="0"/>
        <w:rPr>
          <w:rFonts w:eastAsia="宋体" w:eastAsiaTheme="minorEastAsia"/>
          <w:sz w:val="28"/>
          <w:szCs w:val="28"/>
        </w:rPr>
      </w:pPr>
      <w:r>
        <w:rPr>
          <w:rFonts w:eastAsia="宋体" w:eastAsiaTheme="minorEastAsia"/>
          <w:sz w:val="28"/>
          <w:szCs w:val="28"/>
        </w:rPr>
      </w:r>
      <w:r>
        <w:br w:type="page"/>
      </w:r>
    </w:p>
    <w:p>
      <w:pPr>
        <w:pStyle w:val="Normal"/>
        <w:spacing w:before="0" w:after="160"/>
        <w:ind w:hanging="0"/>
        <w:rPr>
          <w:rFonts w:eastAsia="宋体" w:eastAsiaTheme="minorEastAsia"/>
          <w:b/>
          <w:bCs/>
          <w:sz w:val="16"/>
          <w:szCs w:val="16"/>
        </w:rPr>
      </w:pPr>
      <w:r>
        <w:rPr/>
        <w:drawing>
          <wp:inline distT="0" distB="0" distL="0" distR="0">
            <wp:extent cx="5441950" cy="617728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19"/>
                    <a:stretch>
                      <a:fillRect/>
                    </a:stretch>
                  </pic:blipFill>
                  <pic:spPr bwMode="auto">
                    <a:xfrm>
                      <a:off x="0" y="0"/>
                      <a:ext cx="5441950" cy="617728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rFonts w:eastAsia="宋体" w:eastAsiaTheme="minorEastAsia"/>
          <w:b/>
          <w:bCs/>
          <w:sz w:val="18"/>
          <w:szCs w:val="18"/>
        </w:rPr>
        <w:t xml:space="preserve">Figure </w:t>
      </w:r>
      <w:r>
        <w:rPr>
          <w:rFonts w:eastAsia="宋体" w:hint="eastAsia"/>
          <w:b/>
          <w:bCs/>
          <w:sz w:val="18"/>
          <w:szCs w:val="18"/>
        </w:rPr>
        <w:t>4</w:t>
      </w:r>
      <w:r>
        <w:rPr>
          <w:rFonts w:eastAsia="宋体" w:eastAsiaTheme="minorEastAsia"/>
          <w:b/>
          <w:bCs/>
          <w:sz w:val="18"/>
          <w:szCs w:val="18"/>
        </w:rPr>
        <w:t xml:space="preserve"> </w:t>
      </w:r>
      <w:r>
        <w:rPr>
          <w:rFonts w:eastAsia="宋体" w:hint="eastAsia" w:eastAsiaTheme="minorEastAsia"/>
          <w:b/>
          <w:bCs/>
          <w:sz w:val="18"/>
          <w:szCs w:val="18"/>
        </w:rPr>
        <w:t xml:space="preserve">Association of </w:t>
      </w:r>
      <w:r>
        <w:rPr>
          <w:rFonts w:eastAsia="宋体" w:eastAsiaTheme="minorEastAsia"/>
          <w:b/>
          <w:bCs/>
          <w:sz w:val="18"/>
          <w:szCs w:val="18"/>
        </w:rPr>
        <w:t>8</w:t>
      </w:r>
      <w:r>
        <w:rPr>
          <w:rFonts w:eastAsia="宋体" w:hint="eastAsia" w:eastAsiaTheme="minorEastAsia"/>
          <w:b/>
          <w:bCs/>
          <w:sz w:val="18"/>
          <w:szCs w:val="18"/>
        </w:rPr>
        <w:t>3-ty</w:t>
      </w:r>
      <w:r>
        <w:rPr>
          <w:rFonts w:eastAsia="宋体" w:eastAsiaTheme="minorEastAsia"/>
          <w:b/>
          <w:bCs/>
          <w:sz w:val="18"/>
          <w:szCs w:val="18"/>
        </w:rPr>
        <w:t>pe/8</w:t>
      </w:r>
      <w:r>
        <w:rPr>
          <w:rFonts w:eastAsia="宋体" w:hint="eastAsia" w:eastAsiaTheme="minorEastAsia"/>
          <w:b/>
          <w:bCs/>
          <w:sz w:val="18"/>
          <w:szCs w:val="18"/>
        </w:rPr>
        <w:t>9-ty</w:t>
      </w:r>
      <w:r>
        <w:rPr>
          <w:rFonts w:eastAsia="宋体" w:eastAsiaTheme="minorEastAsia"/>
          <w:b/>
          <w:bCs/>
          <w:sz w:val="18"/>
          <w:szCs w:val="18"/>
        </w:rPr>
        <w:t xml:space="preserve">pe indel signatures </w:t>
      </w:r>
      <w:r>
        <w:rPr>
          <w:rFonts w:eastAsia="宋体" w:hint="eastAsia" w:eastAsiaTheme="minorEastAsia"/>
          <w:b/>
          <w:bCs/>
          <w:sz w:val="18"/>
          <w:szCs w:val="18"/>
        </w:rPr>
        <w:t>with SBS signatures and cancer types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(A)</w:t>
      </w:r>
      <w:r>
        <w:rPr>
          <w:rFonts w:eastAsia="宋体" w:hint="eastAsia" w:eastAsiaTheme="minorEastAsia"/>
          <w:sz w:val="18"/>
          <w:szCs w:val="18"/>
        </w:rPr>
        <w:t>The</w:t>
      </w:r>
      <w:r>
        <w:rPr>
          <w:rFonts w:eastAsia="宋体"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宋体" w:hint="eastAsia" w:eastAsiaTheme="minorEastAsia"/>
          <w:sz w:val="18"/>
          <w:szCs w:val="18"/>
        </w:rPr>
        <w:t>seven</w:t>
      </w:r>
      <w:r>
        <w:rPr>
          <w:rFonts w:eastAsia="宋体" w:eastAsiaTheme="minorEastAsia"/>
          <w:sz w:val="18"/>
          <w:szCs w:val="18"/>
        </w:rPr>
        <w:t xml:space="preserve"> biological modules: MMR</w:t>
      </w:r>
      <w:r>
        <w:rPr>
          <w:rFonts w:eastAsia="宋体" w:hint="eastAsia" w:eastAsiaTheme="minorEastAsia"/>
          <w:sz w:val="18"/>
          <w:szCs w:val="18"/>
        </w:rPr>
        <w:t xml:space="preserve"> (DNA mismatch repair)</w:t>
      </w:r>
      <w:r>
        <w:rPr>
          <w:rFonts w:eastAsia="宋体" w:eastAsiaTheme="minorEastAsia"/>
          <w:sz w:val="18"/>
          <w:szCs w:val="18"/>
        </w:rPr>
        <w:t xml:space="preserve"> defects, GI-ROS</w:t>
      </w:r>
      <w:r>
        <w:rPr>
          <w:rFonts w:eastAsia="宋体" w:hint="eastAsia" w:eastAsiaTheme="minorEastAsia"/>
          <w:sz w:val="18"/>
          <w:szCs w:val="18"/>
        </w:rPr>
        <w:t xml:space="preserve"> (</w:t>
      </w:r>
      <w:r>
        <w:rPr>
          <w:rFonts w:eastAsia="宋体" w:eastAsiaTheme="minorEastAsia"/>
          <w:sz w:val="18"/>
          <w:szCs w:val="18"/>
        </w:rPr>
        <w:t>Gastrointestinal</w:t>
      </w:r>
      <w:r>
        <w:rPr>
          <w:rFonts w:eastAsia="宋体" w:hint="eastAsia" w:eastAsiaTheme="minorEastAsia"/>
          <w:sz w:val="18"/>
          <w:szCs w:val="18"/>
        </w:rPr>
        <w:t>-</w:t>
      </w:r>
      <w:r>
        <w:rPr>
          <w:rFonts w:eastAsia="宋体" w:eastAsiaTheme="minorEastAsia"/>
          <w:sz w:val="18"/>
          <w:szCs w:val="18"/>
        </w:rPr>
        <w:t>Reactive Oxygen Species</w:t>
      </w:r>
      <w:r>
        <w:rPr>
          <w:rFonts w:eastAsia="宋体" w:hint="eastAsia" w:eastAsiaTheme="minorEastAsia"/>
          <w:sz w:val="18"/>
          <w:szCs w:val="18"/>
        </w:rPr>
        <w:t>)</w:t>
      </w:r>
      <w:r>
        <w:rPr>
          <w:rFonts w:eastAsia="宋体" w:eastAsiaTheme="minorEastAsia"/>
          <w:sz w:val="18"/>
          <w:szCs w:val="18"/>
        </w:rPr>
        <w:t xml:space="preserve">, UV exposure, </w:t>
      </w:r>
      <w:r>
        <w:rPr>
          <w:rFonts w:eastAsia="宋体" w:hint="eastAsia" w:eastAsiaTheme="minorEastAsia"/>
          <w:sz w:val="18"/>
          <w:szCs w:val="18"/>
        </w:rPr>
        <w:t>L</w:t>
      </w:r>
      <w:r>
        <w:rPr>
          <w:rFonts w:eastAsia="宋体" w:eastAsiaTheme="minorEastAsia"/>
          <w:sz w:val="18"/>
          <w:szCs w:val="18"/>
        </w:rPr>
        <w:t>iver, HR</w:t>
      </w:r>
      <w:r>
        <w:rPr>
          <w:rFonts w:eastAsia="宋体" w:hint="eastAsia" w:eastAsiaTheme="minorEastAsia"/>
          <w:sz w:val="18"/>
          <w:szCs w:val="18"/>
        </w:rPr>
        <w:t xml:space="preserve"> (</w:t>
      </w:r>
      <w:r>
        <w:rPr>
          <w:rFonts w:eastAsia="宋体" w:eastAsiaTheme="minorEastAsia"/>
          <w:sz w:val="18"/>
          <w:szCs w:val="18"/>
        </w:rPr>
        <w:t>DNA homologous recombination repair</w:t>
      </w:r>
      <w:r>
        <w:rPr>
          <w:rFonts w:eastAsia="宋体" w:hint="eastAsia" w:eastAsiaTheme="minorEastAsia"/>
          <w:sz w:val="18"/>
          <w:szCs w:val="18"/>
        </w:rPr>
        <w:t>)</w:t>
      </w:r>
      <w:r>
        <w:rPr>
          <w:rFonts w:eastAsia="宋体" w:eastAsiaTheme="minorEastAsia"/>
          <w:sz w:val="18"/>
          <w:szCs w:val="18"/>
        </w:rPr>
        <w:t xml:space="preserve"> defects, </w:t>
      </w:r>
      <w:r>
        <w:rPr>
          <w:rFonts w:eastAsia="宋体" w:hint="eastAsia" w:eastAsiaTheme="minorEastAsia"/>
          <w:sz w:val="18"/>
          <w:szCs w:val="18"/>
        </w:rPr>
        <w:t>L</w:t>
      </w:r>
      <w:r>
        <w:rPr>
          <w:rFonts w:eastAsia="宋体" w:eastAsiaTheme="minorEastAsia"/>
          <w:sz w:val="18"/>
          <w:szCs w:val="18"/>
        </w:rPr>
        <w:t>ung tobacco smoking</w:t>
      </w:r>
      <w:r>
        <w:rPr>
          <w:rFonts w:eastAsia="宋体" w:hint="eastAsia" w:eastAsiaTheme="minorEastAsia"/>
          <w:sz w:val="18"/>
          <w:szCs w:val="18"/>
        </w:rPr>
        <w:t xml:space="preserve"> and APOBEC mutagenesis</w:t>
      </w:r>
      <w:r>
        <w:rPr>
          <w:rFonts w:eastAsia="宋体" w:eastAsiaTheme="minorEastAsia"/>
          <w:sz w:val="18"/>
          <w:szCs w:val="18"/>
        </w:rPr>
        <w:t>. Each signature is annotated according to the cluster to which it belongs.</w:t>
      </w:r>
    </w:p>
    <w:p>
      <w:pPr>
        <w:pStyle w:val="Normal"/>
        <w:spacing w:lineRule="auto" w:line="240" w:before="0" w:after="0"/>
        <w:ind w:hanging="0"/>
        <w:rPr>
          <w:rFonts w:eastAsia="宋体" w:eastAsiaTheme="minorEastAsia"/>
          <w:sz w:val="18"/>
          <w:szCs w:val="18"/>
        </w:rPr>
      </w:pPr>
      <w:r>
        <w:rPr>
          <w:rFonts w:eastAsia="宋体" w:hint="eastAsia" w:eastAsiaTheme="minorEastAsia"/>
          <w:b/>
          <w:bCs/>
          <w:sz w:val="18"/>
          <w:szCs w:val="18"/>
        </w:rPr>
        <w:t>(B)</w:t>
      </w:r>
      <w:r>
        <w:rPr>
          <w:rFonts w:eastAsia="宋体" w:hint="eastAsia" w:eastAsiaTheme="minorEastAsia"/>
          <w:sz w:val="18"/>
          <w:szCs w:val="18"/>
        </w:rPr>
        <w:t xml:space="preserve"> Enrichment of 83-type signatures in cancer types and MSI status. </w:t>
      </w:r>
      <w:r>
        <w:rPr>
          <w:rFonts w:eastAsia="宋体" w:eastAsiaTheme="minorEastAsia"/>
          <w:sz w:val="18"/>
          <w:szCs w:val="18"/>
        </w:rPr>
        <w:t xml:space="preserve">Dot size indicates the odds ratio from Fisher’s exact test comparing the number of samples with </w:t>
      </w:r>
      <w:r>
        <w:rPr>
          <w:rFonts w:eastAsia="宋体" w:hint="eastAsia" w:eastAsiaTheme="minorEastAsia"/>
          <w:sz w:val="18"/>
          <w:szCs w:val="18"/>
        </w:rPr>
        <w:t>exposure&gt;0 of the indel signature</w:t>
      </w:r>
      <w:r>
        <w:rPr>
          <w:rFonts w:eastAsia="宋体" w:eastAsiaTheme="minorEastAsia"/>
          <w:sz w:val="18"/>
          <w:szCs w:val="18"/>
        </w:rPr>
        <w:t xml:space="preserve"> in each cancer type versus </w:t>
      </w:r>
      <w:r>
        <w:rPr>
          <w:rFonts w:eastAsia="宋体" w:hint="eastAsia" w:eastAsiaTheme="minorEastAsia"/>
          <w:sz w:val="18"/>
          <w:szCs w:val="18"/>
        </w:rPr>
        <w:t>the remaining samples</w:t>
      </w:r>
      <w:r>
        <w:rPr>
          <w:rFonts w:eastAsia="宋体" w:eastAsiaTheme="minorEastAsia"/>
          <w:sz w:val="18"/>
          <w:szCs w:val="18"/>
        </w:rPr>
        <w:t>. Dot color represents the false discovery rate</w:t>
      </w:r>
      <w:r>
        <w:rPr>
          <w:rFonts w:eastAsia="宋体" w:hint="eastAsia" w:eastAsiaTheme="minorEastAsia"/>
          <w:sz w:val="18"/>
          <w:szCs w:val="18"/>
        </w:rPr>
        <w:t xml:space="preserve"> (FDR)</w:t>
      </w:r>
      <w:r>
        <w:rPr>
          <w:rFonts w:eastAsia="宋体" w:eastAsiaTheme="minorEastAsia"/>
          <w:sz w:val="18"/>
          <w:szCs w:val="18"/>
        </w:rPr>
        <w:t xml:space="preserve"> after multiple-testing correction. Larger dots indicate stronger enrichment, and darker colors indicate more significant associations.</w:t>
      </w:r>
    </w:p>
    <w:p>
      <w:pPr>
        <w:pStyle w:val="Normal"/>
        <w:spacing w:lineRule="auto" w:line="240" w:before="0" w:after="0"/>
        <w:ind w:hanging="0"/>
        <w:rPr>
          <w:rFonts w:eastAsia="宋体" w:eastAsiaTheme="minorEastAsia"/>
          <w:sz w:val="28"/>
          <w:szCs w:val="28"/>
        </w:rPr>
      </w:pPr>
      <w:r>
        <w:rPr>
          <w:rFonts w:eastAsia="宋体" w:hint="eastAsia" w:eastAsiaTheme="minorEastAsia"/>
          <w:b/>
          <w:bCs/>
          <w:sz w:val="18"/>
          <w:szCs w:val="18"/>
        </w:rPr>
        <w:t>(C)</w:t>
      </w:r>
      <w:r>
        <w:rPr>
          <w:rFonts w:eastAsia="宋体" w:hint="eastAsia" w:eastAsiaTheme="minorEastAsia"/>
          <w:sz w:val="18"/>
          <w:szCs w:val="18"/>
        </w:rPr>
        <w:t xml:space="preserve"> Enrichment of 89-type signatures in cancer types and MSI status. </w:t>
      </w:r>
      <w:r>
        <w:rPr>
          <w:rFonts w:eastAsia="宋体" w:eastAsiaTheme="minorEastAsia"/>
          <w:sz w:val="18"/>
          <w:szCs w:val="18"/>
        </w:rPr>
        <w:t xml:space="preserve">Dot size indicates the odds ratio from Fisher’s exact test comparing the number of samples with </w:t>
      </w:r>
      <w:r>
        <w:rPr>
          <w:rFonts w:eastAsia="宋体" w:hint="eastAsia" w:eastAsiaTheme="minorEastAsia"/>
          <w:sz w:val="18"/>
          <w:szCs w:val="18"/>
        </w:rPr>
        <w:t>exposure&gt;0 of the indel signature</w:t>
      </w:r>
      <w:r>
        <w:rPr>
          <w:rFonts w:eastAsia="宋体" w:eastAsiaTheme="minorEastAsia"/>
          <w:sz w:val="18"/>
          <w:szCs w:val="18"/>
        </w:rPr>
        <w:t xml:space="preserve"> in each cancer type versus </w:t>
      </w:r>
      <w:r>
        <w:rPr>
          <w:rFonts w:eastAsia="宋体" w:hint="eastAsia" w:eastAsiaTheme="minorEastAsia"/>
          <w:sz w:val="18"/>
          <w:szCs w:val="18"/>
        </w:rPr>
        <w:t>the remaining samples</w:t>
      </w:r>
      <w:r>
        <w:rPr>
          <w:rFonts w:eastAsia="宋体" w:eastAsiaTheme="minorEastAsia"/>
          <w:sz w:val="18"/>
          <w:szCs w:val="18"/>
        </w:rPr>
        <w:t>. Dot color represents the false discovery rate</w:t>
      </w:r>
      <w:r>
        <w:rPr>
          <w:rFonts w:eastAsia="宋体" w:hint="eastAsia" w:eastAsiaTheme="minorEastAsia"/>
          <w:sz w:val="18"/>
          <w:szCs w:val="18"/>
        </w:rPr>
        <w:t xml:space="preserve"> (FDR)</w:t>
      </w:r>
      <w:r>
        <w:rPr>
          <w:rFonts w:eastAsia="宋体" w:eastAsiaTheme="minorEastAsia"/>
          <w:sz w:val="18"/>
          <w:szCs w:val="18"/>
        </w:rPr>
        <w:t xml:space="preserve"> after multiple-testing correction. Larger dots indicate stronger enrichment, and darker colors indicate more significant associations.</w:t>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rFonts w:eastAsia="宋体" w:eastAsiaTheme="minorEastAsia"/>
        </w:rPr>
      </w:r>
    </w:p>
    <w:p>
      <w:pPr>
        <w:pStyle w:val="Normal"/>
        <w:spacing w:lineRule="auto" w:line="240" w:before="0" w:after="0"/>
        <w:ind w:hanging="0"/>
        <w:rPr>
          <w:rFonts w:eastAsia="宋体" w:eastAsiaTheme="minorEastAsia"/>
        </w:rPr>
      </w:pPr>
      <w:r>
        <w:rPr/>
        <w:drawing>
          <wp:inline distT="0" distB="0" distL="0" distR="0">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20"/>
                    <a:stretch>
                      <a:fillRect/>
                    </a:stretch>
                  </pic:blipFill>
                  <pic:spPr bwMode="auto">
                    <a:xfrm>
                      <a:off x="0" y="0"/>
                      <a:ext cx="4744720" cy="6173470"/>
                    </a:xfrm>
                    <a:prstGeom prst="rect">
                      <a:avLst/>
                    </a:prstGeom>
                    <a:noFill/>
                  </pic:spPr>
                </pic:pic>
              </a:graphicData>
            </a:graphic>
          </wp:inline>
        </w:drawing>
      </w:r>
    </w:p>
    <w:p>
      <w:pPr>
        <w:pStyle w:val="Normal"/>
        <w:spacing w:lineRule="auto" w:line="240" w:before="0" w:after="0"/>
        <w:ind w:hanging="0"/>
        <w:rPr>
          <w:rFonts w:eastAsia="宋体" w:eastAsiaTheme="minorEastAsia"/>
          <w:b/>
          <w:bCs/>
          <w:sz w:val="18"/>
          <w:szCs w:val="18"/>
        </w:rPr>
      </w:pPr>
      <w:r>
        <w:rPr>
          <w:b/>
          <w:bCs/>
          <w:sz w:val="18"/>
          <w:szCs w:val="18"/>
        </w:rPr>
        <w:t xml:space="preserve">Figure </w:t>
      </w:r>
      <w:r>
        <w:rPr>
          <w:rFonts w:eastAsia="宋体"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pPr>
        <w:pStyle w:val="Normal"/>
        <w:spacing w:lineRule="auto" w:line="240" w:before="0" w:after="0"/>
        <w:ind w:hanging="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before="0" w:after="0"/>
        <w:ind w:hanging="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pPr>
        <w:pStyle w:val="Normal"/>
        <w:spacing w:lineRule="auto" w:line="240" w:before="0" w:after="0"/>
        <w:ind w:hanging="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pPr>
        <w:pStyle w:val="Normal"/>
        <w:spacing w:lineRule="auto" w:line="240" w:before="0" w:after="0"/>
        <w:ind w:hanging="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pPr>
        <w:pStyle w:val="Normal"/>
        <w:spacing w:lineRule="auto" w:line="240" w:before="0" w:after="0"/>
        <w:ind w:hanging="0"/>
        <w:rPr/>
      </w:pPr>
      <w:r>
        <w:rPr/>
        <w:drawing>
          <wp:inline distT="0" distB="0" distL="0" distR="0">
            <wp:extent cx="5934075" cy="3819525"/>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21"/>
                    <a:stretch>
                      <a:fillRect/>
                    </a:stretch>
                  </pic:blipFill>
                  <pic:spPr bwMode="auto">
                    <a:xfrm>
                      <a:off x="0" y="0"/>
                      <a:ext cx="5934075" cy="3819525"/>
                    </a:xfrm>
                    <a:prstGeom prst="rect">
                      <a:avLst/>
                    </a:prstGeom>
                    <a:noFill/>
                  </pic:spPr>
                </pic:pic>
              </a:graphicData>
            </a:graphic>
          </wp:inline>
        </w:drawing>
      </w:r>
    </w:p>
    <w:p>
      <w:pPr>
        <w:pStyle w:val="Normal"/>
        <w:spacing w:lineRule="auto" w:line="240" w:before="0" w:after="0"/>
        <w:ind w:hanging="0"/>
        <w:rPr>
          <w:b/>
          <w:bCs/>
          <w:sz w:val="18"/>
          <w:szCs w:val="18"/>
        </w:rPr>
      </w:pPr>
      <w:r>
        <w:rPr>
          <w:b/>
          <w:bCs/>
          <w:sz w:val="18"/>
          <w:szCs w:val="18"/>
        </w:rPr>
        <w:t xml:space="preserve">Figure </w:t>
      </w:r>
      <w:r>
        <w:rPr>
          <w:rFonts w:eastAsia="宋体"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pPr>
        <w:pStyle w:val="Normal"/>
        <w:spacing w:lineRule="auto" w:line="240" w:before="0" w:after="0"/>
        <w:ind w:hanging="0"/>
        <w:rPr>
          <w:rFonts w:eastAsia="宋体"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pPr>
        <w:pStyle w:val="Normal"/>
        <w:spacing w:lineRule="auto" w:line="240" w:before="0" w:after="0"/>
        <w:ind w:hanging="0"/>
        <w:rPr>
          <w:rFonts w:eastAsia="宋体" w:eastAsiaTheme="minorEastAsia"/>
          <w:sz w:val="18"/>
          <w:szCs w:val="18"/>
        </w:rPr>
      </w:pPr>
      <w:r>
        <w:rPr>
          <w:rFonts w:hint="eastAsia"/>
          <w:b/>
          <w:bCs/>
          <w:sz w:val="18"/>
          <w:szCs w:val="18"/>
        </w:rPr>
        <w:t xml:space="preserve">(B) </w:t>
      </w:r>
      <w:r>
        <w:rPr>
          <w:rFonts w:hint="eastAsia"/>
          <w:sz w:val="18"/>
          <w:szCs w:val="18"/>
        </w:rPr>
        <w:t xml:space="preserve">Deletions of </w:t>
      </w:r>
      <w:r>
        <w:rPr>
          <w:rFonts w:eastAsia="Liberation Serif" w:cs="Liberation Serif" w:hint="eastAsia" w:ascii="Liberation Serif" w:hAnsi="Liberation Serif"/>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pPr>
        <w:pStyle w:val="Normal"/>
        <w:spacing w:lineRule="auto" w:line="240" w:before="0" w:after="0"/>
        <w:ind w:hanging="0"/>
        <w:rPr>
          <w:rFonts w:eastAsia="宋体"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pPr>
        <w:pStyle w:val="Normal"/>
        <w:spacing w:before="0" w:after="160"/>
        <w:ind w:hanging="0"/>
        <w:rPr>
          <w:rFonts w:ascii="Calibri" w:hAnsi="Calibri" w:eastAsia="宋体" w:cs="Noto Sans Arabic UI"/>
          <w:sz w:val="22"/>
          <w:szCs w:val="22"/>
        </w:rPr>
      </w:pPr>
      <w:r>
        <w:rPr>
          <w:rFonts w:eastAsia="宋体" w:cs="Noto Sans Arabic UI" w:ascii="Calibri" w:hAnsi="Calibri"/>
          <w:sz w:val="22"/>
          <w:szCs w:val="22"/>
        </w:rPr>
      </w:r>
    </w:p>
    <w:sectPr>
      <w:footerReference w:type="even" r:id="rId22"/>
      <w:footerReference w:type="default" r:id="rId23"/>
      <w:footerReference w:type="first" r:id="rId24"/>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6-29T16:43:00Z" w:initials="ML">
    <w:p>
      <w:pPr>
        <w:overflowPunct w:val="false"/>
        <w:spacing w:before="0" w:after="0" w:lineRule="auto" w:line="240"/>
        <w:rPr/>
      </w:pPr>
      <w:r>
        <w:annotationRef/>
      </w:r>
      <w:r>
        <w:rPr>
          <w:rFonts w:cs="Noto Sans Arabic UI" w:eastAsia="宋体" w:ascii="Calibri" w:hAnsi="Calibri"/>
          <w:sz w:val="22"/>
          <w:szCs w:val="22"/>
        </w:rPr>
        <w:t>Need the new cancer-type enrichment plot for Figure 4. could you put it in the repo then I can make a new one?</w:t>
      </w:r>
    </w:p>
  </w:comment>
  <w:comment w:id="1" w:author="Mo Liu" w:date="2026-06-29T16:55:00Z" w:initials="ML">
    <w:p>
      <w:pPr>
        <w:overflowPunct w:val="false"/>
        <w:spacing w:before="0" w:after="0" w:lineRule="auto" w:line="240"/>
        <w:rPr/>
      </w:pPr>
      <w:r>
        <w:annotationRef/>
      </w:r>
      <w:r>
        <w:rPr>
          <w:rFonts w:cs="Noto Sans Arabic UI" w:eastAsia="宋体" w:ascii="Calibri" w:hAnsi="Calibri"/>
          <w:sz w:val="22"/>
          <w:szCs w:val="22"/>
        </w:rPr>
        <w:t>Mo added some statements in the following paragraphs</w:t>
      </w:r>
    </w:p>
  </w:comment>
  <w:comment w:id="2" w:author="Mo Liu" w:date="2026-06-29T16:59:00Z" w:initials="ML">
    <w:p>
      <w:pPr>
        <w:overflowPunct w:val="false"/>
        <w:spacing w:before="0" w:after="0" w:lineRule="auto" w:line="240"/>
        <w:rPr/>
      </w:pPr>
      <w:r>
        <w:annotationRef/>
      </w:r>
      <w:r>
        <w:rPr>
          <w:rFonts w:cs="Noto Sans Arabic UI" w:eastAsia="宋体" w:ascii="Calibri" w:hAnsi="Calibri"/>
          <w:sz w:val="22"/>
          <w:szCs w:val="22"/>
        </w:rPr>
        <w:t>About ID_K, the leading strand enrichment is consistent with two POLE SBS signatures, 10a and 10b</w:t>
      </w:r>
    </w:p>
  </w:comment>
  <w:comment w:id="4" w:author="Mo Liu" w:date="2026-06-29T16:38:00Z" w:initials="ML">
    <w:p w14:paraId="01000000">
      <w:pPr>
        <w:overflowPunct w:val="false"/>
        <w:spacing w:before="0" w:after="0" w:lineRule="auto" w:line="240"/>
        <w:rPr/>
      </w:pPr>
      <w:r>
        <w:annotationRef/>
      </w:r>
      <w:r>
        <w:rPr>
          <w:rFonts w:cs="Noto Sans Arabic UI" w:eastAsia="宋体" w:ascii="Calibri" w:hAnsi="Calibri"/>
          <w:sz w:val="22"/>
          <w:szCs w:val="22"/>
        </w:rPr>
        <w:t>I see the Figure S4 was renamed to “do-not-use Figure S4”. But I forgot why… Do we still need this?</w:t>
      </w:r>
    </w:p>
  </w:comment>
  <w:comment w:id="3" w:author="Mo Liu" w:date="2026-06-29T17:03:00Z" w:initials="ML">
    <w:p w14:paraId="02000000">
      <w:pPr>
        <w:overflowPunct w:val="false"/>
        <w:spacing w:before="0" w:after="0" w:lineRule="auto" w:line="240"/>
        <w:rPr/>
      </w:pPr>
      <w:r>
        <w:annotationRef/>
      </w:r>
      <w:r>
        <w:rPr>
          <w:rFonts w:cs="Noto Sans Arabic UI" w:eastAsia="宋体" w:ascii="Calibri" w:hAnsi="Calibri"/>
          <w:sz w:val="22"/>
          <w:szCs w:val="22"/>
        </w:rPr>
        <w:t>I think this is because we want to remove the topography analysis of 89-type signatures, is this correct?</w:t>
      </w:r>
    </w:p>
  </w:comment>
  <w:comment w:id="7" w:author="Mo Liu" w:date="2026-05-25T13:45:00Z" w:initials="ML">
    <w:p w14:paraId="03000000">
      <w:pPr>
        <w:overflowPunct w:val="true"/>
        <w:spacing w:lineRule="auto" w:line="240" w:before="0" w:after="0"/>
        <w:rPr/>
      </w:pPr>
      <w:r>
        <w:annotationRef/>
      </w:r>
      <w:r>
        <w:rPr>
          <w:rFonts w:eastAsia="宋体" w:cs="Noto Sans Arabic UI" w:ascii="Calibri" w:hAnsi="Calibri"/>
          <w:sz w:val="22"/>
          <w:szCs w:val="22"/>
        </w:rPr>
        <w:t>This is true. But not sure if this worths mentioning?</w:t>
      </w:r>
    </w:p>
  </w:comment>
  <w:comment w:id="6" w:author="Steve Rozen, Ph.D." w:date="2026-05-28T17:52:00Z" w:initials="SR">
    <w:p w14:paraId="04000000">
      <w:pPr>
        <w:overflowPunct w:val="true"/>
        <w:spacing w:lineRule="auto" w:line="240" w:before="0" w:after="0"/>
        <w:rPr/>
      </w:pPr>
      <w:r>
        <w:annotationRef/>
      </w:r>
      <w:r>
        <w:rPr>
          <w:rFonts w:eastAsia="宋体" w:cs="Noto Sans Arabic UI" w:ascii="Calibri" w:hAnsi="Calibri"/>
          <w:sz w:val="22"/>
          <w:szCs w:val="22"/>
        </w:rPr>
        <w:t>Which ones do we supply that COSMIC does not, and are there any discordances between what we get and COSMIC for signatures that COSMIC does have topographical annotations for?</w:t>
      </w:r>
    </w:p>
  </w:comment>
  <w:comment w:id="5" w:author="Mo Liu" w:date="2026-05-29T16:03:00Z" w:initials="ML">
    <w:p w14:paraId="05000000">
      <w:pPr>
        <w:overflowPunct w:val="false"/>
        <w:spacing w:before="0" w:after="0" w:lineRule="auto" w:line="240"/>
        <w:rPr/>
      </w:pPr>
      <w:r>
        <w:annotationRef/>
      </w:r>
      <w:r>
        <w:rPr>
          <w:rFonts w:eastAsia="宋体" w:cs="Noto Sans Arabic UI" w:ascii="Calibri" w:hAnsi="Calibri"/>
          <w:sz w:val="22"/>
          <w:szCs w:val="22"/>
        </w:rPr>
        <w:t>I update via email.</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4000000" w15:paraIdParent="03000000"/>
  <w15:commentEx w15:paraId="05000000" w15:paraIdParent="03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Google Sans">
    <w:altName w:val="Roboto"/>
    <w:charset w:val="01" w:characterSet="utf-8"/>
    <w:family w:val="roman"/>
    <w:pitch w:val="variable"/>
  </w:font>
  <w:font w:name="DejaVu Sans">
    <w:charset w:val="01" w:characterSet="utf-8"/>
    <w:family w:val="swiss"/>
    <w:pitch w:val="variable"/>
  </w:font>
  <w:font w:name="宋体">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uiPriority w:val="9"/>
    <w:unhideWhenUsed/>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uiPriority w:val="99"/>
    <w:qFormat/>
    <w:rPr>
      <w:sz w:val="21"/>
      <w:szCs w:val="21"/>
    </w:rPr>
  </w:style>
  <w:style w:type="character" w:styleId="CommentTextChar" w:customStyle="1">
    <w:name w:val="Comment Text Char"/>
    <w:basedOn w:val="DefaultParagraphFont"/>
    <w:link w:val="CommentText"/>
    <w:uiPriority w:val="99"/>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character" w:styleId="Strong">
    <w:name w:val="Strong"/>
    <w:uiPriority w:val="22"/>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uiPriority w:val="99"/>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mailto:steverozen@pm.me" TargetMode="External"/><Relationship Id="rId4" Type="http://schemas.openxmlformats.org/officeDocument/2006/relationships/hyperlink" Target="https://manusights.com/blog/cell-formatting-requirements" TargetMode="External"/><Relationship Id="rId5" Type="http://schemas.openxmlformats.org/officeDocument/2006/relationships/hyperlink" Target="https://www.cell.com/cell-genomics/information-for-authors/article-types" TargetMode="External"/><Relationship Id="rId6" Type="http://schemas.openxmlformats.org/officeDocument/2006/relationships/hyperlink" Target="https://manusights.com/blog/cell-formatting-requirements" TargetMode="External"/><Relationship Id="rId7" Type="http://schemas.openxmlformats.org/officeDocument/2006/relationships/hyperlink" Target="https://www.cell.com/multi-journal-submission/authors" TargetMode="External"/><Relationship Id="rId8" Type="http://schemas.openxmlformats.org/officeDocument/2006/relationships/hyperlink" Target="https://www.cell.com/cell/information-for-authors/article-types" TargetMode="External"/><Relationship Id="rId9" Type="http://schemas.openxmlformats.org/officeDocument/2006/relationships/image" Target="media/image1.png"/><Relationship Id="rId10" Type="http://schemas.openxmlformats.org/officeDocument/2006/relationships/hyperlink" Target="https://dcc.icgc.org/releases/current/Projects/" TargetMode="External"/><Relationship Id="rId11" Type="http://schemas.openxmlformats.org/officeDocument/2006/relationships/hyperlink" Target="https://cancer.sanger.ac.uk/signatures/id/" TargetMode="External"/><Relationship Id="rId12" Type="http://schemas.openxmlformats.org/officeDocument/2006/relationships/hyperlink" Target="https://bmcbioinformatics.biomedcentral.com/articles/10.1186/s12859-020-03772-3" TargetMode="External"/><Relationship Id="rId13" Type="http://schemas.openxmlformats.org/officeDocument/2006/relationships/hyperlink" Target="https://doi.org/10.1016/j.celrep.2023.112930" TargetMode="External"/><Relationship Id="rId14" Type="http://schemas.openxmlformats.org/officeDocument/2006/relationships/hyperlink" Target="https://hgdownload.cse.ucsc.edu/goldenPath/hg19/encodeDCC/wgEncodeUwRepliSeq/" TargetMode="External"/><Relationship Id="rId15" Type="http://schemas.openxmlformats.org/officeDocument/2006/relationships/hyperlink" Target="https://genomebiology.biomedcentral.com/articles/10.1186/s13059-018-1509-y"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comments" Target="comments.xml"/><Relationship Id="rId26" Type="http://schemas.microsoft.com/office/2011/relationships/commentsExtended" Target="commentsExtended.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209</TotalTime>
  <Application>LibreOffice/26.2.2.2$Linux_X86_64 LibreOffice_project/620$Build-2</Application>
  <AppVersion>15.0000</AppVersion>
  <Pages>40</Pages>
  <Words>9657</Words>
  <Characters>57950</Characters>
  <CharactersWithSpaces>67254</CharactersWithSpaces>
  <Paragraphs>417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2026-06-29T08:40:00Z</dcterms:created>
  <dc:creator>Mo Liu</dc:creator>
  <dc:description/>
  <dc:language>en-US</dc:language>
  <cp:lastModifiedBy/>
  <cp:lastPrinted>2025-06-06T09:23:00Z</cp:lastPrinted>
  <dcterms:modified xsi:type="dcterms:W3CDTF">2026-07-02T19:55:13Z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