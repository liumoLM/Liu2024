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C419" w14:textId="77777777" w:rsidR="00243742"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1FBE89" w14:textId="77777777" w:rsidR="00243742"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BDD643C" w14:textId="77777777" w:rsidR="00243742"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275B432A" w14:textId="77777777" w:rsidR="00243742" w:rsidRDefault="00000000">
      <w:pPr>
        <w:pStyle w:val="authorsandaff"/>
      </w:pPr>
      <w:r>
        <w:rPr>
          <w:rFonts w:hint="eastAsia"/>
        </w:rPr>
        <w:t xml:space="preserve">2 </w:t>
      </w:r>
      <w:r>
        <w:t>Molecular Cancer Research Center, Zhongshan School of Medicine, Sun Yat-sen University Shenzhen Campus, Shenzhen, 518107, China</w:t>
      </w:r>
    </w:p>
    <w:p w14:paraId="732C755A" w14:textId="77777777" w:rsidR="00243742" w:rsidRDefault="00000000">
      <w:pPr>
        <w:pStyle w:val="authorsandaff"/>
      </w:pPr>
      <w:r>
        <w:rPr>
          <w:rFonts w:hint="eastAsia"/>
        </w:rPr>
        <w:t xml:space="preserve">3 </w:t>
      </w:r>
      <w:r>
        <w:t>Imaging Platform, Broad Institute of Harvard and MIT, Cambridge, Massachusetts, United States</w:t>
      </w:r>
    </w:p>
    <w:p w14:paraId="0B9EE866" w14:textId="77777777" w:rsidR="00243742" w:rsidRDefault="00000000">
      <w:pPr>
        <w:pStyle w:val="authorsandaff"/>
      </w:pPr>
      <w:r>
        <w:rPr>
          <w:rFonts w:hint="eastAsia"/>
        </w:rPr>
        <w:t>4</w:t>
      </w:r>
      <w:r>
        <w:t xml:space="preserve"> Department of Biostatistics and Bioinformatics, Duke University School of Medicine, Durham, North Carolina, 27710, United States</w:t>
      </w:r>
    </w:p>
    <w:p w14:paraId="6A463757" w14:textId="77777777" w:rsidR="00243742" w:rsidRDefault="00000000">
      <w:pPr>
        <w:pStyle w:val="authorsandaff"/>
      </w:pPr>
      <w:r>
        <w:t xml:space="preserve"># Corresponding authors: E-mails: </w:t>
      </w:r>
      <w:hyperlink r:id="rId7">
        <w:r w:rsidR="00243742">
          <w:rPr>
            <w:rFonts w:hint="eastAsia"/>
          </w:rPr>
          <w:t>mo.liu@gzhmu.edu.cn</w:t>
        </w:r>
      </w:hyperlink>
      <w:r>
        <w:rPr>
          <w:rFonts w:hint="eastAsia"/>
        </w:rPr>
        <w:t xml:space="preserve">, </w:t>
      </w:r>
      <w:hyperlink r:id="rId8">
        <w:r w:rsidR="00243742">
          <w:rPr>
            <w:rStyle w:val="Hyperlink"/>
            <w:rFonts w:hint="eastAsia"/>
          </w:rPr>
          <w:t>steverozen@pm.me</w:t>
        </w:r>
      </w:hyperlink>
    </w:p>
    <w:p w14:paraId="22C5FDD7" w14:textId="77777777" w:rsidR="00243742" w:rsidRDefault="00000000">
      <w:pPr>
        <w:pStyle w:val="authorsandaff"/>
      </w:pPr>
      <w:r>
        <w:rPr>
          <w:rFonts w:hint="eastAsia"/>
        </w:rPr>
        <w:t xml:space="preserve">* </w:t>
      </w:r>
      <w:r>
        <w:t>These authors contributed equally</w:t>
      </w:r>
    </w:p>
    <w:p w14:paraId="20A7F6E7" w14:textId="77777777" w:rsidR="00243742" w:rsidRDefault="00243742">
      <w:pPr>
        <w:ind w:firstLine="0"/>
      </w:pPr>
    </w:p>
    <w:p w14:paraId="66B7AE91" w14:textId="77777777" w:rsidR="00243742" w:rsidRDefault="00243742"/>
    <w:p w14:paraId="2FB0E8CA" w14:textId="77777777" w:rsidR="00243742"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30DF4761" w14:textId="77777777" w:rsidR="00243742"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00C21E59" w14:textId="77777777" w:rsidR="00243742"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3212E219" w14:textId="77777777" w:rsidR="00243742"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sidR="00243742">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sidR="00243742">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sidR="00243742">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sidR="00243742">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sidR="00243742">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1978A18B" w14:textId="77777777" w:rsidR="00243742" w:rsidRDefault="00000000">
      <w:pPr>
        <w:pStyle w:val="Heading1"/>
        <w:spacing w:before="0"/>
      </w:pPr>
      <w:r>
        <w:rPr>
          <w:rFonts w:hint="eastAsia"/>
        </w:rPr>
        <w:lastRenderedPageBreak/>
        <w:t>Summary</w:t>
      </w:r>
    </w:p>
    <w:p w14:paraId="43DA02E9" w14:textId="797465F0" w:rsidR="00243742" w:rsidRDefault="00000000">
      <w:pPr>
        <w:pStyle w:val="Heading1"/>
        <w:spacing w:before="0"/>
        <w:rPr>
          <w:b w:val="0"/>
          <w:bCs w:val="0"/>
        </w:rPr>
      </w:pPr>
      <w:r>
        <w:rPr>
          <w:rFonts w:hint="eastAsia"/>
          <w:b w:val="0"/>
          <w:bCs w:val="0"/>
        </w:rPr>
        <w:t>We present a unified repertoire of indel mutational signatures in 6,975 tumors across</w:t>
      </w:r>
      <w:commentRangeStart w:id="1"/>
      <w:r>
        <w:rPr>
          <w:rFonts w:hint="eastAsia"/>
          <w:b w:val="0"/>
          <w:bCs w:val="0"/>
        </w:rPr>
        <w:t xml:space="preserve"> </w:t>
      </w:r>
      <w:r w:rsidR="005105C0">
        <w:rPr>
          <w:rFonts w:eastAsia="宋体" w:hint="eastAsia"/>
          <w:b w:val="0"/>
          <w:bCs w:val="0"/>
        </w:rPr>
        <w:t>36</w:t>
      </w:r>
      <w:commentRangeEnd w:id="1"/>
      <w:r w:rsidR="00480AE3">
        <w:rPr>
          <w:rStyle w:val="CommentReference"/>
          <w:rFonts w:hint="eastAsia"/>
          <w:b w:val="0"/>
          <w:bCs w:val="0"/>
          <w:sz w:val="24"/>
          <w:szCs w:val="24"/>
        </w:rPr>
        <w:commentReference w:id="1"/>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1DAE89B0" w14:textId="69A3119E" w:rsidR="00634E4B" w:rsidRDefault="00000000">
      <w:pPr>
        <w:pStyle w:val="Heading1"/>
        <w:spacing w:before="0"/>
      </w:pPr>
      <w:r>
        <w:rPr>
          <w:rFonts w:hint="eastAsia"/>
        </w:rPr>
        <w:t>150</w:t>
      </w:r>
      <w:r>
        <w:br w:type="page"/>
      </w:r>
    </w:p>
    <w:p w14:paraId="51EF317E" w14:textId="77777777" w:rsidR="00BE03D7" w:rsidRPr="00BE03D7" w:rsidRDefault="00BE03D7" w:rsidP="00BE03D7">
      <w:pPr>
        <w:spacing w:after="0" w:line="360" w:lineRule="auto"/>
        <w:ind w:firstLine="0"/>
        <w:rPr>
          <w:rFonts w:eastAsia="宋体"/>
          <w:b/>
          <w:bCs/>
        </w:rPr>
      </w:pPr>
      <w:r w:rsidRPr="00BE03D7">
        <w:rPr>
          <w:rFonts w:eastAsia="宋体"/>
          <w:b/>
          <w:bCs/>
        </w:rPr>
        <w:lastRenderedPageBreak/>
        <w:t>Highlights</w:t>
      </w:r>
    </w:p>
    <w:p w14:paraId="604A847D" w14:textId="77777777" w:rsidR="00BE03D7" w:rsidRPr="00BE03D7" w:rsidRDefault="00BE03D7" w:rsidP="00BE03D7">
      <w:pPr>
        <w:numPr>
          <w:ilvl w:val="0"/>
          <w:numId w:val="5"/>
        </w:numPr>
        <w:spacing w:after="0" w:line="360" w:lineRule="auto"/>
        <w:rPr>
          <w:rFonts w:eastAsia="宋体"/>
        </w:rPr>
      </w:pPr>
      <w:r w:rsidRPr="00BE03D7">
        <w:rPr>
          <w:rFonts w:eastAsia="宋体"/>
        </w:rPr>
        <w:t>Unified indel repertoire across 6,975 genomes with lossless mapping schemes</w:t>
      </w:r>
    </w:p>
    <w:p w14:paraId="25C9A7D2" w14:textId="2D314593" w:rsidR="00BE03D7" w:rsidRPr="00BE03D7" w:rsidRDefault="00BE03D7" w:rsidP="00BE03D7">
      <w:pPr>
        <w:numPr>
          <w:ilvl w:val="0"/>
          <w:numId w:val="5"/>
        </w:numPr>
        <w:spacing w:after="0" w:line="360" w:lineRule="auto"/>
        <w:rPr>
          <w:rFonts w:eastAsia="宋体"/>
        </w:rPr>
      </w:pPr>
      <w:r w:rsidRPr="00BE03D7">
        <w:rPr>
          <w:rFonts w:eastAsia="宋体"/>
        </w:rPr>
        <w:t xml:space="preserve">Discovery of 26 novel 89-type and </w:t>
      </w:r>
      <w:commentRangeStart w:id="2"/>
      <w:r w:rsidRPr="00BE03D7">
        <w:rPr>
          <w:rFonts w:eastAsia="宋体"/>
        </w:rPr>
        <w:t>1</w:t>
      </w:r>
      <w:r>
        <w:rPr>
          <w:rFonts w:eastAsia="宋体" w:hint="eastAsia"/>
        </w:rPr>
        <w:t>4</w:t>
      </w:r>
      <w:r w:rsidRPr="00BE03D7">
        <w:rPr>
          <w:rFonts w:eastAsia="宋体"/>
        </w:rPr>
        <w:t xml:space="preserve"> novel</w:t>
      </w:r>
      <w:commentRangeEnd w:id="2"/>
      <w:r w:rsidRPr="00BE03D7">
        <w:rPr>
          <w:rStyle w:val="CommentReference"/>
          <w:rFonts w:eastAsia="宋体"/>
          <w:sz w:val="24"/>
          <w:szCs w:val="24"/>
        </w:rPr>
        <w:commentReference w:id="2"/>
      </w:r>
      <w:r w:rsidRPr="00BE03D7">
        <w:rPr>
          <w:rFonts w:eastAsia="宋体"/>
        </w:rPr>
        <w:t xml:space="preserve"> 83-type indel mutational signatures</w:t>
      </w:r>
    </w:p>
    <w:p w14:paraId="4437F928" w14:textId="77777777" w:rsidR="00BE03D7" w:rsidRPr="00BE03D7" w:rsidRDefault="00BE03D7" w:rsidP="00BE03D7">
      <w:pPr>
        <w:numPr>
          <w:ilvl w:val="0"/>
          <w:numId w:val="5"/>
        </w:numPr>
        <w:spacing w:after="0" w:line="360" w:lineRule="auto"/>
        <w:rPr>
          <w:rFonts w:eastAsia="宋体"/>
        </w:rPr>
      </w:pPr>
      <w:r w:rsidRPr="00BE03D7">
        <w:rPr>
          <w:rFonts w:eastAsia="宋体"/>
        </w:rPr>
        <w:t>Integrative topography across transcription, replication, and genic regions</w:t>
      </w:r>
    </w:p>
    <w:p w14:paraId="325E5384" w14:textId="77777777" w:rsidR="00BE03D7" w:rsidRPr="00BE03D7" w:rsidRDefault="00BE03D7" w:rsidP="00BE03D7">
      <w:pPr>
        <w:numPr>
          <w:ilvl w:val="0"/>
          <w:numId w:val="5"/>
        </w:numPr>
        <w:spacing w:after="0" w:line="360" w:lineRule="auto"/>
        <w:rPr>
          <w:rFonts w:eastAsia="宋体"/>
        </w:rPr>
      </w:pPr>
      <w:r w:rsidRPr="00BE03D7">
        <w:rPr>
          <w:rFonts w:eastAsia="宋体"/>
        </w:rPr>
        <w:t>Web portal and software for systematic indel browsing and VCF analysis</w:t>
      </w:r>
    </w:p>
    <w:p w14:paraId="627F1AF4" w14:textId="77777777" w:rsidR="00634E4B" w:rsidRDefault="00634E4B" w:rsidP="00BE03D7">
      <w:pPr>
        <w:spacing w:after="0" w:line="360" w:lineRule="auto"/>
        <w:ind w:firstLine="0"/>
      </w:pPr>
      <w:r>
        <w:br w:type="page"/>
      </w:r>
    </w:p>
    <w:p w14:paraId="3A79B1B4" w14:textId="77777777" w:rsidR="00243742" w:rsidRPr="00634E4B" w:rsidRDefault="00243742">
      <w:pPr>
        <w:pStyle w:val="Heading1"/>
        <w:spacing w:before="0"/>
        <w:rPr>
          <w:rFonts w:eastAsia="宋体"/>
        </w:rPr>
      </w:pPr>
    </w:p>
    <w:p w14:paraId="4BE4E96C" w14:textId="77777777" w:rsidR="00243742" w:rsidRDefault="00000000">
      <w:pPr>
        <w:pStyle w:val="Heading1"/>
        <w:spacing w:before="0"/>
      </w:pPr>
      <w:r>
        <w:t>Introduction</w:t>
      </w:r>
    </w:p>
    <w:p w14:paraId="27DBAED3" w14:textId="77777777" w:rsidR="00243742"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3" w:name="ZOTERO_BREF_SKWaXNETtpY0"/>
      <w:r>
        <w:t>(Alexandrov et al. 2014)</w:t>
      </w:r>
      <w:bookmarkEnd w:id="3"/>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4" w:name="ZOTERO_BREF_IM4gJ3yQ6hq2"/>
      <w:r>
        <w:t>(Alexandrov et al. 2016; Ng et al. 2017; Dziubańska-Kusibab et al. 2020; Boot et al. 2020)</w:t>
      </w:r>
      <w:bookmarkEnd w:id="4"/>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1CE9F48" w14:textId="77777777" w:rsidR="00243742"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5" w:name="ZOTERO_BREF_97iR0u2ckHXQ"/>
      <w:r>
        <w:t>(Boot et al. 2018; M. N. Huang et al. 2017; Kucab et al. 2019; Caipa Garcia et al. 2024; Riva et al. 2020)</w:t>
      </w:r>
      <w:bookmarkEnd w:id="5"/>
      <w:r>
        <w:t>. In addition, machine learning can identify mutational signatures as latent factors that explain the patterns of mutations in large collections of somatic mutation dat</w:t>
      </w:r>
      <w:r>
        <w:rPr>
          <w:rFonts w:hint="eastAsia"/>
        </w:rPr>
        <w:t xml:space="preserve">a </w:t>
      </w:r>
      <w:bookmarkStart w:id="6" w:name="ZOTERO_BREF_DDRXI6EgPLjA"/>
      <w:r>
        <w:rPr>
          <w:rFonts w:hint="eastAsia"/>
        </w:rPr>
        <w:t>(Alexandrov et al. 2020, 2014; Nik-Zainal et al. 2012; Degasperi et al. 2022; Chen et al. 2024; Jin et al. 2024; Koh et al. 2025)</w:t>
      </w:r>
      <w:bookmarkEnd w:id="6"/>
      <w:r>
        <w:t>. For example, data mining of upper tract urothelial cancers (UTUC) from Taiwan initially identified the aristolochic acid (AA) single-base substitution (SBS) signature</w:t>
      </w:r>
      <w:r>
        <w:rPr>
          <w:rFonts w:hint="eastAsia"/>
        </w:rPr>
        <w:t xml:space="preserve"> </w:t>
      </w:r>
      <w:bookmarkStart w:id="7" w:name="ZOTERO_BREF_JvwdUEeJfzJa"/>
      <w:r>
        <w:t>(Hoang et al. 2013; Poon et al. 2013)</w:t>
      </w:r>
      <w:bookmarkEnd w:id="7"/>
      <w:r>
        <w:rPr>
          <w:rFonts w:hint="eastAsia"/>
        </w:rPr>
        <w:t>.</w:t>
      </w:r>
      <w:r>
        <w:t xml:space="preserve"> Subsequent analysis revealed that this signature was also present in bladder, kidney, and liver cancers</w:t>
      </w:r>
      <w:r>
        <w:rPr>
          <w:rFonts w:hint="eastAsia"/>
        </w:rPr>
        <w:t xml:space="preserve"> </w:t>
      </w:r>
      <w:bookmarkStart w:id="8" w:name="ZOTERO_BREF_NhmgMLG5UTqp"/>
      <w:r>
        <w:t>(Ng et al. 2017; Poon et al. 2015)</w:t>
      </w:r>
      <w:bookmarkEnd w:id="8"/>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9" w:name="ZOTERO_BREF_F69glrCEhxC1"/>
      <w:r>
        <w:rPr>
          <w:rFonts w:hint="eastAsia"/>
        </w:rPr>
        <w:t>(Chen et al. 2024)</w:t>
      </w:r>
      <w:bookmarkEnd w:id="9"/>
      <w:r>
        <w:rPr>
          <w:rFonts w:hint="eastAsia"/>
        </w:rPr>
        <w:t>.</w:t>
      </w:r>
    </w:p>
    <w:p w14:paraId="5EC163B2" w14:textId="77777777" w:rsidR="00243742"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10" w:name="ZOTERO_BREF_hhD988u0jN7V"/>
      <w:r>
        <w:t>(M. Huang et al. 2015; Koh et al. 2025; Davies et al. 2017)</w:t>
      </w:r>
      <w:bookmarkEnd w:id="10"/>
      <w:r>
        <w:t xml:space="preserve"> and a rare indel hypermutator phenotype due to a mutation in topoisomerase 2 alpha </w:t>
      </w:r>
      <w:bookmarkStart w:id="11" w:name="ZOTERO_BREF_D2iecPnvmjdB"/>
      <w:r>
        <w:t>(Boot et al. 2022)</w:t>
      </w:r>
      <w:bookmarkEnd w:id="11"/>
      <w:r>
        <w:rPr>
          <w:rStyle w:val="normalfirstChar"/>
        </w:rPr>
        <w:t xml:space="preserve">. </w:t>
      </w:r>
    </w:p>
    <w:p w14:paraId="3C1A9C00" w14:textId="77777777" w:rsidR="00243742"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hycBRyjwvW2u"/>
      <w:r>
        <w:t>(Koh et al. 2025)</w:t>
      </w:r>
      <w:bookmarkEnd w:id="12"/>
      <w:r>
        <w:t xml:space="preserve"> proposed two classification schemes, one with 89 types of indel and one with 476 types (Figure 1). </w:t>
      </w:r>
    </w:p>
    <w:p w14:paraId="63DF7AE6" w14:textId="77777777" w:rsidR="00243742"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0F7AADAA" w14:textId="77777777" w:rsidR="00243742" w:rsidRDefault="00000000">
      <w:r>
        <w:lastRenderedPageBreak/>
        <w:t xml:space="preserve">One of the new classification schemes is based on 476 types of indel and one is based on 89 types, which mainly consolidates similar mutation types in the 476-type classification into coarser-grained mutation types </w:t>
      </w:r>
      <w:bookmarkStart w:id="13" w:name="ZOTERO_BREF_DSm1vQOtZRZy"/>
      <w:r>
        <w:t>(Koh et al. 2025)</w:t>
      </w:r>
      <w:bookmarkEnd w:id="13"/>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064F9A5" w14:textId="77777777" w:rsidR="00243742"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CCA1331" w14:textId="77777777" w:rsidR="00243742"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w:t>
      </w:r>
      <w:r>
        <w:lastRenderedPageBreak/>
        <w:t>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1F4F4081" w14:textId="77777777" w:rsidR="00243742" w:rsidRDefault="00000000">
      <w:pPr>
        <w:pStyle w:val="Heading1"/>
      </w:pPr>
      <w:r>
        <w:t>Results</w:t>
      </w:r>
    </w:p>
    <w:p w14:paraId="3E6A5886" w14:textId="77777777" w:rsidR="00243742" w:rsidRDefault="00000000">
      <w:pPr>
        <w:pStyle w:val="Heading2"/>
      </w:pPr>
      <w:r>
        <w:t>Repertoire of indel signatures based on de novo signature discovery</w:t>
      </w:r>
    </w:p>
    <w:p w14:paraId="10D2E759" w14:textId="74DAE27C" w:rsidR="00243742" w:rsidRDefault="00000000">
      <w:pPr>
        <w:pStyle w:val="normalfirst"/>
      </w:pPr>
      <w:r>
        <w:t>We identified indel signatures in all three classifications from a total of 6,975 cancer genomes encompassing 3</w:t>
      </w:r>
      <w:r w:rsidR="005105C0">
        <w:rPr>
          <w:rFonts w:eastAsia="宋体" w:hint="eastAsia"/>
        </w:rPr>
        <w:t>6</w:t>
      </w:r>
      <w:r>
        <w:t xml:space="preserve"> cancer types using a method based on hierarchical Dirichlet processes </w:t>
      </w:r>
      <w:bookmarkStart w:id="14" w:name="ZOTERO_BREF_sXKgi2ptdMXh"/>
      <w:r>
        <w:t>(Liu et al. 2023)</w:t>
      </w:r>
      <w:bookmarkEnd w:id="14"/>
      <w:r>
        <w:t xml:space="preserve">, and a method based on non-negative matrix factorization </w:t>
      </w:r>
      <w:bookmarkStart w:id="15" w:name="ZOTERO_BREF_Ax2rB3g50il2"/>
      <w:r>
        <w:t>(Islam et al. 2022)</w:t>
      </w:r>
      <w:bookmarkEnd w:id="15"/>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w:t>
      </w:r>
      <w:commentRangeStart w:id="16"/>
      <w:r>
        <w:t xml:space="preserve">For </w:t>
      </w:r>
      <w:r>
        <w:rPr>
          <w:shd w:val="clear" w:color="auto" w:fill="FFFF00"/>
        </w:rPr>
        <w:t>35</w:t>
      </w:r>
      <w:r>
        <w:t xml:space="preserve"> of the 44 </w:t>
      </w:r>
      <w:r>
        <w:lastRenderedPageBreak/>
        <w:t xml:space="preserve">signatures, we identified tumor spectra with &gt; </w:t>
      </w:r>
      <w:r>
        <w:rPr>
          <w:shd w:val="clear" w:color="auto" w:fill="FFFF00"/>
        </w:rPr>
        <w:t>0.95</w:t>
      </w:r>
      <w:r>
        <w:t xml:space="preserve"> cosine similarity, and 39 of the signatures had </w:t>
      </w:r>
      <w:commentRangeEnd w:id="16"/>
      <w:r w:rsidR="00BE03D7">
        <w:rPr>
          <w:rStyle w:val="CommentReference"/>
          <w:sz w:val="24"/>
          <w:szCs w:val="24"/>
        </w:rPr>
        <w:commentReference w:id="16"/>
      </w:r>
      <w:r>
        <w:t xml:space="preserve">tumor spectra with &gt; 0.90 similarity (Table 1). Of the 44 signatures identified in the 89-type classification, similar signatures were previously described for 18 </w:t>
      </w:r>
      <w:bookmarkStart w:id="17" w:name="ZOTERO_BREF_0qMQgAENxeSA"/>
      <w:r>
        <w:t>(Koh et al. 2025)</w:t>
      </w:r>
      <w:bookmarkEnd w:id="17"/>
      <w: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8" w:name="ZOTERO_BREF_RenPiKIXIJyQ"/>
      <w:r>
        <w:t>(Jin et al. 2024b)</w:t>
      </w:r>
      <w:bookmarkEnd w:id="18"/>
      <w:r>
        <w:t xml:space="preserve"> (Table 1).</w:t>
      </w:r>
    </w:p>
    <w:p w14:paraId="0601EC92" w14:textId="77777777" w:rsidR="00243742"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12DD491A" w14:textId="77777777" w:rsidR="00243742"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4E4A166D" w14:textId="77777777" w:rsidR="00243742"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w:t>
      </w:r>
      <w:r>
        <w:lastRenderedPageBreak/>
        <w:t xml:space="preserve">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0B4B4558" w14:textId="77777777" w:rsidR="00243742" w:rsidRDefault="00000000">
      <w:pPr>
        <w:pStyle w:val="normalfirst"/>
        <w:ind w:firstLine="720"/>
      </w:pPr>
      <w:r>
        <w:rPr>
          <w:rFonts w:eastAsia="宋体" w:hint="eastAsia"/>
        </w:rPr>
        <w:t xml:space="preserve">However,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1AFEA1A" w14:textId="77777777" w:rsidR="00243742" w:rsidRDefault="00000000">
      <w:pPr>
        <w:pStyle w:val="normalfirst"/>
        <w:rPr>
          <w:b/>
          <w:bCs/>
          <w:i/>
          <w:iCs/>
        </w:rPr>
      </w:pPr>
      <w:r>
        <w:rPr>
          <w:b/>
          <w:bCs/>
          <w:i/>
          <w:iCs/>
        </w:rPr>
        <w:t>New insights</w:t>
      </w:r>
    </w:p>
    <w:p w14:paraId="34B4DCEF" w14:textId="77777777" w:rsidR="00243742"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 consisting of deletions of 1 to 4 Ts </w:t>
      </w:r>
      <w:r>
        <w:lastRenderedPageBreak/>
        <w:t>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198C8F79" w14:textId="77777777" w:rsidR="00243742"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9" w:name="ZOTERO_BREF_CAdMe2IeGVl5"/>
      <w:r>
        <w:rPr>
          <w:rFonts w:eastAsia="宋体"/>
        </w:rPr>
        <w:t>(DeWeerd et al. 2022)</w:t>
      </w:r>
      <w:bookmarkEnd w:id="19"/>
      <w:r>
        <w:rPr>
          <w:rFonts w:eastAsia="宋体"/>
        </w:rPr>
        <w:t xml:space="preserve">. This signature was was also noted in </w:t>
      </w:r>
      <w:bookmarkStart w:id="20" w:name="ZOTERO_BREF_EcFI6Fskdsau"/>
      <w:r>
        <w:rPr>
          <w:rFonts w:eastAsia="宋体"/>
        </w:rPr>
        <w:t>(Koh et al. 2025)</w:t>
      </w:r>
      <w:bookmarkEnd w:id="20"/>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21" w:name="ZOTERO_BREF_PIzfJaCA5fo2"/>
      <w:r>
        <w:rPr>
          <w:rFonts w:eastAsia="宋体"/>
        </w:rPr>
        <w:t>(DeWeerd et al. 2022)</w:t>
      </w:r>
      <w:bookmarkEnd w:id="21"/>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4068D5D8" w14:textId="77777777" w:rsidR="00243742"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10E0A4DA" w14:textId="77777777" w:rsidR="00243742"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1520E975" w14:textId="77777777" w:rsidR="00243742" w:rsidRDefault="00000000">
      <w:pPr>
        <w:pStyle w:val="Heading3"/>
        <w:numPr>
          <w:ilvl w:val="0"/>
          <w:numId w:val="0"/>
        </w:numPr>
        <w:rPr>
          <w:i/>
          <w:iCs/>
          <w:sz w:val="24"/>
          <w:szCs w:val="24"/>
        </w:rPr>
      </w:pPr>
      <w:commentRangeStart w:id="22"/>
      <w:r>
        <w:rPr>
          <w:i/>
          <w:iCs/>
          <w:sz w:val="24"/>
          <w:szCs w:val="24"/>
        </w:rPr>
        <w:t>Associations between indel signatures and SBS signatures &lt;FOR STEVE TO REVIEW&gt;</w:t>
      </w:r>
      <w:commentRangeEnd w:id="22"/>
      <w:r>
        <w:rPr>
          <w:rStyle w:val="CommentReference"/>
          <w:i/>
          <w:iCs/>
          <w:sz w:val="24"/>
          <w:szCs w:val="24"/>
        </w:rPr>
        <w:commentReference w:id="22"/>
      </w:r>
    </w:p>
    <w:p w14:paraId="2E5B315F" w14:textId="77777777" w:rsidR="00243742"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w:t>
      </w:r>
      <w:r>
        <w:lastRenderedPageBreak/>
        <w:t xml:space="preserve">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81D004" w14:textId="77777777" w:rsidR="00243742"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3E1626BC" w14:textId="77777777" w:rsidR="00243742"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2D8C8BE" w14:textId="77777777" w:rsidR="00243742" w:rsidRDefault="00000000">
      <w:r>
        <w:lastRenderedPageBreak/>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019A280C" w14:textId="77777777" w:rsidR="00243742" w:rsidRDefault="00000000">
      <w:pPr>
        <w:pStyle w:val="Heading2"/>
      </w:pPr>
      <w:r>
        <w:rPr>
          <w:rFonts w:hint="eastAsia"/>
        </w:rPr>
        <w:t>Topography of indel mutational signatures &lt;MO EDIT&gt;</w:t>
      </w:r>
    </w:p>
    <w:p w14:paraId="11FF1420" w14:textId="77777777" w:rsidR="00243742" w:rsidRDefault="00000000">
      <w:r>
        <w:t>Interesting – ID_K lagging strand enrichment related to POLE</w:t>
      </w:r>
    </w:p>
    <w:p w14:paraId="01B3D936" w14:textId="77777777" w:rsidR="00243742"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w:t>
      </w:r>
      <w:r>
        <w:lastRenderedPageBreak/>
        <w:t xml:space="preserve">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BA09377" w14:textId="77777777" w:rsidR="00243742"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A463030" w14:textId="77777777" w:rsidR="00243742"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w:t>
      </w:r>
      <w:r>
        <w:lastRenderedPageBreak/>
        <w:t xml:space="preserve">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B35C42" w14:textId="77777777" w:rsidR="00243742" w:rsidRDefault="00000000">
      <w:pPr>
        <w:pStyle w:val="Heading2"/>
      </w:pPr>
      <w:r>
        <w:t>New indel type classifications reveal an accurate signature of RNase H2 deficiency</w:t>
      </w:r>
    </w:p>
    <w:p w14:paraId="18E71A02" w14:textId="77777777" w:rsidR="00243742"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3" w:name="ZOTERO_BREF_xeDB1zkV4c3y"/>
      <w:r>
        <w:t>(Jin et al. 2024; Reijns et al. 2022; Koh et al. 2025)</w:t>
      </w:r>
      <w:bookmarkEnd w:id="23"/>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 xml:space="preserve">The spectra </w:t>
      </w:r>
      <w:r>
        <w:lastRenderedPageBreak/>
        <w:t>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74DD83E2" w14:textId="77777777" w:rsidR="00243742" w:rsidRDefault="00243742">
      <w:pPr>
        <w:ind w:firstLine="0"/>
      </w:pPr>
    </w:p>
    <w:p w14:paraId="7119680A" w14:textId="77777777" w:rsidR="00243742" w:rsidRDefault="00000000">
      <w:pPr>
        <w:pStyle w:val="Heading2"/>
        <w:rPr>
          <w:rFonts w:eastAsia="宋体"/>
        </w:rPr>
      </w:pPr>
      <w:r>
        <w:t>Demographic Associations</w:t>
      </w:r>
      <w:r>
        <w:rPr>
          <w:rFonts w:eastAsia="宋体" w:hint="eastAsia"/>
        </w:rPr>
        <w:t xml:space="preserve"> with Gender and Age STEVE REVIEW</w:t>
      </w:r>
    </w:p>
    <w:p w14:paraId="76B93A0C" w14:textId="77777777" w:rsidR="00243742"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w:t>
      </w:r>
      <w:r>
        <w:rPr>
          <w:rFonts w:eastAsia="宋体"/>
        </w:rPr>
        <w:lastRenderedPageBreak/>
        <w:t>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3AF4C649" w14:textId="77777777" w:rsidR="00243742"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5B67B5F6" w14:textId="77777777" w:rsidR="00243742"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34BC773C" w14:textId="77777777" w:rsidR="00243742" w:rsidRDefault="00000000">
      <w:pPr>
        <w:pStyle w:val="Heading1"/>
        <w:rPr>
          <w:rFonts w:eastAsiaTheme="minorEastAsia"/>
        </w:rPr>
      </w:pPr>
      <w:r>
        <w:t>Discussion</w:t>
      </w:r>
    </w:p>
    <w:p w14:paraId="3D36FC9C" w14:textId="19C25A43" w:rsidR="00243742" w:rsidRDefault="00000000">
      <w:pPr>
        <w:rPr>
          <w:rFonts w:eastAsiaTheme="minorEastAsia"/>
        </w:rPr>
      </w:pPr>
      <w:r>
        <w:rPr>
          <w:rFonts w:eastAsiaTheme="minorEastAsia"/>
        </w:rPr>
        <w:t>In this study, we analyzed somatic indels in 6,975 whole-genome tumor samples spanning 3</w:t>
      </w:r>
      <w:r w:rsidR="005105C0">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w:t>
      </w:r>
      <w:r>
        <w:rPr>
          <w:rFonts w:eastAsiaTheme="minorEastAsia"/>
        </w:rPr>
        <w:lastRenderedPageBreak/>
        <w:t>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0185AEEA" w14:textId="77777777" w:rsidR="00243742"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0093EA01" w14:textId="77777777" w:rsidR="00243742"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w:t>
      </w:r>
      <w:r>
        <w:lastRenderedPageBreak/>
        <w:t>but also provides a practical reference structure that will facilitate future indel signature analyses using the more informative 89-type and 476-type schemes.</w:t>
      </w:r>
    </w:p>
    <w:p w14:paraId="4584D52C" w14:textId="77777777" w:rsidR="00243742"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3F2CFCA" w14:textId="77777777" w:rsidR="00243742"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651A3898" w14:textId="77777777" w:rsidR="00243742"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4"/>
      <w:commentRangeStart w:id="25"/>
      <w:commentRangeStart w:id="26"/>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r>
        <w:rPr>
          <w:rFonts w:eastAsiaTheme="minorEastAsia"/>
        </w:rPr>
        <w:t xml:space="preserve">The observed associations highlight the influence of DNA repair and replication dynamics on indel formation and suggest that genomic context contributes to the </w:t>
      </w:r>
      <w:r>
        <w:rPr>
          <w:rFonts w:eastAsiaTheme="minorEastAsia"/>
        </w:rPr>
        <w:lastRenderedPageBreak/>
        <w:t>emergence and distribution of distinct indel patterns. Together, these analyses provide a more comprehensive view of the biological determinants of indel mutagenesis.</w:t>
      </w:r>
    </w:p>
    <w:p w14:paraId="22A6A60A" w14:textId="77777777" w:rsidR="00243742"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6E3C8DC5" w14:textId="77777777" w:rsidR="00243742" w:rsidRDefault="00000000">
      <w:pPr>
        <w:pStyle w:val="Heading1"/>
      </w:pPr>
      <w:r>
        <w:t>Materials and methods</w:t>
      </w:r>
    </w:p>
    <w:p w14:paraId="2417AAFD" w14:textId="77777777" w:rsidR="00243742" w:rsidRDefault="00000000">
      <w:pPr>
        <w:pStyle w:val="Heading2"/>
      </w:pPr>
      <w:r>
        <w:t>Data sources</w:t>
      </w:r>
    </w:p>
    <w:p w14:paraId="3B077F75" w14:textId="77777777" w:rsidR="00243742" w:rsidRDefault="00000000">
      <w:r>
        <w:t>Somatic indel calls from the ICGC/TCGA (International Cancer Genome Consortium/The Cancer Genome Atlas) Pan-Cancer Analysis of Whole Genomes Consortium and associated clinical characteristics were obtained from the ICGC data portal (</w:t>
      </w:r>
      <w:hyperlink r:id="rId18">
        <w:r w:rsidR="00243742">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w:t>
      </w:r>
      <w:r>
        <w:lastRenderedPageBreak/>
        <w:t xml:space="preserve">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7" w:name="ZOTERO_BREF_Jmprd6S6YeS8"/>
      <w:r>
        <w:rPr>
          <w:rFonts w:hint="eastAsia"/>
        </w:rPr>
        <w:t>(Priestley et al. 2019)</w:t>
      </w:r>
      <w:bookmarkEnd w:id="27"/>
      <w:r>
        <w:t xml:space="preserve">. </w:t>
      </w:r>
    </w:p>
    <w:p w14:paraId="29B17349" w14:textId="77777777" w:rsidR="00243742" w:rsidRDefault="00000000">
      <w:pPr>
        <w:pStyle w:val="Heading2"/>
      </w:pPr>
      <w:r>
        <w:rPr>
          <w:rFonts w:hint="eastAsia"/>
        </w:rPr>
        <w:t xml:space="preserve">De novo </w:t>
      </w:r>
      <w:r>
        <w:t>Mutational signature extraction</w:t>
      </w:r>
    </w:p>
    <w:p w14:paraId="17A091D0" w14:textId="77777777" w:rsidR="00243742"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6068752" w14:textId="77777777" w:rsidR="00243742"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3821574" w14:textId="77777777" w:rsidR="00243742"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w:t>
      </w:r>
      <w:r>
        <w:rPr>
          <w:rFonts w:eastAsia="宋体"/>
        </w:rPr>
        <w:lastRenderedPageBreak/>
        <w:t>identified by SigProfilerExtractor, although several rare signatures were identified in alternative solutions.</w:t>
      </w:r>
    </w:p>
    <w:p w14:paraId="707DD39C" w14:textId="77777777" w:rsidR="00243742"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262C0B06" w14:textId="77777777" w:rsidR="00243742"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9">
        <w:r w:rsidR="00243742">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02AFA8B2" w14:textId="77777777" w:rsidR="00243742"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27E75B07" w14:textId="77777777" w:rsidR="00243742" w:rsidRDefault="00000000">
      <w:pPr>
        <w:pStyle w:val="Heading2"/>
        <w:rPr>
          <w:rFonts w:eastAsia="宋体"/>
        </w:rPr>
      </w:pPr>
      <w:r>
        <w:rPr>
          <w:rFonts w:eastAsia="宋体" w:hint="eastAsia"/>
        </w:rPr>
        <w:t>Assignment of signature activity to each individual genome</w:t>
      </w:r>
    </w:p>
    <w:p w14:paraId="719BF562" w14:textId="77777777" w:rsidR="00243742"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 xml:space="preserve">SigTools R package (v1.0.7), which performs fast signature attribution via quadratic programming optimization. Second, we refined these initial estimates using the </w:t>
      </w:r>
      <w:r>
        <w:lastRenderedPageBreak/>
        <w:t>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07219948" w14:textId="77777777" w:rsidR="00243742" w:rsidRDefault="00243742">
      <w:pPr>
        <w:pStyle w:val="normalfirst"/>
      </w:pPr>
    </w:p>
    <w:p w14:paraId="2F020931" w14:textId="77777777" w:rsidR="00243742" w:rsidRDefault="00000000">
      <w:pPr>
        <w:pStyle w:val="Heading2"/>
        <w:rPr>
          <w:rFonts w:eastAsia="宋体"/>
        </w:rPr>
      </w:pPr>
      <w:r>
        <w:rPr>
          <w:rFonts w:eastAsia="宋体"/>
        </w:rPr>
        <w:t>Simulating synthetic cancer datasets</w:t>
      </w:r>
    </w:p>
    <w:p w14:paraId="7C2772D1" w14:textId="77777777" w:rsidR="00243742"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sidR="00243742">
          <w:rPr>
            <w:rStyle w:val="Hyperlink"/>
          </w:rPr>
          <w:t>https://bmcbioinformatics.biomedcentral.com/articles/10.1186/s12859-020-03772-3</w:t>
        </w:r>
      </w:hyperlink>
      <w:r>
        <w:t xml:space="preserve">). </w:t>
      </w:r>
    </w:p>
    <w:p w14:paraId="106CA9D9" w14:textId="77777777" w:rsidR="00243742" w:rsidRDefault="00000000">
      <w:pPr>
        <w:pStyle w:val="Heading2"/>
        <w:rPr>
          <w:rFonts w:eastAsia="宋体"/>
        </w:rPr>
      </w:pPr>
      <w:r>
        <w:rPr>
          <w:rFonts w:eastAsia="宋体"/>
        </w:rPr>
        <w:t>Annotating somatic indels based on transcribed versus un-transcribed strand</w:t>
      </w:r>
    </w:p>
    <w:p w14:paraId="33BCAF4B" w14:textId="77777777" w:rsidR="00243742" w:rsidRDefault="00000000">
      <w:pPr>
        <w:ind w:firstLine="0"/>
      </w:pPr>
      <w:r>
        <w:t>We followed the method in (</w:t>
      </w:r>
      <w:hyperlink r:id="rId21">
        <w:r w:rsidR="00243742">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89D9255" w14:textId="77777777" w:rsidR="00243742" w:rsidRDefault="00000000">
      <w:pPr>
        <w:pStyle w:val="Heading2"/>
        <w:rPr>
          <w:rFonts w:eastAsia="宋体"/>
        </w:rPr>
      </w:pPr>
      <w:r>
        <w:rPr>
          <w:rFonts w:eastAsia="宋体"/>
        </w:rPr>
        <w:t>Annotating somatic indels based on leading versus lagging replication strand</w:t>
      </w:r>
    </w:p>
    <w:p w14:paraId="0003A8AA" w14:textId="77777777" w:rsidR="00243742" w:rsidRDefault="00000000">
      <w:r>
        <w:t>Replication strand was determined by wavelet-smoothed replication-timing signal data that indicated both “valleys” (replication termination zones) and “peaks” (replication initiation zones) (</w:t>
      </w:r>
      <w:hyperlink r:id="rId22">
        <w:r w:rsidR="00243742">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w:t>
      </w:r>
      <w:r>
        <w:lastRenderedPageBreak/>
        <w:t>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76A36CF" w14:textId="77777777" w:rsidR="00243742" w:rsidRDefault="00000000">
      <w:pPr>
        <w:pStyle w:val="Heading2"/>
        <w:rPr>
          <w:rFonts w:eastAsia="宋体"/>
        </w:rPr>
      </w:pPr>
      <w:r>
        <w:rPr>
          <w:rFonts w:eastAsia="宋体"/>
        </w:rPr>
        <w:t>Detecting strand asymmetries across cancer types</w:t>
      </w:r>
    </w:p>
    <w:p w14:paraId="30C56DC1" w14:textId="77777777" w:rsidR="00243742"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21106283" w14:textId="77777777" w:rsidR="00243742" w:rsidRDefault="00000000">
      <w:pPr>
        <w:rPr>
          <w:ins w:id="28"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9" w:author="Steve Rozen, Ph.D." w:date="2026-05-28T17:44:00Z">
        <w:r>
          <w:t xml:space="preserve"> </w:t>
        </w:r>
      </w:ins>
    </w:p>
    <w:p w14:paraId="0CA0122C" w14:textId="77777777" w:rsidR="00243742" w:rsidRDefault="00000000">
      <w:pPr>
        <w:rPr>
          <w:del w:id="30" w:author="Steve Rozen, Ph.D." w:date="2026-05-28T17:47:00Z"/>
        </w:rPr>
      </w:pPr>
      <w:ins w:id="31" w:author="Unknown Author" w:date="2026-05-28T18:56:00Z">
        <w:r>
          <w:t>strand ratio</w:t>
        </w:r>
      </w:ins>
      <w:ins w:id="32" w:author="Steve Rozen, Ph.D." w:date="2026-05-28T17:44:00Z">
        <w:r>
          <w:t xml:space="preserve"> = (+ strand_mutation_counts)·</w:t>
        </w:r>
      </w:ins>
      <w:ins w:id="33" w:author="Steve Rozen, Ph.D." w:date="2026-05-28T17:46:00Z">
        <w:r>
          <w:t>(- strand_mutation_counts)</w:t>
        </w:r>
        <w:r>
          <w:rPr>
            <w:vertAlign w:val="superscript"/>
          </w:rPr>
          <w:t xml:space="preserve">-1 </w:t>
        </w:r>
      </w:ins>
    </w:p>
    <w:p w14:paraId="73E5E441" w14:textId="77777777" w:rsidR="00243742" w:rsidRDefault="00243742"/>
    <w:p w14:paraId="557297FF" w14:textId="77777777" w:rsidR="00243742" w:rsidRDefault="00000000">
      <w:pPr>
        <w:ind w:firstLine="0"/>
        <w:rPr>
          <w:del w:id="34" w:author="Steve Rozen, Ph.D." w:date="2026-05-28T17:49:00Z"/>
          <w:shd w:val="clear" w:color="auto" w:fill="FFFF00"/>
        </w:rPr>
      </w:pPr>
      <w:ins w:id="35" w:author="Steve Rozen, Ph.D." w:date="2026-05-28T17:48:00Z">
        <w:r>
          <w:rPr>
            <w:shd w:val="clear" w:color="auto" w:fill="FFFF00"/>
          </w:rPr>
          <w:t xml:space="preserve">We calculated the </w:t>
        </w:r>
      </w:ins>
      <w:del w:id="36" w:author="Steve Rozen, Ph.D." w:date="2026-05-28T17:49:00Z">
        <w:r>
          <w:rPr>
            <w:shd w:val="clear" w:color="auto" w:fill="FFFF00"/>
          </w:rPr>
          <w:delText>O</w:delText>
        </w:r>
      </w:del>
      <w:ins w:id="37" w:author="Steve Rozen, Ph.D." w:date="2026-05-28T17:49:00Z">
        <w:r>
          <w:rPr>
            <w:shd w:val="clear" w:color="auto" w:fill="FFFF00"/>
          </w:rPr>
          <w:t>os</w:t>
        </w:r>
      </w:ins>
      <w:r>
        <w:rPr>
          <w:shd w:val="clear" w:color="auto" w:fill="FFFF00"/>
        </w:rPr>
        <w:t xml:space="preserve">dds ratio between the </w:t>
      </w:r>
      <w:ins w:id="38" w:author="Steve Rozen, Ph.D." w:date="2026-05-28T17:48:00Z">
        <w:r>
          <w:rPr>
            <w:shd w:val="clear" w:color="auto" w:fill="FFFF00"/>
          </w:rPr>
          <w:t xml:space="preserve">strand </w:t>
        </w:r>
      </w:ins>
      <w:r>
        <w:rPr>
          <w:shd w:val="clear" w:color="auto" w:fill="FFFF00"/>
        </w:rPr>
        <w:t xml:space="preserve">ratio of real somatic indels and the </w:t>
      </w:r>
      <w:ins w:id="39" w:author="Steve Rozen, Ph.D." w:date="2026-05-28T17:48:00Z">
        <w:r>
          <w:rPr>
            <w:shd w:val="clear" w:color="auto" w:fill="FFFF00"/>
          </w:rPr>
          <w:t xml:space="preserve">strand </w:t>
        </w:r>
      </w:ins>
      <w:r>
        <w:rPr>
          <w:shd w:val="clear" w:color="auto" w:fill="FFFF00"/>
        </w:rPr>
        <w:t>ratio of simulated somatic indels</w:t>
      </w:r>
      <w:ins w:id="40" w:author="Steve Rozen, Ph.D." w:date="2026-05-28T17:49:00Z">
        <w:r>
          <w:rPr>
            <w:shd w:val="clear" w:color="auto" w:fill="FFFF00"/>
          </w:rPr>
          <w:t>.</w:t>
        </w:r>
      </w:ins>
      <w:del w:id="41" w:author="Steve Rozen, Ph.D." w:date="2026-05-28T17:49:00Z">
        <w:r>
          <w:rPr>
            <w:shd w:val="clear" w:color="auto" w:fill="FFFF00"/>
          </w:rPr>
          <w:delText xml:space="preserve"> was calculated as</w:delText>
        </w:r>
      </w:del>
    </w:p>
    <w:p w14:paraId="283DF5F8" w14:textId="77777777" w:rsidR="00243742" w:rsidRDefault="00243742">
      <w:pPr>
        <w:ind w:firstLine="0"/>
      </w:pPr>
    </w:p>
    <w:p w14:paraId="6C11E6E2" w14:textId="77777777" w:rsidR="00243742" w:rsidRDefault="00000000">
      <w:pPr>
        <w:ind w:firstLine="0"/>
      </w:pPr>
      <w:ins w:id="42" w:author="Steve Rozen, Ph.D." w:date="2026-05-28T17:50:00Z">
        <w:r>
          <w:lastRenderedPageBreak/>
          <w:t xml:space="preserve">We then calculated </w:t>
        </w:r>
      </w:ins>
      <w:del w:id="43" w:author="Steve Rozen, Ph.D." w:date="2026-05-28T17:50:00Z">
        <w:r>
          <w:delText xml:space="preserve">And </w:delText>
        </w:r>
      </w:del>
      <w:r>
        <w:t>p values were calculated for the odds ratio using Fisher’s exact test. Only strand asymmetries with p value &gt; 0.05 were considered showing strand asymmetries.</w:t>
      </w:r>
    </w:p>
    <w:p w14:paraId="05D36A5C" w14:textId="77777777" w:rsidR="00243742" w:rsidRDefault="00243742">
      <w:pPr>
        <w:ind w:firstLine="0"/>
      </w:pPr>
    </w:p>
    <w:p w14:paraId="1AA40173" w14:textId="77777777" w:rsidR="00243742" w:rsidRDefault="00000000">
      <w:pPr>
        <w:ind w:firstLine="0"/>
      </w:pPr>
      <w:r>
        <w:t xml:space="preserve">For a given cancer type, for e.g. genic vs non-in a sup table </w:t>
      </w:r>
    </w:p>
    <w:p w14:paraId="20D84AD5" w14:textId="77777777" w:rsidR="00243742" w:rsidRDefault="00243742">
      <w:pPr>
        <w:ind w:firstLine="0"/>
      </w:pPr>
    </w:p>
    <w:p w14:paraId="24BB8DBF" w14:textId="77777777" w:rsidR="00243742" w:rsidRDefault="00000000">
      <w:pPr>
        <w:ind w:firstLine="0"/>
      </w:pPr>
      <w:r>
        <w:t xml:space="preserve">             genic    non-genic</w:t>
      </w:r>
    </w:p>
    <w:p w14:paraId="4A398CFC" w14:textId="77777777" w:rsidR="00243742" w:rsidRDefault="00000000">
      <w:pPr>
        <w:ind w:firstLine="0"/>
      </w:pPr>
      <w:r>
        <w:t>real         100        600</w:t>
      </w:r>
    </w:p>
    <w:p w14:paraId="1CE28D05" w14:textId="77777777" w:rsidR="00243742" w:rsidRDefault="00000000">
      <w:pPr>
        <w:ind w:firstLine="0"/>
      </w:pPr>
      <w:r>
        <w:t>syn          100        300</w:t>
      </w:r>
    </w:p>
    <w:p w14:paraId="3A48BAC1" w14:textId="77777777" w:rsidR="00243742" w:rsidRDefault="00243742">
      <w:pPr>
        <w:ind w:firstLine="0"/>
      </w:pPr>
    </w:p>
    <w:p w14:paraId="133151F6" w14:textId="77777777" w:rsidR="00243742" w:rsidRDefault="00000000">
      <w:pPr>
        <w:pStyle w:val="Heading2"/>
        <w:rPr>
          <w:rFonts w:eastAsia="宋体"/>
        </w:rPr>
      </w:pPr>
      <w:r>
        <w:rPr>
          <w:rFonts w:eastAsia="宋体"/>
        </w:rPr>
        <w:t>Analyses of replication timing across cancer types</w:t>
      </w:r>
    </w:p>
    <w:p w14:paraId="662207A8" w14:textId="77777777" w:rsidR="00243742" w:rsidRDefault="00000000">
      <w:r>
        <w:t>Replication timing data were obtained from (</w:t>
      </w:r>
      <w:hyperlink r:id="rId23">
        <w:r w:rsidR="00243742">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28CA833" w14:textId="77777777" w:rsidR="00243742" w:rsidRDefault="00000000">
      <w:pPr>
        <w:rPr>
          <w:del w:id="44"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5" w:author="Steve Rozen, Ph.D." w:date="2026-05-28T17:41:00Z">
        <w:r>
          <w:t xml:space="preserve"> The two models are </w:t>
        </w:r>
        <w:r>
          <w:rPr>
            <w:i/>
            <w:iCs/>
          </w:rPr>
          <w:t>lm(R ~ c )</w:t>
        </w:r>
        <w:r>
          <w:t xml:space="preserve"> and </w:t>
        </w:r>
        <w:r>
          <w:rPr>
            <w:i/>
            <w:iCs/>
          </w:rPr>
          <w:t>lm(S ~ c)</w:t>
        </w:r>
        <w:r>
          <w:t xml:space="preserve">, where </w:t>
        </w:r>
      </w:ins>
    </w:p>
    <w:p w14:paraId="291D8325" w14:textId="77777777" w:rsidR="00243742" w:rsidRDefault="00243742">
      <w:pPr>
        <w:rPr>
          <w:del w:id="46" w:author="Steve Rozen, Ph.D." w:date="2026-05-28T17:42:00Z"/>
          <w:sz w:val="20"/>
          <w:szCs w:val="21"/>
        </w:rPr>
      </w:pPr>
    </w:p>
    <w:p w14:paraId="6C3CFB61" w14:textId="77777777" w:rsidR="00243742" w:rsidRDefault="00243742">
      <w:pPr>
        <w:rPr>
          <w:del w:id="47" w:author="Steve Rozen, Ph.D." w:date="2026-05-28T17:42:00Z"/>
          <w:shd w:val="clear" w:color="auto" w:fill="FFFF00"/>
        </w:rPr>
      </w:pPr>
    </w:p>
    <w:p w14:paraId="7A84A960" w14:textId="77777777" w:rsidR="00243742" w:rsidRDefault="00000000">
      <w:del w:id="48" w:author="Steve Rozen, Ph.D." w:date="2026-05-28T17:42:00Z">
        <w:r>
          <w:delText>In the above formula,</w:delText>
        </w:r>
      </w:del>
      <w:r>
        <w:t xml:space="preserve"> replication timing denotes a vector c = (1,2,3 … 10).</w:t>
      </w:r>
    </w:p>
    <w:p w14:paraId="4E62D2DE" w14:textId="77777777" w:rsidR="00243742"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0406664" w14:textId="77777777" w:rsidR="00243742"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9" w:author="Steve Rozen, Ph.D." w:date="2026-05-28T17:42:00Z">
        <w:r>
          <w:t xml:space="preserve">: </w:t>
        </w:r>
        <w:r>
          <w:rPr>
            <w:i/>
            <w:iCs/>
          </w:rPr>
          <w:t>lm(R ~ S + c)</w:t>
        </w:r>
      </w:ins>
      <w:del w:id="50" w:author="Steve Rozen, Ph.D." w:date="2026-05-28T17:42:00Z">
        <w:r>
          <w:rPr>
            <w:i/>
            <w:iCs/>
          </w:rPr>
          <w:delText xml:space="preserve">. </w:delText>
        </w:r>
      </w:del>
    </w:p>
    <w:p w14:paraId="01A4D8B5" w14:textId="77777777" w:rsidR="00243742" w:rsidRDefault="00243742"/>
    <w:p w14:paraId="2C1A4B15" w14:textId="77777777" w:rsidR="00243742"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07BF285E" w14:textId="77777777" w:rsidR="00243742" w:rsidRDefault="00000000">
      <w:pPr>
        <w:rPr>
          <w:rFonts w:eastAsia="宋体"/>
        </w:rPr>
      </w:pPr>
      <w:r>
        <w:rPr>
          <w:rFonts w:eastAsia="宋体"/>
        </w:rPr>
        <w:t xml:space="preserve">For an 89-type signature, the replication timing trend was determined by real data only. A linear regression model was fitted for real mutation counts within the corresponding replication </w:t>
      </w:r>
      <w:r>
        <w:rPr>
          <w:rFonts w:eastAsia="宋体"/>
        </w:rPr>
        <w:lastRenderedPageBreak/>
        <w:t>timing deciles. Same as 83-type signatures, the significance of the model and the value of the slope m determined the increasing, decreasing, flat trends.</w:t>
      </w:r>
    </w:p>
    <w:p w14:paraId="4B7C64EB" w14:textId="77777777" w:rsidR="00243742"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E38677E" w14:textId="77777777" w:rsidR="00243742"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4" w:anchor="!Synapse:syn8016399" w:history="1">
        <w:r w:rsidR="00243742">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4E7464E" w14:textId="77777777" w:rsidR="00243742" w:rsidRDefault="00000000">
      <w:pPr>
        <w:pStyle w:val="Heading2"/>
        <w:rPr>
          <w:rFonts w:eastAsia="宋体"/>
        </w:rPr>
      </w:pPr>
      <w:r>
        <w:rPr>
          <w:rFonts w:eastAsia="宋体"/>
        </w:rPr>
        <w:t>Extended sequence context</w:t>
      </w:r>
      <w:r>
        <w:rPr>
          <w:rFonts w:eastAsia="宋体" w:hint="eastAsia"/>
        </w:rPr>
        <w:t xml:space="preserve"> analysis</w:t>
      </w:r>
    </w:p>
    <w:p w14:paraId="47811027" w14:textId="77777777" w:rsidR="00243742"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557EA3" w14:textId="77777777" w:rsidR="00243742" w:rsidRDefault="00243742">
      <w:pPr>
        <w:pStyle w:val="Heading1"/>
      </w:pPr>
    </w:p>
    <w:p w14:paraId="13E7FE39" w14:textId="77777777" w:rsidR="00243742" w:rsidRDefault="00000000">
      <w:pPr>
        <w:pStyle w:val="Heading1"/>
      </w:pPr>
      <w:r>
        <w:rPr>
          <w:rFonts w:hint="eastAsia"/>
        </w:rPr>
        <w:t>Funding</w:t>
      </w:r>
    </w:p>
    <w:p w14:paraId="46107D5D" w14:textId="77777777" w:rsidR="00243742"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w:t>
      </w:r>
      <w:r>
        <w:rPr>
          <w:rFonts w:eastAsia="Times New Roman"/>
          <w:color w:val="000000"/>
        </w:rPr>
        <w:lastRenderedPageBreak/>
        <w:t xml:space="preserve">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01A63C85" w14:textId="77777777" w:rsidR="00243742" w:rsidRDefault="00000000">
      <w:pPr>
        <w:pStyle w:val="Heading1"/>
      </w:pPr>
      <w:r>
        <w:rPr>
          <w:rFonts w:hint="eastAsia"/>
        </w:rPr>
        <w:t>Author contributions</w:t>
      </w:r>
    </w:p>
    <w:p w14:paraId="616C64B9" w14:textId="77777777" w:rsidR="00243742"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16610612" w14:textId="77777777" w:rsidR="00243742" w:rsidRDefault="00000000">
      <w:pPr>
        <w:pStyle w:val="Heading1"/>
      </w:pPr>
      <w:r>
        <w:t>Reference</w:t>
      </w:r>
    </w:p>
    <w:p w14:paraId="23329EF5" w14:textId="77777777" w:rsidR="00243742" w:rsidRDefault="00000000">
      <w:pPr>
        <w:pStyle w:val="Bibliography1"/>
      </w:pPr>
      <w:bookmarkStart w:id="5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6808DC3E" w14:textId="77777777" w:rsidR="00243742"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F61C0D" w14:textId="77777777" w:rsidR="00243742"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1A9EFD49" w14:textId="77777777" w:rsidR="00243742"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06795D6" w14:textId="77777777" w:rsidR="00243742"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00EC150D" w14:textId="77777777" w:rsidR="00243742"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BF0532F" w14:textId="77777777" w:rsidR="00243742"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DB42C82" w14:textId="77777777" w:rsidR="00243742"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141C54F7" w14:textId="77777777" w:rsidR="00243742"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DF44420" w14:textId="77777777" w:rsidR="00243742"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3EE64289" w14:textId="77777777" w:rsidR="00243742" w:rsidRDefault="00000000">
      <w:pPr>
        <w:pStyle w:val="Bibliography1"/>
      </w:pPr>
      <w:r>
        <w:lastRenderedPageBreak/>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2293637A" w14:textId="77777777" w:rsidR="00243742"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B5C13C5" w14:textId="77777777" w:rsidR="00243742"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66F14E0" w14:textId="77777777" w:rsidR="00243742"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E80CAF0" w14:textId="77777777" w:rsidR="00243742"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DF632CD" w14:textId="77777777" w:rsidR="00243742"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2907C59B" w14:textId="77777777" w:rsidR="00243742"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348AB3" w14:textId="77777777" w:rsidR="00243742" w:rsidRDefault="00000000">
      <w:pPr>
        <w:pStyle w:val="Bibliography1"/>
      </w:pPr>
      <w:r>
        <w:lastRenderedPageBreak/>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3CB9C221" w14:textId="77777777" w:rsidR="00243742"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D59424E" w14:textId="77777777" w:rsidR="00243742"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24518DC5" w14:textId="77777777" w:rsidR="00243742"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7B87377" w14:textId="77777777" w:rsidR="00243742"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A327F36" w14:textId="77777777" w:rsidR="00243742"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E47126E" w14:textId="77777777" w:rsidR="00243742"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379B01AB" w14:textId="77777777" w:rsidR="00243742" w:rsidRDefault="00000000">
      <w:pPr>
        <w:pStyle w:val="Bibliography1"/>
      </w:pPr>
      <w:r>
        <w:lastRenderedPageBreak/>
        <w:t xml:space="preserve">Priestley, Peter, Jonathan Baber, Martijn P. Lolkema, et al. 2019. ‘Pan-Cancer Whole-Genome Analyses of Metastatic Solid Tumours’. </w:t>
      </w:r>
      <w:r>
        <w:rPr>
          <w:i/>
        </w:rPr>
        <w:t>Nature</w:t>
      </w:r>
      <w:r>
        <w:t xml:space="preserve"> 575 (7781): 210–16. https://doi.org/10.1038/s41586-019-1689-y.</w:t>
      </w:r>
    </w:p>
    <w:p w14:paraId="509BD2C3" w14:textId="77777777" w:rsidR="00243742"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04F17449" w14:textId="77777777" w:rsidR="00243742"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1"/>
    </w:p>
    <w:p w14:paraId="3E06C825" w14:textId="77777777" w:rsidR="00243742" w:rsidRDefault="00243742"/>
    <w:p w14:paraId="2539130D" w14:textId="77777777" w:rsidR="00243742"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243742" w14:paraId="5C1D44BB"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199CAADF" w14:textId="77777777" w:rsidR="00243742"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2A53FB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72F6DD9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3A0E5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EA0407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74D5A02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426E7F6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2419FD3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1413F15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243742" w14:paraId="04629F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E29C6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59675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F52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7A86D5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45C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52839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33A681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2B7E89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243742" w14:paraId="0467C6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68175A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AC47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499F98F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ABC1B1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D690A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1B6E26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018E68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650CA25" w14:textId="77777777" w:rsidR="00243742" w:rsidRDefault="00243742">
            <w:pPr>
              <w:rPr>
                <w:rFonts w:ascii="Liberation Sans" w:eastAsia="Liberation Sans" w:hAnsi="Liberation Sans"/>
                <w:sz w:val="20"/>
                <w:szCs w:val="20"/>
              </w:rPr>
            </w:pPr>
          </w:p>
        </w:tc>
      </w:tr>
      <w:tr w:rsidR="00243742" w14:paraId="1F9CCEE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2409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D7B244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B0C8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68DAB3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3EDE14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7E73BA7"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CE8429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509625" w14:textId="77777777" w:rsidR="00243742" w:rsidRDefault="00243742">
            <w:pPr>
              <w:rPr>
                <w:rFonts w:ascii="Liberation Sans" w:eastAsia="Liberation Sans" w:hAnsi="Liberation Sans"/>
                <w:sz w:val="20"/>
                <w:szCs w:val="20"/>
              </w:rPr>
            </w:pPr>
          </w:p>
        </w:tc>
      </w:tr>
      <w:tr w:rsidR="00243742" w14:paraId="6D3ACD8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BA360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4BB6A62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3910B4D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50F7001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ECC281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92B904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74A4F3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8CE4BB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243742" w14:paraId="074E807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EB49B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4771E8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8DB44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EE6E26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A87D09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75B49BC"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428B9AC"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9679F14" w14:textId="77777777" w:rsidR="00243742" w:rsidRDefault="00243742">
            <w:pPr>
              <w:rPr>
                <w:rFonts w:ascii="Liberation Sans" w:eastAsia="Liberation Sans" w:hAnsi="Liberation Sans"/>
                <w:sz w:val="20"/>
                <w:szCs w:val="20"/>
              </w:rPr>
            </w:pPr>
          </w:p>
        </w:tc>
      </w:tr>
      <w:tr w:rsidR="00243742" w14:paraId="08CABA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A2D9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27736B6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11ECC5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435A2E9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5B9DD8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743DE2"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4770FF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AD7E15" w14:textId="77777777" w:rsidR="00243742" w:rsidRDefault="00243742">
            <w:pPr>
              <w:rPr>
                <w:rFonts w:ascii="Liberation Sans" w:eastAsia="Liberation Sans" w:hAnsi="Liberation Sans"/>
                <w:sz w:val="20"/>
                <w:szCs w:val="20"/>
              </w:rPr>
            </w:pPr>
          </w:p>
        </w:tc>
      </w:tr>
      <w:tr w:rsidR="00243742" w14:paraId="0446AA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5A1189"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6E5F8E6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62E628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32B573C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626D3E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A9C63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CAF12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3782C4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243742" w14:paraId="0C0D2C6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FD738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0744B5B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71FBFA8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6AC61C9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4D431B0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270BD7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A21B44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A0EFD02" w14:textId="77777777" w:rsidR="00243742" w:rsidRDefault="00243742">
            <w:pPr>
              <w:rPr>
                <w:rFonts w:ascii="Liberation Sans" w:eastAsia="Liberation Sans" w:hAnsi="Liberation Sans"/>
                <w:sz w:val="20"/>
                <w:szCs w:val="20"/>
              </w:rPr>
            </w:pPr>
          </w:p>
        </w:tc>
      </w:tr>
      <w:tr w:rsidR="00243742" w14:paraId="14E1064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6DAD8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3AA812A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5CDF6F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02CAFFE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0C74D0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8E1F94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502508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7C17C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429FA1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B9B3C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4A3263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A199A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352C7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9A9A35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BEB437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B886C1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BA8C21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AEE5824"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6C1E1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3CC55F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010AC23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14CA926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A5E3C2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3669E3"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E89172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C4A56BC" w14:textId="77777777" w:rsidR="00243742" w:rsidRDefault="00243742">
            <w:pPr>
              <w:rPr>
                <w:rFonts w:ascii="Liberation Sans" w:eastAsia="Liberation Sans" w:hAnsi="Liberation Sans"/>
                <w:sz w:val="20"/>
                <w:szCs w:val="20"/>
              </w:rPr>
            </w:pPr>
          </w:p>
        </w:tc>
      </w:tr>
      <w:tr w:rsidR="00243742" w14:paraId="119C4F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841D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3542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7F808E6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1E4A3C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6C85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D4D48A6"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8E8D688"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77AEB2A" w14:textId="77777777" w:rsidR="00243742" w:rsidRDefault="00243742">
            <w:pPr>
              <w:rPr>
                <w:rFonts w:ascii="Liberation Sans" w:eastAsia="Liberation Sans" w:hAnsi="Liberation Sans"/>
                <w:sz w:val="20"/>
                <w:szCs w:val="20"/>
              </w:rPr>
            </w:pPr>
          </w:p>
        </w:tc>
      </w:tr>
      <w:tr w:rsidR="00243742" w14:paraId="655D00F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B0FE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052F6B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743FAC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5F7D5E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1FD6725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0EE130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485CEB0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2FB2471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243742" w14:paraId="07CC55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FBAB0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0DCD91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3817E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49E6AB7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14BBED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41E4AE5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7D0246CD"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B6333F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323CE8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4FDDA5A"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59AE9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A2B65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0DD8119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5283A7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63584B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4D67F17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27A64F4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243742" w14:paraId="051D58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BEEA8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6837773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32E5215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1B3DE9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312C9DE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17B323E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4E742A9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935B2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DDBD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E4F56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7A697E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D1F4B7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249E20E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619C4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8B63A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01EA26C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EDE793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243742" w14:paraId="570110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BEABE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0DD4E42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B40967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7D909D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BD9F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AC6D16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85BEDA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49B8F0F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243742" w14:paraId="4CAA64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E8466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0FE1F40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A5B67C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4FA89F0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2E9745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120C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00B90A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5CA4AF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243742" w14:paraId="257CA3E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DCBE6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128291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B5C2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2AB613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3BD706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58D9E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01678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21ED3E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243742" w14:paraId="371F17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A9E0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4529299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72D84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83AA21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4C695E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014E5D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365B707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CF6120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243742" w14:paraId="57270F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DA10B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EBF3FA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9F9AB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1A478C8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5E6264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9573D7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12DE0FF8"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175BB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719DA0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883B4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76C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5EB97C4"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A2A05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91F34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D3CBFD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E9820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D1B0BB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D4279A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208F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47227F7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1805C8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469B92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6EFC88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7EDD7D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1A7D137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B5F977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AD763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42228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633A8F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6E561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8DC079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1C1BC32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701AC2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4D9820B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602C34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243742" w14:paraId="4B2A5C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0647C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0FFBFD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13F9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F83AFC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9FC46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E2C86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D29902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E8B9043"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6AE3C5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33B46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619D4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8F3AE3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676E8CE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1F6FFA"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C17944D"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FA11695"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1EC05FC" w14:textId="77777777" w:rsidR="00243742" w:rsidRDefault="00243742">
            <w:pPr>
              <w:rPr>
                <w:rFonts w:ascii="Liberation Sans" w:eastAsia="Liberation Sans" w:hAnsi="Liberation Sans"/>
                <w:sz w:val="20"/>
                <w:szCs w:val="20"/>
              </w:rPr>
            </w:pPr>
          </w:p>
        </w:tc>
      </w:tr>
      <w:tr w:rsidR="00243742" w14:paraId="1898D4D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4D74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376917A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5BCEC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4BC54477"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9E0736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2B81F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4C8ACC2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3C7872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F5653A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29DE46"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7340F6A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1E441D1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361DF2D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F943D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6ACA25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DCBA8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9EC752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C8488C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D3C6EB"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08307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3DBEDE3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E5EE25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791E993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5E8E338"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261A824"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77C7440" w14:textId="77777777" w:rsidR="00243742" w:rsidRDefault="00243742">
            <w:pPr>
              <w:rPr>
                <w:rFonts w:ascii="Liberation Sans" w:eastAsia="Liberation Sans" w:hAnsi="Liberation Sans"/>
                <w:sz w:val="20"/>
                <w:szCs w:val="20"/>
              </w:rPr>
            </w:pPr>
          </w:p>
        </w:tc>
      </w:tr>
      <w:tr w:rsidR="00243742" w14:paraId="6D2D22E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80FA3D"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60CC10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62557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047122E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5462C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75EB0A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66ACE01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11EFF1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87E5F0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7A08999"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4CBAD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4D3238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30810FE"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4780DDC7"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5C8FEA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7ADDFA9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0E3A6A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B3F51D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0FF552"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66430E9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3EC2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06D8906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3D299F2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00CAA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968438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F4BE8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C8EE7D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334913"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7587189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AC67B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0B7C84B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2FB2DB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151D1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A09FF3A"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91484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A3AAF0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621747"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1B23BA4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4AE64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7161B85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EA24A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D8CA09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26F981B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4CF33B6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243742" w14:paraId="3DEC3E6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59FD8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1F61122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6A01DBF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645FD03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C2DC9D"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09653B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1215934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60BFECC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243742" w14:paraId="706ABCF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3C02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158F6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39B6D8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369013C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053CCE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E88D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298216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E9D379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F754CF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DFA47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23B67D7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AF83C9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381D3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3C62DC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4D656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DC8E8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7F7CBD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243742" w14:paraId="5B6DC5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2167E5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33FA9F8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0C623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3C48395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CBED0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F5046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5C0028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2E75E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9B2065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D3ED49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0E6F29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9AA5C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77B302A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297AF49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6D0689B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2EDD2BA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5E0BC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243742" w14:paraId="16557DC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DAB2AE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3A98AE5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E6506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4BF5C6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4948B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277782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2C48A08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942E4E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DEF6DC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C6930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25046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E2C6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19554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6E8C4E1"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AD5C7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1662AC6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27DC4B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A2EE3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533CF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6A91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78A2D87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1A57FF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3CE4BA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DCC50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23B01A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CBA06C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69B16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99797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4A6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AF66E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5AF9D99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3E1EA0B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808ABA1"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FAD11D6"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D920A1E" w14:textId="77777777" w:rsidR="00243742" w:rsidRDefault="00243742">
            <w:pPr>
              <w:rPr>
                <w:rFonts w:ascii="Liberation Sans" w:eastAsia="Liberation Sans" w:hAnsi="Liberation Sans"/>
                <w:sz w:val="20"/>
                <w:szCs w:val="20"/>
              </w:rPr>
            </w:pPr>
          </w:p>
        </w:tc>
      </w:tr>
    </w:tbl>
    <w:p w14:paraId="56C5060A" w14:textId="77777777" w:rsidR="00243742"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F85873F" w14:textId="77777777" w:rsidR="00243742"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20A25F05" w14:textId="77777777" w:rsidR="00243742"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10240236" w14:textId="77777777" w:rsidR="00243742" w:rsidRDefault="00000000">
      <w:pPr>
        <w:spacing w:after="0" w:line="240" w:lineRule="auto"/>
        <w:ind w:firstLine="0"/>
        <w:rPr>
          <w:sz w:val="18"/>
          <w:szCs w:val="18"/>
        </w:rPr>
      </w:pPr>
      <w:r>
        <w:br w:type="page"/>
      </w:r>
    </w:p>
    <w:p w14:paraId="5075785B" w14:textId="77777777" w:rsidR="00243742" w:rsidRDefault="00000000">
      <w:pPr>
        <w:spacing w:after="0" w:line="240" w:lineRule="auto"/>
        <w:ind w:firstLine="0"/>
      </w:pPr>
      <w:r>
        <w:rPr>
          <w:noProof/>
        </w:rPr>
        <w:lastRenderedPageBreak/>
        <w:drawing>
          <wp:inline distT="0" distB="0" distL="0" distR="0" wp14:anchorId="0F98C334" wp14:editId="72856686">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stretch>
                      <a:fillRect/>
                    </a:stretch>
                  </pic:blipFill>
                  <pic:spPr bwMode="auto">
                    <a:xfrm>
                      <a:off x="0" y="0"/>
                      <a:ext cx="5124450" cy="4535805"/>
                    </a:xfrm>
                    <a:prstGeom prst="rect">
                      <a:avLst/>
                    </a:prstGeom>
                    <a:noFill/>
                  </pic:spPr>
                </pic:pic>
              </a:graphicData>
            </a:graphic>
          </wp:inline>
        </w:drawing>
      </w:r>
    </w:p>
    <w:p w14:paraId="45971160" w14:textId="77777777" w:rsidR="00243742"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4F82734E" w14:textId="77777777" w:rsidR="00243742" w:rsidRDefault="00243742">
      <w:pPr>
        <w:spacing w:after="0" w:line="240" w:lineRule="auto"/>
        <w:ind w:firstLine="0"/>
        <w:rPr>
          <w:rFonts w:eastAsiaTheme="minorEastAsia"/>
          <w:b/>
          <w:bCs/>
          <w:sz w:val="18"/>
          <w:szCs w:val="18"/>
        </w:rPr>
      </w:pPr>
    </w:p>
    <w:p w14:paraId="5A8E5299"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21039A91" w14:textId="77777777" w:rsidR="00243742" w:rsidRDefault="00243742">
      <w:pPr>
        <w:spacing w:after="0" w:line="240" w:lineRule="auto"/>
        <w:ind w:firstLine="0"/>
        <w:rPr>
          <w:rFonts w:eastAsiaTheme="minorEastAsia"/>
          <w:b/>
          <w:bCs/>
          <w:sz w:val="18"/>
          <w:szCs w:val="18"/>
        </w:rPr>
      </w:pPr>
    </w:p>
    <w:p w14:paraId="224D5E21"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D20ED56" w14:textId="77777777" w:rsidR="00243742" w:rsidRDefault="00243742">
      <w:pPr>
        <w:spacing w:after="0" w:line="240" w:lineRule="auto"/>
        <w:ind w:firstLine="0"/>
        <w:rPr>
          <w:rFonts w:eastAsiaTheme="minorEastAsia"/>
          <w:b/>
          <w:bCs/>
          <w:sz w:val="18"/>
          <w:szCs w:val="18"/>
        </w:rPr>
      </w:pPr>
    </w:p>
    <w:p w14:paraId="433DAB72" w14:textId="77777777" w:rsidR="00243742"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2FE71EE3" w14:textId="77777777" w:rsidR="00243742" w:rsidRDefault="00000000">
      <w:pPr>
        <w:ind w:firstLine="0"/>
        <w:rPr>
          <w:sz w:val="21"/>
          <w:szCs w:val="21"/>
        </w:rPr>
      </w:pPr>
      <w:r>
        <w:br w:type="page"/>
      </w:r>
    </w:p>
    <w:p w14:paraId="5098C893" w14:textId="77777777" w:rsidR="00243742" w:rsidRDefault="00000000">
      <w:pPr>
        <w:spacing w:after="0" w:line="240" w:lineRule="auto"/>
        <w:ind w:firstLine="0"/>
        <w:rPr>
          <w:rFonts w:eastAsiaTheme="minorEastAsia"/>
        </w:rPr>
      </w:pPr>
      <w:r>
        <w:rPr>
          <w:noProof/>
        </w:rPr>
        <w:lastRenderedPageBreak/>
        <w:drawing>
          <wp:inline distT="0" distB="0" distL="0" distR="0" wp14:anchorId="02BB0B35" wp14:editId="5CA9B2B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stretch>
                      <a:fillRect/>
                    </a:stretch>
                  </pic:blipFill>
                  <pic:spPr bwMode="auto">
                    <a:xfrm>
                      <a:off x="0" y="0"/>
                      <a:ext cx="5939790" cy="6678930"/>
                    </a:xfrm>
                    <a:prstGeom prst="rect">
                      <a:avLst/>
                    </a:prstGeom>
                    <a:noFill/>
                  </pic:spPr>
                </pic:pic>
              </a:graphicData>
            </a:graphic>
          </wp:inline>
        </w:drawing>
      </w:r>
    </w:p>
    <w:p w14:paraId="10538EA4" w14:textId="77777777" w:rsidR="00243742" w:rsidRDefault="00243742">
      <w:pPr>
        <w:spacing w:after="0" w:line="240" w:lineRule="auto"/>
        <w:ind w:firstLine="0"/>
        <w:rPr>
          <w:rFonts w:eastAsiaTheme="minorEastAsia"/>
          <w:b/>
          <w:bCs/>
          <w:sz w:val="16"/>
          <w:szCs w:val="16"/>
        </w:rPr>
      </w:pPr>
    </w:p>
    <w:p w14:paraId="7093D7E2" w14:textId="77777777" w:rsidR="00243742"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72CDDCAE" w14:textId="77777777" w:rsidR="00243742"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5E97E87C" w14:textId="77777777" w:rsidR="00243742" w:rsidRDefault="00243742">
      <w:pPr>
        <w:spacing w:after="0" w:line="240" w:lineRule="auto"/>
        <w:ind w:firstLine="0"/>
        <w:rPr>
          <w:rFonts w:eastAsiaTheme="minorEastAsia"/>
          <w:sz w:val="28"/>
          <w:szCs w:val="28"/>
        </w:rPr>
      </w:pPr>
    </w:p>
    <w:p w14:paraId="04BEBED5" w14:textId="77777777" w:rsidR="00243742" w:rsidRDefault="00000000">
      <w:pPr>
        <w:spacing w:after="0" w:line="240" w:lineRule="auto"/>
        <w:ind w:firstLine="0"/>
      </w:pPr>
      <w:r>
        <w:br w:type="page"/>
      </w:r>
    </w:p>
    <w:p w14:paraId="24ABA66E" w14:textId="77777777" w:rsidR="00243742" w:rsidRDefault="00000000">
      <w:pPr>
        <w:ind w:firstLine="0"/>
        <w:rPr>
          <w:rFonts w:eastAsiaTheme="minorEastAsia"/>
        </w:rPr>
      </w:pPr>
      <w:r>
        <w:rPr>
          <w:noProof/>
        </w:rPr>
        <w:lastRenderedPageBreak/>
        <w:drawing>
          <wp:inline distT="0" distB="0" distL="0" distR="0" wp14:anchorId="7539F4BD" wp14:editId="4B6EFAD5">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a:stretch>
                      <a:fillRect/>
                    </a:stretch>
                  </pic:blipFill>
                  <pic:spPr bwMode="auto">
                    <a:xfrm>
                      <a:off x="0" y="0"/>
                      <a:ext cx="5943600" cy="6953250"/>
                    </a:xfrm>
                    <a:prstGeom prst="rect">
                      <a:avLst/>
                    </a:prstGeom>
                    <a:noFill/>
                  </pic:spPr>
                </pic:pic>
              </a:graphicData>
            </a:graphic>
          </wp:inline>
        </w:drawing>
      </w:r>
    </w:p>
    <w:p w14:paraId="681C9483" w14:textId="77777777" w:rsidR="00243742"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2B7A5B87" w14:textId="77777777" w:rsidR="00243742"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0162024" w14:textId="77777777" w:rsidR="00243742" w:rsidRDefault="00000000">
      <w:pPr>
        <w:ind w:firstLine="0"/>
        <w:rPr>
          <w:rFonts w:eastAsiaTheme="minorEastAsia"/>
          <w:sz w:val="28"/>
          <w:szCs w:val="28"/>
        </w:rPr>
      </w:pPr>
      <w:r>
        <w:br w:type="page"/>
      </w:r>
    </w:p>
    <w:p w14:paraId="3BDBAD3E" w14:textId="77777777" w:rsidR="00243742" w:rsidRDefault="00000000">
      <w:pPr>
        <w:spacing w:after="0" w:line="240" w:lineRule="auto"/>
        <w:ind w:firstLine="0"/>
        <w:rPr>
          <w:rFonts w:eastAsiaTheme="minorEastAsia"/>
        </w:rPr>
      </w:pPr>
      <w:r>
        <w:rPr>
          <w:noProof/>
        </w:rPr>
        <w:lastRenderedPageBreak/>
        <w:drawing>
          <wp:inline distT="0" distB="0" distL="0" distR="0" wp14:anchorId="7B99A719" wp14:editId="50AC7599">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stretch>
                      <a:fillRect/>
                    </a:stretch>
                  </pic:blipFill>
                  <pic:spPr bwMode="auto">
                    <a:xfrm>
                      <a:off x="0" y="0"/>
                      <a:ext cx="5939790" cy="4794885"/>
                    </a:xfrm>
                    <a:prstGeom prst="rect">
                      <a:avLst/>
                    </a:prstGeom>
                    <a:noFill/>
                  </pic:spPr>
                </pic:pic>
              </a:graphicData>
            </a:graphic>
          </wp:inline>
        </w:drawing>
      </w:r>
    </w:p>
    <w:p w14:paraId="7591E4C8" w14:textId="77777777" w:rsidR="00243742"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7902D4DF"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7CAD77E7" w14:textId="77777777" w:rsidR="00243742" w:rsidRDefault="00243742">
      <w:pPr>
        <w:ind w:firstLine="0"/>
        <w:rPr>
          <w:rFonts w:eastAsiaTheme="minorEastAsia"/>
        </w:rPr>
      </w:pPr>
    </w:p>
    <w:p w14:paraId="25DDD3BA" w14:textId="77777777" w:rsidR="00243742" w:rsidRDefault="00000000">
      <w:pPr>
        <w:spacing w:after="0" w:line="240" w:lineRule="auto"/>
        <w:ind w:firstLine="0"/>
        <w:rPr>
          <w:rFonts w:eastAsiaTheme="minorEastAsia"/>
        </w:rPr>
      </w:pPr>
      <w:r>
        <w:rPr>
          <w:noProof/>
        </w:rPr>
        <w:lastRenderedPageBreak/>
        <w:drawing>
          <wp:inline distT="0" distB="0" distL="0" distR="0" wp14:anchorId="032850D1" wp14:editId="3CB11A6C">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5939790" cy="4373245"/>
                    </a:xfrm>
                    <a:prstGeom prst="rect">
                      <a:avLst/>
                    </a:prstGeom>
                    <a:noFill/>
                  </pic:spPr>
                </pic:pic>
              </a:graphicData>
            </a:graphic>
          </wp:inline>
        </w:drawing>
      </w:r>
    </w:p>
    <w:p w14:paraId="4A105552" w14:textId="77777777" w:rsidR="00243742"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6FA600F4"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4E7F8C7F" w14:textId="77777777" w:rsidR="00243742" w:rsidRDefault="00243742">
      <w:pPr>
        <w:spacing w:after="0" w:line="240" w:lineRule="auto"/>
        <w:ind w:firstLine="0"/>
        <w:rPr>
          <w:rFonts w:eastAsiaTheme="minorEastAsia"/>
        </w:rPr>
      </w:pPr>
    </w:p>
    <w:p w14:paraId="0E3DC7B8" w14:textId="77777777" w:rsidR="00243742" w:rsidRDefault="00000000">
      <w:pPr>
        <w:spacing w:after="0" w:line="240" w:lineRule="auto"/>
        <w:ind w:firstLine="0"/>
      </w:pPr>
      <w:r>
        <w:br w:type="page"/>
      </w:r>
    </w:p>
    <w:p w14:paraId="7323A0AD" w14:textId="77777777" w:rsidR="00243742" w:rsidRDefault="00000000">
      <w:pPr>
        <w:ind w:firstLine="0"/>
        <w:rPr>
          <w:rFonts w:eastAsiaTheme="minorEastAsia"/>
          <w:b/>
          <w:bCs/>
          <w:sz w:val="16"/>
          <w:szCs w:val="16"/>
        </w:rPr>
      </w:pPr>
      <w:r>
        <w:rPr>
          <w:noProof/>
        </w:rPr>
        <w:lastRenderedPageBreak/>
        <w:drawing>
          <wp:inline distT="0" distB="0" distL="0" distR="0" wp14:anchorId="714F796D" wp14:editId="10F2336D">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0"/>
                    <a:stretch>
                      <a:fillRect/>
                    </a:stretch>
                  </pic:blipFill>
                  <pic:spPr bwMode="auto">
                    <a:xfrm>
                      <a:off x="0" y="0"/>
                      <a:ext cx="5441950" cy="6177280"/>
                    </a:xfrm>
                    <a:prstGeom prst="rect">
                      <a:avLst/>
                    </a:prstGeom>
                    <a:noFill/>
                  </pic:spPr>
                </pic:pic>
              </a:graphicData>
            </a:graphic>
          </wp:inline>
        </w:drawing>
      </w:r>
    </w:p>
    <w:p w14:paraId="38D80DF3" w14:textId="77777777" w:rsidR="00243742"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39BFBEB"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221C3BA4"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3028D12E" w14:textId="77777777" w:rsidR="00243742"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28ED99F2" w14:textId="77777777" w:rsidR="00243742" w:rsidRDefault="00243742">
      <w:pPr>
        <w:spacing w:after="0" w:line="240" w:lineRule="auto"/>
        <w:ind w:firstLine="0"/>
        <w:rPr>
          <w:rFonts w:eastAsiaTheme="minorEastAsia"/>
        </w:rPr>
      </w:pPr>
    </w:p>
    <w:p w14:paraId="3E379049" w14:textId="77777777" w:rsidR="00243742" w:rsidRDefault="00243742">
      <w:pPr>
        <w:spacing w:after="0" w:line="240" w:lineRule="auto"/>
        <w:ind w:firstLine="0"/>
        <w:rPr>
          <w:rFonts w:eastAsiaTheme="minorEastAsia"/>
        </w:rPr>
      </w:pPr>
    </w:p>
    <w:p w14:paraId="74A72346" w14:textId="77777777" w:rsidR="00243742" w:rsidRDefault="00000000">
      <w:pPr>
        <w:spacing w:after="0" w:line="240" w:lineRule="auto"/>
        <w:ind w:firstLine="0"/>
        <w:rPr>
          <w:rFonts w:eastAsiaTheme="minorEastAsia"/>
        </w:rPr>
      </w:pPr>
      <w:r>
        <w:rPr>
          <w:noProof/>
        </w:rPr>
        <w:drawing>
          <wp:inline distT="0" distB="0" distL="0" distR="0" wp14:anchorId="36AB9492" wp14:editId="6F6F72D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a:stretch>
                      <a:fillRect/>
                    </a:stretch>
                  </pic:blipFill>
                  <pic:spPr bwMode="auto">
                    <a:xfrm>
                      <a:off x="0" y="0"/>
                      <a:ext cx="4744720" cy="6173470"/>
                    </a:xfrm>
                    <a:prstGeom prst="rect">
                      <a:avLst/>
                    </a:prstGeom>
                    <a:noFill/>
                  </pic:spPr>
                </pic:pic>
              </a:graphicData>
            </a:graphic>
          </wp:inline>
        </w:drawing>
      </w:r>
    </w:p>
    <w:p w14:paraId="4B011DB4" w14:textId="77777777" w:rsidR="00243742"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04DD642D" w14:textId="77777777" w:rsidR="00243742"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3C58C766" w14:textId="77777777" w:rsidR="00243742"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34E65E9C" w14:textId="77777777" w:rsidR="00243742"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04C85640" w14:textId="77777777" w:rsidR="00243742"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14A184FB" w14:textId="77777777" w:rsidR="00243742" w:rsidRDefault="00000000">
      <w:pPr>
        <w:spacing w:after="0" w:line="240" w:lineRule="auto"/>
        <w:ind w:firstLine="0"/>
      </w:pPr>
      <w:r>
        <w:rPr>
          <w:noProof/>
        </w:rPr>
        <w:lastRenderedPageBreak/>
        <w:drawing>
          <wp:inline distT="0" distB="0" distL="0" distR="0" wp14:anchorId="2194843C" wp14:editId="59A1B036">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2"/>
                    <a:stretch>
                      <a:fillRect/>
                    </a:stretch>
                  </pic:blipFill>
                  <pic:spPr bwMode="auto">
                    <a:xfrm>
                      <a:off x="0" y="0"/>
                      <a:ext cx="5934075" cy="3819525"/>
                    </a:xfrm>
                    <a:prstGeom prst="rect">
                      <a:avLst/>
                    </a:prstGeom>
                    <a:noFill/>
                  </pic:spPr>
                </pic:pic>
              </a:graphicData>
            </a:graphic>
          </wp:inline>
        </w:drawing>
      </w:r>
    </w:p>
    <w:p w14:paraId="13775FB6" w14:textId="77777777" w:rsidR="00243742"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659F8A61" w14:textId="77777777" w:rsidR="00243742"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8C8D18" w14:textId="77777777" w:rsidR="00243742"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0F0DB41A" w14:textId="77777777" w:rsidR="00243742"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1BC30FE1" w14:textId="77777777" w:rsidR="00243742" w:rsidRDefault="00243742">
      <w:pPr>
        <w:ind w:firstLine="0"/>
        <w:rPr>
          <w:rFonts w:ascii="Calibri" w:eastAsia="宋体" w:hAnsi="Calibri" w:cs="Noto Sans Arabic UI"/>
          <w:sz w:val="22"/>
          <w:szCs w:val="22"/>
        </w:rPr>
      </w:pPr>
    </w:p>
    <w:sectPr w:rsidR="0024374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6-06-02T14:15:00Z" w:initials="ML">
    <w:p w14:paraId="68A36744" w14:textId="77777777" w:rsidR="00480AE3" w:rsidRDefault="00480AE3" w:rsidP="00480AE3">
      <w:pPr>
        <w:pStyle w:val="CommentText"/>
        <w:ind w:firstLine="0"/>
      </w:pPr>
      <w:r>
        <w:rPr>
          <w:rStyle w:val="CommentReference"/>
        </w:rPr>
        <w:annotationRef/>
      </w:r>
      <w:r>
        <w:t>I updated to 36. Just checked the sup table again and confirmed this number. I also updated the other parts of the manuscript</w:t>
      </w:r>
    </w:p>
  </w:comment>
  <w:comment w:id="2" w:author="Mo Liu" w:date="2026-05-30T11:03:00Z" w:initials="ML">
    <w:p w14:paraId="46E989E7" w14:textId="77777777" w:rsidR="00BE03D7" w:rsidRDefault="00BE03D7" w:rsidP="00BE03D7">
      <w:pPr>
        <w:pStyle w:val="CommentText"/>
        <w:ind w:firstLine="0"/>
      </w:pPr>
      <w:r>
        <w:rPr>
          <w:rStyle w:val="CommentReference"/>
        </w:rPr>
        <w:annotationRef/>
      </w:r>
      <w:r>
        <w:t>Need to define novel:</w:t>
      </w:r>
    </w:p>
    <w:p w14:paraId="085C3531" w14:textId="77777777" w:rsidR="00BE03D7" w:rsidRDefault="00BE03D7" w:rsidP="00BE03D7">
      <w:pPr>
        <w:pStyle w:val="CommentText"/>
        <w:ind w:firstLine="0"/>
      </w:pPr>
      <w:r>
        <w:t>If only consider COSMIC, it is 14;</w:t>
      </w:r>
    </w:p>
    <w:p w14:paraId="5646ED98" w14:textId="77777777" w:rsidR="00BE03D7" w:rsidRDefault="00BE03D7" w:rsidP="00BE03D7">
      <w:pPr>
        <w:pStyle w:val="CommentText"/>
        <w:ind w:firstLine="0"/>
      </w:pPr>
      <w:r>
        <w:t>If consider COSMIC and Jin et al., it is 11.</w:t>
      </w:r>
    </w:p>
  </w:comment>
  <w:comment w:id="16" w:author="Mo Liu" w:date="2026-05-30T11:05:00Z" w:initials="ML">
    <w:p w14:paraId="5FEA8C9F" w14:textId="77777777" w:rsidR="00BE03D7" w:rsidRDefault="00BE03D7" w:rsidP="00BE03D7">
      <w:pPr>
        <w:pStyle w:val="CommentText"/>
        <w:ind w:firstLine="0"/>
      </w:pPr>
      <w:r>
        <w:rPr>
          <w:rStyle w:val="CommentReference"/>
        </w:rPr>
        <w:annotationRef/>
      </w:r>
      <w:r>
        <w:t>The numbers are correct. Confirmed</w:t>
      </w:r>
    </w:p>
  </w:comment>
  <w:comment w:id="22" w:author="Mo Liu" w:date="2026-05-20T09:26:00Z" w:initials="ML">
    <w:p w14:paraId="362E3992" w14:textId="77777777" w:rsidR="00243742" w:rsidRDefault="00000000">
      <w:pPr>
        <w:spacing w:after="0" w:line="240" w:lineRule="auto"/>
      </w:pPr>
      <w:r>
        <w:annotationRef/>
      </w:r>
      <w:r>
        <w:rPr>
          <w:rFonts w:ascii="Calibri" w:eastAsia="宋体" w:hAnsi="Calibri" w:cs="Noto Sans Arabic UI"/>
          <w:sz w:val="22"/>
          <w:szCs w:val="22"/>
        </w:rPr>
        <w:t>I added cancer type enrichment plot to Figure 5</w:t>
      </w:r>
    </w:p>
  </w:comment>
  <w:comment w:id="24" w:author="Mo Liu" w:date="2026-05-25T13:45:00Z" w:initials="ML">
    <w:p w14:paraId="01000000" w14:textId="77777777" w:rsidR="00243742" w:rsidRDefault="00000000">
      <w:pPr>
        <w:spacing w:after="0" w:line="240" w:lineRule="auto"/>
      </w:pPr>
      <w:r>
        <w:annotationRef/>
      </w:r>
      <w:r>
        <w:rPr>
          <w:rFonts w:ascii="Calibri" w:eastAsia="宋体" w:hAnsi="Calibri" w:cs="Noto Sans Arabic UI"/>
          <w:sz w:val="22"/>
          <w:szCs w:val="22"/>
        </w:rPr>
        <w:t>This is true. But not sure if this worths mentioning?</w:t>
      </w:r>
    </w:p>
  </w:comment>
  <w:comment w:id="25" w:author="Steve Rozen, Ph.D." w:date="2026-05-28T17:52:00Z" w:initials="SR">
    <w:p w14:paraId="02000000" w14:textId="77777777" w:rsidR="00243742" w:rsidRDefault="00000000">
      <w:pPr>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6" w:author="Mo Liu" w:date="2026-05-29T16:03:00Z" w:initials="ML">
    <w:p w14:paraId="03000000" w14:textId="77777777" w:rsidR="00243742" w:rsidRDefault="00000000">
      <w:pPr>
        <w:overflowPunct w:val="0"/>
        <w:spacing w:after="0" w:line="240" w:lineRule="auto"/>
      </w:pPr>
      <w:r>
        <w:annotationRef/>
      </w:r>
      <w:r>
        <w:rPr>
          <w:rFonts w:ascii="Calibri" w:eastAsia="宋体" w:hAnsi="Calibri" w:cs="Noto Sans Arabic UI"/>
          <w:sz w:val="22"/>
          <w:szCs w:val="22"/>
        </w:rP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36744" w15:done="0"/>
  <w15:commentEx w15:paraId="5646ED98" w15:done="0"/>
  <w15:commentEx w15:paraId="5FEA8C9F" w15:done="0"/>
  <w15:commentEx w15:paraId="362E3992" w15:done="0"/>
  <w15:commentEx w15:paraId="01000000" w15:done="0"/>
  <w15:commentEx w15:paraId="02000000" w15:paraIdParent="01000000" w15:done="0"/>
  <w15:commentEx w15:paraId="03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4C3614" w16cex:dateUtc="2026-06-02T06:15:00Z"/>
  <w16cex:commentExtensible w16cex:durableId="3E8333E7" w16cex:dateUtc="2026-05-30T03:03:00Z"/>
  <w16cex:commentExtensible w16cex:durableId="2B4E0A0A" w16cex:dateUtc="2026-05-30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36744" w16cid:durableId="5C4C3614"/>
  <w16cid:commentId w16cid:paraId="5646ED98" w16cid:durableId="3E8333E7"/>
  <w16cid:commentId w16cid:paraId="5FEA8C9F" w16cid:durableId="2B4E0A0A"/>
  <w16cid:commentId w16cid:paraId="362E3992" w16cid:durableId="362E3992"/>
  <w16cid:commentId w16cid:paraId="01000000" w16cid:durableId="01000000"/>
  <w16cid:commentId w16cid:paraId="02000000" w16cid:durableId="02000000"/>
  <w16cid:commentId w16cid:paraId="03000000" w16cid:durableId="03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044C1" w14:textId="77777777" w:rsidR="00862DAF" w:rsidRDefault="00862DAF">
      <w:pPr>
        <w:spacing w:after="0" w:line="240" w:lineRule="auto"/>
      </w:pPr>
      <w:r>
        <w:separator/>
      </w:r>
    </w:p>
  </w:endnote>
  <w:endnote w:type="continuationSeparator" w:id="0">
    <w:p w14:paraId="07D133F8" w14:textId="77777777" w:rsidR="00862DAF" w:rsidRDefault="0086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55C9" w14:textId="77777777" w:rsidR="00243742" w:rsidRDefault="00243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D04F" w14:textId="77777777" w:rsidR="00243742" w:rsidRDefault="00000000">
    <w:pPr>
      <w:pStyle w:val="Footer"/>
      <w:jc w:val="right"/>
    </w:pPr>
    <w:r>
      <w:t xml:space="preserve">Page </w:t>
    </w:r>
  </w:p>
  <w:p w14:paraId="383E5B97" w14:textId="77777777" w:rsidR="00243742" w:rsidRDefault="0024374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6DC1" w14:textId="77777777" w:rsidR="00243742" w:rsidRDefault="00000000">
    <w:pPr>
      <w:pStyle w:val="Footer"/>
      <w:jc w:val="right"/>
    </w:pPr>
    <w:r>
      <w:t xml:space="preserve">Page </w:t>
    </w:r>
  </w:p>
  <w:p w14:paraId="622B677E" w14:textId="77777777" w:rsidR="00243742" w:rsidRDefault="002437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EAFA4" w14:textId="77777777" w:rsidR="00862DAF" w:rsidRDefault="00862DAF">
      <w:pPr>
        <w:spacing w:after="0" w:line="240" w:lineRule="auto"/>
      </w:pPr>
      <w:r>
        <w:separator/>
      </w:r>
    </w:p>
  </w:footnote>
  <w:footnote w:type="continuationSeparator" w:id="0">
    <w:p w14:paraId="4AFBD252" w14:textId="77777777" w:rsidR="00862DAF" w:rsidRDefault="00862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DB7"/>
    <w:multiLevelType w:val="multilevel"/>
    <w:tmpl w:val="58728A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713D97"/>
    <w:multiLevelType w:val="multilevel"/>
    <w:tmpl w:val="3A3698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52E479F"/>
    <w:multiLevelType w:val="multilevel"/>
    <w:tmpl w:val="B6D6D6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9317914"/>
    <w:multiLevelType w:val="multilevel"/>
    <w:tmpl w:val="72E2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26D80"/>
    <w:multiLevelType w:val="multilevel"/>
    <w:tmpl w:val="509CECC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710692664">
    <w:abstractNumId w:val="1"/>
  </w:num>
  <w:num w:numId="2" w16cid:durableId="812404535">
    <w:abstractNumId w:val="4"/>
  </w:num>
  <w:num w:numId="3" w16cid:durableId="875192782">
    <w:abstractNumId w:val="2"/>
  </w:num>
  <w:num w:numId="4" w16cid:durableId="752552469">
    <w:abstractNumId w:val="0"/>
  </w:num>
  <w:num w:numId="5" w16cid:durableId="18160250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243742"/>
    <w:rsid w:val="00204A30"/>
    <w:rsid w:val="00243742"/>
    <w:rsid w:val="00347838"/>
    <w:rsid w:val="0037182F"/>
    <w:rsid w:val="00480AE3"/>
    <w:rsid w:val="005105C0"/>
    <w:rsid w:val="00634E4B"/>
    <w:rsid w:val="00862DAF"/>
    <w:rsid w:val="00BE03D7"/>
    <w:rsid w:val="00C64C56"/>
    <w:rsid w:val="00F028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C6D3"/>
  <w15:docId w15:val="{FBEFD091-C481-48B1-9158-EFCDD1A1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openxmlformats.org/officeDocument/2006/relationships/hyperlink" Target="https://dcc.icgc.org/releases/current/Projects/" TargetMode="External"/><Relationship Id="rId26" Type="http://schemas.openxmlformats.org/officeDocument/2006/relationships/image" Target="media/image2.png"/><Relationship Id="rId21" Type="http://schemas.openxmlformats.org/officeDocument/2006/relationships/hyperlink" Target="https://doi.org/10.1016/j.celrep.2023.112930"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8/08/relationships/commentsExtensible" Target="commentsExtensible.xml"/><Relationship Id="rId25" Type="http://schemas.openxmlformats.org/officeDocument/2006/relationships/image" Target="media/image1.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bmcbioinformatics.biomedcentral.com/articles/10.1186/s12859-020-03772-3"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www.synapse.org/" TargetMode="External"/><Relationship Id="rId32" Type="http://schemas.openxmlformats.org/officeDocument/2006/relationships/image" Target="media/image8.png"/><Relationship Id="rId37" Type="http://schemas.microsoft.com/office/2011/relationships/people" Target="peop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genomebiology.biomedcentral.com/articles/10.1186/s13059-018-1509-y"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cancer.sanger.ac.uk/signatures/id/"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comments" Target="comments.xml"/><Relationship Id="rId22" Type="http://schemas.openxmlformats.org/officeDocument/2006/relationships/hyperlink" Target="https://hgdownload.cse.ucsc.edu/goldenPath/hg19/encodeDCC/wgEncodeUwRepliSeq/"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3.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12194</Words>
  <Characters>69512</Characters>
  <Application>Microsoft Office Word</Application>
  <DocSecurity>0</DocSecurity>
  <Lines>579</Lines>
  <Paragraphs>163</Paragraphs>
  <ScaleCrop>false</ScaleCrop>
  <Company/>
  <LinksUpToDate>false</LinksUpToDate>
  <CharactersWithSpaces>81543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2026-06-02T06:16:00Z</dcterms:created>
  <dcterms:modified xsi:type="dcterms:W3CDTF">2026-06-02T06:16:00Z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