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D5A5CE" w14:textId="77777777" w:rsidR="00E82564" w:rsidRDefault="00361103">
      <w:pPr>
        <w:pStyle w:val="Title"/>
      </w:pPr>
      <w:r>
        <w:t>New repertoire of indel mutation</w:t>
      </w:r>
      <w:r>
        <w:rPr>
          <w:rFonts w:hint="eastAsia"/>
        </w:rPr>
        <w:t>al</w:t>
      </w:r>
      <w:r>
        <w:t xml:space="preserve"> </w:t>
      </w:r>
      <w:r>
        <w:rPr>
          <w:rFonts w:hint="eastAsia"/>
        </w:rPr>
        <w:t>signatures</w:t>
      </w:r>
      <w:r>
        <w:t xml:space="preserve"> </w:t>
      </w:r>
      <w:r>
        <w:rPr>
          <w:rFonts w:hint="eastAsia"/>
        </w:rPr>
        <w:t>in 6,975 tumors, including 28 novel signatures</w:t>
      </w:r>
    </w:p>
    <w:p w14:paraId="6B46A64D" w14:textId="77777777" w:rsidR="00E82564" w:rsidRDefault="00361103">
      <w:pPr>
        <w:pStyle w:val="authorsandaff"/>
        <w:spacing w:after="240"/>
      </w:pPr>
      <w:r>
        <w:rPr>
          <w:b/>
          <w:bCs/>
        </w:rPr>
        <w:t>Steven Rozen</w:t>
      </w:r>
      <w:r>
        <w:rPr>
          <w:vertAlign w:val="superscript"/>
        </w:rPr>
        <w:t>1,2,3,4</w:t>
      </w:r>
      <w:r>
        <w:t xml:space="preserve"> Mo Liu</w:t>
      </w:r>
      <w:r>
        <w:rPr>
          <w:vertAlign w:val="superscript"/>
        </w:rPr>
        <w:t>3,4,5</w:t>
      </w:r>
      <w:r>
        <w:rPr>
          <w:rFonts w:hint="eastAsia"/>
        </w:rPr>
        <w:t>, Mini Huang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>,</w:t>
      </w:r>
      <w:r>
        <w:t xml:space="preserve"> Qi Zheng</w:t>
      </w:r>
      <w:r>
        <w:rPr>
          <w:rFonts w:hint="eastAsia"/>
          <w:vertAlign w:val="superscript"/>
        </w:rPr>
        <w:t>1</w:t>
      </w:r>
      <w:r>
        <w:t>,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Arnoud</w:t>
      </w:r>
      <w:proofErr w:type="spellEnd"/>
      <w:r>
        <w:rPr>
          <w:rFonts w:hint="eastAsia"/>
        </w:rPr>
        <w:t xml:space="preserve"> Boot</w:t>
      </w:r>
      <w:r>
        <w:rPr>
          <w:rFonts w:hint="eastAsia"/>
          <w:vertAlign w:val="superscript"/>
        </w:rPr>
        <w:t>2,3</w:t>
      </w:r>
      <w:r>
        <w:rPr>
          <w:rFonts w:hint="eastAsia"/>
        </w:rPr>
        <w:t>, Shenli Zhang</w:t>
      </w:r>
      <w:r>
        <w:rPr>
          <w:rFonts w:hint="eastAsia"/>
          <w:vertAlign w:val="superscript"/>
        </w:rPr>
        <w:t>2,3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Szh</w:t>
      </w:r>
      <w:proofErr w:type="spellEnd"/>
      <w:r>
        <w:rPr>
          <w:rFonts w:hint="eastAsia"/>
        </w:rPr>
        <w:t>-Chi Ho</w:t>
      </w:r>
      <w:r>
        <w:rPr>
          <w:rFonts w:hint="eastAsia"/>
          <w:vertAlign w:val="superscript"/>
        </w:rPr>
        <w:t>2,3</w:t>
      </w:r>
      <w:r>
        <w:rPr>
          <w:rFonts w:hint="eastAsia"/>
        </w:rPr>
        <w:t xml:space="preserve">, </w:t>
      </w:r>
      <w:proofErr w:type="spellStart"/>
      <w:r>
        <w:t>Runtian</w:t>
      </w:r>
      <w:proofErr w:type="spellEnd"/>
      <w:r>
        <w:t xml:space="preserve"> Yao</w:t>
      </w:r>
      <w:r>
        <w:rPr>
          <w:rFonts w:hint="eastAsia"/>
          <w:vertAlign w:val="superscript"/>
        </w:rPr>
        <w:t>6</w:t>
      </w:r>
      <w:r>
        <w:t xml:space="preserve">, </w:t>
      </w:r>
      <w:r>
        <w:rPr>
          <w:rFonts w:hint="eastAsia"/>
        </w:rPr>
        <w:t>Ying Yang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Runxi</w:t>
      </w:r>
      <w:proofErr w:type="spellEnd"/>
      <w:r>
        <w:rPr>
          <w:rFonts w:hint="eastAsia"/>
        </w:rPr>
        <w:t xml:space="preserve"> Shen</w:t>
      </w:r>
      <w:r>
        <w:rPr>
          <w:rFonts w:hint="eastAsia"/>
          <w:vertAlign w:val="superscript"/>
        </w:rPr>
        <w:t>7</w:t>
      </w:r>
    </w:p>
    <w:p w14:paraId="1066C958" w14:textId="77777777" w:rsidR="00E82564" w:rsidRDefault="00361103">
      <w:pPr>
        <w:pStyle w:val="authorsandaff"/>
      </w:pPr>
      <w:r>
        <w:rPr>
          <w:rFonts w:hint="eastAsia"/>
        </w:rPr>
        <w:t>1</w:t>
      </w:r>
      <w:r>
        <w:t xml:space="preserve"> Duke University, Department of Biostatistics and Bioinformatics, Durham, North Carolina, United States</w:t>
      </w:r>
    </w:p>
    <w:p w14:paraId="5246E1B3" w14:textId="77777777" w:rsidR="00E82564" w:rsidRDefault="00361103">
      <w:pPr>
        <w:pStyle w:val="authorsandaff"/>
      </w:pPr>
      <w:r>
        <w:t xml:space="preserve">2 Chang Gung University, Graduate Institute of Biomedical Sciences,  Taoyuan City, Taiwan </w:t>
      </w:r>
    </w:p>
    <w:p w14:paraId="044D7ABB" w14:textId="77777777" w:rsidR="00E82564" w:rsidRDefault="00361103">
      <w:pPr>
        <w:pStyle w:val="authorsandaff"/>
      </w:pPr>
      <w:r>
        <w:rPr>
          <w:rFonts w:hint="eastAsia"/>
        </w:rPr>
        <w:t>3</w:t>
      </w:r>
      <w:r>
        <w:t xml:space="preserve"> Duke–NUS Medical School, Centre for Computational Biology, </w:t>
      </w:r>
      <w:r>
        <w:t>Singapore</w:t>
      </w:r>
    </w:p>
    <w:p w14:paraId="2B69FE39" w14:textId="77777777" w:rsidR="00E82564" w:rsidRDefault="00361103">
      <w:pPr>
        <w:pStyle w:val="authorsandaff"/>
      </w:pPr>
      <w:r>
        <w:rPr>
          <w:rFonts w:hint="eastAsia"/>
        </w:rPr>
        <w:t>4</w:t>
      </w:r>
      <w:r>
        <w:t xml:space="preserve"> Duke–NUS Medical School, </w:t>
      </w:r>
      <w:proofErr w:type="spellStart"/>
      <w:r>
        <w:t>Programme</w:t>
      </w:r>
      <w:proofErr w:type="spellEnd"/>
      <w:r>
        <w:t xml:space="preserve"> in Cancer and Stem Cell Biology,  Singapore  </w:t>
      </w:r>
    </w:p>
    <w:p w14:paraId="1C4AA395" w14:textId="77777777" w:rsidR="00E82564" w:rsidRDefault="00361103">
      <w:pPr>
        <w:pStyle w:val="authorsandaff"/>
      </w:pPr>
      <w:r>
        <w:t>5 Guangzhou Medical University, School of Basic Medical Sciences, Guangzhou, Guangdong, China</w:t>
      </w:r>
    </w:p>
    <w:p w14:paraId="76723A8E" w14:textId="2831C5DC" w:rsidR="00E82564" w:rsidRDefault="00361103">
      <w:pPr>
        <w:pStyle w:val="authorsandaff"/>
      </w:pPr>
      <w:r>
        <w:rPr>
          <w:rFonts w:hint="eastAsia"/>
        </w:rPr>
        <w:t xml:space="preserve">6 Sun </w:t>
      </w:r>
      <w:proofErr w:type="spellStart"/>
      <w:r>
        <w:rPr>
          <w:rFonts w:hint="eastAsia"/>
        </w:rPr>
        <w:t>Yat-sen</w:t>
      </w:r>
      <w:proofErr w:type="spellEnd"/>
      <w:r>
        <w:rPr>
          <w:rFonts w:hint="eastAsia"/>
        </w:rPr>
        <w:t xml:space="preserve"> University, </w:t>
      </w:r>
      <w:del w:id="0" w:author="Mini Huang" w:date="2025-12-17T10:44:00Z">
        <w:r w:rsidDel="007250D2">
          <w:rPr>
            <w:rFonts w:hint="eastAsia"/>
          </w:rPr>
          <w:delText>Molecular Cancer Research Center</w:delText>
        </w:r>
      </w:del>
      <w:ins w:id="1" w:author="Mini Huang" w:date="2025-12-17T10:44:00Z">
        <w:r w:rsidR="007250D2">
          <w:rPr>
            <w:rFonts w:hint="eastAsia"/>
          </w:rPr>
          <w:t>Scho</w:t>
        </w:r>
        <w:r w:rsidR="007250D2">
          <w:t>ol of Medicine</w:t>
        </w:r>
      </w:ins>
      <w:r>
        <w:t>, Shenzhen,</w:t>
      </w:r>
      <w:r>
        <w:t xml:space="preserve"> </w:t>
      </w:r>
      <w:ins w:id="2" w:author="Mini Huang" w:date="2025-12-17T10:45:00Z">
        <w:r>
          <w:t xml:space="preserve">Guangdong, </w:t>
        </w:r>
      </w:ins>
      <w:r>
        <w:t>China</w:t>
      </w:r>
    </w:p>
    <w:p w14:paraId="173D58F8" w14:textId="77777777" w:rsidR="00E82564" w:rsidRDefault="00361103">
      <w:pPr>
        <w:pStyle w:val="authorsandaff"/>
      </w:pPr>
      <w:r>
        <w:rPr>
          <w:rFonts w:hint="eastAsia"/>
        </w:rPr>
        <w:t xml:space="preserve">7 </w:t>
      </w:r>
      <w:r>
        <w:t>Broad Institute of Harvard and MIT, Imaging Platform, Cambridge, Massachusetts, United States</w:t>
      </w:r>
    </w:p>
    <w:p w14:paraId="278ACD7B" w14:textId="77777777" w:rsidR="00E82564" w:rsidRDefault="00E82564">
      <w:pPr>
        <w:pStyle w:val="authorsandaff"/>
      </w:pPr>
    </w:p>
    <w:p w14:paraId="12F9A1AE" w14:textId="77777777" w:rsidR="00E82564" w:rsidRDefault="00361103">
      <w:pPr>
        <w:pStyle w:val="normalfirst"/>
      </w:pPr>
      <w:r>
        <w:t>Mutational signatures can be thought of as latent factors that explain observed mutational spectra. They ideally correspond to specific mutagenic mechan</w:t>
      </w:r>
      <w:r>
        <w:t>isms and provide insight into DNA damage and repair, into endogenous and environmental exposures, and can guide therapeutic interventions. Study of single-base mutations has been dominant in mutational signature research, and small insertions and deletions</w:t>
      </w:r>
      <w:r>
        <w:t xml:space="preserve"> (“indels”) have been under-studied. Koh, Nanda, and colleagues</w:t>
      </w:r>
      <w:r>
        <w:rPr>
          <w:vertAlign w:val="superscript"/>
        </w:rPr>
        <w:t>1</w:t>
      </w:r>
      <w:r>
        <w:t xml:space="preserve"> recently published a new classification of indels into 89 mutation types that improves description of indel signatures. </w:t>
      </w:r>
    </w:p>
    <w:p w14:paraId="0DBC5A52" w14:textId="77777777" w:rsidR="00E82564" w:rsidRDefault="00E82564">
      <w:pPr>
        <w:pStyle w:val="normalfirst"/>
      </w:pPr>
    </w:p>
    <w:p w14:paraId="0DE1A18E" w14:textId="77777777" w:rsidR="00E82564" w:rsidRDefault="00361103">
      <w:pPr>
        <w:pStyle w:val="normalfirst"/>
      </w:pPr>
      <w:r>
        <w:t>Here, we analyzed somatic indels in 6,975 whole genomes to create com</w:t>
      </w:r>
      <w:r>
        <w:t>prehensive collections of signatures in both the already-widely-used 83-type classification and the new 89-type classification. We extracted signatures using methods based on hierarchical Dirichlet processes and on non-negative matrix factorization, and re</w:t>
      </w:r>
      <w:r>
        <w:t xml:space="preserve">sults were consistent across the two methods </w:t>
      </w:r>
      <w:r>
        <w:rPr>
          <w:shd w:val="clear" w:color="auto" w:fill="FFFF00"/>
        </w:rPr>
        <w:t xml:space="preserve">&lt;can we say this?&gt;. </w:t>
      </w:r>
    </w:p>
    <w:p w14:paraId="23FF8D0B" w14:textId="77777777" w:rsidR="00E82564" w:rsidRDefault="00E82564">
      <w:pPr>
        <w:pStyle w:val="normalfirst"/>
        <w:rPr>
          <w:shd w:val="clear" w:color="auto" w:fill="FFFF00"/>
        </w:rPr>
      </w:pPr>
    </w:p>
    <w:p w14:paraId="1DD2AB47" w14:textId="77777777" w:rsidR="00E82564" w:rsidRDefault="00361103">
      <w:pPr>
        <w:pStyle w:val="normalfirst"/>
      </w:pPr>
      <w:r>
        <w:t>We identified a comprehensive set of</w:t>
      </w:r>
      <w:r>
        <w:t xml:space="preserve"> 45 mutational signatures in the new, 89-type classification , and 33 </w:t>
      </w:r>
      <w:r>
        <w:t xml:space="preserve">signatures in the older 83-type classification. In the new 89-type classification, </w:t>
      </w:r>
      <w:r>
        <w:t xml:space="preserve">we re-identified </w:t>
      </w:r>
      <w:r>
        <w:rPr>
          <w:shd w:val="clear" w:color="auto" w:fill="FF7B59"/>
        </w:rPr>
        <w:t>18</w:t>
      </w:r>
      <w:r>
        <w:t xml:space="preserve"> of the 33 non-artifactual signatures in reference 1</w:t>
      </w:r>
      <w:r>
        <w:rPr>
          <w:shd w:val="clear" w:color="auto" w:fill="FFFF00"/>
        </w:rPr>
        <w:t xml:space="preserve"> </w:t>
      </w:r>
      <w:r>
        <w:t xml:space="preserve">and identified </w:t>
      </w:r>
      <w:r>
        <w:rPr>
          <w:shd w:val="clear" w:color="auto" w:fill="FF7B59"/>
        </w:rPr>
        <w:t xml:space="preserve">28 </w:t>
      </w:r>
      <w:r>
        <w:t xml:space="preserve">novel signatures. Of the signatures that we did not re-identify, 8 could be reconstructed by </w:t>
      </w:r>
      <w:r>
        <w:rPr>
          <w:rFonts w:eastAsia="Liberation Serif" w:cs="Liberation Serif"/>
        </w:rPr>
        <w:t>≤</w:t>
      </w:r>
      <w:r>
        <w:rPr>
          <w:rFonts w:ascii="Times New Roman" w:eastAsia="DejaVu Sans" w:hAnsi="Times New Roman" w:cs="Times New Roman"/>
        </w:rPr>
        <w:t xml:space="preserve"> 3 other signatures in the 89-type classification, and 7 were not presen</w:t>
      </w:r>
      <w:r>
        <w:rPr>
          <w:rFonts w:ascii="Times New Roman" w:eastAsia="DejaVu Sans" w:hAnsi="Times New Roman" w:cs="Times New Roman"/>
        </w:rPr>
        <w:t>t &lt;</w:t>
      </w:r>
      <w:r>
        <w:rPr>
          <w:rFonts w:ascii="Times New Roman" w:eastAsia="DejaVu Sans" w:hAnsi="Times New Roman" w:cs="Times New Roman"/>
          <w:shd w:val="clear" w:color="auto" w:fill="FFFF00"/>
        </w:rPr>
        <w:t xml:space="preserve">How do we know this?&gt; </w:t>
      </w:r>
      <w:r>
        <w:rPr>
          <w:rFonts w:ascii="Times New Roman" w:eastAsia="DejaVu Sans" w:hAnsi="Times New Roman" w:cs="Times New Roman"/>
        </w:rPr>
        <w:t xml:space="preserve">in the data we analyzed. </w:t>
      </w:r>
      <w:r>
        <w:t xml:space="preserve">We also detected </w:t>
      </w:r>
      <w:r>
        <w:t>15</w:t>
      </w:r>
      <w:r>
        <w:t xml:space="preserve"> novel signatures in the older, 83-type classification.  Although </w:t>
      </w:r>
      <w:r>
        <w:t>algorithmic translation between the 89-type and 83-type classification systems is impossible, we leveraged tumor mutational spectra dominated by individual signatures to exhaustively elucidate the correspondences between signatures in the two classificatio</w:t>
      </w:r>
      <w:r>
        <w:t xml:space="preserve">n systems.   </w:t>
      </w:r>
    </w:p>
    <w:p w14:paraId="360172D3" w14:textId="77777777" w:rsidR="00E82564" w:rsidRDefault="00E82564">
      <w:pPr>
        <w:pStyle w:val="normalfirst"/>
        <w:rPr>
          <w:shd w:val="clear" w:color="auto" w:fill="FFFF00"/>
        </w:rPr>
      </w:pPr>
    </w:p>
    <w:p w14:paraId="709ECCAF" w14:textId="77777777" w:rsidR="00E82564" w:rsidRDefault="00361103">
      <w:pPr>
        <w:pStyle w:val="normalfirst"/>
      </w:pPr>
      <w:r>
        <w:rPr>
          <w:rFonts w:hint="eastAsia"/>
        </w:rPr>
        <w:t xml:space="preserve">The 89-type classification was better able to analyze signatures in microsatellite unstable tumors, and 4 of the novel signatures were associated with microsatellite instability. </w:t>
      </w:r>
      <w:r>
        <w:rPr>
          <w:rFonts w:hint="eastAsia"/>
        </w:rPr>
        <w:t xml:space="preserve">Of note, we used </w:t>
      </w:r>
      <w:r>
        <w:t>cell-line experiments to</w:t>
      </w:r>
      <w:r>
        <w:rPr>
          <w:rFonts w:hint="eastAsia"/>
        </w:rPr>
        <w:t xml:space="preserve"> show that </w:t>
      </w:r>
      <w:r>
        <w:t>one</w:t>
      </w:r>
      <w:r>
        <w:rPr>
          <w:rFonts w:hint="eastAsia"/>
        </w:rPr>
        <w:t xml:space="preserve"> </w:t>
      </w:r>
      <w:r>
        <w:t xml:space="preserve">novel </w:t>
      </w:r>
      <w:r>
        <w:t>signature</w:t>
      </w:r>
      <w:r>
        <w:rPr>
          <w:rFonts w:hint="eastAsia"/>
        </w:rPr>
        <w:t xml:space="preserve"> </w:t>
      </w:r>
      <w:r>
        <w:t xml:space="preserve">is caused by transcription-associated mutagenesis by topoisomerase 1 at sites of </w:t>
      </w:r>
      <w:proofErr w:type="spellStart"/>
      <w:r>
        <w:t>genomically</w:t>
      </w:r>
      <w:proofErr w:type="spellEnd"/>
      <w:r>
        <w:t xml:space="preserve"> incorporated ribonucleotides. This work </w:t>
      </w:r>
      <w:r>
        <w:rPr>
          <w:rFonts w:hint="eastAsia"/>
        </w:rPr>
        <w:t xml:space="preserve">has </w:t>
      </w:r>
      <w:r>
        <w:t>establishe</w:t>
      </w:r>
      <w:r>
        <w:rPr>
          <w:rFonts w:hint="eastAsia"/>
        </w:rPr>
        <w:t>d</w:t>
      </w:r>
      <w:r>
        <w:t xml:space="preserve"> an expanded collection of i</w:t>
      </w:r>
      <w:r>
        <w:rPr>
          <w:rFonts w:hint="eastAsia"/>
        </w:rPr>
        <w:t>ndel</w:t>
      </w:r>
      <w:r>
        <w:t xml:space="preserve"> signatures in both indel classification systems, validate</w:t>
      </w:r>
      <w:r>
        <w:rPr>
          <w:rFonts w:hint="eastAsia"/>
        </w:rPr>
        <w:t>d</w:t>
      </w:r>
      <w:r>
        <w:t xml:space="preserve"> a nove</w:t>
      </w:r>
      <w:r>
        <w:t>l signature through functional modeling, and further elucidate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indel signatures left by defective DNA mismatch repair.</w:t>
      </w:r>
    </w:p>
    <w:p w14:paraId="171F5315" w14:textId="77777777" w:rsidR="00E82564" w:rsidRDefault="00E82564">
      <w:pPr>
        <w:pStyle w:val="normalfirst"/>
        <w:rPr>
          <w:shd w:val="clear" w:color="auto" w:fill="FFFF00"/>
        </w:rPr>
      </w:pPr>
    </w:p>
    <w:p w14:paraId="27C309B3" w14:textId="77777777" w:rsidR="00E82564" w:rsidRDefault="00361103">
      <w:pPr>
        <w:pStyle w:val="normalfirst"/>
      </w:pPr>
      <w:r>
        <w:rPr>
          <w:vertAlign w:val="superscript"/>
        </w:rPr>
        <w:lastRenderedPageBreak/>
        <w:t>1</w:t>
      </w:r>
      <w:r>
        <w:t xml:space="preserve"> Koh, Nanda, et al, Nature Genetics, 2025, https://doi.org/10.1038/s41588-025-02152-y</w:t>
      </w:r>
    </w:p>
    <w:p w14:paraId="0057CCEE" w14:textId="77777777" w:rsidR="00E82564" w:rsidRDefault="00E82564">
      <w:pPr>
        <w:pStyle w:val="normalfirst"/>
        <w:rPr>
          <w:shd w:val="clear" w:color="auto" w:fill="FFFF00"/>
        </w:rPr>
      </w:pPr>
    </w:p>
    <w:p w14:paraId="435D8314" w14:textId="77777777" w:rsidR="00E82564" w:rsidRDefault="00E82564">
      <w:pPr>
        <w:pStyle w:val="normalfirst"/>
        <w:rPr>
          <w:shd w:val="clear" w:color="auto" w:fill="FFFF00"/>
        </w:rPr>
      </w:pPr>
    </w:p>
    <w:sectPr w:rsidR="00E82564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B0604020202020204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Devanagari">
    <w:altName w:val="Cambria"/>
    <w:panose1 w:val="020B0604020202020204"/>
    <w:charset w:val="00"/>
    <w:family w:val="roman"/>
    <w:pitch w:val="default"/>
  </w:font>
  <w:font w:name="Noto Serif CJK SC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DejaVu Sans"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Mini Huang">
    <w15:presenceInfo w15:providerId="Windows Live" w15:userId="5d44a38bec6127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/>
  <w:trackRevisions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2564"/>
    <w:rsid w:val="00361103"/>
    <w:rsid w:val="00511F10"/>
    <w:rsid w:val="007250D2"/>
    <w:rsid w:val="00E8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DFF5B"/>
  <w15:docId w15:val="{BCDB67CD-8675-A046-905D-A840F176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SimSun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Noto Serif CJK S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uiPriority w:val="10"/>
    <w:qFormat/>
    <w:pPr>
      <w:spacing w:after="240"/>
      <w:contextualSpacing/>
    </w:pPr>
    <w:rPr>
      <w:rFonts w:eastAsia="DejaVu Sans"/>
      <w:b/>
      <w:bCs/>
      <w:spacing w:val="-10"/>
      <w:sz w:val="28"/>
      <w:szCs w:val="28"/>
    </w:rPr>
  </w:style>
  <w:style w:type="paragraph" w:customStyle="1" w:styleId="normalfirst">
    <w:name w:val="normal_first"/>
    <w:basedOn w:val="Normal"/>
    <w:qFormat/>
  </w:style>
  <w:style w:type="paragraph" w:customStyle="1" w:styleId="authorsandaff">
    <w:name w:val="authors_and_aff"/>
    <w:basedOn w:val="normalfirst"/>
    <w:qFormat/>
    <w:pPr>
      <w:spacing w:after="1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50D2"/>
    <w:rPr>
      <w:rFonts w:ascii="Times New Roman" w:hAnsi="Times New Roman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0D2"/>
    <w:rPr>
      <w:rFonts w:ascii="Times New Roman" w:eastAsia="Noto Serif CJK SC" w:hAnsi="Times New Roman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Mini Huang</cp:lastModifiedBy>
  <cp:revision>13</cp:revision>
  <dcterms:created xsi:type="dcterms:W3CDTF">2025-12-16T12:31:00Z</dcterms:created>
  <dcterms:modified xsi:type="dcterms:W3CDTF">2025-12-17T02:45:00Z</dcterms:modified>
  <dc:language>en-US</dc:language>
</cp:coreProperties>
</file>