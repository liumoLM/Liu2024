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DA7695E" w14:textId="77777777" w:rsidR="00A06A84" w:rsidRDefault="00482749">
      <w:pPr>
        <w:rPr>
          <w:rFonts w:ascii="Times New Roman" w:hAnsi="Times New Roman" w:cs="Times New Roman"/>
        </w:rPr>
      </w:pPr>
      <w:r>
        <w:rPr>
          <w:rFonts w:ascii="Times New Roman" w:hAnsi="Times New Roman" w:cs="Times New Roman"/>
        </w:rPr>
        <w:t>Figure Legend</w:t>
      </w:r>
    </w:p>
    <w:p w14:paraId="7A8211C3" w14:textId="77777777" w:rsidR="00A06A84" w:rsidRDefault="00482749">
      <w:pPr>
        <w:rPr>
          <w:rFonts w:ascii="Times New Roman" w:hAnsi="Times New Roman" w:cs="Times New Roman"/>
          <w:b/>
          <w:bCs/>
        </w:rPr>
      </w:pPr>
      <w:r>
        <w:rPr>
          <w:rFonts w:ascii="Times New Roman" w:hAnsi="Times New Roman" w:cs="Times New Roman"/>
          <w:b/>
          <w:bCs/>
        </w:rPr>
        <w:t>Figure 1 The aristolochic acid (AA) indel signatures in the 83- and 89-type classification schemes</w:t>
      </w:r>
      <w:r>
        <w:rPr>
          <w:rFonts w:ascii="Times New Roman" w:hAnsi="Times New Roman" w:cs="Times New Roman"/>
          <w:b/>
          <w:bCs/>
        </w:rPr>
        <w:t xml:space="preserve">, plus single-base-substitution and doublet-base-substitution signatures. </w:t>
      </w:r>
    </w:p>
    <w:p w14:paraId="6AF06524" w14:textId="77777777" w:rsidR="00A06A84" w:rsidRDefault="00482749">
      <w:pPr>
        <w:rPr>
          <w:rFonts w:ascii="Times New Roman" w:hAnsi="Times New Roman" w:cs="Times New Roman"/>
        </w:rPr>
      </w:pPr>
      <w:r>
        <w:rPr>
          <w:rFonts w:ascii="Times New Roman" w:hAnsi="Times New Roman" w:cs="Times New Roman"/>
        </w:rPr>
        <w:t>A The signature in the 83-type classification scheme. The most frequent mutations are deletions of a single T (thymine) base flanked by non-thymine bases (indicated as VTV&gt;VV) in th</w:t>
      </w:r>
      <w:r>
        <w:rPr>
          <w:rFonts w:ascii="Times New Roman" w:hAnsi="Times New Roman" w:cs="Times New Roman"/>
        </w:rPr>
        <w:t xml:space="preserve">e figure. The second most frequent deletion is a mutation of TT flanked by non T to T (VTTV&gt;VTV). The third most frequent is a mutation from CC (flanked by non Cs) to a single C (indicated as DCCD&gt;DCD). </w:t>
      </w:r>
    </w:p>
    <w:p w14:paraId="2365074C" w14:textId="77777777" w:rsidR="00A06A84" w:rsidRDefault="00482749">
      <w:pPr>
        <w:rPr>
          <w:rFonts w:ascii="Times New Roman" w:hAnsi="Times New Roman" w:cs="Times New Roman"/>
        </w:rPr>
      </w:pPr>
      <w:r>
        <w:rPr>
          <w:rFonts w:ascii="Times New Roman" w:hAnsi="Times New Roman" w:cs="Times New Roman"/>
        </w:rPr>
        <w:t>B. The signature in the 89-type classification schem</w:t>
      </w:r>
      <w:r>
        <w:rPr>
          <w:rFonts w:ascii="Times New Roman" w:hAnsi="Times New Roman" w:cs="Times New Roman"/>
        </w:rPr>
        <w:t>e. The deletions that are categorized as VTV&gt;VV or VTTV&gt;VTV in the 83-type classification are distributed to the mutation categories marked as VT{1:4}V&gt;VT{0:3}V below the x axis, where T{1:4} denotes a string of 1, 2, 3, or 4 Ts and T{0:3} denotes a string</w:t>
      </w:r>
      <w:r>
        <w:rPr>
          <w:rFonts w:ascii="Times New Roman" w:hAnsi="Times New Roman" w:cs="Times New Roman"/>
        </w:rPr>
        <w:t xml:space="preserve"> of 0 to 3 Ts. In the 89-type classification mutations from XTY&gt;XY, XTTY&gt;XTY XTTTY&gt;XTTY, and XTTTTY&gt;XTTTY, are grouped together, but distinguished by the specific bases at X and Y. For example, in the 89-type scheme the most frequent deletion type in the A</w:t>
      </w:r>
      <w:r>
        <w:rPr>
          <w:rFonts w:ascii="Times New Roman" w:hAnsi="Times New Roman" w:cs="Times New Roman"/>
        </w:rPr>
        <w:t>A signature is denoted A[T(1,4)]A, which comprises mutations from ATA&gt;AA, ATTA&gt;ATA, ATTTA&gt;ATTA, and ATTTTA&gt;ATTTA. Similarly the most common deletion of a single C in the 83-type scheme (DCCD&gt;DCD in panel A) is allocated to DCCA&gt;DCA, DCCT&gt;DCT, and DC{1,5}G&gt;</w:t>
      </w:r>
      <w:r>
        <w:rPr>
          <w:rFonts w:ascii="Times New Roman" w:hAnsi="Times New Roman" w:cs="Times New Roman"/>
        </w:rPr>
        <w:t>DC{0,4}G, where C{1,5} indicates 1 to 5 Cs and C{0,4} indicates 0 to 4 Cs.</w:t>
      </w:r>
    </w:p>
    <w:p w14:paraId="75D5B3C4" w14:textId="77777777" w:rsidR="00A06A84" w:rsidRDefault="00482749">
      <w:pPr>
        <w:rPr>
          <w:rFonts w:ascii="Times New Roman" w:hAnsi="Times New Roman" w:cs="Times New Roman"/>
        </w:rPr>
      </w:pPr>
      <w:r>
        <w:rPr>
          <w:rFonts w:ascii="Times New Roman" w:hAnsi="Times New Roman" w:cs="Times New Roman"/>
        </w:rPr>
        <w:t>C. Single-base-substitution signature SBS22, with prominent mutation types in the signature labeled. For example, the highest peak corresponds to the proportion of CTG to CAG mutati</w:t>
      </w:r>
      <w:r>
        <w:rPr>
          <w:rFonts w:ascii="Times New Roman" w:hAnsi="Times New Roman" w:cs="Times New Roman"/>
        </w:rPr>
        <w:t>ons. &lt;we need to provide detailed labels on the X axis for this and DBS&gt;</w:t>
      </w:r>
    </w:p>
    <w:p w14:paraId="225E5925" w14:textId="77777777" w:rsidR="00A06A84" w:rsidRDefault="00482749">
      <w:pPr>
        <w:rPr>
          <w:rFonts w:ascii="Times New Roman" w:hAnsi="Times New Roman" w:cs="Times New Roman"/>
          <w:b/>
          <w:bCs/>
        </w:rPr>
      </w:pPr>
      <w:r>
        <w:rPr>
          <w:rFonts w:ascii="Times New Roman" w:hAnsi="Times New Roman" w:cs="Times New Roman"/>
        </w:rPr>
        <w:t>D. The doublet-base-substitution signature of AA.</w:t>
      </w:r>
    </w:p>
    <w:p w14:paraId="188EAC7F" w14:textId="77777777" w:rsidR="00A06A84" w:rsidRDefault="00482749">
      <w:pPr>
        <w:rPr>
          <w:rFonts w:ascii="Times New Roman" w:hAnsi="Times New Roman" w:cs="Times New Roman"/>
          <w:b/>
          <w:bCs/>
        </w:rPr>
      </w:pPr>
      <w:r>
        <w:rPr>
          <w:rFonts w:ascii="Times New Roman" w:hAnsi="Times New Roman" w:cs="Times New Roman" w:hint="eastAsia"/>
          <w:b/>
          <w:bCs/>
        </w:rPr>
        <w:t xml:space="preserve">Figure </w:t>
      </w:r>
      <w:r>
        <w:rPr>
          <w:rFonts w:ascii="Times New Roman" w:hAnsi="Times New Roman" w:cs="Times New Roman"/>
          <w:b/>
          <w:bCs/>
        </w:rPr>
        <w:t>2</w:t>
      </w:r>
      <w:r>
        <w:rPr>
          <w:rFonts w:ascii="Times New Roman" w:hAnsi="Times New Roman" w:cs="Times New Roman" w:hint="eastAsia"/>
          <w:b/>
          <w:bCs/>
        </w:rPr>
        <w:t xml:space="preserve"> Profiles of signatures extracted in the 83-type classification scheme</w:t>
      </w:r>
    </w:p>
    <w:p w14:paraId="347C45A0" w14:textId="77777777" w:rsidR="00A06A84" w:rsidRDefault="00482749">
      <w:pPr>
        <w:rPr>
          <w:rFonts w:ascii="Times New Roman" w:hAnsi="Times New Roman" w:cs="Times New Roman"/>
        </w:rPr>
      </w:pPr>
      <w:r>
        <w:rPr>
          <w:rFonts w:ascii="Times New Roman" w:hAnsi="Times New Roman" w:cs="Times New Roman"/>
        </w:rPr>
        <w:t xml:space="preserve">The x-axes represents indel categories and the y-axes </w:t>
      </w:r>
      <w:r>
        <w:rPr>
          <w:rFonts w:ascii="Times New Roman" w:hAnsi="Times New Roman" w:cs="Times New Roman"/>
        </w:rPr>
        <w:t>indicate the proportion of each indel category within each signature. Signatures C_ID1 through C_ID23 match reference signatures in COSMIC 3.5 and follow the same numbering. For example C_ID1 matches ID1. The remaining signatures, ID_A through ID_O were no</w:t>
      </w:r>
      <w:r>
        <w:rPr>
          <w:rFonts w:ascii="Times New Roman" w:hAnsi="Times New Roman" w:cs="Times New Roman"/>
        </w:rPr>
        <w:t xml:space="preserve">t present in COSMIC 3.5. </w:t>
      </w:r>
    </w:p>
    <w:p w14:paraId="1E87DB87" w14:textId="77777777" w:rsidR="00A06A84" w:rsidRDefault="00482749">
      <w:pPr>
        <w:rPr>
          <w:rFonts w:ascii="Times New Roman" w:hAnsi="Times New Roman" w:cs="Times New Roman"/>
          <w:b/>
          <w:bCs/>
        </w:rPr>
      </w:pPr>
      <w:r>
        <w:rPr>
          <w:rFonts w:ascii="Times New Roman" w:hAnsi="Times New Roman" w:cs="Times New Roman" w:hint="eastAsia"/>
          <w:b/>
          <w:bCs/>
        </w:rPr>
        <w:t>Figure 3</w:t>
      </w:r>
      <w:r>
        <w:rPr>
          <w:rFonts w:ascii="Times New Roman" w:hAnsi="Times New Roman" w:cs="Times New Roman" w:hint="eastAsia"/>
        </w:rPr>
        <w:t xml:space="preserve"> </w:t>
      </w:r>
      <w:r>
        <w:rPr>
          <w:rFonts w:ascii="Times New Roman" w:hAnsi="Times New Roman" w:cs="Times New Roman" w:hint="eastAsia"/>
          <w:b/>
          <w:bCs/>
        </w:rPr>
        <w:t>Profiles of signatures extracted in the 89-type classification scheme</w:t>
      </w:r>
    </w:p>
    <w:p w14:paraId="5CFD79B2" w14:textId="77777777" w:rsidR="00A06A84" w:rsidRDefault="00482749">
      <w:pPr>
        <w:rPr>
          <w:rFonts w:ascii="Times New Roman" w:hAnsi="Times New Roman" w:cs="Times New Roman"/>
        </w:rPr>
      </w:pPr>
      <w:r>
        <w:rPr>
          <w:rFonts w:ascii="Times New Roman" w:hAnsi="Times New Roman" w:cs="Times New Roman"/>
        </w:rPr>
        <w:t>The x-axes represents indel categories and the y-axes indicate the proportion of each indel category within each signature. For those signatures that c</w:t>
      </w:r>
      <w:r>
        <w:rPr>
          <w:rFonts w:ascii="Times New Roman" w:hAnsi="Times New Roman" w:cs="Times New Roman"/>
        </w:rPr>
        <w:t>orrespond to reference signatures in COSMIC 3.5 we use the same numbering, with sub-labels (a, b, c, d) when a single signature in the 83-type classification maps to multiple signatures in the 89-type classification. We use the identifier prefix “</w:t>
      </w:r>
      <w:proofErr w:type="spellStart"/>
      <w:r>
        <w:rPr>
          <w:rFonts w:ascii="Times New Roman" w:hAnsi="Times New Roman" w:cs="Times New Roman"/>
        </w:rPr>
        <w:t>InsDel</w:t>
      </w:r>
      <w:proofErr w:type="spellEnd"/>
      <w:r>
        <w:rPr>
          <w:rFonts w:ascii="Times New Roman" w:hAnsi="Times New Roman" w:cs="Times New Roman"/>
        </w:rPr>
        <w:t>” t</w:t>
      </w:r>
      <w:r>
        <w:rPr>
          <w:rFonts w:ascii="Times New Roman" w:hAnsi="Times New Roman" w:cs="Times New Roman"/>
        </w:rPr>
        <w:t xml:space="preserve">o distinguish these signatures from signatures in COSMIC </w:t>
      </w:r>
      <w:r>
        <w:rPr>
          <w:rFonts w:ascii="Times New Roman" w:hAnsi="Times New Roman" w:cs="Times New Roman"/>
        </w:rPr>
        <w:lastRenderedPageBreak/>
        <w:t xml:space="preserve">(prefix “ID”) and </w:t>
      </w:r>
      <w:r>
        <w:rPr>
          <w:rFonts w:ascii="Times New Roman" w:hAnsi="Times New Roman" w:cs="Times New Roman"/>
          <w:shd w:val="clear" w:color="auto" w:fill="FFFF00"/>
        </w:rPr>
        <w:t>Koh &lt;ref&gt;</w:t>
      </w:r>
      <w:r>
        <w:rPr>
          <w:rFonts w:ascii="Times New Roman" w:hAnsi="Times New Roman" w:cs="Times New Roman"/>
        </w:rPr>
        <w:t xml:space="preserve"> (prefix </w:t>
      </w:r>
      <w:proofErr w:type="spellStart"/>
      <w:r>
        <w:rPr>
          <w:rFonts w:ascii="Times New Roman" w:hAnsi="Times New Roman" w:cs="Times New Roman"/>
        </w:rPr>
        <w:t>InD</w:t>
      </w:r>
      <w:proofErr w:type="spellEnd"/>
      <w:r>
        <w:rPr>
          <w:rFonts w:ascii="Times New Roman" w:hAnsi="Times New Roman" w:cs="Times New Roman"/>
        </w:rPr>
        <w:t>)</w:t>
      </w:r>
    </w:p>
    <w:p w14:paraId="03328F97" w14:textId="77777777" w:rsidR="00A06A84" w:rsidRDefault="00A06A84">
      <w:pPr>
        <w:rPr>
          <w:rFonts w:ascii="Times New Roman" w:hAnsi="Times New Roman" w:cs="Times New Roman"/>
        </w:rPr>
      </w:pPr>
    </w:p>
    <w:p w14:paraId="45BB32E0" w14:textId="77777777" w:rsidR="00A06A84" w:rsidRDefault="00482749">
      <w:pPr>
        <w:rPr>
          <w:rFonts w:ascii="Times New Roman" w:hAnsi="Times New Roman" w:cs="Times New Roman"/>
          <w:b/>
          <w:bCs/>
        </w:rPr>
      </w:pPr>
      <w:r>
        <w:rPr>
          <w:rFonts w:ascii="Times New Roman" w:hAnsi="Times New Roman" w:cs="Times New Roman" w:hint="eastAsia"/>
          <w:b/>
          <w:bCs/>
        </w:rPr>
        <w:t>Figure 4 Indel signature exposures</w:t>
      </w:r>
    </w:p>
    <w:p w14:paraId="399B9CDC" w14:textId="77777777" w:rsidR="00A06A84" w:rsidRDefault="00482749">
      <w:pPr>
        <w:rPr>
          <w:rFonts w:ascii="Times New Roman" w:hAnsi="Times New Roman" w:cs="Times New Roman"/>
        </w:rPr>
      </w:pPr>
      <w:r>
        <w:rPr>
          <w:rFonts w:ascii="Times New Roman" w:hAnsi="Times New Roman" w:cs="Times New Roman" w:hint="eastAsia"/>
        </w:rPr>
        <w:t xml:space="preserve">The size of each dot represents the proportion of genomes with exposures to the signature in the cancer type indicated at </w:t>
      </w:r>
      <w:r>
        <w:rPr>
          <w:rFonts w:ascii="Times New Roman" w:hAnsi="Times New Roman" w:cs="Times New Roman" w:hint="eastAsia"/>
        </w:rPr>
        <w:t xml:space="preserve">the top of the x axis. The color indicates the median exposure </w:t>
      </w:r>
      <w:r>
        <w:rPr>
          <w:rFonts w:ascii="Times New Roman" w:hAnsi="Times New Roman" w:cs="Times New Roman" w:hint="eastAsia"/>
          <w:shd w:val="clear" w:color="auto" w:fill="FFFF00"/>
        </w:rPr>
        <w:t>(number of mutations due to the exposure or the proportion of mutations?)</w:t>
      </w:r>
      <w:r>
        <w:rPr>
          <w:rFonts w:ascii="Times New Roman" w:hAnsi="Times New Roman" w:cs="Times New Roman" w:hint="eastAsia"/>
        </w:rPr>
        <w:t xml:space="preserve"> of the given signature in the given cancer type.</w:t>
      </w:r>
    </w:p>
    <w:p w14:paraId="21DD7A77" w14:textId="77777777" w:rsidR="00A06A84" w:rsidRDefault="00482749">
      <w:pPr>
        <w:rPr>
          <w:rFonts w:ascii="Times New Roman" w:hAnsi="Times New Roman" w:cs="Times New Roman"/>
          <w:b/>
          <w:bCs/>
        </w:rPr>
      </w:pPr>
      <w:r>
        <w:rPr>
          <w:rFonts w:ascii="Times New Roman" w:hAnsi="Times New Roman" w:cs="Times New Roman"/>
          <w:b/>
          <w:bCs/>
        </w:rPr>
        <w:t xml:space="preserve">Figure </w:t>
      </w:r>
      <w:r>
        <w:rPr>
          <w:rFonts w:ascii="Times New Roman" w:hAnsi="Times New Roman" w:cs="Times New Roman" w:hint="eastAsia"/>
          <w:b/>
          <w:bCs/>
        </w:rPr>
        <w:t>5</w:t>
      </w:r>
      <w:r>
        <w:rPr>
          <w:rFonts w:ascii="Times New Roman" w:hAnsi="Times New Roman" w:cs="Times New Roman"/>
          <w:b/>
          <w:bCs/>
        </w:rPr>
        <w:t xml:space="preserve"> Heatmap of correlation coefficients between 8</w:t>
      </w:r>
      <w:r>
        <w:rPr>
          <w:rFonts w:ascii="Times New Roman" w:hAnsi="Times New Roman" w:cs="Times New Roman" w:hint="eastAsia"/>
          <w:b/>
          <w:bCs/>
        </w:rPr>
        <w:t>3-ty</w:t>
      </w:r>
      <w:r>
        <w:rPr>
          <w:rFonts w:ascii="Times New Roman" w:hAnsi="Times New Roman" w:cs="Times New Roman"/>
          <w:b/>
          <w:bCs/>
        </w:rPr>
        <w:t>pe/8</w:t>
      </w:r>
      <w:r>
        <w:rPr>
          <w:rFonts w:ascii="Times New Roman" w:hAnsi="Times New Roman" w:cs="Times New Roman" w:hint="eastAsia"/>
          <w:b/>
          <w:bCs/>
        </w:rPr>
        <w:t>9-ty</w:t>
      </w:r>
      <w:r>
        <w:rPr>
          <w:rFonts w:ascii="Times New Roman" w:hAnsi="Times New Roman" w:cs="Times New Roman"/>
          <w:b/>
          <w:bCs/>
        </w:rPr>
        <w:t>pe i</w:t>
      </w:r>
      <w:r>
        <w:rPr>
          <w:rFonts w:ascii="Times New Roman" w:hAnsi="Times New Roman" w:cs="Times New Roman"/>
          <w:b/>
          <w:bCs/>
        </w:rPr>
        <w:t>ndel signatures and SBS signatures.</w:t>
      </w:r>
    </w:p>
    <w:p w14:paraId="48AFF934" w14:textId="77777777" w:rsidR="00A06A84" w:rsidRDefault="00482749">
      <w:pPr>
        <w:rPr>
          <w:rFonts w:ascii="Times New Roman" w:hAnsi="Times New Roman" w:cs="Times New Roman"/>
        </w:rPr>
      </w:pPr>
      <w:r>
        <w:rPr>
          <w:rFonts w:ascii="Times New Roman" w:hAnsi="Times New Roman" w:cs="Times New Roman"/>
        </w:rPr>
        <w:t xml:space="preserve">This figure presents a heatmap of Spearman correlation coefficients between 83-type and 89-type indel signatures and various SBS signatures. Signatures were excluded if all correlation coefficients were between –0.1 and </w:t>
      </w:r>
      <w:r>
        <w:rPr>
          <w:rFonts w:ascii="Times New Roman" w:hAnsi="Times New Roman" w:cs="Times New Roman"/>
        </w:rPr>
        <w:t>0.1. The color intensity reflects the strength of the correlation, with darker colors indicating stronger correlations. Unsupervised hierarchical clustering of both rows and columns identified six biological modules: MMR</w:t>
      </w:r>
      <w:r>
        <w:rPr>
          <w:rFonts w:ascii="Times New Roman" w:hAnsi="Times New Roman" w:cs="Times New Roman" w:hint="eastAsia"/>
        </w:rPr>
        <w:t xml:space="preserve"> (DNA mismatch repair)</w:t>
      </w:r>
      <w:r>
        <w:rPr>
          <w:rFonts w:ascii="Times New Roman" w:hAnsi="Times New Roman" w:cs="Times New Roman"/>
        </w:rPr>
        <w:t xml:space="preserve"> defects, GI-R</w:t>
      </w:r>
      <w:r>
        <w:rPr>
          <w:rFonts w:ascii="Times New Roman" w:hAnsi="Times New Roman" w:cs="Times New Roman"/>
        </w:rPr>
        <w:t>OS</w:t>
      </w:r>
      <w:r>
        <w:rPr>
          <w:rFonts w:ascii="Times New Roman" w:hAnsi="Times New Roman" w:cs="Times New Roman" w:hint="eastAsia"/>
        </w:rPr>
        <w:t xml:space="preserve"> (</w:t>
      </w:r>
      <w:r>
        <w:rPr>
          <w:rFonts w:ascii="Times New Roman" w:hAnsi="Times New Roman" w:cs="Times New Roman"/>
        </w:rPr>
        <w:t>Gastrointestinal</w:t>
      </w:r>
      <w:r>
        <w:rPr>
          <w:rFonts w:ascii="Times New Roman" w:hAnsi="Times New Roman" w:cs="Times New Roman" w:hint="eastAsia"/>
        </w:rPr>
        <w:t>-</w:t>
      </w:r>
      <w:r>
        <w:rPr>
          <w:rFonts w:ascii="Times New Roman" w:hAnsi="Times New Roman" w:cs="Times New Roman"/>
        </w:rPr>
        <w:t>Reactive Oxygen Species</w:t>
      </w:r>
      <w:r>
        <w:rPr>
          <w:rFonts w:ascii="Times New Roman" w:hAnsi="Times New Roman" w:cs="Times New Roman" w:hint="eastAsia"/>
        </w:rPr>
        <w:t>)</w:t>
      </w:r>
      <w:r>
        <w:rPr>
          <w:rFonts w:ascii="Times New Roman" w:hAnsi="Times New Roman" w:cs="Times New Roman"/>
        </w:rPr>
        <w:t xml:space="preserve">, UV exposure, </w:t>
      </w:r>
      <w:r>
        <w:rPr>
          <w:rFonts w:ascii="Times New Roman" w:hAnsi="Times New Roman" w:cs="Times New Roman" w:hint="eastAsia"/>
        </w:rPr>
        <w:t>L</w:t>
      </w:r>
      <w:r>
        <w:rPr>
          <w:rFonts w:ascii="Times New Roman" w:hAnsi="Times New Roman" w:cs="Times New Roman"/>
        </w:rPr>
        <w:t>iver, HR</w:t>
      </w:r>
      <w:r>
        <w:rPr>
          <w:rFonts w:ascii="Times New Roman" w:hAnsi="Times New Roman" w:cs="Times New Roman" w:hint="eastAsia"/>
        </w:rPr>
        <w:t xml:space="preserve"> (</w:t>
      </w:r>
      <w:r>
        <w:rPr>
          <w:rFonts w:ascii="Times New Roman" w:hAnsi="Times New Roman" w:cs="Times New Roman"/>
        </w:rPr>
        <w:t>DNA homologous recombination repair</w:t>
      </w:r>
      <w:r>
        <w:rPr>
          <w:rFonts w:ascii="Times New Roman" w:hAnsi="Times New Roman" w:cs="Times New Roman" w:hint="eastAsia"/>
        </w:rPr>
        <w:t>)</w:t>
      </w:r>
      <w:r>
        <w:rPr>
          <w:rFonts w:ascii="Times New Roman" w:hAnsi="Times New Roman" w:cs="Times New Roman"/>
        </w:rPr>
        <w:t xml:space="preserve"> defects, and </w:t>
      </w:r>
      <w:r>
        <w:rPr>
          <w:rFonts w:ascii="Times New Roman" w:hAnsi="Times New Roman" w:cs="Times New Roman" w:hint="eastAsia"/>
        </w:rPr>
        <w:t>L</w:t>
      </w:r>
      <w:r>
        <w:rPr>
          <w:rFonts w:ascii="Times New Roman" w:hAnsi="Times New Roman" w:cs="Times New Roman"/>
        </w:rPr>
        <w:t>ung tobacco smoking. Each signature is annotated according to the cluster to which it belongs.</w:t>
      </w:r>
    </w:p>
    <w:p w14:paraId="21F80ECB" w14:textId="77777777" w:rsidR="00A06A84" w:rsidRDefault="00482749">
      <w:pPr>
        <w:spacing w:line="360" w:lineRule="auto"/>
        <w:rPr>
          <w:rFonts w:ascii="Times New Roman" w:hAnsi="Times New Roman" w:cs="Times New Roman"/>
          <w:b/>
          <w:bCs/>
        </w:rPr>
      </w:pPr>
      <w:r>
        <w:rPr>
          <w:rFonts w:ascii="Times New Roman" w:hAnsi="Times New Roman" w:cs="Times New Roman"/>
          <w:b/>
          <w:bCs/>
        </w:rPr>
        <w:t>Figure 6. 8</w:t>
      </w:r>
      <w:r>
        <w:rPr>
          <w:rFonts w:ascii="Times New Roman" w:hAnsi="Times New Roman" w:cs="Times New Roman" w:hint="eastAsia"/>
          <w:b/>
          <w:bCs/>
        </w:rPr>
        <w:t>3-ty</w:t>
      </w:r>
      <w:r>
        <w:rPr>
          <w:rFonts w:ascii="Times New Roman" w:hAnsi="Times New Roman" w:cs="Times New Roman"/>
          <w:b/>
          <w:bCs/>
        </w:rPr>
        <w:t>pe mutational signatures</w:t>
      </w:r>
      <w:r>
        <w:rPr>
          <w:rFonts w:ascii="Times New Roman" w:hAnsi="Times New Roman" w:cs="Times New Roman"/>
          <w:b/>
          <w:bCs/>
        </w:rPr>
        <w:t xml:space="preserve"> asymmetries in strands, replication timing and DNA regions. </w:t>
      </w:r>
    </w:p>
    <w:p w14:paraId="445C3F7D" w14:textId="77777777" w:rsidR="00A06A84" w:rsidRDefault="00482749">
      <w:pPr>
        <w:spacing w:line="240" w:lineRule="auto"/>
        <w:rPr>
          <w:rFonts w:ascii="Times New Roman" w:hAnsi="Times New Roman" w:cs="Times New Roman"/>
        </w:rPr>
      </w:pPr>
      <w:r>
        <w:rPr>
          <w:rFonts w:ascii="Times New Roman" w:hAnsi="Times New Roman" w:cs="Times New Roman"/>
        </w:rPr>
        <w:t>(A) Enrichment of mutations in genic and intergenic regions for 8</w:t>
      </w:r>
      <w:r>
        <w:rPr>
          <w:rFonts w:ascii="Times New Roman" w:hAnsi="Times New Roman" w:cs="Times New Roman" w:hint="eastAsia"/>
        </w:rPr>
        <w:t>3-ty</w:t>
      </w:r>
      <w:r>
        <w:rPr>
          <w:rFonts w:ascii="Times New Roman" w:hAnsi="Times New Roman" w:cs="Times New Roman"/>
        </w:rPr>
        <w:t>pe signatures. Each row represents one 8</w:t>
      </w:r>
      <w:r>
        <w:rPr>
          <w:rFonts w:ascii="Times New Roman" w:hAnsi="Times New Roman" w:cs="Times New Roman" w:hint="eastAsia"/>
        </w:rPr>
        <w:t>3-ty</w:t>
      </w:r>
      <w:r>
        <w:rPr>
          <w:rFonts w:ascii="Times New Roman" w:hAnsi="Times New Roman" w:cs="Times New Roman"/>
        </w:rPr>
        <w:t xml:space="preserve">pe signature, where n reflects the number of cancer types in which the signature was found. Signatures consistently enriched in genic and intergenic regions with p values &gt; 0.05 (Fisher’s exact test) are shown in circles with yellow and light blue colors, </w:t>
      </w:r>
      <w:r>
        <w:rPr>
          <w:rFonts w:ascii="Times New Roman" w:hAnsi="Times New Roman" w:cs="Times New Roman"/>
        </w:rPr>
        <w:t xml:space="preserve">respectively. </w:t>
      </w:r>
      <w:r>
        <w:rPr>
          <w:rFonts w:ascii="Times New Roman" w:hAnsi="Times New Roman" w:cs="Times New Roman" w:hint="eastAsia"/>
        </w:rPr>
        <w:t>Grey</w:t>
      </w:r>
      <w:r>
        <w:rPr>
          <w:rFonts w:ascii="Times New Roman" w:hAnsi="Times New Roman" w:cs="Times New Roman"/>
        </w:rPr>
        <w:t xml:space="preserve"> colors indicate inconsistent enrichments in different cancer types. Columns display the odds ratio between the ratio of real mutations and the ratio of simulated mutations (See Methods). Only odds ratios above 1.10 are shown. Circle size</w:t>
      </w:r>
      <w:r>
        <w:rPr>
          <w:rFonts w:ascii="Times New Roman" w:hAnsi="Times New Roman" w:cs="Times New Roman"/>
        </w:rPr>
        <w:t xml:space="preserve">s reflect the proportion of cancer types exhibiting specific enrichment in DNA regions in a signature. </w:t>
      </w:r>
    </w:p>
    <w:p w14:paraId="21FC6BAA" w14:textId="77777777" w:rsidR="00A06A84" w:rsidRDefault="00482749">
      <w:pPr>
        <w:spacing w:line="240" w:lineRule="auto"/>
        <w:rPr>
          <w:rFonts w:ascii="Times New Roman" w:hAnsi="Times New Roman" w:cs="Times New Roman"/>
        </w:rPr>
      </w:pPr>
      <w:r>
        <w:rPr>
          <w:rFonts w:ascii="Times New Roman" w:hAnsi="Times New Roman" w:cs="Times New Roman"/>
        </w:rPr>
        <w:t>(B) Replication strand asymmetries of 8</w:t>
      </w:r>
      <w:r>
        <w:rPr>
          <w:rFonts w:ascii="Times New Roman" w:hAnsi="Times New Roman" w:cs="Times New Roman" w:hint="eastAsia"/>
        </w:rPr>
        <w:t>3-ty</w:t>
      </w:r>
      <w:r>
        <w:rPr>
          <w:rFonts w:ascii="Times New Roman" w:hAnsi="Times New Roman" w:cs="Times New Roman"/>
        </w:rPr>
        <w:t>pe signatures. Data are presented in a format similar to the one in panel (A), with green and orange colors i</w:t>
      </w:r>
      <w:r>
        <w:rPr>
          <w:rFonts w:ascii="Times New Roman" w:hAnsi="Times New Roman" w:cs="Times New Roman"/>
        </w:rPr>
        <w:t>ndicating replication strand asymmetries on the lagging and leading strands, respectively.</w:t>
      </w:r>
    </w:p>
    <w:p w14:paraId="6BBB16A5" w14:textId="77777777" w:rsidR="00A06A84" w:rsidRDefault="00482749">
      <w:pPr>
        <w:spacing w:line="240" w:lineRule="auto"/>
        <w:rPr>
          <w:rFonts w:ascii="Times New Roman" w:hAnsi="Times New Roman" w:cs="Times New Roman"/>
        </w:rPr>
      </w:pPr>
      <w:r>
        <w:rPr>
          <w:rFonts w:ascii="Times New Roman" w:hAnsi="Times New Roman" w:cs="Times New Roman"/>
        </w:rPr>
        <w:t>(C) Transcription strand asymmetries of 8</w:t>
      </w:r>
      <w:r>
        <w:rPr>
          <w:rFonts w:ascii="Times New Roman" w:hAnsi="Times New Roman" w:cs="Times New Roman" w:hint="eastAsia"/>
        </w:rPr>
        <w:t>3-ty</w:t>
      </w:r>
      <w:r>
        <w:rPr>
          <w:rFonts w:ascii="Times New Roman" w:hAnsi="Times New Roman" w:cs="Times New Roman"/>
        </w:rPr>
        <w:t>pe</w:t>
      </w:r>
      <w:r>
        <w:rPr>
          <w:rFonts w:ascii="Times New Roman" w:hAnsi="Times New Roman" w:cs="Times New Roman"/>
          <w:b/>
          <w:bCs/>
        </w:rPr>
        <w:t xml:space="preserve"> </w:t>
      </w:r>
      <w:r>
        <w:rPr>
          <w:rFonts w:ascii="Times New Roman" w:hAnsi="Times New Roman" w:cs="Times New Roman"/>
        </w:rPr>
        <w:t xml:space="preserve">signatures. Data are presented in a format similar to the one in panel (A), with red and dark blue colors indicating </w:t>
      </w:r>
      <w:r>
        <w:rPr>
          <w:rFonts w:ascii="Times New Roman" w:hAnsi="Times New Roman" w:cs="Times New Roman"/>
        </w:rPr>
        <w:t xml:space="preserve">transcription strand asymmetries on the transcribed and </w:t>
      </w:r>
      <w:proofErr w:type="spellStart"/>
      <w:r>
        <w:rPr>
          <w:rFonts w:ascii="Times New Roman" w:hAnsi="Times New Roman" w:cs="Times New Roman"/>
        </w:rPr>
        <w:t>untranscribed</w:t>
      </w:r>
      <w:proofErr w:type="spellEnd"/>
      <w:r>
        <w:rPr>
          <w:rFonts w:ascii="Times New Roman" w:hAnsi="Times New Roman" w:cs="Times New Roman"/>
        </w:rPr>
        <w:t xml:space="preserve"> strands, respectively.</w:t>
      </w:r>
    </w:p>
    <w:p w14:paraId="0360B97F" w14:textId="2BD1175B" w:rsidR="00A06A84" w:rsidRDefault="00482749">
      <w:pPr>
        <w:spacing w:line="240" w:lineRule="auto"/>
        <w:rPr>
          <w:rFonts w:ascii="Times New Roman" w:hAnsi="Times New Roman" w:cs="Times New Roman"/>
        </w:rPr>
      </w:pPr>
      <w:r>
        <w:rPr>
          <w:rFonts w:ascii="Times New Roman" w:hAnsi="Times New Roman" w:cs="Times New Roman"/>
        </w:rPr>
        <w:t>(D) 8</w:t>
      </w:r>
      <w:r>
        <w:rPr>
          <w:rFonts w:ascii="Times New Roman" w:hAnsi="Times New Roman" w:cs="Times New Roman" w:hint="eastAsia"/>
        </w:rPr>
        <w:t>3-ty</w:t>
      </w:r>
      <w:r>
        <w:rPr>
          <w:rFonts w:ascii="Times New Roman" w:hAnsi="Times New Roman" w:cs="Times New Roman"/>
        </w:rPr>
        <w:t>pe</w:t>
      </w:r>
      <w:r>
        <w:rPr>
          <w:rFonts w:ascii="Times New Roman" w:hAnsi="Times New Roman" w:cs="Times New Roman"/>
          <w:b/>
          <w:bCs/>
        </w:rPr>
        <w:t xml:space="preserve"> </w:t>
      </w:r>
      <w:r>
        <w:rPr>
          <w:rFonts w:ascii="Times New Roman" w:hAnsi="Times New Roman" w:cs="Times New Roman"/>
        </w:rPr>
        <w:t>signatures associated with early and late replication timing. Mutation densities of 8</w:t>
      </w:r>
      <w:r>
        <w:rPr>
          <w:rFonts w:ascii="Times New Roman" w:hAnsi="Times New Roman" w:cs="Times New Roman" w:hint="eastAsia"/>
        </w:rPr>
        <w:t>3-ty</w:t>
      </w:r>
      <w:r>
        <w:rPr>
          <w:rFonts w:ascii="Times New Roman" w:hAnsi="Times New Roman" w:cs="Times New Roman"/>
        </w:rPr>
        <w:t>pe</w:t>
      </w:r>
      <w:r>
        <w:rPr>
          <w:rFonts w:ascii="Times New Roman" w:hAnsi="Times New Roman" w:cs="Times New Roman"/>
          <w:b/>
          <w:bCs/>
        </w:rPr>
        <w:t xml:space="preserve"> </w:t>
      </w:r>
      <w:r>
        <w:rPr>
          <w:rFonts w:ascii="Times New Roman" w:hAnsi="Times New Roman" w:cs="Times New Roman"/>
        </w:rPr>
        <w:t>signatures per decile (y axes) are presented for early (lef</w:t>
      </w:r>
      <w:r>
        <w:rPr>
          <w:rFonts w:ascii="Times New Roman" w:hAnsi="Times New Roman" w:cs="Times New Roman"/>
        </w:rPr>
        <w:t xml:space="preserve">t) to late (right) replication domains. Real mutations for signatures are shown as bars, and simulated mutations are shown </w:t>
      </w:r>
      <w:r>
        <w:rPr>
          <w:rFonts w:ascii="Times New Roman" w:hAnsi="Times New Roman" w:cs="Times New Roman"/>
        </w:rPr>
        <w:lastRenderedPageBreak/>
        <w:t>as red dashed lines. As shown on top of each plot, green bars indicate signatures consistently associated with late replication timin</w:t>
      </w:r>
      <w:r>
        <w:rPr>
          <w:rFonts w:ascii="Times New Roman" w:hAnsi="Times New Roman" w:cs="Times New Roman"/>
        </w:rPr>
        <w:t xml:space="preserve">g across cancer types (e.g., C_ID3); yellow bars indicate signatures consistently associated with early replication timing across cancer types(e.g., C_ID17); </w:t>
      </w:r>
      <w:ins w:id="0" w:author="Mini Huang" w:date="2026-04-03T15:46:00Z">
        <w:r w:rsidRPr="00482749">
          <w:rPr>
            <w:rFonts w:ascii="Times New Roman" w:hAnsi="Times New Roman" w:cs="Times New Roman"/>
          </w:rPr>
          <w:t>purple bars indicate signatures not affected by replication timing across cancer types(e.g., ID_K); blue bars indicate signatures showing inconsistent trend across cancer types(e.g., ID_F).</w:t>
        </w:r>
      </w:ins>
      <w:del w:id="1" w:author="Mini Huang" w:date="2026-04-03T15:46:00Z">
        <w:r w:rsidDel="00482749">
          <w:rPr>
            <w:rFonts w:ascii="Times New Roman" w:hAnsi="Times New Roman" w:cs="Times New Roman"/>
          </w:rPr>
          <w:delText>purple bars indicate signatures showing inconsistent trend across cancer types(e.g., H_ID34)</w:delText>
        </w:r>
      </w:del>
      <w:r>
        <w:rPr>
          <w:rFonts w:ascii="Times New Roman" w:hAnsi="Times New Roman" w:cs="Times New Roman"/>
        </w:rPr>
        <w:t xml:space="preserve">. </w:t>
      </w:r>
    </w:p>
    <w:p w14:paraId="30B8F2DD" w14:textId="77777777" w:rsidR="00A06A84" w:rsidRDefault="00482749">
      <w:pPr>
        <w:rPr>
          <w:rFonts w:ascii="Times New Roman" w:hAnsi="Times New Roman" w:cs="Times New Roman"/>
          <w:b/>
          <w:bCs/>
        </w:rPr>
      </w:pPr>
      <w:r>
        <w:rPr>
          <w:rFonts w:ascii="Times New Roman" w:hAnsi="Times New Roman" w:cs="Times New Roman" w:hint="eastAsia"/>
          <w:b/>
          <w:bCs/>
        </w:rPr>
        <w:t>Fig</w:t>
      </w:r>
      <w:r>
        <w:rPr>
          <w:rFonts w:ascii="Times New Roman" w:hAnsi="Times New Roman" w:cs="Times New Roman" w:hint="eastAsia"/>
          <w:b/>
          <w:bCs/>
        </w:rPr>
        <w:t>ure 7 MSI-associated 83-type and 89-type signatures</w:t>
      </w:r>
    </w:p>
    <w:p w14:paraId="4249C4D4" w14:textId="77777777" w:rsidR="00A06A84" w:rsidRDefault="00482749">
      <w:pPr>
        <w:rPr>
          <w:rFonts w:ascii="Times New Roman" w:hAnsi="Times New Roman" w:cs="Times New Roman"/>
        </w:rPr>
      </w:pPr>
      <w:r>
        <w:rPr>
          <w:rFonts w:ascii="Times New Roman" w:hAnsi="Times New Roman" w:cs="Times New Roman" w:hint="eastAsia"/>
        </w:rPr>
        <w:t xml:space="preserve">(A-E) The mutational signature profile of 12 </w:t>
      </w:r>
      <w:r>
        <w:rPr>
          <w:rFonts w:ascii="Times New Roman" w:hAnsi="Times New Roman" w:cs="Times New Roman"/>
        </w:rPr>
        <w:t>exclusively</w:t>
      </w:r>
      <w:r>
        <w:rPr>
          <w:rFonts w:ascii="Times New Roman" w:hAnsi="Times New Roman" w:cs="Times New Roman" w:hint="eastAsia"/>
        </w:rPr>
        <w:t xml:space="preserve"> MSI-associated signatures, including 6 83-type signatures (with C_ID7 reported in COSMIC) and 6 89-type signatures. (F) The activity of 7 MSI-assoc</w:t>
      </w:r>
      <w:r>
        <w:rPr>
          <w:rFonts w:ascii="Times New Roman" w:hAnsi="Times New Roman" w:cs="Times New Roman" w:hint="eastAsia"/>
        </w:rPr>
        <w:t xml:space="preserve">iated signatures in MSS and MSI tumors identified in the literature or by MSI-Seq. MSI-H: Microsatellite Instability High; Non-MSI-H: Microsatellite Instability Low. (G) The proportion of sequence that removed in the MSI associated </w:t>
      </w:r>
      <w:proofErr w:type="spellStart"/>
      <w:r>
        <w:rPr>
          <w:rFonts w:ascii="Times New Roman" w:hAnsi="Times New Roman" w:cs="Times New Roman" w:hint="eastAsia"/>
        </w:rPr>
        <w:t>sigantures</w:t>
      </w:r>
      <w:proofErr w:type="spellEnd"/>
      <w:r>
        <w:rPr>
          <w:rFonts w:ascii="Times New Roman" w:hAnsi="Times New Roman" w:cs="Times New Roman" w:hint="eastAsia"/>
        </w:rPr>
        <w:t xml:space="preserve"> that dominate</w:t>
      </w:r>
      <w:r>
        <w:rPr>
          <w:rFonts w:ascii="Times New Roman" w:hAnsi="Times New Roman" w:cs="Times New Roman" w:hint="eastAsia"/>
        </w:rPr>
        <w:t xml:space="preserve">d with deletions. </w:t>
      </w:r>
      <w:r>
        <w:rPr>
          <w:rFonts w:ascii="Times New Roman" w:hAnsi="Times New Roman" w:cs="Times New Roman"/>
        </w:rPr>
        <w:t>The vertical axis represents the proportion of different deletion patterns, while the horizontal axis indicates the sequence context of each deletion event.</w:t>
      </w:r>
      <w:r>
        <w:rPr>
          <w:rFonts w:ascii="Times New Roman" w:hAnsi="Times New Roman" w:cs="Times New Roman" w:hint="eastAsia"/>
        </w:rPr>
        <w:t xml:space="preserve"> </w:t>
      </w:r>
    </w:p>
    <w:p w14:paraId="2310C9DE" w14:textId="77777777" w:rsidR="00A06A84" w:rsidRDefault="00482749">
      <w:pPr>
        <w:rPr>
          <w:rFonts w:ascii="Times New Roman" w:hAnsi="Times New Roman" w:cs="Times New Roman"/>
          <w:b/>
          <w:bCs/>
        </w:rPr>
      </w:pPr>
      <w:r>
        <w:rPr>
          <w:rFonts w:ascii="Times New Roman" w:hAnsi="Times New Roman" w:cs="Times New Roman"/>
          <w:b/>
          <w:bCs/>
        </w:rPr>
        <w:t xml:space="preserve">Figure </w:t>
      </w:r>
      <w:r>
        <w:rPr>
          <w:rFonts w:ascii="Times New Roman" w:hAnsi="Times New Roman" w:cs="Times New Roman" w:hint="eastAsia"/>
          <w:b/>
          <w:bCs/>
        </w:rPr>
        <w:t>8</w:t>
      </w:r>
      <w:r>
        <w:rPr>
          <w:rFonts w:ascii="Times New Roman" w:hAnsi="Times New Roman" w:cs="Times New Roman"/>
          <w:b/>
          <w:bCs/>
        </w:rPr>
        <w:t xml:space="preserve"> </w:t>
      </w:r>
      <w:r>
        <w:rPr>
          <w:rFonts w:ascii="Times New Roman" w:hAnsi="Times New Roman" w:cs="Times New Roman" w:hint="eastAsia"/>
          <w:b/>
          <w:bCs/>
        </w:rPr>
        <w:t>Characterization of two novel signatures associated with TOP1-TAM</w:t>
      </w:r>
    </w:p>
    <w:p w14:paraId="561CFCC0" w14:textId="77777777" w:rsidR="00A06A84" w:rsidRDefault="00482749">
      <w:pPr>
        <w:rPr>
          <w:rFonts w:ascii="Times New Roman" w:hAnsi="Times New Roman" w:cs="Times New Roman"/>
        </w:rPr>
      </w:pPr>
      <w:r>
        <w:rPr>
          <w:rFonts w:ascii="Times New Roman" w:hAnsi="Times New Roman" w:cs="Times New Roman" w:hint="eastAsia"/>
        </w:rPr>
        <w:t>(A) T</w:t>
      </w:r>
      <w:r>
        <w:rPr>
          <w:rFonts w:ascii="Times New Roman" w:hAnsi="Times New Roman" w:cs="Times New Roman" w:hint="eastAsia"/>
        </w:rPr>
        <w:t xml:space="preserve">he mutational signature of TOP1-TAM (H_ID29, InsDel29), and a previously identified mutational </w:t>
      </w:r>
      <w:r>
        <w:rPr>
          <w:rFonts w:ascii="Times New Roman" w:hAnsi="Times New Roman" w:cs="Times New Roman"/>
        </w:rPr>
        <w:t>signature</w:t>
      </w:r>
      <w:r>
        <w:rPr>
          <w:rFonts w:ascii="Times New Roman" w:hAnsi="Times New Roman" w:cs="Times New Roman" w:hint="eastAsia"/>
        </w:rPr>
        <w:t xml:space="preserve"> C_ID4, and its 89-type representation InsDel4a; (B) RNASEH2B expression in wildtype cells and three RNASEH2B KO clones and the 83-type and 89-type muta</w:t>
      </w:r>
      <w:r>
        <w:rPr>
          <w:rFonts w:ascii="Times New Roman" w:hAnsi="Times New Roman" w:cs="Times New Roman" w:hint="eastAsia"/>
        </w:rPr>
        <w:t>tion spectra of one RNASEH2B KO clone. In 83-type visualization, the INS:T:1:5+ and DEL:T:1:5+ were not displayed for a better view of the other channels; (C) The s</w:t>
      </w:r>
      <w:r>
        <w:rPr>
          <w:rFonts w:ascii="Times New Roman" w:hAnsi="Times New Roman" w:cs="Times New Roman"/>
        </w:rPr>
        <w:t>equence logo</w:t>
      </w:r>
      <w:r>
        <w:rPr>
          <w:rFonts w:ascii="Times New Roman" w:hAnsi="Times New Roman" w:cs="Times New Roman" w:hint="eastAsia"/>
        </w:rPr>
        <w:t xml:space="preserve"> of </w:t>
      </w:r>
      <w:r>
        <w:rPr>
          <w:rFonts w:ascii="Times New Roman" w:hAnsi="Times New Roman" w:cs="Times New Roman"/>
        </w:rPr>
        <w:t>two-bit representation of the sequence context of 2 bp deletions at</w:t>
      </w:r>
      <w:r>
        <w:rPr>
          <w:rFonts w:ascii="Times New Roman" w:hAnsi="Times New Roman" w:cs="Times New Roman" w:hint="eastAsia"/>
        </w:rPr>
        <w:t xml:space="preserve"> tandem r</w:t>
      </w:r>
      <w:r>
        <w:rPr>
          <w:rFonts w:ascii="Times New Roman" w:hAnsi="Times New Roman" w:cs="Times New Roman" w:hint="eastAsia"/>
        </w:rPr>
        <w:t xml:space="preserve">epeats and 2bp deletions </w:t>
      </w:r>
      <w:r>
        <w:rPr>
          <w:rFonts w:ascii="Times New Roman" w:hAnsi="Times New Roman" w:cs="Times New Roman"/>
        </w:rPr>
        <w:t xml:space="preserve">with single-nucleotide </w:t>
      </w:r>
      <w:r>
        <w:rPr>
          <w:rFonts w:ascii="Times New Roman" w:hAnsi="Times New Roman" w:cs="Times New Roman" w:hint="eastAsia"/>
        </w:rPr>
        <w:t xml:space="preserve">microhomology in 5 samples with the highest H_ID29 activity or the highest C_ID4 activity. (D) The signature activity in the transcribed region and the </w:t>
      </w:r>
      <w:proofErr w:type="spellStart"/>
      <w:r>
        <w:rPr>
          <w:rFonts w:ascii="Times New Roman" w:hAnsi="Times New Roman" w:cs="Times New Roman" w:hint="eastAsia"/>
        </w:rPr>
        <w:t>untranscribed</w:t>
      </w:r>
      <w:proofErr w:type="spellEnd"/>
      <w:r>
        <w:rPr>
          <w:rFonts w:ascii="Times New Roman" w:hAnsi="Times New Roman" w:cs="Times New Roman" w:hint="eastAsia"/>
        </w:rPr>
        <w:t xml:space="preserve"> region of tumors and in vitro models inclu</w:t>
      </w:r>
      <w:r>
        <w:rPr>
          <w:rFonts w:ascii="Times New Roman" w:hAnsi="Times New Roman" w:cs="Times New Roman" w:hint="eastAsia"/>
        </w:rPr>
        <w:t>ding HEK293T, mouse, RPE1 and RPE1-WT.</w:t>
      </w:r>
    </w:p>
    <w:p w14:paraId="311926F2" w14:textId="77777777" w:rsidR="00A06A84" w:rsidRDefault="00482749">
      <w:pPr>
        <w:rPr>
          <w:rFonts w:ascii="Times New Roman" w:hAnsi="Times New Roman" w:cs="Times New Roman"/>
          <w:b/>
          <w:bCs/>
        </w:rPr>
      </w:pPr>
      <w:r>
        <w:rPr>
          <w:rFonts w:ascii="Times New Roman" w:hAnsi="Times New Roman" w:cs="Times New Roman"/>
          <w:b/>
          <w:bCs/>
        </w:rPr>
        <w:t xml:space="preserve">Figure 9. Contribution of Indel </w:t>
      </w:r>
      <w:r>
        <w:rPr>
          <w:rFonts w:ascii="Times New Roman" w:hAnsi="Times New Roman" w:cs="Times New Roman" w:hint="eastAsia"/>
          <w:b/>
          <w:bCs/>
        </w:rPr>
        <w:t>m</w:t>
      </w:r>
      <w:r>
        <w:rPr>
          <w:rFonts w:ascii="Times New Roman" w:hAnsi="Times New Roman" w:cs="Times New Roman"/>
          <w:b/>
          <w:bCs/>
        </w:rPr>
        <w:t xml:space="preserve">utational </w:t>
      </w:r>
      <w:r>
        <w:rPr>
          <w:rFonts w:ascii="Times New Roman" w:hAnsi="Times New Roman" w:cs="Times New Roman" w:hint="eastAsia"/>
          <w:b/>
          <w:bCs/>
        </w:rPr>
        <w:t>s</w:t>
      </w:r>
      <w:r>
        <w:rPr>
          <w:rFonts w:ascii="Times New Roman" w:hAnsi="Times New Roman" w:cs="Times New Roman"/>
          <w:b/>
          <w:bCs/>
        </w:rPr>
        <w:t xml:space="preserve">ignatures to </w:t>
      </w:r>
      <w:r>
        <w:rPr>
          <w:rFonts w:ascii="Times New Roman" w:hAnsi="Times New Roman" w:cs="Times New Roman" w:hint="eastAsia"/>
          <w:b/>
          <w:bCs/>
        </w:rPr>
        <w:t>ca</w:t>
      </w:r>
      <w:r>
        <w:rPr>
          <w:rFonts w:ascii="Times New Roman" w:hAnsi="Times New Roman" w:cs="Times New Roman"/>
          <w:b/>
          <w:bCs/>
        </w:rPr>
        <w:t xml:space="preserve">ncer </w:t>
      </w:r>
      <w:r>
        <w:rPr>
          <w:rFonts w:ascii="Times New Roman" w:hAnsi="Times New Roman" w:cs="Times New Roman" w:hint="eastAsia"/>
          <w:b/>
          <w:bCs/>
        </w:rPr>
        <w:t>g</w:t>
      </w:r>
      <w:r>
        <w:rPr>
          <w:rFonts w:ascii="Times New Roman" w:hAnsi="Times New Roman" w:cs="Times New Roman"/>
          <w:b/>
          <w:bCs/>
        </w:rPr>
        <w:t xml:space="preserve">ene </w:t>
      </w:r>
      <w:r>
        <w:rPr>
          <w:rFonts w:ascii="Times New Roman" w:hAnsi="Times New Roman" w:cs="Times New Roman" w:hint="eastAsia"/>
          <w:b/>
          <w:bCs/>
        </w:rPr>
        <w:t>m</w:t>
      </w:r>
      <w:r>
        <w:rPr>
          <w:rFonts w:ascii="Times New Roman" w:hAnsi="Times New Roman" w:cs="Times New Roman"/>
          <w:b/>
          <w:bCs/>
        </w:rPr>
        <w:t>utations</w:t>
      </w:r>
    </w:p>
    <w:p w14:paraId="2CF7D98C" w14:textId="77777777" w:rsidR="00A06A84" w:rsidRDefault="00482749">
      <w:pPr>
        <w:rPr>
          <w:rFonts w:ascii="Times New Roman" w:hAnsi="Times New Roman" w:cs="Times New Roman"/>
        </w:rPr>
      </w:pPr>
      <w:r>
        <w:rPr>
          <w:rFonts w:ascii="Times New Roman" w:hAnsi="Times New Roman" w:cs="Times New Roman"/>
        </w:rPr>
        <w:t>Stacked bar plots illustrating the relative contributions of different indel mutational processes to mutations in genes listed in the Canc</w:t>
      </w:r>
      <w:r>
        <w:rPr>
          <w:rFonts w:ascii="Times New Roman" w:hAnsi="Times New Roman" w:cs="Times New Roman"/>
        </w:rPr>
        <w:t>er Gene Census. The figure highlights the 30 most frequent indels for each category. For each plot, the horizontal axis represents the proportion of each mutational process, while the vertical axis displays the gene names alongside the corresponding mutati</w:t>
      </w:r>
      <w:r>
        <w:rPr>
          <w:rFonts w:ascii="Times New Roman" w:hAnsi="Times New Roman" w:cs="Times New Roman"/>
        </w:rPr>
        <w:t>on types. (A) Top 30 gene–deletion events in 83-type; (B) Top 30 gene–deletion events in 89-type; (C) Top 30 gene–insertion events in 83-type; (D) Top 30 gene–insertion events in 89-type. The specific signatures involved in each mutational process are deta</w:t>
      </w:r>
      <w:r>
        <w:rPr>
          <w:rFonts w:ascii="Times New Roman" w:hAnsi="Times New Roman" w:cs="Times New Roman"/>
        </w:rPr>
        <w:t>iled in Table S1</w:t>
      </w:r>
      <w:r>
        <w:rPr>
          <w:rFonts w:ascii="Times New Roman" w:hAnsi="Times New Roman" w:cs="Times New Roman" w:hint="eastAsia"/>
        </w:rPr>
        <w:t>5</w:t>
      </w:r>
      <w:r>
        <w:rPr>
          <w:rFonts w:ascii="Times New Roman" w:hAnsi="Times New Roman" w:cs="Times New Roman"/>
        </w:rPr>
        <w:t>.</w:t>
      </w:r>
    </w:p>
    <w:sectPr w:rsidR="00A06A84">
      <w:pgSz w:w="11906" w:h="16838"/>
      <w:pgMar w:top="1440" w:right="1800" w:bottom="1440" w:left="1800" w:header="0" w:footer="0" w:gutter="0"/>
      <w:cols w:space="720"/>
      <w:formProt w:val="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SimHei">
    <w:altName w:val="黑体"/>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20002A87" w:usb1="80000000" w:usb2="00000008" w:usb3="00000000" w:csb0="000001FF" w:csb1="00000000"/>
  </w:font>
  <w:font w:name="Liberation Sans">
    <w:altName w:val="Arial"/>
    <w:panose1 w:val="020B0604020202020204"/>
    <w:charset w:val="01"/>
    <w:family w:val="swiss"/>
    <w:pitch w:val="variable"/>
  </w:font>
  <w:font w:name="Noto Sans CJK SC">
    <w:panose1 w:val="020B0604020202020204"/>
    <w:charset w:val="00"/>
    <w:family w:val="roman"/>
    <w:notTrueType/>
    <w:pitch w:val="default"/>
  </w:font>
  <w:font w:name="Noto Sans Devanagari">
    <w:altName w:val="Cambria"/>
    <w:panose1 w:val="020B0604020202020204"/>
    <w:charset w:val="00"/>
    <w:family w:val="roman"/>
    <w:notTrueType/>
    <w:pitch w:val="default"/>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Mini Huang">
    <w15:presenceInfo w15:providerId="Windows Live" w15:userId="5d44a38bec6127d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8"/>
  <w:proofState w:spelling="clean"/>
  <w:trackRevisions/>
  <w:defaultTabStop w:val="420"/>
  <w:autoHyphenation/>
  <w:hyphenationZone w:val="0"/>
  <w:characterSpacingControl w:val="doNotCompress"/>
  <w:compat>
    <w:balanceSingleByteDoubleByteWidth/>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6A84"/>
    <w:rsid w:val="00482749"/>
    <w:rsid w:val="00A06A84"/>
  </w:rsids>
  <m:mathPr>
    <m:mathFont m:val="Cambria Math"/>
    <m:brkBin m:val="before"/>
    <m:brkBinSub m:val="--"/>
    <m:smallFrac m:val="0"/>
    <m:dispDef/>
    <m:lMargin m:val="0"/>
    <m:rMargin m:val="0"/>
    <m:defJc m:val="centerGroup"/>
    <m:wrapIndent m:val="1440"/>
    <m:intLim m:val="subSup"/>
    <m:naryLim m:val="undOvr"/>
  </m:mathPr>
  <w:themeFontLang w:val="en-US" w:eastAsia="zh-CN" w:bidi=""/>
  <w:clrSchemeMapping w:bg1="light1" w:t1="dark1" w:bg2="light2" w:t2="dark2" w:accent1="accent1" w:accent2="accent2" w:accent3="accent3" w:accent4="accent4" w:accent5="accent5" w:accent6="accent6" w:hyperlink="hyperlink" w:followedHyperlink="followedHyperlink"/>
  <w:decimalSymbol w:val="."/>
  <w:listSeparator w:val=","/>
  <w14:docId w14:val="2AB2A0FB"/>
  <w15:docId w15:val="{CF0A3EBB-92E5-3045-A64B-C8A9606ABE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2"/>
        <w:szCs w:val="24"/>
        <w:lang w:val="en-US" w:eastAsia="zh-CN"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pacing w:after="160" w:line="278" w:lineRule="auto"/>
    </w:pPr>
  </w:style>
  <w:style w:type="paragraph" w:styleId="Heading1">
    <w:name w:val="heading 1"/>
    <w:basedOn w:val="Normal"/>
    <w:next w:val="Normal"/>
    <w:link w:val="Heading1Char"/>
    <w:uiPriority w:val="9"/>
    <w:qFormat/>
    <w:rsid w:val="00B813C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B813C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B813C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B813C0"/>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B813C0"/>
    <w:pPr>
      <w:keepNext/>
      <w:keepLines/>
      <w:spacing w:before="80" w:after="40"/>
      <w:outlineLvl w:val="4"/>
    </w:pPr>
    <w:rPr>
      <w:rFonts w:cstheme="majorBidi"/>
      <w:color w:val="0F4761" w:themeColor="accent1" w:themeShade="BF"/>
      <w:sz w:val="24"/>
    </w:rPr>
  </w:style>
  <w:style w:type="paragraph" w:styleId="Heading6">
    <w:name w:val="heading 6"/>
    <w:basedOn w:val="Normal"/>
    <w:next w:val="Normal"/>
    <w:link w:val="Heading6Char"/>
    <w:uiPriority w:val="9"/>
    <w:semiHidden/>
    <w:unhideWhenUsed/>
    <w:qFormat/>
    <w:rsid w:val="00B813C0"/>
    <w:pPr>
      <w:keepNext/>
      <w:keepLines/>
      <w:spacing w:before="40" w:after="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B813C0"/>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B813C0"/>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B813C0"/>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B813C0"/>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qFormat/>
    <w:rsid w:val="00B813C0"/>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qFormat/>
    <w:rsid w:val="00B813C0"/>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qFormat/>
    <w:rsid w:val="00B813C0"/>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qFormat/>
    <w:rsid w:val="00B813C0"/>
    <w:rPr>
      <w:rFonts w:cstheme="majorBidi"/>
      <w:color w:val="0F4761" w:themeColor="accent1" w:themeShade="BF"/>
      <w:sz w:val="24"/>
    </w:rPr>
  </w:style>
  <w:style w:type="character" w:customStyle="1" w:styleId="Heading6Char">
    <w:name w:val="Heading 6 Char"/>
    <w:basedOn w:val="DefaultParagraphFont"/>
    <w:link w:val="Heading6"/>
    <w:uiPriority w:val="9"/>
    <w:semiHidden/>
    <w:qFormat/>
    <w:rsid w:val="00B813C0"/>
    <w:rPr>
      <w:rFonts w:cstheme="majorBidi"/>
      <w:b/>
      <w:bCs/>
      <w:color w:val="0F4761" w:themeColor="accent1" w:themeShade="BF"/>
    </w:rPr>
  </w:style>
  <w:style w:type="character" w:customStyle="1" w:styleId="Heading7Char">
    <w:name w:val="Heading 7 Char"/>
    <w:basedOn w:val="DefaultParagraphFont"/>
    <w:link w:val="Heading7"/>
    <w:uiPriority w:val="9"/>
    <w:semiHidden/>
    <w:qFormat/>
    <w:rsid w:val="00B813C0"/>
    <w:rPr>
      <w:rFonts w:cstheme="majorBidi"/>
      <w:b/>
      <w:bCs/>
      <w:color w:val="595959" w:themeColor="text1" w:themeTint="A6"/>
    </w:rPr>
  </w:style>
  <w:style w:type="character" w:customStyle="1" w:styleId="Heading8Char">
    <w:name w:val="Heading 8 Char"/>
    <w:basedOn w:val="DefaultParagraphFont"/>
    <w:link w:val="Heading8"/>
    <w:uiPriority w:val="9"/>
    <w:semiHidden/>
    <w:qFormat/>
    <w:rsid w:val="00B813C0"/>
    <w:rPr>
      <w:rFonts w:cstheme="majorBidi"/>
      <w:color w:val="595959" w:themeColor="text1" w:themeTint="A6"/>
    </w:rPr>
  </w:style>
  <w:style w:type="character" w:customStyle="1" w:styleId="Heading9Char">
    <w:name w:val="Heading 9 Char"/>
    <w:basedOn w:val="DefaultParagraphFont"/>
    <w:link w:val="Heading9"/>
    <w:uiPriority w:val="9"/>
    <w:semiHidden/>
    <w:qFormat/>
    <w:rsid w:val="00B813C0"/>
    <w:rPr>
      <w:rFonts w:eastAsiaTheme="majorEastAsia" w:cstheme="majorBidi"/>
      <w:color w:val="595959" w:themeColor="text1" w:themeTint="A6"/>
    </w:rPr>
  </w:style>
  <w:style w:type="character" w:customStyle="1" w:styleId="TitleChar">
    <w:name w:val="Title Char"/>
    <w:basedOn w:val="DefaultParagraphFont"/>
    <w:link w:val="Title"/>
    <w:uiPriority w:val="10"/>
    <w:qFormat/>
    <w:rsid w:val="00B813C0"/>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B813C0"/>
    <w:rPr>
      <w:rFonts w:asciiTheme="majorHAnsi" w:eastAsiaTheme="majorEastAsia" w:hAnsiTheme="majorHAnsi"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B813C0"/>
    <w:rPr>
      <w:i/>
      <w:iCs/>
      <w:color w:val="404040" w:themeColor="text1" w:themeTint="BF"/>
    </w:rPr>
  </w:style>
  <w:style w:type="character" w:styleId="IntenseEmphasis">
    <w:name w:val="Intense Emphasis"/>
    <w:basedOn w:val="DefaultParagraphFont"/>
    <w:uiPriority w:val="21"/>
    <w:qFormat/>
    <w:rsid w:val="00B813C0"/>
    <w:rPr>
      <w:i/>
      <w:iCs/>
      <w:color w:val="0F4761" w:themeColor="accent1" w:themeShade="BF"/>
    </w:rPr>
  </w:style>
  <w:style w:type="character" w:customStyle="1" w:styleId="IntenseQuoteChar">
    <w:name w:val="Intense Quote Char"/>
    <w:basedOn w:val="DefaultParagraphFont"/>
    <w:link w:val="IntenseQuote"/>
    <w:uiPriority w:val="30"/>
    <w:qFormat/>
    <w:rsid w:val="00B813C0"/>
    <w:rPr>
      <w:i/>
      <w:iCs/>
      <w:color w:val="0F4761" w:themeColor="accent1" w:themeShade="BF"/>
    </w:rPr>
  </w:style>
  <w:style w:type="character" w:styleId="IntenseReference">
    <w:name w:val="Intense Reference"/>
    <w:basedOn w:val="DefaultParagraphFont"/>
    <w:uiPriority w:val="32"/>
    <w:qFormat/>
    <w:rsid w:val="00B813C0"/>
    <w:rPr>
      <w:b/>
      <w:bCs/>
      <w:smallCaps/>
      <w:color w:val="0F4761" w:themeColor="accent1" w:themeShade="BF"/>
      <w:spacing w:val="5"/>
    </w:rPr>
  </w:style>
  <w:style w:type="character" w:customStyle="1" w:styleId="HeaderChar">
    <w:name w:val="Header Char"/>
    <w:basedOn w:val="DefaultParagraphFont"/>
    <w:link w:val="Header"/>
    <w:uiPriority w:val="99"/>
    <w:qFormat/>
    <w:rsid w:val="009A4484"/>
    <w:rPr>
      <w:sz w:val="18"/>
      <w:szCs w:val="18"/>
    </w:rPr>
  </w:style>
  <w:style w:type="character" w:customStyle="1" w:styleId="FooterChar">
    <w:name w:val="Footer Char"/>
    <w:basedOn w:val="DefaultParagraphFont"/>
    <w:link w:val="Footer"/>
    <w:uiPriority w:val="99"/>
    <w:qFormat/>
    <w:rsid w:val="009A4484"/>
    <w:rPr>
      <w:sz w:val="18"/>
      <w:szCs w:val="18"/>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rPr>
  </w:style>
  <w:style w:type="paragraph" w:customStyle="1"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B813C0"/>
    <w:pPr>
      <w:spacing w:after="80" w:line="240" w:lineRule="auto"/>
      <w:contextualSpacing/>
      <w:jc w:val="center"/>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B813C0"/>
    <w:pPr>
      <w:jc w:val="center"/>
    </w:pPr>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B813C0"/>
    <w:pPr>
      <w:spacing w:before="160"/>
      <w:jc w:val="center"/>
    </w:pPr>
    <w:rPr>
      <w:i/>
      <w:iCs/>
      <w:color w:val="404040" w:themeColor="text1" w:themeTint="BF"/>
    </w:rPr>
  </w:style>
  <w:style w:type="paragraph" w:styleId="ListParagraph">
    <w:name w:val="List Paragraph"/>
    <w:basedOn w:val="Normal"/>
    <w:uiPriority w:val="34"/>
    <w:qFormat/>
    <w:rsid w:val="00B813C0"/>
    <w:pPr>
      <w:ind w:left="720"/>
      <w:contextualSpacing/>
    </w:pPr>
  </w:style>
  <w:style w:type="paragraph" w:styleId="IntenseQuote">
    <w:name w:val="Intense Quote"/>
    <w:basedOn w:val="Normal"/>
    <w:next w:val="Normal"/>
    <w:link w:val="IntenseQuoteChar"/>
    <w:uiPriority w:val="30"/>
    <w:qFormat/>
    <w:rsid w:val="00B813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customStyle="1" w:styleId="HeaderandFooter">
    <w:name w:val="Header and Footer"/>
    <w:basedOn w:val="Normal"/>
    <w:qFormat/>
  </w:style>
  <w:style w:type="paragraph" w:styleId="Header">
    <w:name w:val="header"/>
    <w:basedOn w:val="Normal"/>
    <w:link w:val="HeaderChar"/>
    <w:uiPriority w:val="99"/>
    <w:unhideWhenUsed/>
    <w:rsid w:val="009A4484"/>
    <w:pPr>
      <w:tabs>
        <w:tab w:val="center" w:pos="4153"/>
        <w:tab w:val="right" w:pos="8306"/>
      </w:tabs>
      <w:snapToGrid w:val="0"/>
      <w:spacing w:line="240" w:lineRule="auto"/>
      <w:jc w:val="center"/>
    </w:pPr>
    <w:rPr>
      <w:sz w:val="18"/>
      <w:szCs w:val="18"/>
    </w:rPr>
  </w:style>
  <w:style w:type="paragraph" w:styleId="Footer">
    <w:name w:val="footer"/>
    <w:basedOn w:val="Normal"/>
    <w:link w:val="FooterChar"/>
    <w:uiPriority w:val="99"/>
    <w:unhideWhenUsed/>
    <w:rsid w:val="009A4484"/>
    <w:pPr>
      <w:tabs>
        <w:tab w:val="center" w:pos="4153"/>
        <w:tab w:val="right" w:pos="8306"/>
      </w:tabs>
      <w:snapToGrid w:val="0"/>
      <w:spacing w:line="240" w:lineRule="auto"/>
    </w:pPr>
    <w:rPr>
      <w:sz w:val="18"/>
      <w:szCs w:val="18"/>
    </w:rPr>
  </w:style>
  <w:style w:type="paragraph" w:styleId="Revision">
    <w:name w:val="Revision"/>
    <w:uiPriority w:val="99"/>
    <w:semiHidden/>
    <w:qFormat/>
    <w:rsid w:val="00200066"/>
  </w:style>
  <w:style w:type="paragraph" w:styleId="BalloonText">
    <w:name w:val="Balloon Text"/>
    <w:basedOn w:val="Normal"/>
    <w:link w:val="BalloonTextChar"/>
    <w:uiPriority w:val="99"/>
    <w:semiHidden/>
    <w:unhideWhenUsed/>
    <w:rsid w:val="00482749"/>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482749"/>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microsoft.com/office/2011/relationships/people" Target="people.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majorFont>
      <a:minorFont>
        <a:latin typeface="等线"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113</TotalTime>
  <Pages>3</Pages>
  <Words>1258</Words>
  <Characters>7173</Characters>
  <Application>Microsoft Office Word</Application>
  <DocSecurity>0</DocSecurity>
  <Lines>59</Lines>
  <Paragraphs>16</Paragraphs>
  <ScaleCrop>false</ScaleCrop>
  <Company/>
  <LinksUpToDate>false</LinksUpToDate>
  <CharactersWithSpaces>8415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 Liu</dc:creator>
  <dc:description/>
  <cp:lastModifiedBy>Mini Huang</cp:lastModifiedBy>
  <cp:revision>62</cp:revision>
  <dcterms:created xsi:type="dcterms:W3CDTF">2025-09-08T07:39:00Z</dcterms:created>
  <dcterms:modified xsi:type="dcterms:W3CDTF">2026-04-03T07:46:00Z</dcterms:modified>
  <dc:language>en-US</dc:language>
</cp:coreProperties>
</file>