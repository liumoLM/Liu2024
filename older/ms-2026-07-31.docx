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1C90" w14:textId="77777777" w:rsidR="00860193"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76F38B50" w14:textId="77777777" w:rsidR="00860193"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783480F2" w14:textId="77777777" w:rsidR="00860193" w:rsidRDefault="00000000">
      <w:pPr>
        <w:pStyle w:val="authorsandaff"/>
      </w:pPr>
      <w:r>
        <w:t xml:space="preserve">1 Sino-French Hoffmann Institute, School of Basic Medical Sciences, </w:t>
      </w:r>
      <w:r>
        <w:rPr>
          <w:rFonts w:eastAsia="Times New Roman" w:hint="eastAsia"/>
        </w:rPr>
        <w:t xml:space="preserve">The First Affiliated Hospital, Guangzhou </w:t>
      </w:r>
      <w:r>
        <w:t>Medical University, Guangzhou, Guangdong 511436, China</w:t>
      </w:r>
    </w:p>
    <w:p w14:paraId="1143B655" w14:textId="77777777" w:rsidR="00860193" w:rsidRDefault="00000000">
      <w:pPr>
        <w:pStyle w:val="authorsandaff"/>
      </w:pPr>
      <w:r>
        <w:rPr>
          <w:rFonts w:hint="eastAsia"/>
        </w:rPr>
        <w:t xml:space="preserve">2 </w:t>
      </w:r>
      <w:r>
        <w:t>Molecular Cancer Research Center, Zhongshan School of Medicine, Sun Yat-sen University Shenzhen Campus, Shenzhen, 518107, China</w:t>
      </w:r>
    </w:p>
    <w:p w14:paraId="6DB69C70" w14:textId="77777777" w:rsidR="00860193" w:rsidRDefault="00000000">
      <w:pPr>
        <w:pStyle w:val="authorsandaff"/>
      </w:pPr>
      <w:r>
        <w:rPr>
          <w:rFonts w:hint="eastAsia"/>
        </w:rPr>
        <w:t xml:space="preserve">3 </w:t>
      </w:r>
      <w:r>
        <w:t>Imaging Platform, Broad Institute of Harvard and MIT, Cambridge, Massachusetts, United States</w:t>
      </w:r>
    </w:p>
    <w:p w14:paraId="119C726C" w14:textId="77777777" w:rsidR="00860193" w:rsidRDefault="00000000">
      <w:pPr>
        <w:pStyle w:val="authorsandaff"/>
      </w:pPr>
      <w:r>
        <w:rPr>
          <w:rFonts w:hint="eastAsia"/>
        </w:rPr>
        <w:t>4</w:t>
      </w:r>
      <w:r>
        <w:t xml:space="preserve"> Department of Biostatistics and Bioinformatics, Duke University School of Medicine, Durham, North Carolina, 27710, United States</w:t>
      </w:r>
    </w:p>
    <w:p w14:paraId="39DE44EB" w14:textId="77777777" w:rsidR="00860193" w:rsidRDefault="00000000">
      <w:pPr>
        <w:pStyle w:val="authorsandaff"/>
      </w:pPr>
      <w:r>
        <w:t xml:space="preserve"># Corresponding authors: E-mails: </w:t>
      </w:r>
      <w:hyperlink r:id="rId7">
        <w:r w:rsidR="00860193">
          <w:rPr>
            <w:rFonts w:hint="eastAsia"/>
          </w:rPr>
          <w:t>mo.liu@gzhmu.edu.cn</w:t>
        </w:r>
      </w:hyperlink>
      <w:r>
        <w:rPr>
          <w:rFonts w:hint="eastAsia"/>
        </w:rPr>
        <w:t xml:space="preserve">, </w:t>
      </w:r>
      <w:hyperlink r:id="rId8">
        <w:r w:rsidR="00860193">
          <w:rPr>
            <w:rStyle w:val="Hyperlink"/>
            <w:rFonts w:hint="eastAsia"/>
          </w:rPr>
          <w:t>steverozen@pm.me</w:t>
        </w:r>
      </w:hyperlink>
    </w:p>
    <w:p w14:paraId="1F06C13E" w14:textId="77777777" w:rsidR="00860193" w:rsidRDefault="00000000">
      <w:pPr>
        <w:pStyle w:val="authorsandaff"/>
      </w:pPr>
      <w:r>
        <w:rPr>
          <w:rFonts w:hint="eastAsia"/>
        </w:rPr>
        <w:t xml:space="preserve">* </w:t>
      </w:r>
      <w:r>
        <w:t>These authors contributed equally</w:t>
      </w:r>
    </w:p>
    <w:p w14:paraId="61302124" w14:textId="77777777" w:rsidR="00860193" w:rsidRDefault="00000000">
      <w:pPr>
        <w:pStyle w:val="Heading1"/>
        <w:spacing w:before="0"/>
        <w:rPr>
          <w:rFonts w:ascii="Google Sans;Roboto;Arial;sans-s" w:eastAsia="Times New Roman" w:hAnsi="Google Sans;Roboto;Arial;sans-s"/>
          <w:sz w:val="20"/>
          <w:szCs w:val="20"/>
        </w:rPr>
      </w:pPr>
      <w:r>
        <w:br w:type="page"/>
      </w:r>
    </w:p>
    <w:p w14:paraId="0E745612" w14:textId="77777777" w:rsidR="00860193" w:rsidRDefault="00000000">
      <w:pPr>
        <w:pStyle w:val="Heading1"/>
        <w:spacing w:before="0"/>
      </w:pPr>
      <w:r>
        <w:rPr>
          <w:rFonts w:hint="eastAsia"/>
        </w:rPr>
        <w:lastRenderedPageBreak/>
        <w:t>Summary</w:t>
      </w:r>
    </w:p>
    <w:p w14:paraId="2016AAE9" w14:textId="77777777" w:rsidR="00860193"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Times New Roman"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20A7733B" w14:textId="77777777" w:rsidR="00860193" w:rsidRDefault="00000000">
      <w:pPr>
        <w:pStyle w:val="Heading1"/>
        <w:spacing w:before="0"/>
      </w:pPr>
      <w:r>
        <w:rPr>
          <w:rFonts w:hint="eastAsia"/>
        </w:rPr>
        <w:t>150</w:t>
      </w:r>
      <w:r>
        <w:br w:type="page"/>
      </w:r>
    </w:p>
    <w:p w14:paraId="52FC55F4" w14:textId="77777777" w:rsidR="00860193" w:rsidRDefault="00000000">
      <w:pPr>
        <w:spacing w:after="0" w:line="360" w:lineRule="auto"/>
        <w:ind w:firstLine="0"/>
        <w:rPr>
          <w:rFonts w:eastAsia="Times New Roman"/>
          <w:b/>
          <w:bCs/>
        </w:rPr>
      </w:pPr>
      <w:r>
        <w:rPr>
          <w:rFonts w:eastAsia="Times New Roman" w:hint="eastAsia"/>
          <w:b/>
          <w:bCs/>
        </w:rPr>
        <w:lastRenderedPageBreak/>
        <w:t>Graphical Abstract</w:t>
      </w:r>
    </w:p>
    <w:p w14:paraId="357A6255" w14:textId="77777777" w:rsidR="00860193" w:rsidRDefault="00000000">
      <w:pPr>
        <w:spacing w:after="0" w:line="360" w:lineRule="auto"/>
        <w:ind w:firstLine="0"/>
        <w:rPr>
          <w:rFonts w:eastAsia="Times New Roman"/>
          <w:b/>
          <w:bCs/>
        </w:rPr>
      </w:pPr>
      <w:r>
        <w:rPr>
          <w:noProof/>
        </w:rPr>
        <w:drawing>
          <wp:inline distT="0" distB="0" distL="0" distR="0" wp14:anchorId="32A15981" wp14:editId="72F379CF">
            <wp:extent cx="5938520" cy="641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5938520" cy="6414135"/>
                    </a:xfrm>
                    <a:prstGeom prst="rect">
                      <a:avLst/>
                    </a:prstGeom>
                    <a:noFill/>
                  </pic:spPr>
                </pic:pic>
              </a:graphicData>
            </a:graphic>
          </wp:inline>
        </w:drawing>
      </w:r>
    </w:p>
    <w:p w14:paraId="331B37EA" w14:textId="77777777" w:rsidR="00860193" w:rsidRDefault="00000000">
      <w:pPr>
        <w:spacing w:after="0" w:line="360" w:lineRule="auto"/>
        <w:ind w:firstLine="0"/>
        <w:rPr>
          <w:rFonts w:eastAsia="Times New Roman"/>
          <w:b/>
          <w:bCs/>
        </w:rPr>
      </w:pPr>
      <w:r>
        <w:rPr>
          <w:rFonts w:eastAsia="Times New Roman"/>
          <w:b/>
          <w:bCs/>
        </w:rPr>
        <w:t>Highlights</w:t>
      </w:r>
    </w:p>
    <w:p w14:paraId="363CC81A" w14:textId="77777777" w:rsidR="00860193" w:rsidRDefault="00000000">
      <w:pPr>
        <w:numPr>
          <w:ilvl w:val="0"/>
          <w:numId w:val="3"/>
        </w:numPr>
        <w:spacing w:after="0" w:line="360" w:lineRule="auto"/>
        <w:rPr>
          <w:rFonts w:eastAsia="Times New Roman"/>
        </w:rPr>
      </w:pPr>
      <w:r>
        <w:rPr>
          <w:rFonts w:eastAsia="Times New Roman"/>
        </w:rPr>
        <w:t>Repertoire of indel signatures across 6,975 genomes in 3 indel classification schemes</w:t>
      </w:r>
    </w:p>
    <w:p w14:paraId="54D55AD8" w14:textId="77777777" w:rsidR="00860193" w:rsidRDefault="00000000">
      <w:pPr>
        <w:numPr>
          <w:ilvl w:val="0"/>
          <w:numId w:val="3"/>
        </w:numPr>
        <w:spacing w:after="0" w:line="360" w:lineRule="auto"/>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14:paraId="180B02AA" w14:textId="77777777" w:rsidR="00860193" w:rsidRDefault="00000000">
      <w:pPr>
        <w:numPr>
          <w:ilvl w:val="0"/>
          <w:numId w:val="3"/>
        </w:numPr>
        <w:spacing w:after="0" w:line="360" w:lineRule="auto"/>
        <w:rPr>
          <w:rFonts w:eastAsia="Times New Roman"/>
        </w:rPr>
      </w:pPr>
      <w:r>
        <w:rPr>
          <w:rFonts w:eastAsia="Times New Roman"/>
        </w:rPr>
        <w:t>Integrative topography across transcription, replication, and genic regions</w:t>
      </w:r>
    </w:p>
    <w:p w14:paraId="7971E056" w14:textId="77777777" w:rsidR="00860193" w:rsidRDefault="00000000">
      <w:pPr>
        <w:numPr>
          <w:ilvl w:val="0"/>
          <w:numId w:val="3"/>
        </w:numPr>
        <w:spacing w:after="0" w:line="360" w:lineRule="auto"/>
        <w:rPr>
          <w:rFonts w:eastAsia="Times New Roman"/>
        </w:rPr>
      </w:pPr>
      <w:r>
        <w:rPr>
          <w:rFonts w:eastAsia="Times New Roman"/>
        </w:rPr>
        <w:t>Website and software for signature browsing and matrix generation from VCF files</w:t>
      </w:r>
      <w:r>
        <w:br w:type="page"/>
      </w:r>
    </w:p>
    <w:p w14:paraId="20B8465E" w14:textId="77777777" w:rsidR="00860193" w:rsidRDefault="00000000">
      <w:pPr>
        <w:pStyle w:val="Heading1"/>
        <w:spacing w:before="0"/>
      </w:pPr>
      <w:r>
        <w:lastRenderedPageBreak/>
        <w:t>Introduction</w:t>
      </w:r>
    </w:p>
    <w:p w14:paraId="58705931" w14:textId="77777777" w:rsidR="00860193"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691A8CDB" w14:textId="77777777" w:rsidR="00860193"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3A9AA884" w14:textId="77777777" w:rsidR="00860193" w:rsidRDefault="00000000">
      <w:r>
        <w:lastRenderedPageBreak/>
        <w:t>Mutational signature research has tended to focus less on indel rather than SBS signatures, and symptomatic of this COSMIC v3.</w:t>
      </w:r>
      <w:r>
        <w:rPr>
          <w:rFonts w:eastAsia="Times New Roman" w:hint="eastAsia"/>
        </w:rPr>
        <w:t>6</w:t>
      </w:r>
      <w: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5A3FAC90" w14:textId="77777777" w:rsidR="00860193"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57CBFDA2" w14:textId="77777777" w:rsidR="00860193"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47CE0A37" w14:textId="77777777" w:rsidR="00860193"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466ABC11" w14:textId="77777777" w:rsidR="00860193"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07BDBB16" w14:textId="77777777" w:rsidR="00860193"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val="clear" w:color="auto" w:fill="00FFFF"/>
        </w:rPr>
        <w:t>(</w:t>
      </w:r>
      <w:r>
        <w:rPr>
          <w:rFonts w:eastAsia="Times New Roman"/>
          <w:shd w:val="clear" w:color="auto" w:fill="00FFFF"/>
        </w:rPr>
        <w:t>https://indelsig.net</w:t>
      </w:r>
      <w:r>
        <w:rPr>
          <w:rFonts w:eastAsia="Times New Roman" w:hint="eastAsia"/>
          <w:shd w:val="clear" w:color="auto" w:fill="00FFFF"/>
        </w:rPr>
        <w:t>)</w:t>
      </w:r>
      <w:r>
        <w:t xml:space="preserve"> </w:t>
      </w:r>
    </w:p>
    <w:p w14:paraId="14BEE57B" w14:textId="77777777" w:rsidR="00860193" w:rsidRDefault="00000000">
      <w:pPr>
        <w:pStyle w:val="Heading1"/>
      </w:pPr>
      <w:r>
        <w:t>Results</w:t>
      </w:r>
    </w:p>
    <w:p w14:paraId="7A7652C8" w14:textId="77777777" w:rsidR="00860193" w:rsidRDefault="00000000">
      <w:pPr>
        <w:pStyle w:val="Heading2"/>
      </w:pPr>
      <w:r>
        <w:t>Repertoire of indel signatures based on de novo signature discovery</w:t>
      </w:r>
    </w:p>
    <w:p w14:paraId="2852BE37" w14:textId="77777777" w:rsidR="00860193" w:rsidRDefault="00000000">
      <w:pPr>
        <w:pStyle w:val="normalfirst"/>
      </w:pPr>
      <w:r>
        <w:t>We identified indel signatures in all three classifications from a total of 6,975 cancer genomes encompassing 3</w:t>
      </w:r>
      <w:r>
        <w:rPr>
          <w:rFonts w:eastAsia="Times New Roman"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00FF00"/>
        </w:rPr>
        <w:t>)</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t xml:space="preserve"> were discovered. Further evidence of their robustness derives from the identification of tumor spectra dominated by a single signature. For</w:t>
      </w:r>
      <w:r>
        <w:rPr>
          <w:rFonts w:eastAsia="Times New Roman" w:hint="eastAsia"/>
        </w:rPr>
        <w:t xml:space="preserve"> 35 </w:t>
      </w:r>
      <w:r>
        <w:t>of the 44 signatures, there were tumor spectra with cosine similarity &gt;</w:t>
      </w:r>
      <w:r>
        <w:rPr>
          <w:rFonts w:eastAsia="Times New Roman" w:hint="eastAsia"/>
        </w:rPr>
        <w:t xml:space="preserve"> 0.95 </w:t>
      </w:r>
      <w: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t>(Koh et al. 2025)</w:t>
      </w:r>
      <w:bookmarkEnd w:id="14"/>
      <w:r>
        <w:t xml:space="preserve"> and 26 were not previously described to our knowlege (Table 1). We also carried out signature discovery in spectra in the 83-type </w:t>
      </w:r>
      <w:r>
        <w:lastRenderedPageBreak/>
        <w:t xml:space="preserve">classification, and discovered 34 signatures, of which 20 were similar to signatures in the COSMIC reference set, and 3 additional signatures were similar to signatures identified in </w:t>
      </w:r>
      <w:bookmarkStart w:id="15" w:name="ZOTERO_BREF_RenPiKIXIJyQ"/>
      <w:r>
        <w:rPr>
          <w:shd w:val="clear" w:color="auto" w:fill="FF0000"/>
        </w:rPr>
        <w:t>(Jin et al. 2024b)</w:t>
      </w:r>
      <w:bookmarkEnd w:id="15"/>
      <w:r>
        <w:t xml:space="preserve"> (Table 1).</w:t>
      </w:r>
    </w:p>
    <w:p w14:paraId="09580BB1" w14:textId="77777777" w:rsidR="00860193"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Times New Roman"/>
          <w:shd w:val="clear" w:color="auto" w:fill="00FFFF"/>
        </w:rPr>
        <w:t>https://indelsig.net/</w:t>
      </w:r>
      <w:r>
        <w:rPr>
          <w:shd w:val="clear" w:color="auto" w:fill="00FFFF"/>
        </w:rPr>
        <w:t>.</w:t>
      </w:r>
    </w:p>
    <w:p w14:paraId="11C53243" w14:textId="77777777" w:rsidR="00860193" w:rsidRDefault="00000000">
      <w:pPr>
        <w:pStyle w:val="normalfirst"/>
        <w:ind w:firstLine="720"/>
      </w:pPr>
      <w:r>
        <w:t xml:space="preserve">In several cases, the new indel classifications systems were able to distinguish signatures that the older system merged. This is clearest for deletions of single T bases from tracts of </w:t>
      </w:r>
      <w:r>
        <w:rPr>
          <w:rFonts w:ascii="Liberation Serif" w:eastAsia="Liberation Serif" w:hAnsi="Liberation Serif" w:cs="Liberation Serif"/>
        </w:rPr>
        <w:t>≥</w:t>
      </w:r>
      <w: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for flanking A bases and InsDel1c’s preference for flanking C bases.</w:t>
      </w:r>
      <w: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val="clear" w:color="auto" w:fill="00FFFF"/>
        </w:rPr>
        <w:t>(Figure 4, Figure S1).</w:t>
      </w:r>
    </w:p>
    <w:p w14:paraId="5525E737" w14:textId="77777777" w:rsidR="00860193" w:rsidRDefault="00000000">
      <w:pPr>
        <w:pStyle w:val="normalfirst"/>
        <w:ind w:firstLine="720"/>
      </w:pPr>
      <w: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w:t>
      </w:r>
      <w:r>
        <w:lastRenderedPageBreak/>
        <w:t xml:space="preserve">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val="clear" w:color="auto" w:fill="00FFFF"/>
        </w:rPr>
        <w:t xml:space="preserve">(Table S9; </w:t>
      </w:r>
      <w:r>
        <w:rPr>
          <w:shd w:val="clear" w:color="auto" w:fill="FF0000"/>
        </w:rPr>
        <w:t>possibly remove some of the sheets from table S9)</w:t>
      </w:r>
      <w:r>
        <w:t>.</w:t>
      </w:r>
    </w:p>
    <w:p w14:paraId="2A240FA2" w14:textId="77777777" w:rsidR="00860193" w:rsidRDefault="00000000">
      <w:pPr>
        <w:pStyle w:val="normalfirst"/>
      </w:pPr>
      <w:r>
        <w:rPr>
          <w:rFonts w:eastAsia="Times New Roman" w:hint="eastAsia"/>
          <w:b/>
          <w:bCs/>
          <w:i/>
          <w:iCs/>
        </w:rPr>
        <w:t>Two cases where the 89-type classification misses clear differences.</w:t>
      </w:r>
      <w:r>
        <w:rPr>
          <w:rFonts w:eastAsia="Times New Roman" w:hint="eastAsia"/>
          <w:b/>
          <w:bCs/>
        </w:rPr>
        <w:t xml:space="preserve"> </w:t>
      </w: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ascii="DejaVu Sans" w:hAnsi="DejaVu Sans" w:cs="DejaVu Sans" w:hint="eastAsia"/>
        </w:rPr>
        <w:t>→</w:t>
      </w:r>
      <w:r>
        <w:rPr>
          <w:rFonts w:eastAsia="Times New Roman" w:hint="eastAsia"/>
        </w:rPr>
        <w:t>AA), while InsDel13 has deletions of T from ATTA (ATTA</w:t>
      </w:r>
      <w:r>
        <w:rPr>
          <w:rFonts w:ascii="DejaVu Sans" w:hAnsi="DejaVu Sans" w:cs="DejaVu Sans" w:hint="eastAsia"/>
        </w:rPr>
        <w:t>→</w:t>
      </w:r>
      <w:r>
        <w:rPr>
          <w:rFonts w:eastAsia="Times New Roman" w:hint="eastAsia"/>
        </w:rPr>
        <w:t>ATA,</w:t>
      </w:r>
      <w:r>
        <w:rPr>
          <w:rFonts w:eastAsia="Times New Roman" w:hint="eastAsia"/>
          <w:shd w:val="clear" w:color="auto" w:fill="00FFFF"/>
        </w:rPr>
        <w:t xml:space="preserve"> Figure S2A)</w:t>
      </w:r>
      <w:r>
        <w:t>.</w:t>
      </w:r>
      <w:r>
        <w:rPr>
          <w:rFonts w:eastAsia="Times New Roma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Times New Roman" w:hint="eastAsia"/>
        </w:rPr>
        <w:t>ACCG) and insertion of a one T next to an isolated T (e.g. GTG</w:t>
      </w:r>
      <w:r>
        <w:rPr>
          <w:rFonts w:ascii="DejaVu Sans" w:hAnsi="DejaVu Sans" w:cs="DejaVu Sans" w:hint="eastAsia"/>
        </w:rPr>
        <w:t>→</w:t>
      </w:r>
      <w:r>
        <w:rPr>
          <w:rFonts w:eastAsia="Times New Roman" w:hint="eastAsia"/>
        </w:rPr>
        <w:t>GTTG). InsDel16 has insertion of one C between non-Cs (e.g. AT</w:t>
      </w:r>
      <w:r>
        <w:rPr>
          <w:rFonts w:ascii="DejaVu Sans" w:hAnsi="DejaVu Sans" w:cs="DejaVu Sans" w:hint="eastAsia"/>
        </w:rPr>
        <w:t>→</w:t>
      </w:r>
      <w:r>
        <w:rPr>
          <w:rFonts w:eastAsia="Times New Roman" w:hint="eastAsia"/>
        </w:rPr>
        <w:t>ACT), and insertion of one T between non-Ts (e.g. AG</w:t>
      </w:r>
      <w:r>
        <w:rPr>
          <w:rFonts w:ascii="DejaVu Sans" w:hAnsi="DejaVu Sans" w:cs="DejaVu Sans" w:hint="eastAsia"/>
        </w:rPr>
        <w:t>→</w:t>
      </w:r>
      <w:r>
        <w:rPr>
          <w:rFonts w:eastAsia="Times New Roman" w:hint="eastAsia"/>
        </w:rPr>
        <w:t xml:space="preserve">ATG, </w:t>
      </w:r>
      <w:r>
        <w:rPr>
          <w:rFonts w:eastAsia="Times New Roman" w:hint="eastAsia"/>
          <w:shd w:val="clear" w:color="auto" w:fill="00FFFF"/>
        </w:rPr>
        <w:t>Figure S2B</w:t>
      </w:r>
      <w:r>
        <w:t xml:space="preserve">). Again, </w:t>
      </w:r>
      <w:r>
        <w:rPr>
          <w:rFonts w:eastAsia="Times New Roman" w:hint="eastAsia"/>
        </w:rPr>
        <w:t>the 89-type system does not capture these differences, while the 83 and 476-type systems do.</w:t>
      </w:r>
    </w:p>
    <w:p w14:paraId="44788DD9" w14:textId="77777777" w:rsidR="00860193" w:rsidRDefault="00000000">
      <w:pPr>
        <w:pStyle w:val="normalfirst"/>
        <w:rPr>
          <w:b/>
          <w:bCs/>
          <w:i/>
          <w:iCs/>
        </w:rPr>
      </w:pPr>
      <w:r>
        <w:rPr>
          <w:b/>
          <w:bCs/>
          <w:i/>
          <w:iCs/>
        </w:rPr>
        <w:t>New insights</w:t>
      </w:r>
    </w:p>
    <w:p w14:paraId="5FE6890F" w14:textId="77777777" w:rsidR="00860193"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w:t>
      </w:r>
      <w:r>
        <w:lastRenderedPageBreak/>
        <w:t>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2A24EC60" w14:textId="6CF94A39" w:rsidR="00860193" w:rsidRDefault="00000000">
      <w:pPr>
        <w:pStyle w:val="NormalWeb"/>
      </w:pPr>
      <w:r>
        <w:rPr>
          <w:rFonts w:eastAsia="Times New Roman"/>
          <w:b/>
          <w:bCs/>
          <w:i/>
          <w:iCs/>
        </w:rPr>
        <w:t>APOBEC3A activity and InsDel_Aβ</w:t>
      </w:r>
      <w:r>
        <w:rPr>
          <w:rFonts w:eastAsia="Times New Roman" w:hint="eastAsia"/>
          <w:b/>
          <w:bCs/>
          <w:i/>
          <w:iCs/>
        </w:rPr>
        <w:t xml:space="preserve">. </w:t>
      </w: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val="clear" w:color="auto" w:fill="00FFFF"/>
        </w:rPr>
        <w:t>F</w:t>
      </w:r>
      <w:r>
        <w:rPr>
          <w:rFonts w:eastAsia="Times New Roman"/>
          <w:shd w:val="clear" w:color="auto" w:fill="00FFFF"/>
        </w:rPr>
        <w:t>i</w:t>
      </w:r>
      <w:r>
        <w:rPr>
          <w:rFonts w:eastAsia="Times New Roman" w:hint="eastAsia"/>
          <w:shd w:val="clear" w:color="auto" w:fill="00FFFF"/>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ascii="DejaVu Sans" w:hAnsi="DejaVu Sans" w:cs="DejaVu Sans" w:hint="eastAsia"/>
        </w:rPr>
        <w:t>→</w:t>
      </w:r>
      <w:r>
        <w:rPr>
          <w:rFonts w:eastAsia="Times New Roman" w:hint="eastAsia"/>
        </w:rPr>
        <w:t>TTT)</w:t>
      </w:r>
      <w:r>
        <w:rPr>
          <w:rFonts w:eastAsia="Times New Roman"/>
        </w:rPr>
        <w:t xml:space="preserve"> and SBS13 </w:t>
      </w:r>
      <w:r>
        <w:rPr>
          <w:rFonts w:eastAsia="Times New Roman" w:hint="eastAsia"/>
        </w:rPr>
        <w:t>(TCA</w:t>
      </w:r>
      <w:r>
        <w:rPr>
          <w:rFonts w:ascii="DejaVu Sans" w:hAnsi="DejaVu Sans" w:cs="DejaVu Sans" w:hint="eastAsia"/>
        </w:rPr>
        <w:t>→</w:t>
      </w:r>
      <w:r>
        <w:rPr>
          <w:rFonts w:eastAsia="Times New Roman" w:hint="eastAsia"/>
        </w:rPr>
        <w:t>TGA and TCT</w:t>
      </w:r>
      <w:r>
        <w:rPr>
          <w:rFonts w:ascii="DejaVu Sans" w:hAnsi="DejaVu Sans" w:cs="DejaVu Sans" w:hint="eastAsia"/>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sidR="00D958B4">
        <w:rPr>
          <w:rFonts w:eastAsia="宋体" w:hint="eastAsia"/>
        </w:rPr>
        <w:t xml:space="preserve"> </w:t>
      </w:r>
      <w:r>
        <w:rPr>
          <w:rFonts w:eastAsia="Times New Roman" w:hint="eastAsia"/>
          <w:shd w:val="clear" w:color="auto" w:fill="00FFFF"/>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very distinct enough from InsDel9 in the 476-type classification to warrant an identifier.  </w:t>
      </w:r>
    </w:p>
    <w:p w14:paraId="6BCF7A6B" w14:textId="7E54BB76" w:rsidR="00860193" w:rsidRPr="00673358" w:rsidRDefault="00000000" w:rsidP="00673358">
      <w:pPr>
        <w:pStyle w:val="normalfirst"/>
        <w:rPr>
          <w:shd w:val="clear" w:color="auto" w:fill="FFFF00"/>
        </w:rPr>
      </w:pPr>
      <w:commentRangeStart w:id="19"/>
      <w:r>
        <w:rPr>
          <w:b/>
          <w:bCs/>
          <w:i/>
          <w:iCs/>
          <w:shd w:val="clear" w:color="auto" w:fill="FFFF00"/>
        </w:rPr>
        <w:t xml:space="preserve">STEVE DEFINITE NEED PARAGRAPH </w:t>
      </w:r>
      <w:commentRangeEnd w:id="19"/>
      <w:r w:rsidR="00135B08">
        <w:rPr>
          <w:rStyle w:val="CommentReference"/>
          <w:i/>
          <w:iCs/>
          <w:sz w:val="24"/>
          <w:szCs w:val="24"/>
          <w:shd w:val="clear" w:color="auto" w:fill="FFFF00"/>
        </w:rPr>
        <w:commentReference w:id="19"/>
      </w:r>
      <w:r>
        <w:rPr>
          <w:i/>
          <w:iCs/>
          <w:shd w:val="clear" w:color="auto" w:fill="FFFF00"/>
        </w:rPr>
        <w:t>N_beta is the new ID2</w:t>
      </w:r>
      <w:r w:rsidR="00673358">
        <w:rPr>
          <w:rFonts w:eastAsia="宋体" w:hint="eastAsia"/>
          <w:shd w:val="clear" w:color="auto" w:fill="FFFF00"/>
        </w:rPr>
        <w:t xml:space="preserve">   </w:t>
      </w:r>
    </w:p>
    <w:p w14:paraId="1F036B7B" w14:textId="0A4648C6" w:rsidR="00673358" w:rsidRPr="00673358" w:rsidRDefault="00673358" w:rsidP="00673358">
      <w:pPr>
        <w:rPr>
          <w:rFonts w:eastAsia="宋体" w:hint="eastAsia"/>
          <w:shd w:val="clear" w:color="auto" w:fill="FFFF00"/>
        </w:rPr>
      </w:pPr>
      <w:r w:rsidRPr="00673358">
        <w:t xml:space="preserve">We identified a novel signature, ID_N, along with its 89-type and 476-type sub-signatures, InsDel_Nα and InsDel_Nβ. </w:t>
      </w:r>
      <w:r w:rsidR="00AD16EA">
        <w:rPr>
          <w:rFonts w:eastAsia="宋体" w:hint="eastAsia"/>
        </w:rPr>
        <w:t>A</w:t>
      </w:r>
      <w:r w:rsidR="00AD16EA" w:rsidRPr="00AD16EA">
        <w:t xml:space="preserve">nalysis across our cohort revealed that </w:t>
      </w:r>
      <w:r w:rsidR="00AD16EA" w:rsidRPr="00673358">
        <w:t>InsDel_Nα</w:t>
      </w:r>
      <w:r w:rsidR="00AD16EA" w:rsidRPr="00AD16EA">
        <w:t xml:space="preserve"> is </w:t>
      </w:r>
      <w:r w:rsidR="00AD16EA" w:rsidRPr="00AD16EA">
        <w:lastRenderedPageBreak/>
        <w:t>specifically linked to concurrent POLE mutations and mismatch repair deficiency (dMMR), supported by its high similarity to InD16b previously reported by Koh et al.</w:t>
      </w:r>
      <w:r w:rsidR="00AD16EA" w:rsidRPr="00AD16EA">
        <w:t xml:space="preserve"> </w:t>
      </w:r>
      <w:r w:rsidRPr="00AD16EA">
        <w:rPr>
          <w:rFonts w:hint="eastAsia"/>
          <w:highlight w:val="cyan"/>
        </w:rPr>
        <w:t>(Table1,</w:t>
      </w:r>
      <w:r w:rsidR="00AD16EA" w:rsidRPr="00AD16EA">
        <w:rPr>
          <w:rFonts w:eastAsia="宋体" w:hint="eastAsia"/>
          <w:highlight w:val="cyan"/>
        </w:rPr>
        <w:t xml:space="preserve"> S9,</w:t>
      </w:r>
      <w:r w:rsidRPr="00AD16EA">
        <w:rPr>
          <w:rFonts w:hint="eastAsia"/>
          <w:highlight w:val="cyan"/>
        </w:rPr>
        <w:t xml:space="preserve"> citation).</w:t>
      </w:r>
      <w:r w:rsidRPr="00AD16EA">
        <w:rPr>
          <w:rFonts w:hint="eastAsia"/>
        </w:rPr>
        <w:t xml:space="preserve"> Meanwhile</w:t>
      </w:r>
      <w:r w:rsidRPr="00673358">
        <w:t xml:space="preserve"> InsDel_Nβ exhibits a widespread prevalence across diverse cancer types. Historically, the canonical ID2 signature was attributed to both replication slippage and defective MMR. However, </w:t>
      </w:r>
      <w:r w:rsidR="009401E0">
        <w:rPr>
          <w:rFonts w:eastAsia="宋体" w:hint="eastAsia"/>
        </w:rPr>
        <w:t>the analysis across all genomes in our cohort</w:t>
      </w:r>
      <w:r w:rsidRPr="00673358">
        <w:t xml:space="preserve"> demonstrated that 1-bp T deletions and 1-bp T insertions at poly(T) tracts (≥5 bp) consistently co-occur within microsatellite stable (MSS) tumors, indicating an intrinsic slippage mechanism operating independently of dMMR. Furthermore, our newly extracted C_ID2 signature and its three sub-signatures (InsDel2a/b/c) are exclusively enriched in microsatellite instability (MSI) tumors</w:t>
      </w:r>
      <w:r w:rsidR="00AD16EA">
        <w:rPr>
          <w:rFonts w:eastAsia="宋体" w:hint="eastAsia"/>
        </w:rPr>
        <w:t xml:space="preserve"> </w:t>
      </w:r>
      <w:r w:rsidR="00AD16EA" w:rsidRPr="00AD16EA">
        <w:rPr>
          <w:rFonts w:eastAsia="宋体" w:hint="eastAsia"/>
          <w:highlight w:val="cyan"/>
        </w:rPr>
        <w:t>(Figure 4)</w:t>
      </w:r>
      <w:r w:rsidRPr="00673358">
        <w:t>. Taken together, these findings suggest that InsDel_Nβ, rather than ID2, represents the authentic footprint of replication slippage, enabling an accurate operational distinction between intrinsic replication slippage (ID_N and InsDel_Nβ) and dMMR-associated mutational processes (C_ID2 and InsDel2a/b/c).</w:t>
      </w:r>
    </w:p>
    <w:p w14:paraId="1198492B" w14:textId="77777777" w:rsidR="00860193" w:rsidRDefault="00000000">
      <w:pPr>
        <w:pStyle w:val="Heading3"/>
        <w:numPr>
          <w:ilvl w:val="0"/>
          <w:numId w:val="0"/>
        </w:numPr>
        <w:rPr>
          <w:i/>
          <w:iCs/>
          <w:sz w:val="24"/>
          <w:szCs w:val="24"/>
        </w:rPr>
      </w:pPr>
      <w:r>
        <w:rPr>
          <w:i/>
          <w:iCs/>
          <w:sz w:val="24"/>
          <w:szCs w:val="24"/>
        </w:rPr>
        <w:t>Associations between indel signatures and SBS signatures &lt;FOR STEVE TO REVIEW&gt;</w:t>
      </w:r>
    </w:p>
    <w:p w14:paraId="1A3BB87C" w14:textId="2CA68F89" w:rsidR="00860193"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Times New Roman" w:hint="eastAsia"/>
          <w:shd w:val="clear" w:color="auto" w:fill="00FFFF"/>
        </w:rPr>
        <w:t>10</w:t>
      </w:r>
      <w:r>
        <w:rPr>
          <w:rFonts w:hint="eastAsia"/>
          <w:shd w:val="clear" w:color="auto" w:fill="00FFFF"/>
        </w:rPr>
        <w:t>, S</w:t>
      </w:r>
      <w:r>
        <w:rPr>
          <w:rFonts w:eastAsia="Times New Roman" w:hint="eastAsia"/>
          <w:shd w:val="clear" w:color="auto" w:fill="00FFFF"/>
        </w:rPr>
        <w:t>11</w:t>
      </w:r>
      <w:r>
        <w:t xml:space="preserve">). Using unsupervised hierarchical clustering, we grouped mutational signatures into several distinct modules </w:t>
      </w:r>
      <w:r>
        <w:rPr>
          <w:shd w:val="clear" w:color="auto" w:fill="00FFFF"/>
        </w:rPr>
        <w:t xml:space="preserve">(Figure </w:t>
      </w:r>
      <w:r>
        <w:rPr>
          <w:rFonts w:eastAsia="Times New Roman" w:hint="eastAsia"/>
          <w:shd w:val="clear" w:color="auto" w:fill="00FFFF"/>
        </w:rPr>
        <w:t>4</w:t>
      </w:r>
      <w:r>
        <w:rPr>
          <w:shd w:val="clear" w:color="auto" w:fill="00FFFF"/>
        </w:rPr>
        <w:t>)</w:t>
      </w:r>
      <w:r>
        <w:t>. The APOBEC-related cluster includes SBS2 and SBS13 and sho</w:t>
      </w:r>
      <w:r>
        <w:rPr>
          <w:rFonts w:eastAsia="Times New Roman"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mutations in the proofreading domain of the polymerase epsilon (</w:t>
      </w:r>
      <w:r>
        <w:rPr>
          <w:i/>
          <w:iCs/>
        </w:rPr>
        <w:t>POLE</w:t>
      </w:r>
      <w:r>
        <w:t xml:space="preserve">) gene was defined by the strong links between SBS signature SBS10a and indel signature InsDel1b and InsDel_K. </w:t>
      </w:r>
      <w:r>
        <w:lastRenderedPageBreak/>
        <w:t xml:space="preserve">Additional analysis of tumor somatic mutations confirmed that these signatures are associated with dysfunctional </w:t>
      </w:r>
      <w:r>
        <w:rPr>
          <w:i/>
          <w:iCs/>
        </w:rPr>
        <w:t>POLE</w:t>
      </w:r>
      <w:r>
        <w:t xml:space="preserve"> proofreading plus, in some tumors, mismatch repair deficiency (</w:t>
      </w:r>
      <w:r>
        <w:rPr>
          <w:shd w:val="clear" w:color="auto" w:fill="00FFFF"/>
        </w:rPr>
        <w:t>Table S9 &lt;double check&gt;</w:t>
      </w:r>
      <w:r>
        <w:t>).</w:t>
      </w:r>
    </w:p>
    <w:p w14:paraId="002139ED" w14:textId="77777777" w:rsidR="00860193" w:rsidRDefault="00000000">
      <w: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15B7FA83" w14:textId="77777777" w:rsidR="00860193" w:rsidRDefault="00000000">
      <w:r>
        <w:t xml:space="preserve">The 89-type taxonomy also allowed us to better resolve the relationships within previously broader categories. For instance, the three signatures derived from C_ID1 (InsDel1a, InsDel1b, and InsDel1c) each showed distinct correlation patterns. </w:t>
      </w:r>
      <w:r>
        <w:rPr>
          <w:shd w:val="clear" w:color="auto" w:fill="FFFF00"/>
        </w:rPr>
        <w:t>&lt;bring this up earlier or not &gt;</w:t>
      </w:r>
      <w:r>
        <w:t xml:space="preserve"> InsDel1a closely recapitulated the correlation profile of the original C_ID1, and frequently co-occurred with SBS88, SBS17, and SBS93, which are prominent in the </w:t>
      </w:r>
      <w:r>
        <w:rPr>
          <w:shd w:val="clear" w:color="auto" w:fill="FFFF00"/>
        </w:rPr>
        <w:t xml:space="preserve">GI enriched </w:t>
      </w:r>
      <w:r>
        <w:t>cluster associated with gastrointestinal and reactive oxygen species-related mutagenesis. In contrast, InsDel1b was linked to POLE proofreading errors, while InsDel1c was more frequently associated with liver cancer signatures.</w:t>
      </w:r>
    </w:p>
    <w:p w14:paraId="4E123D05" w14:textId="77777777" w:rsidR="00860193"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Times New Roman" w:hint="eastAsia"/>
        </w:rPr>
        <w:t>4</w:t>
      </w:r>
      <w:r>
        <w:t xml:space="preserve">, “Lung Tobacco Smoking”). </w:t>
      </w:r>
      <w:r>
        <w:rPr>
          <w:shd w:val="clear" w:color="auto" w:fill="FFFF00"/>
        </w:rPr>
        <w:t xml:space="preserve">&lt;add cisplatin here&gt; </w:t>
      </w:r>
      <w:r>
        <w:t xml:space="preserve">In the gastrointestinal (GI) cluster, which includes signatures common in gastrointestinal tumors (SBS17, SBS18, SBS1, SBS88, and SBS93), we observed that C_ID18/InsDel18, ID_N, and </w:t>
      </w:r>
      <w:r>
        <w:lastRenderedPageBreak/>
        <w:t xml:space="preserve">InsDel_Nβ were more tightly linked to signatures typically seen in the GI tract. SBS93, in particular, shows a strong transcriptional strand bias,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t xml:space="preserve">). </w:t>
      </w:r>
    </w:p>
    <w:p w14:paraId="2CBBD153" w14:textId="77777777" w:rsidR="00860193" w:rsidRDefault="00000000">
      <w:pPr>
        <w:pStyle w:val="Heading2"/>
      </w:pPr>
      <w:r>
        <w:rPr>
          <w:rFonts w:hint="eastAsia"/>
        </w:rPr>
        <w:t>Topography of indel mutational signatures &lt;</w:t>
      </w:r>
      <w:r>
        <w:rPr>
          <w:rFonts w:hint="eastAsia"/>
          <w:shd w:val="clear" w:color="auto" w:fill="FF0000"/>
        </w:rPr>
        <w:t>STEVE REVIEW</w:t>
      </w:r>
      <w:r>
        <w:rPr>
          <w:rFonts w:hint="eastAsia"/>
        </w:rPr>
        <w:t>&gt;</w:t>
      </w:r>
    </w:p>
    <w:p w14:paraId="3C5A2768" w14:textId="28F66EF3" w:rsidR="00860193" w:rsidRDefault="00000000">
      <w:pPr>
        <w:ind w:firstLine="0"/>
        <w:rPr>
          <w:rFonts w:eastAsia="Times New Roman"/>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val="clear" w:color="auto" w:fill="00FFFF"/>
        </w:rPr>
        <w:t>Figure S3</w:t>
      </w:r>
      <w:r w:rsidR="00FE7E6A">
        <w:rPr>
          <w:rFonts w:eastAsia="宋体" w:hint="eastAsia"/>
          <w:shd w:val="clear" w:color="auto" w:fill="00FFFF"/>
        </w:rPr>
        <w:t>A</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Signature</w:t>
      </w:r>
      <w:r>
        <w:t xml:space="preserv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t xml:space="preserve"> (topoisomerase-1 </w:t>
      </w:r>
      <w:r>
        <w:rPr>
          <w:rFonts w:eastAsia="Times New Roman" w:hint="eastAsia"/>
        </w:rPr>
        <w:t>[</w:t>
      </w:r>
      <w:r>
        <w:t>TOP1</w:t>
      </w:r>
      <w:r>
        <w:rPr>
          <w:rFonts w:eastAsia="Times New Roman" w:hint="eastAsia"/>
        </w:rPr>
        <w:t>]</w:t>
      </w:r>
      <w: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t>) having enriched mutations on the transcribed strand, and one of them (</w:t>
      </w:r>
      <w:r>
        <w:rPr>
          <w:rFonts w:eastAsia="Times New Roman" w:hint="eastAsia"/>
        </w:rPr>
        <w:t>ID_N</w:t>
      </w:r>
      <w:r>
        <w:t xml:space="preserve">) having enriched mutations mainly on the un-transcribed strand. Replication strand asymmetries </w:t>
      </w:r>
      <w:r>
        <w:lastRenderedPageBreak/>
        <w:t>were observed in 12 out of 33 83</w:t>
      </w:r>
      <w:r>
        <w:rPr>
          <w:rFonts w:hint="eastAsia"/>
        </w:rPr>
        <w:t>-</w:t>
      </w:r>
      <w:r>
        <w:t>type signatures (Fig</w:t>
      </w:r>
      <w:r>
        <w:rPr>
          <w:rFonts w:eastAsia="Times New Roman"/>
        </w:rPr>
        <w:t xml:space="preserve">ure </w:t>
      </w:r>
      <w:r>
        <w:rPr>
          <w:rFonts w:eastAsia="Times New Roman" w:hint="eastAsia"/>
        </w:rPr>
        <w:t xml:space="preserve">5B, </w:t>
      </w:r>
      <w:r>
        <w:rPr>
          <w:rFonts w:eastAsia="Times New Roman" w:hint="eastAsia"/>
          <w:shd w:val="clear" w:color="auto" w:fill="00FFFF"/>
        </w:rPr>
        <w:t>Figure S3B</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A</w:t>
      </w:r>
      <w:r>
        <w:t xml:space="preserve">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Times New Roman" w:hint="eastAsia"/>
        </w:rPr>
        <w:t>3</w:t>
      </w:r>
      <w:r>
        <w:t xml:space="preserve"> </w:t>
      </w:r>
      <w:r>
        <w:rPr>
          <w:rFonts w:eastAsia="Times New Roman" w:hint="eastAsia"/>
        </w:rPr>
        <w:t>defective MMR</w:t>
      </w:r>
      <w:r>
        <w:t xml:space="preserve"> signatures displayed distinct replication strand asymmetries, where ID_K was enriched predominantly on the leading strand, whereas C_ID7 and ID_N showed preferential enrichment on the lagging strand. </w:t>
      </w:r>
      <w:commentRangeStart w:id="20"/>
      <w: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20"/>
      <w:r>
        <w:rPr>
          <w:rStyle w:val="CommentReference"/>
          <w:rFonts w:eastAsia="Times New Roman"/>
          <w:sz w:val="24"/>
          <w:szCs w:val="24"/>
        </w:rPr>
        <w:commentReference w:id="20"/>
      </w:r>
    </w:p>
    <w:p w14:paraId="378F370C" w14:textId="7360297F" w:rsidR="00860193" w:rsidRDefault="00000000">
      <w:r>
        <w:t>We also examined the mutation enrichment of 83-type signatures in genic and intergenic regions</w:t>
      </w:r>
      <w:r>
        <w:rPr>
          <w:rFonts w:hint="eastAsia"/>
        </w:rPr>
        <w:t xml:space="preserve"> </w:t>
      </w:r>
      <w:r>
        <w:rPr>
          <w:rFonts w:hint="eastAsia"/>
          <w:shd w:val="clear" w:color="auto" w:fill="00FFFF"/>
        </w:rPr>
        <w:t>(Figure S3</w:t>
      </w:r>
      <w:r w:rsidR="00FE7E6A">
        <w:rPr>
          <w:rFonts w:eastAsia="宋体" w:hint="eastAsia"/>
          <w:shd w:val="clear" w:color="auto" w:fill="00FFFF"/>
        </w:rPr>
        <w:t>C</w:t>
      </w:r>
      <w:r>
        <w:rPr>
          <w:rFonts w:hint="eastAsia"/>
          <w:shd w:val="clear" w:color="auto" w:fill="00FFFF"/>
        </w:rPr>
        <w:t>)</w:t>
      </w:r>
      <w:r>
        <w:rPr>
          <w:shd w:val="clear" w:color="auto" w:fill="00FFFF"/>
        </w:rPr>
        <w:t>.</w:t>
      </w:r>
      <w:r>
        <w:t xml:space="preserve"> Most signatures showed mutation bias towards intergenic regions, while 6 signatures showed enrichment in genic regions</w:t>
      </w:r>
      <w:r>
        <w:rPr>
          <w:rFonts w:hint="eastAsia"/>
        </w:rPr>
        <w:t xml:space="preserve"> (</w:t>
      </w:r>
      <w:r>
        <w:t xml:space="preserve">Figure </w:t>
      </w:r>
      <w:r>
        <w:rPr>
          <w:rFonts w:eastAsia="Times New Roman" w:hint="eastAsia"/>
        </w:rPr>
        <w:t>5</w:t>
      </w:r>
      <w:r>
        <w:rPr>
          <w:rFonts w:hint="eastAsia"/>
        </w:rPr>
        <w:t>C)</w:t>
      </w:r>
      <w:r>
        <w:t xml:space="preserve">. Among the 6 signatures, </w:t>
      </w:r>
      <w:r>
        <w:rPr>
          <w:rFonts w:eastAsia="Times New Roman" w:hint="eastAsia"/>
        </w:rPr>
        <w:t>3</w:t>
      </w:r>
      <w:r>
        <w:t xml:space="preserve"> of them were associated with defective endogenous mutational processes, including </w:t>
      </w:r>
      <w:r>
        <w:rPr>
          <w:rFonts w:hint="eastAsia"/>
        </w:rPr>
        <w:t>C_ID8</w:t>
      </w:r>
      <w:r>
        <w:t xml:space="preserve"> (Repair of DNA double strand breaks by NHEJ), C_ID17(TOP2A K743N mediated mutagenesis)</w:t>
      </w:r>
      <w:r>
        <w:rPr>
          <w:rFonts w:eastAsia="Times New Roman" w:hint="eastAsia"/>
        </w:rPr>
        <w:t xml:space="preserve"> and</w:t>
      </w:r>
      <w:r>
        <w:t xml:space="preserve"> </w:t>
      </w:r>
      <w:r>
        <w:rPr>
          <w:rFonts w:eastAsia="Times New Roman" w:hint="eastAsia"/>
        </w:rPr>
        <w:t xml:space="preserve">ID_F </w:t>
      </w:r>
      <w:r>
        <w:t>(TOP1-mediated</w:t>
      </w:r>
      <w:r>
        <w:rPr>
          <w:rFonts w:eastAsia="Times New Roman"/>
        </w:rPr>
        <w:t xml:space="preserve"> mutagenesis). Another </w:t>
      </w:r>
      <w:r>
        <w:rPr>
          <w:rFonts w:eastAsia="Times New Roman" w:hint="eastAsia"/>
        </w:rPr>
        <w:t>3</w:t>
      </w:r>
      <w:r>
        <w:rPr>
          <w:rFonts w:eastAsia="Times New Roman"/>
        </w:rPr>
        <w:t xml:space="preserve"> signatures with mutation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14:paraId="0C3F9464" w14:textId="77777777" w:rsidR="00860193" w:rsidRDefault="00000000">
      <w:r>
        <w:rPr>
          <w:rFonts w:eastAsia="Times New Roman"/>
        </w:rPr>
        <w:t>The effect of DNA replication timing was also observed in man</w:t>
      </w:r>
      <w:r>
        <w:t>y 83-type signatures</w:t>
      </w:r>
      <w:r>
        <w:rPr>
          <w:rFonts w:hint="eastAsia"/>
        </w:rPr>
        <w:t xml:space="preserve"> </w:t>
      </w:r>
      <w:r>
        <w:rPr>
          <w:rFonts w:eastAsia="Times New Roman" w:hint="eastAsia"/>
        </w:rPr>
        <w:t xml:space="preserve">(Figure 5D, </w:t>
      </w:r>
      <w:r>
        <w:rPr>
          <w:rFonts w:eastAsia="Times New Roman" w:hint="eastAsia"/>
          <w:shd w:val="clear" w:color="auto" w:fill="00FFFF"/>
        </w:rPr>
        <w:t>Figure S4</w:t>
      </w:r>
      <w:r>
        <w:rPr>
          <w:shd w:val="clear" w:color="auto" w:fill="00FFFF"/>
        </w:rPr>
        <w:t>,</w:t>
      </w:r>
      <w:r>
        <w:t xml:space="preserve"> </w:t>
      </w:r>
      <w:r>
        <w:rPr>
          <w:shd w:val="clear" w:color="auto" w:fill="00FFFF"/>
        </w:rPr>
        <w:t>Table S</w:t>
      </w:r>
      <w:r>
        <w:rPr>
          <w:rFonts w:eastAsia="Times New Roma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Times New Roman" w:hint="eastAsia"/>
        </w:rPr>
        <w:lastRenderedPageBreak/>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Times New Roman" w:hint="eastAsia"/>
          <w:shd w:val="clear" w:color="auto" w:fill="00FFFF"/>
        </w:rPr>
        <w:t>4</w:t>
      </w:r>
      <w:r>
        <w:rPr>
          <w:shd w:val="clear" w:color="auto" w:fill="00FFFF"/>
        </w:rPr>
        <w:t>, Table S</w:t>
      </w:r>
      <w:r>
        <w:rPr>
          <w:rFonts w:eastAsia="Times New Roman" w:hint="eastAsia"/>
          <w:shd w:val="clear" w:color="auto" w:fill="00FFFF"/>
        </w:rPr>
        <w:t>14</w:t>
      </w:r>
      <w:r>
        <w:t>). InsDel</w:t>
      </w:r>
      <w:r>
        <w:rPr>
          <w:rFonts w:eastAsia="Times New Roma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7E2C694F" w14:textId="77777777" w:rsidR="00860193" w:rsidRDefault="00000000">
      <w:pPr>
        <w:pStyle w:val="Heading2"/>
      </w:pPr>
      <w:r>
        <w:t>New indel type classifications reveal an accurate signature of RNase H2 deficiency</w:t>
      </w:r>
    </w:p>
    <w:p w14:paraId="08D1099E" w14:textId="77777777" w:rsidR="00860193"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1" w:name="ZOTERO_BREF_xeDB1zkV4c3y"/>
      <w:r>
        <w:t>(Jin et al. 2024; Reijns et al. 2022; Koh et al. 2025)</w:t>
      </w:r>
      <w:bookmarkEnd w:id="21"/>
      <w:r>
        <w:t xml:space="preserve">. However, we detected a new indel signature, InsDel_F, which better corresponds to RNase H2 deficiency experimental data than ID4 </w:t>
      </w:r>
      <w:r>
        <w:rPr>
          <w:shd w:val="clear" w:color="auto" w:fill="FFFF00"/>
        </w:rPr>
        <w:t>(Figure</w:t>
      </w:r>
      <w:r>
        <w:rPr>
          <w:rFonts w:eastAsia="Times New Roman"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val="clear" w:color="auto" w:fill="00FFFF"/>
        </w:rPr>
        <w:t xml:space="preserve">Figure </w:t>
      </w:r>
      <w:r>
        <w:rPr>
          <w:rFonts w:eastAsia="Times New Roman" w:hint="eastAsia"/>
          <w:shd w:val="clear" w:color="auto" w:fill="00FFFF"/>
        </w:rPr>
        <w:lastRenderedPageBreak/>
        <w:t>S5</w:t>
      </w:r>
      <w:r>
        <w:rPr>
          <w:rFonts w:eastAsia="Times New Roman"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566AA712" w14:textId="77777777" w:rsidR="00860193" w:rsidRDefault="00860193">
      <w:pPr>
        <w:ind w:firstLine="0"/>
      </w:pPr>
    </w:p>
    <w:p w14:paraId="549851FA" w14:textId="77777777" w:rsidR="00860193" w:rsidRDefault="00000000">
      <w:pPr>
        <w:pStyle w:val="Heading2"/>
        <w:rPr>
          <w:rFonts w:eastAsia="Times New Roman"/>
        </w:rPr>
      </w:pPr>
      <w:r>
        <w:t>Demographic Associations</w:t>
      </w:r>
      <w:r>
        <w:rPr>
          <w:rFonts w:eastAsia="Times New Roman" w:hint="eastAsia"/>
        </w:rPr>
        <w:t xml:space="preserve"> with Gender and Age STEVE REVIEW</w:t>
      </w:r>
    </w:p>
    <w:p w14:paraId="728DC7FF" w14:textId="77777777" w:rsidR="00860193" w:rsidRDefault="00000000">
      <w:pPr>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val="clear" w:color="auto" w:fill="00FFFF"/>
        </w:rPr>
        <w:t>Figure S6A,</w:t>
      </w:r>
      <w:r>
        <w:rPr>
          <w:rFonts w:eastAsia="Times New Roman" w:hint="eastAsia"/>
        </w:rPr>
        <w:t xml:space="preserve"> </w:t>
      </w:r>
      <w:r>
        <w:rPr>
          <w:rFonts w:eastAsia="Times New Roman" w:hint="eastAsia"/>
          <w:shd w:val="clear" w:color="auto" w:fill="00FFFF"/>
        </w:rPr>
        <w:t>Table S15</w:t>
      </w:r>
      <w:r>
        <w:rPr>
          <w:rFonts w:eastAsia="Times New Roman" w:hint="eastAsia"/>
        </w:rPr>
        <w:t>)</w:t>
      </w:r>
      <w:r>
        <w:rPr>
          <w:rFonts w:eastAsia="Times New Roman"/>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lastRenderedPageBreak/>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14:paraId="443E7C38" w14:textId="77777777" w:rsidR="00860193" w:rsidRDefault="00000000">
      <w:pPr>
        <w:rPr>
          <w:rFonts w:eastAsia="Times New Roman"/>
        </w:rPr>
      </w:pPr>
      <w:r>
        <w:rPr>
          <w:rFonts w:eastAsia="Times New Roman"/>
        </w:rPr>
        <w:t>To characterize the "clock-like" behavior of these signatures, we examined correlations between signature activity and patient age at diagnosis using Spearman correlation analyses across the pan-cancer cohort</w:t>
      </w:r>
      <w:r>
        <w:rPr>
          <w:rFonts w:eastAsia="Times New Roman" w:hint="eastAsia"/>
        </w:rPr>
        <w:t xml:space="preserve"> (</w:t>
      </w:r>
      <w:r>
        <w:rPr>
          <w:rFonts w:eastAsia="Times New Roman" w:hint="eastAsia"/>
          <w:shd w:val="clear" w:color="auto" w:fill="00FFFF"/>
        </w:rPr>
        <w:t>Figure S6B</w:t>
      </w:r>
      <w:r>
        <w:rPr>
          <w:rFonts w:eastAsia="Times New Roman" w:hint="eastAsia"/>
        </w:rPr>
        <w:t>)</w:t>
      </w:r>
      <w:r>
        <w:rPr>
          <w:rFonts w:eastAsia="Times New Roma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Times New Roman" w:hint="eastAsia"/>
          <w:shd w:val="clear" w:color="auto" w:fill="00FFFF"/>
        </w:rPr>
        <w:t xml:space="preserve"> (Table S16)</w:t>
      </w:r>
      <w:r>
        <w:rPr>
          <w:rFonts w:eastAsia="Times New Roman"/>
          <w:shd w:val="clear" w:color="auto" w:fill="00FFFF"/>
        </w:rPr>
        <w:t xml:space="preserve">. </w:t>
      </w:r>
      <w:r>
        <w:rPr>
          <w:rFonts w:eastAsia="Times New Roman"/>
        </w:rPr>
        <w:t>However, these broad pan-cancer associations likely reflect weak or heterogeneous age dependencies spread across multiple tumor types, rather than strong, tissue-specific age effects.</w:t>
      </w:r>
    </w:p>
    <w:p w14:paraId="2C30507A" w14:textId="77777777" w:rsidR="00860193" w:rsidRDefault="00000000">
      <w:pPr>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14:paraId="548C33E2" w14:textId="77777777" w:rsidR="00860193" w:rsidRDefault="00000000">
      <w:pPr>
        <w:pStyle w:val="Heading1"/>
        <w:rPr>
          <w:rFonts w:eastAsiaTheme="minorEastAsia"/>
        </w:rPr>
      </w:pPr>
      <w:r>
        <w:t>Discussion</w:t>
      </w:r>
    </w:p>
    <w:p w14:paraId="21AF3D98" w14:textId="77777777" w:rsidR="00860193" w:rsidRDefault="00000000">
      <w:pPr>
        <w:rPr>
          <w:rFonts w:eastAsiaTheme="minorEastAsia"/>
        </w:rPr>
      </w:pPr>
      <w:r>
        <w:rPr>
          <w:rFonts w:eastAsiaTheme="minorEastAsia"/>
        </w:rPr>
        <w:t>In this study, we analyzed somatic indels in 6,975 whole-genome tumor samples spanning 3</w:t>
      </w:r>
      <w:r>
        <w:rPr>
          <w:rFonts w:eastAsia="Times New Roman"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w:t>
      </w:r>
      <w:r>
        <w:rPr>
          <w:rFonts w:eastAsiaTheme="minorEastAsia"/>
        </w:rPr>
        <w:lastRenderedPageBreak/>
        <w:t>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5ADAB78D" w14:textId="77777777" w:rsidR="00860193"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13C07311" w14:textId="77777777" w:rsidR="00860193" w:rsidRDefault="00000000">
      <w: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590B1AA8" w14:textId="77777777" w:rsidR="00860193" w:rsidRDefault="00000000">
      <w:r>
        <w:rPr>
          <w:rFonts w:eastAsiaTheme="minorEastAsia" w:hint="eastAsia"/>
        </w:rPr>
        <w:lastRenderedPageBreak/>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A0A83D0" w14:textId="77777777" w:rsidR="00860193"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206F81CE" w14:textId="77777777" w:rsidR="00860193"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2"/>
      <w:commentRangeStart w:id="23"/>
      <w:commentRangeStart w:id="24"/>
      <w:commentRangeStart w:id="25"/>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2"/>
      <w:r>
        <w:rPr>
          <w:rStyle w:val="CommentReference"/>
          <w:rFonts w:eastAsiaTheme="minorEastAsia"/>
          <w:sz w:val="24"/>
          <w:szCs w:val="24"/>
        </w:rPr>
        <w:commentReference w:id="22"/>
      </w:r>
      <w:commentRangeEnd w:id="23"/>
      <w:r>
        <w:rPr>
          <w:rStyle w:val="CommentReference"/>
          <w:rFonts w:eastAsiaTheme="minorEastAsia"/>
          <w:sz w:val="24"/>
          <w:szCs w:val="24"/>
        </w:rPr>
        <w:commentReference w:id="23"/>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474E503A" w14:textId="77777777" w:rsidR="00860193" w:rsidRDefault="00000000">
      <w:r>
        <w:rPr>
          <w:rFonts w:eastAsiaTheme="minorEastAsia"/>
        </w:rPr>
        <w:lastRenderedPageBreak/>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226891C5" w14:textId="77777777" w:rsidR="00860193" w:rsidRDefault="00000000">
      <w:pPr>
        <w:pStyle w:val="Heading1"/>
      </w:pPr>
      <w:r>
        <w:t>Materials and methods</w:t>
      </w:r>
    </w:p>
    <w:p w14:paraId="20ACFE19" w14:textId="77777777" w:rsidR="00860193" w:rsidRDefault="00000000">
      <w:pPr>
        <w:pStyle w:val="Heading2"/>
      </w:pPr>
      <w:r>
        <w:t>Data sources</w:t>
      </w:r>
    </w:p>
    <w:p w14:paraId="279CBC28" w14:textId="77777777" w:rsidR="00860193" w:rsidRDefault="00000000">
      <w:r>
        <w:t>Somatic indel calls from the ICGC/TCGA (International Cancer Genome Consortium/The Cancer Genome Atlas) Pan-Cancer Analysis of Whole Genomes Consortium and associated clinical characteristics were obtained from the ICGC data portal (</w:t>
      </w:r>
      <w:hyperlink r:id="rId14">
        <w:r w:rsidR="00860193">
          <w:rPr>
            <w:rStyle w:val="Hyperlink"/>
          </w:rPr>
          <w:t>https://dcc.icgc.org/releases/current/Projects/</w:t>
        </w:r>
      </w:hyperlink>
      <w:r>
        <w:t>, which has been retired. The data were downloaded on 9 May, 2024</w:t>
      </w:r>
      <w:r>
        <w:rPr>
          <w:rFonts w:eastAsia="Times New Roman" w:hint="eastAsia"/>
        </w:rPr>
        <w:t>)</w:t>
      </w:r>
      <w:r>
        <w:t>. Hartwig Medical Foundation</w:t>
      </w:r>
      <w:r>
        <w:rPr>
          <w:rFonts w:eastAsia="Times New Roma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Times New Roman" w:hint="eastAsia"/>
          <w:shd w:val="clear" w:color="auto" w:fill="FFFF00"/>
        </w:rPr>
        <w:t>Hartwig</w:t>
      </w:r>
      <w:r>
        <w:rPr>
          <w:shd w:val="clear" w:color="auto" w:fill="FFFF00"/>
        </w:rPr>
        <w:t xml:space="preserve"> genomes were found from supplementary files of </w:t>
      </w:r>
      <w:r>
        <w:rPr>
          <w:color w:val="000000"/>
          <w:shd w:val="clear" w:color="auto" w:fill="FFFF00"/>
        </w:rPr>
        <w:t xml:space="preserve">Priestley </w:t>
      </w:r>
      <w:r>
        <w:rPr>
          <w:color w:val="000000"/>
          <w:shd w:val="clear" w:color="auto" w:fill="FFFF00"/>
        </w:rPr>
        <w:lastRenderedPageBreak/>
        <w:t>et al., 2019.</w:t>
      </w:r>
      <w:r>
        <w:rPr>
          <w:shd w:val="clear" w:color="auto" w:fill="FFFF00"/>
        </w:rPr>
        <w:t xml:space="preserve"> &lt;we can duplicate this in the code but we don’t need to re-present the Priestly table&gt; These data was also provided</w:t>
      </w:r>
      <w:r>
        <w:t xml:space="preserve"> are available in Table S</w:t>
      </w:r>
      <w:r>
        <w:rPr>
          <w:rFonts w:hint="eastAsia"/>
        </w:rPr>
        <w:t>1</w:t>
      </w:r>
      <w:r>
        <w:rPr>
          <w:rFonts w:eastAsia="Times New Roman" w:hint="eastAsia"/>
        </w:rPr>
        <w:t>6</w:t>
      </w:r>
      <w:r>
        <w:rPr>
          <w:rFonts w:hint="eastAsia"/>
        </w:rPr>
        <w:t xml:space="preserve"> in </w:t>
      </w:r>
      <w:bookmarkStart w:id="26" w:name="ZOTERO_BREF_Jmprd6S6YeS8"/>
      <w:r>
        <w:rPr>
          <w:rFonts w:hint="eastAsia"/>
        </w:rPr>
        <w:t>(Priestley et al. 2019)</w:t>
      </w:r>
      <w:bookmarkEnd w:id="26"/>
      <w:r>
        <w:t xml:space="preserve">. </w:t>
      </w:r>
    </w:p>
    <w:p w14:paraId="42EB116A" w14:textId="77777777" w:rsidR="00860193" w:rsidRDefault="00000000">
      <w:pPr>
        <w:pStyle w:val="Heading2"/>
      </w:pPr>
      <w:r>
        <w:rPr>
          <w:rFonts w:hint="eastAsia"/>
        </w:rPr>
        <w:t xml:space="preserve">De novo </w:t>
      </w:r>
      <w:r>
        <w:t>Mutational signature extraction</w:t>
      </w:r>
    </w:p>
    <w:p w14:paraId="4F07E2E7" w14:textId="77777777" w:rsidR="00860193" w:rsidRDefault="00000000">
      <w:pPr>
        <w:ind w:firstLineChars="200" w:firstLine="48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14:paraId="7C98981F" w14:textId="77777777" w:rsidR="00860193" w:rsidRDefault="00000000">
      <w:pPr>
        <w:ind w:firstLineChars="200" w:firstLine="48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imes New Roman"/>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510E629" w14:textId="77777777" w:rsidR="00860193" w:rsidRDefault="00000000">
      <w:pPr>
        <w:ind w:firstLineChars="200" w:firstLine="48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w:t>
      </w:r>
      <w:r>
        <w:rPr>
          <w:rFonts w:eastAsia="Times New Roman"/>
        </w:rPr>
        <w:lastRenderedPageBreak/>
        <w:t>identified by SigProfilerExtractor, although several rare signatures were identified in alternative solutions.</w:t>
      </w:r>
    </w:p>
    <w:p w14:paraId="745A60F9" w14:textId="77777777" w:rsidR="00860193" w:rsidRDefault="00000000">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14:paraId="4A47257F" w14:textId="77777777" w:rsidR="00860193" w:rsidRDefault="00000000">
      <w:pPr>
        <w:spacing w:after="0"/>
        <w:ind w:firstLineChars="200" w:firstLine="480"/>
        <w:rPr>
          <w:rFonts w:eastAsia="Times New Roman"/>
        </w:rPr>
      </w:pPr>
      <w:r>
        <w:rPr>
          <w:rFonts w:eastAsia="Times New Roman" w:hint="eastAsia"/>
        </w:rPr>
        <w:t xml:space="preserve">For 83-type signatures, the signatures were matched to previously identified COSMIC signatures (v3.5, </w:t>
      </w:r>
      <w:hyperlink r:id="rId15">
        <w:r w:rsidR="00860193">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14:paraId="2676487D" w14:textId="77777777" w:rsidR="00860193" w:rsidRDefault="00000000">
      <w:pPr>
        <w:ind w:firstLineChars="200" w:firstLine="48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t xml:space="preserve">to </w:t>
      </w:r>
      <w:r>
        <w:rPr>
          <w:rFonts w:eastAsia="Times New Roman" w:hint="eastAsia"/>
        </w:rPr>
        <w:t>the published</w:t>
      </w:r>
      <w:r>
        <w:t xml:space="preserve"> signatures and categorized them into three groups: (1) known signature: if</w:t>
      </w:r>
      <w:r>
        <w:rPr>
          <w:rFonts w:eastAsia="Times New Roman" w:hint="eastAsia"/>
        </w:rPr>
        <w:t xml:space="preserve"> an extracted</w:t>
      </w:r>
      <w:r>
        <w:t xml:space="preserve"> signature has a cosine similarity of ≥ 0.</w:t>
      </w:r>
      <w:r>
        <w:rPr>
          <w:rFonts w:hint="eastAsia"/>
        </w:rPr>
        <w:t>85</w:t>
      </w:r>
      <w:r>
        <w:t xml:space="preserve"> with a COSMIC signature; (2) merged signatures: if </w:t>
      </w:r>
      <w:r>
        <w:rPr>
          <w:rFonts w:eastAsia="Times New Roma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imes New Roman" w:hint="eastAsia"/>
        </w:rPr>
        <w:t xml:space="preserve">extracted </w:t>
      </w:r>
      <w:r>
        <w:t xml:space="preserve">signatures do not fit into the known signatures or the merged signatures. </w:t>
      </w:r>
      <w:r>
        <w:rPr>
          <w:rFonts w:eastAsia="Times New Roman" w:hint="eastAsia"/>
        </w:rPr>
        <w:t>We focused on (1) and (3) in this study.</w:t>
      </w:r>
    </w:p>
    <w:p w14:paraId="22C7A49A" w14:textId="77777777" w:rsidR="00860193" w:rsidRDefault="00000000">
      <w:pPr>
        <w:pStyle w:val="Heading2"/>
        <w:rPr>
          <w:rFonts w:eastAsia="Times New Roman"/>
        </w:rPr>
      </w:pPr>
      <w:r>
        <w:rPr>
          <w:rFonts w:eastAsia="Times New Roman" w:hint="eastAsia"/>
        </w:rPr>
        <w:t>Assignment of signature activity to each individual genome</w:t>
      </w:r>
    </w:p>
    <w:p w14:paraId="60025C78" w14:textId="77777777" w:rsidR="00860193" w:rsidRDefault="00000000">
      <w:pPr>
        <w:pStyle w:val="normalfirst"/>
        <w:ind w:firstLineChars="200" w:firstLine="480"/>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t xml:space="preserve">First, we applied the find_best_reconstruction_QP function from the </w:t>
      </w:r>
      <w:r>
        <w:rPr>
          <w:rFonts w:eastAsia="Times New Roman" w:hint="eastAsia"/>
        </w:rPr>
        <w:t>m</w:t>
      </w:r>
      <w:r>
        <w:t xml:space="preserve">SigTools R package (v1.0.7), which performs fast signature attribution via quadratic programming optimization. Second, we refined these initial estimates using the </w:t>
      </w:r>
      <w:r>
        <w:lastRenderedPageBreak/>
        <w:t>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14:paraId="55A24E18" w14:textId="77777777" w:rsidR="00860193" w:rsidRDefault="00000000">
      <w:pPr>
        <w:pStyle w:val="Heading2"/>
        <w:rPr>
          <w:rFonts w:eastAsia="Times New Roman"/>
        </w:rPr>
      </w:pPr>
      <w:r>
        <w:rPr>
          <w:rFonts w:eastAsia="Times New Roman"/>
        </w:rPr>
        <w:t>Simulating synthetic cancer datasets</w:t>
      </w:r>
    </w:p>
    <w:p w14:paraId="4E9ADB24" w14:textId="77777777" w:rsidR="00860193"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6">
        <w:r w:rsidR="00860193">
          <w:rPr>
            <w:rStyle w:val="Hyperlink"/>
          </w:rPr>
          <w:t>https://bmcbioinformatics.biomedcentral.com/articles/10.1186/s12859-020-03772-3</w:t>
        </w:r>
      </w:hyperlink>
      <w:r>
        <w:t xml:space="preserve">). </w:t>
      </w:r>
    </w:p>
    <w:p w14:paraId="25D5C78D" w14:textId="77777777" w:rsidR="00860193" w:rsidRDefault="00000000">
      <w:pPr>
        <w:pStyle w:val="Heading2"/>
        <w:rPr>
          <w:rFonts w:eastAsia="Times New Roman"/>
        </w:rPr>
      </w:pPr>
      <w:r>
        <w:rPr>
          <w:rFonts w:eastAsia="Times New Roman"/>
        </w:rPr>
        <w:t>Annotating somatic indels based on transcribed versus un-transcribed strand</w:t>
      </w:r>
    </w:p>
    <w:p w14:paraId="15552D0A" w14:textId="77777777" w:rsidR="00860193" w:rsidRDefault="00000000">
      <w:pPr>
        <w:ind w:firstLine="0"/>
      </w:pPr>
      <w:r>
        <w:t>We followed the method in (</w:t>
      </w:r>
      <w:hyperlink r:id="rId17">
        <w:r w:rsidR="00860193">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7FAD90AD" w14:textId="77777777" w:rsidR="00860193" w:rsidRDefault="00000000">
      <w:pPr>
        <w:pStyle w:val="Heading2"/>
        <w:rPr>
          <w:rFonts w:eastAsia="Times New Roman"/>
        </w:rPr>
      </w:pPr>
      <w:r>
        <w:rPr>
          <w:rFonts w:eastAsia="Times New Roman"/>
        </w:rPr>
        <w:t>Annotating somatic indels based on leading versus lagging replication strand</w:t>
      </w:r>
    </w:p>
    <w:p w14:paraId="409437F5" w14:textId="77777777" w:rsidR="00860193" w:rsidRDefault="00000000">
      <w:r>
        <w:t>Replication strand was determined by wavelet-smoothed replication-timing signal data that indicated both “valleys” (replication termination zones) and “peaks” (replication initiation zones) (</w:t>
      </w:r>
      <w:hyperlink r:id="rId18">
        <w:r w:rsidR="00860193">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w:t>
      </w:r>
      <w:r>
        <w:lastRenderedPageBreak/>
        <w:t>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11337644" w14:textId="77777777" w:rsidR="00860193" w:rsidRDefault="00000000">
      <w:pPr>
        <w:pStyle w:val="Heading2"/>
        <w:rPr>
          <w:rFonts w:eastAsia="Times New Roman"/>
        </w:rPr>
      </w:pPr>
      <w:r>
        <w:rPr>
          <w:rFonts w:eastAsia="Times New Roman"/>
        </w:rPr>
        <w:t>Detecting strand asymmetries across cancer types</w:t>
      </w:r>
    </w:p>
    <w:p w14:paraId="7E4CD462" w14:textId="77777777" w:rsidR="00860193"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47CB0F4" w14:textId="77777777" w:rsidR="00860193" w:rsidRDefault="00000000">
      <w:pPr>
        <w:rPr>
          <w:ins w:id="27"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8" w:author="Steve Rozen, Ph.D." w:date="2026-05-28T17:44:00Z">
        <w:r>
          <w:t xml:space="preserve"> </w:t>
        </w:r>
      </w:ins>
    </w:p>
    <w:p w14:paraId="1E9D7C80" w14:textId="77777777" w:rsidR="00860193" w:rsidRDefault="00000000">
      <w:pPr>
        <w:rPr>
          <w:del w:id="29" w:author="Steve Rozen, Ph.D." w:date="2026-05-28T17:47:00Z"/>
        </w:rPr>
      </w:pPr>
      <w:ins w:id="30" w:author="Unknown Author" w:date="2026-05-28T18:56:00Z">
        <w:r>
          <w:t>strand ratio</w:t>
        </w:r>
      </w:ins>
      <w:ins w:id="31" w:author="Steve Rozen, Ph.D." w:date="2026-05-28T17:44:00Z">
        <w:r>
          <w:t xml:space="preserve"> = (+ strand_mutation_counts)·</w:t>
        </w:r>
      </w:ins>
      <w:ins w:id="32" w:author="Steve Rozen, Ph.D." w:date="2026-05-28T17:46:00Z">
        <w:r>
          <w:t>(- strand_mutation_counts)</w:t>
        </w:r>
        <w:r>
          <w:rPr>
            <w:vertAlign w:val="superscript"/>
          </w:rPr>
          <w:t xml:space="preserve">-1 </w:t>
        </w:r>
      </w:ins>
    </w:p>
    <w:p w14:paraId="1ABDF7A5" w14:textId="77777777" w:rsidR="00860193" w:rsidRDefault="00860193"/>
    <w:p w14:paraId="04D230D0" w14:textId="77777777" w:rsidR="00860193" w:rsidRDefault="00000000">
      <w:pPr>
        <w:ind w:firstLine="0"/>
        <w:rPr>
          <w:del w:id="33" w:author="Steve Rozen, Ph.D." w:date="2026-05-28T17:49:00Z"/>
          <w:shd w:val="clear" w:color="auto" w:fill="FFFF00"/>
        </w:rPr>
      </w:pPr>
      <w:ins w:id="34" w:author="Steve Rozen, Ph.D." w:date="2026-05-28T17:48:00Z">
        <w:r>
          <w:rPr>
            <w:shd w:val="clear" w:color="auto" w:fill="FFFF00"/>
          </w:rPr>
          <w:t xml:space="preserve">We calculated the </w:t>
        </w:r>
      </w:ins>
      <w:del w:id="35" w:author="Steve Rozen, Ph.D." w:date="2026-05-28T17:49:00Z">
        <w:r>
          <w:rPr>
            <w:shd w:val="clear" w:color="auto" w:fill="FFFF00"/>
          </w:rPr>
          <w:delText>O</w:delText>
        </w:r>
      </w:del>
      <w:ins w:id="36" w:author="Steve Rozen, Ph.D." w:date="2026-05-28T17:49:00Z">
        <w:r>
          <w:rPr>
            <w:shd w:val="clear" w:color="auto" w:fill="FFFF00"/>
          </w:rPr>
          <w:t>os</w:t>
        </w:r>
      </w:ins>
      <w:r>
        <w:rPr>
          <w:shd w:val="clear" w:color="auto" w:fill="FFFF00"/>
        </w:rPr>
        <w:t xml:space="preserve">dds ratio between the </w:t>
      </w:r>
      <w:ins w:id="37" w:author="Steve Rozen, Ph.D." w:date="2026-05-28T17:48:00Z">
        <w:r>
          <w:rPr>
            <w:shd w:val="clear" w:color="auto" w:fill="FFFF00"/>
          </w:rPr>
          <w:t xml:space="preserve">strand </w:t>
        </w:r>
      </w:ins>
      <w:r>
        <w:rPr>
          <w:shd w:val="clear" w:color="auto" w:fill="FFFF00"/>
        </w:rPr>
        <w:t xml:space="preserve">ratio of real somatic indels and the </w:t>
      </w:r>
      <w:ins w:id="38" w:author="Steve Rozen, Ph.D." w:date="2026-05-28T17:48:00Z">
        <w:r>
          <w:rPr>
            <w:shd w:val="clear" w:color="auto" w:fill="FFFF00"/>
          </w:rPr>
          <w:t xml:space="preserve">strand </w:t>
        </w:r>
      </w:ins>
      <w:r>
        <w:rPr>
          <w:shd w:val="clear" w:color="auto" w:fill="FFFF00"/>
        </w:rPr>
        <w:t>ratio of simulated somatic indels</w:t>
      </w:r>
      <w:ins w:id="39" w:author="Steve Rozen, Ph.D." w:date="2026-05-28T17:49:00Z">
        <w:r>
          <w:rPr>
            <w:shd w:val="clear" w:color="auto" w:fill="FFFF00"/>
          </w:rPr>
          <w:t>.</w:t>
        </w:r>
      </w:ins>
      <w:del w:id="40" w:author="Steve Rozen, Ph.D." w:date="2026-05-28T17:49:00Z">
        <w:r>
          <w:rPr>
            <w:shd w:val="clear" w:color="auto" w:fill="FFFF00"/>
          </w:rPr>
          <w:delText xml:space="preserve"> was calculated as</w:delText>
        </w:r>
      </w:del>
    </w:p>
    <w:p w14:paraId="0EA75410" w14:textId="77777777" w:rsidR="00860193" w:rsidRDefault="00860193">
      <w:pPr>
        <w:ind w:firstLine="0"/>
      </w:pPr>
    </w:p>
    <w:p w14:paraId="44509BA4" w14:textId="77777777" w:rsidR="00860193" w:rsidRDefault="00000000">
      <w:pPr>
        <w:ind w:firstLine="0"/>
      </w:pPr>
      <w:ins w:id="41" w:author="Steve Rozen, Ph.D." w:date="2026-05-28T17:50:00Z">
        <w:r>
          <w:lastRenderedPageBreak/>
          <w:t xml:space="preserve">We then calculated </w:t>
        </w:r>
      </w:ins>
      <w:del w:id="42" w:author="Steve Rozen, Ph.D." w:date="2026-05-28T17:50:00Z">
        <w:r>
          <w:delText xml:space="preserve">And </w:delText>
        </w:r>
      </w:del>
      <w:r>
        <w:t>p values calculated for the odds ratio using Fisher’s exact test. Only strand asymmetries with p value &gt; 0.05 were considered showing strand asymmetries.</w:t>
      </w:r>
    </w:p>
    <w:p w14:paraId="636FB466" w14:textId="77777777" w:rsidR="00860193" w:rsidRDefault="00860193">
      <w:pPr>
        <w:ind w:firstLine="0"/>
      </w:pPr>
    </w:p>
    <w:p w14:paraId="4F689461" w14:textId="77777777" w:rsidR="00860193" w:rsidRDefault="00000000">
      <w:pPr>
        <w:ind w:firstLine="0"/>
      </w:pPr>
      <w:r>
        <w:t xml:space="preserve">For a given cancer type, for e.g. genic vs non-in a sup table </w:t>
      </w:r>
    </w:p>
    <w:p w14:paraId="7A113995" w14:textId="77777777" w:rsidR="00860193" w:rsidRDefault="00860193">
      <w:pPr>
        <w:ind w:firstLine="0"/>
      </w:pPr>
    </w:p>
    <w:p w14:paraId="01DAFC00" w14:textId="77777777" w:rsidR="00860193" w:rsidRDefault="00000000">
      <w:pPr>
        <w:ind w:firstLine="0"/>
      </w:pPr>
      <w:r>
        <w:t xml:space="preserve">             genic    non-genic</w:t>
      </w:r>
    </w:p>
    <w:p w14:paraId="49022AA5" w14:textId="77777777" w:rsidR="00860193" w:rsidRDefault="00000000">
      <w:pPr>
        <w:ind w:firstLine="0"/>
      </w:pPr>
      <w:r>
        <w:t>real         100        600</w:t>
      </w:r>
    </w:p>
    <w:p w14:paraId="732AE0F2" w14:textId="77777777" w:rsidR="00860193" w:rsidRDefault="00000000">
      <w:pPr>
        <w:ind w:firstLine="0"/>
      </w:pPr>
      <w:r>
        <w:t>syn          100        300</w:t>
      </w:r>
    </w:p>
    <w:p w14:paraId="4F048F10" w14:textId="77777777" w:rsidR="00860193" w:rsidRDefault="00860193">
      <w:pPr>
        <w:ind w:firstLine="0"/>
      </w:pPr>
    </w:p>
    <w:p w14:paraId="7CF1290F" w14:textId="77777777" w:rsidR="00860193" w:rsidRDefault="00000000">
      <w:pPr>
        <w:pStyle w:val="Heading2"/>
        <w:rPr>
          <w:rFonts w:eastAsia="Times New Roman"/>
        </w:rPr>
      </w:pPr>
      <w:r>
        <w:rPr>
          <w:rFonts w:eastAsia="Times New Roman"/>
        </w:rPr>
        <w:t>Analyses of replication timing across cancer types</w:t>
      </w:r>
    </w:p>
    <w:p w14:paraId="4AC112E5" w14:textId="77777777" w:rsidR="00860193" w:rsidRDefault="00000000">
      <w:r>
        <w:t>Replication timing data were obtained from (</w:t>
      </w:r>
      <w:hyperlink r:id="rId19">
        <w:r w:rsidR="00860193">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BFEAB23" w14:textId="77777777" w:rsidR="00860193" w:rsidRDefault="00000000">
      <w:pPr>
        <w:rPr>
          <w:del w:id="43"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4" w:author="Steve Rozen, Ph.D." w:date="2026-05-28T17:41:00Z">
        <w:r>
          <w:t xml:space="preserve"> The two models are </w:t>
        </w:r>
        <w:r>
          <w:rPr>
            <w:i/>
            <w:iCs/>
          </w:rPr>
          <w:t>lm(R ~ c )</w:t>
        </w:r>
        <w:r>
          <w:t xml:space="preserve"> and </w:t>
        </w:r>
        <w:r>
          <w:rPr>
            <w:i/>
            <w:iCs/>
          </w:rPr>
          <w:t>lm(S ~ c)</w:t>
        </w:r>
        <w:r>
          <w:t xml:space="preserve">, where </w:t>
        </w:r>
      </w:ins>
    </w:p>
    <w:p w14:paraId="23F856A7" w14:textId="77777777" w:rsidR="00860193" w:rsidRDefault="00860193">
      <w:pPr>
        <w:rPr>
          <w:del w:id="45" w:author="Steve Rozen, Ph.D." w:date="2026-05-28T17:42:00Z"/>
          <w:sz w:val="20"/>
          <w:szCs w:val="21"/>
        </w:rPr>
      </w:pPr>
    </w:p>
    <w:p w14:paraId="0920FEBE" w14:textId="77777777" w:rsidR="00860193" w:rsidRDefault="00860193">
      <w:pPr>
        <w:rPr>
          <w:del w:id="46" w:author="Steve Rozen, Ph.D." w:date="2026-05-28T17:42:00Z"/>
          <w:shd w:val="clear" w:color="auto" w:fill="FFFF00"/>
        </w:rPr>
      </w:pPr>
    </w:p>
    <w:p w14:paraId="51D969BB" w14:textId="77777777" w:rsidR="00860193" w:rsidRDefault="00000000">
      <w:del w:id="47" w:author="Steve Rozen, Ph.D." w:date="2026-05-28T17:42:00Z">
        <w:r>
          <w:delText>In the above formula,</w:delText>
        </w:r>
      </w:del>
      <w:r>
        <w:t xml:space="preserve"> replication timing denotes a vector c = (1,2,3 … 10).</w:t>
      </w:r>
    </w:p>
    <w:p w14:paraId="1CBA194E" w14:textId="77777777" w:rsidR="00860193" w:rsidRDefault="00000000">
      <w:r>
        <w:t xml:space="preserve">The replication timing trend for </w:t>
      </w:r>
      <w:r>
        <w:rPr>
          <w:rFonts w:eastAsia="Times New Roman" w:hint="eastAsia"/>
        </w:rPr>
        <w:t xml:space="preserve">an 83-type </w:t>
      </w:r>
      <w:r>
        <w:t xml:space="preserve">signature was determined for both real and simulated data. An </w:t>
      </w:r>
      <w:r>
        <w:rPr>
          <w:rFonts w:eastAsia="Times New Roma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A698E2B" w14:textId="77777777" w:rsidR="00860193" w:rsidRDefault="00000000">
      <w:r>
        <w:t xml:space="preserve">If the trends of a certain </w:t>
      </w:r>
      <w:r>
        <w:rPr>
          <w:rFonts w:eastAsia="Times New Roman" w:hint="eastAsia"/>
        </w:rPr>
        <w:t>83-type</w:t>
      </w:r>
      <w:r>
        <w:t xml:space="preserve"> signature for the two datasets (real and simulated data) were different, the relative trend for real data comparing the simulated data was the final trend for the </w:t>
      </w:r>
      <w:r>
        <w:rPr>
          <w:rFonts w:eastAsia="Times New Roman" w:hint="eastAsia"/>
        </w:rPr>
        <w:t>83-type</w:t>
      </w:r>
      <w:r>
        <w:t xml:space="preserve"> signature. Otherwise, if the trends of a certain </w:t>
      </w:r>
      <w:r>
        <w:rPr>
          <w:rFonts w:eastAsia="Times New Roman" w:hint="eastAsia"/>
        </w:rPr>
        <w:t>83-type</w:t>
      </w:r>
      <w:r>
        <w:t xml:space="preserve"> signature for the two dataset were the same, a third multiple linear regression model was fitted</w:t>
      </w:r>
      <w:ins w:id="48" w:author="Steve Rozen, Ph.D." w:date="2026-05-28T17:42:00Z">
        <w:r>
          <w:t xml:space="preserve">: </w:t>
        </w:r>
        <w:r>
          <w:rPr>
            <w:i/>
            <w:iCs/>
          </w:rPr>
          <w:t>lm(R ~ S + c)</w:t>
        </w:r>
      </w:ins>
      <w:del w:id="49" w:author="Steve Rozen, Ph.D." w:date="2026-05-28T17:42:00Z">
        <w:r>
          <w:rPr>
            <w:i/>
            <w:iCs/>
          </w:rPr>
          <w:delText xml:space="preserve">. </w:delText>
        </w:r>
      </w:del>
    </w:p>
    <w:p w14:paraId="2E7FD061" w14:textId="77777777" w:rsidR="00860193" w:rsidRDefault="00860193"/>
    <w:p w14:paraId="7869DB06" w14:textId="77777777" w:rsidR="00860193" w:rsidRDefault="00000000">
      <w:pPr>
        <w:rPr>
          <w:rFonts w:eastAsia="Times New Roman"/>
        </w:rPr>
      </w:pPr>
      <w:r>
        <w:t xml:space="preserve">Similarly, the final trend of an </w:t>
      </w:r>
      <w:r>
        <w:rPr>
          <w:rFonts w:eastAsia="Times New Roman" w:hint="eastAsia"/>
        </w:rPr>
        <w:t>83-type</w:t>
      </w:r>
      <w:r>
        <w:t xml:space="preserve"> signature were determined by the significance of the coefficient of replication timing. If it is not significant, an </w:t>
      </w:r>
      <w:r>
        <w:rPr>
          <w:rFonts w:eastAsia="Times New Roman" w:hint="eastAsia"/>
        </w:rPr>
        <w:t>83-type</w:t>
      </w:r>
      <w:r>
        <w:t xml:space="preserve"> signature was considered to be generally unaffected by replication timing. Otherwise, if the coefficient of replication timing &gt; 0, an </w:t>
      </w:r>
      <w:r>
        <w:rPr>
          <w:rFonts w:eastAsia="Times New Roman" w:hint="eastAsia"/>
        </w:rPr>
        <w:t>83-type</w:t>
      </w:r>
      <w:r>
        <w:t xml:space="preserve"> signature was considered to be increasing from early to late replicating regions; if the coefficient of replication timing &lt; 0, an </w:t>
      </w:r>
      <w:r>
        <w:rPr>
          <w:rFonts w:eastAsia="Times New Roman" w:hint="eastAsia"/>
        </w:rPr>
        <w:t>83-type</w:t>
      </w:r>
      <w:r>
        <w:t xml:space="preserve"> signature was considered to be decreasing from early to late replicating regions.</w:t>
      </w:r>
    </w:p>
    <w:p w14:paraId="10046174" w14:textId="77777777" w:rsidR="00860193" w:rsidRDefault="00000000">
      <w:pPr>
        <w:pStyle w:val="Heading2"/>
        <w:rPr>
          <w:rFonts w:eastAsia="Times New Roman"/>
        </w:rPr>
      </w:pPr>
      <w:r>
        <w:rPr>
          <w:rFonts w:eastAsia="Times New Roman"/>
        </w:rPr>
        <w:t xml:space="preserve">MSI/MSS </w:t>
      </w:r>
      <w:r>
        <w:rPr>
          <w:rFonts w:eastAsia="Times New Roman" w:hint="eastAsia"/>
        </w:rPr>
        <w:t>s</w:t>
      </w:r>
      <w:r>
        <w:rPr>
          <w:rFonts w:eastAsia="Times New Roman"/>
        </w:rPr>
        <w:t>tatus</w:t>
      </w:r>
      <w:r>
        <w:rPr>
          <w:rFonts w:eastAsia="Times New Roman" w:hint="eastAsia"/>
        </w:rPr>
        <w:t xml:space="preserve"> and high/low TMB status</w:t>
      </w:r>
    </w:p>
    <w:p w14:paraId="131B64C1" w14:textId="77777777" w:rsidR="00860193" w:rsidRDefault="00000000">
      <w:pPr>
        <w:rPr>
          <w:color w:val="000000"/>
        </w:rPr>
      </w:pPr>
      <w:r>
        <w:t>For PCAWG genomes, the MSI</w:t>
      </w:r>
      <w:r>
        <w:rPr>
          <w:rFonts w:eastAsia="Times New Roman" w:hint="eastAsia"/>
        </w:rPr>
        <w:t xml:space="preserve"> (microsatellite instability)</w:t>
      </w:r>
      <w:r>
        <w:t xml:space="preserve"> status was evaluated by the PCAWG working group and obtained from the synapse </w:t>
      </w:r>
      <w:r>
        <w:lastRenderedPageBreak/>
        <w:t>repository (</w:t>
      </w:r>
      <w:hyperlink r:id="rId20" w:anchor="!Synapse:syn8016399" w:history="1">
        <w:r w:rsidR="00860193">
          <w:rPr>
            <w:rStyle w:val="Hyperlink"/>
          </w:rPr>
          <w:t>https://www.synapse.org/#!Synapse:syn8016399</w:t>
        </w:r>
      </w:hyperlink>
      <w:r>
        <w:rPr>
          <w:rFonts w:hint="eastAsia"/>
        </w:rPr>
        <w:t>, the data was downloaded on May 2022</w:t>
      </w:r>
      <w:r>
        <w:t xml:space="preserve">). For </w:t>
      </w:r>
      <w:r>
        <w:rPr>
          <w:rFonts w:eastAsia="Times New Roma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1CF4E9C7" w14:textId="77777777" w:rsidR="00860193" w:rsidRDefault="00000000">
      <w:pPr>
        <w:pStyle w:val="Heading2"/>
        <w:rPr>
          <w:rFonts w:eastAsia="Times New Roman"/>
        </w:rPr>
      </w:pPr>
      <w:r>
        <w:rPr>
          <w:rFonts w:eastAsia="Times New Roman"/>
        </w:rPr>
        <w:t>Extended sequence context</w:t>
      </w:r>
      <w:r>
        <w:rPr>
          <w:rFonts w:eastAsia="Times New Roman" w:hint="eastAsia"/>
        </w:rPr>
        <w:t xml:space="preserve"> analysis</w:t>
      </w:r>
    </w:p>
    <w:p w14:paraId="7AB92A77" w14:textId="77777777" w:rsidR="00860193"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2C9F19C2" w14:textId="77777777" w:rsidR="00860193" w:rsidRDefault="00860193">
      <w:pPr>
        <w:pStyle w:val="Heading1"/>
      </w:pPr>
    </w:p>
    <w:p w14:paraId="6EABEB22" w14:textId="77777777" w:rsidR="00860193" w:rsidRDefault="00000000">
      <w:pPr>
        <w:pStyle w:val="Heading1"/>
      </w:pPr>
      <w:r>
        <w:rPr>
          <w:rFonts w:hint="eastAsia"/>
        </w:rPr>
        <w:t>Funding</w:t>
      </w:r>
    </w:p>
    <w:p w14:paraId="54687861" w14:textId="77777777" w:rsidR="00860193"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46DEF2FC" w14:textId="77777777" w:rsidR="00860193" w:rsidRDefault="00000000">
      <w:pPr>
        <w:pStyle w:val="Heading1"/>
      </w:pPr>
      <w:r>
        <w:rPr>
          <w:rFonts w:hint="eastAsia"/>
        </w:rPr>
        <w:lastRenderedPageBreak/>
        <w:t>Author contributions</w:t>
      </w:r>
    </w:p>
    <w:p w14:paraId="721C8DE7" w14:textId="77777777" w:rsidR="00860193" w:rsidRDefault="00000000">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t>Data interpretation and manuscript write-up were carried out by M.L., M.H., and S.G.R., with contributions from all other authors. All authors reviewed and approved the final manuscript.</w:t>
      </w:r>
    </w:p>
    <w:p w14:paraId="4C7CC763" w14:textId="77777777" w:rsidR="00860193" w:rsidRDefault="00000000">
      <w:pPr>
        <w:pStyle w:val="normalfirst"/>
        <w:rPr>
          <w:rFonts w:eastAsia="Times New Roman"/>
        </w:rPr>
      </w:pPr>
      <w:r>
        <w:rPr>
          <w:b/>
          <w:bCs/>
        </w:rPr>
        <w:t>Declaration of generative AI and AI-assisted technologies in the writing process.</w:t>
      </w:r>
      <w:r>
        <w:rPr>
          <w:rFonts w:eastAsia="Times New Roman"/>
        </w:rPr>
        <w:t xml:space="preserve">  </w:t>
      </w:r>
    </w:p>
    <w:p w14:paraId="69F9ED2A" w14:textId="77777777" w:rsidR="00860193" w:rsidRDefault="00000000">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14:paraId="340C5A0C" w14:textId="77777777" w:rsidR="00860193" w:rsidRDefault="00000000">
      <w:pPr>
        <w:pStyle w:val="Heading1"/>
      </w:pPr>
      <w:r>
        <w:br w:type="page"/>
      </w:r>
    </w:p>
    <w:p w14:paraId="58E74684" w14:textId="77777777" w:rsidR="00860193" w:rsidRDefault="00000000">
      <w:pPr>
        <w:pStyle w:val="Heading1"/>
        <w:spacing w:before="0"/>
      </w:pPr>
      <w:r>
        <w:lastRenderedPageBreak/>
        <w:t>Reference</w:t>
      </w:r>
    </w:p>
    <w:p w14:paraId="3B890CB8" w14:textId="77777777" w:rsidR="00860193" w:rsidRDefault="00000000">
      <w:pPr>
        <w:pStyle w:val="Bibliography1"/>
      </w:pPr>
      <w:bookmarkStart w:id="5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13B9D5B9" w14:textId="77777777" w:rsidR="00860193"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B48DCBE" w14:textId="77777777" w:rsidR="00860193"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15494A41" w14:textId="77777777" w:rsidR="00860193"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7B2624D" w14:textId="77777777" w:rsidR="00860193"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5171F0C6" w14:textId="77777777" w:rsidR="00860193"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1B2EBCBD" w14:textId="77777777" w:rsidR="00860193"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6B0B6C35" w14:textId="77777777" w:rsidR="00860193" w:rsidRDefault="00000000">
      <w:pPr>
        <w:pStyle w:val="Bibliography1"/>
      </w:pPr>
      <w:r>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30432D62" w14:textId="77777777" w:rsidR="00860193"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C30D375" w14:textId="77777777" w:rsidR="00860193"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182CF497" w14:textId="77777777" w:rsidR="00860193"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0FB00A78" w14:textId="77777777" w:rsidR="00860193"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6F8E4740" w14:textId="77777777" w:rsidR="00860193"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40506227" w14:textId="77777777" w:rsidR="00860193"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66D24E67" w14:textId="77777777" w:rsidR="00860193"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2D16B643" w14:textId="77777777" w:rsidR="00860193"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5B5AF0F2" w14:textId="77777777" w:rsidR="00860193"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ADA4E21" w14:textId="77777777" w:rsidR="00860193"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33F41624" w14:textId="77777777" w:rsidR="00860193" w:rsidRDefault="00000000">
      <w:pPr>
        <w:pStyle w:val="Bibliography1"/>
      </w:pPr>
      <w:r>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360227DD" w14:textId="77777777" w:rsidR="00860193"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0BC01963" w14:textId="77777777" w:rsidR="00860193"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39AA51B" w14:textId="77777777" w:rsidR="00860193"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3EBCFB37" w14:textId="77777777" w:rsidR="00860193"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72FE30DD" w14:textId="77777777" w:rsidR="00860193"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1CA57DDB" w14:textId="77777777" w:rsidR="00860193"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13D9FFDF" w14:textId="77777777" w:rsidR="00860193"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2D39C22A" w14:textId="77777777" w:rsidR="00860193"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0"/>
    </w:p>
    <w:p w14:paraId="1BDA88EC" w14:textId="77777777" w:rsidR="00860193" w:rsidRDefault="00860193"/>
    <w:p w14:paraId="29C37A09" w14:textId="77777777" w:rsidR="00860193"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860193" w14:paraId="6293541A"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4B2D7CDE" w14:textId="77777777" w:rsidR="00860193"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2B1C2312"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717A3BE2"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79583ED7"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496FB41E"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5D5DC008" w14:textId="77777777" w:rsidR="00860193" w:rsidRDefault="00000000">
            <w:pPr>
              <w:suppressAutoHyphens w:val="0"/>
              <w:spacing w:after="0"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709CEAA4"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4EE27975"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615A5C49"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860193" w14:paraId="63B2875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0E65C0"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48625DB4"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00B18BE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3650B14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50AE9A0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558200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0D0FDA4"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C9F3B4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860193" w14:paraId="76F1717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FFA977"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35151A4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059E5D7B"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2774EDEF"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BD8B0C8"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302C305"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C0072E8"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844EAD3" w14:textId="77777777" w:rsidR="00860193" w:rsidRDefault="00860193">
            <w:pPr>
              <w:rPr>
                <w:rFonts w:ascii="Liberation Sans" w:eastAsia="Liberation Sans" w:hAnsi="Liberation Sans"/>
                <w:sz w:val="20"/>
                <w:szCs w:val="20"/>
              </w:rPr>
            </w:pPr>
          </w:p>
        </w:tc>
      </w:tr>
      <w:tr w:rsidR="00860193" w14:paraId="19C3751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9C14F7"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9DD1D1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22B1377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03A9E11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72C274A"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3EBFAC0"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EFF92C8"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DAEE63C" w14:textId="77777777" w:rsidR="00860193" w:rsidRDefault="00860193">
            <w:pPr>
              <w:rPr>
                <w:rFonts w:ascii="Liberation Sans" w:eastAsia="Liberation Sans" w:hAnsi="Liberation Sans"/>
                <w:sz w:val="20"/>
                <w:szCs w:val="20"/>
              </w:rPr>
            </w:pPr>
          </w:p>
        </w:tc>
      </w:tr>
      <w:tr w:rsidR="00860193" w14:paraId="0014075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A6F153E"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128EE65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0F2719A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6A0F0BA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5E3F018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22A5530"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D12CE4F"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581653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860193" w14:paraId="46AA849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B6AFFF5"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2EA21EF"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B24C3B0"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6C740622"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A1C4654"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9C2E7A5"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53D8AB1"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4FE9BC4" w14:textId="77777777" w:rsidR="00860193" w:rsidRDefault="00860193">
            <w:pPr>
              <w:rPr>
                <w:rFonts w:ascii="Liberation Sans" w:eastAsia="Liberation Sans" w:hAnsi="Liberation Sans"/>
                <w:sz w:val="20"/>
                <w:szCs w:val="20"/>
              </w:rPr>
            </w:pPr>
          </w:p>
        </w:tc>
      </w:tr>
      <w:tr w:rsidR="00860193" w14:paraId="590743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6ADA59F"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1EB7758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7F25127C"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4C4319B4"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53DF591"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5029A15"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FDE12BC"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581A0EC" w14:textId="77777777" w:rsidR="00860193" w:rsidRDefault="00860193">
            <w:pPr>
              <w:rPr>
                <w:rFonts w:ascii="Liberation Sans" w:eastAsia="Liberation Sans" w:hAnsi="Liberation Sans"/>
                <w:sz w:val="20"/>
                <w:szCs w:val="20"/>
              </w:rPr>
            </w:pPr>
          </w:p>
        </w:tc>
      </w:tr>
      <w:tr w:rsidR="00860193" w14:paraId="2BCB276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B516BD"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6C35FB9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6E01D32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570D7BD1"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53F13E"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5ABC14"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9EE1BF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EB39E4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860193" w14:paraId="568440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B3D464"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2CE7D3B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54B2406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555E050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12F4250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B3C5F12"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61808DD"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318B92A" w14:textId="77777777" w:rsidR="00860193" w:rsidRDefault="00860193">
            <w:pPr>
              <w:rPr>
                <w:rFonts w:ascii="Liberation Sans" w:eastAsia="Liberation Sans" w:hAnsi="Liberation Sans"/>
                <w:sz w:val="20"/>
                <w:szCs w:val="20"/>
              </w:rPr>
            </w:pPr>
          </w:p>
        </w:tc>
      </w:tr>
      <w:tr w:rsidR="00860193" w14:paraId="4E8D5B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AD0EDB"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4C1FB2C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771AB0F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56030B48"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D49B34"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7052EFC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38C4C576"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D80D91"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7D1254B9"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FF75AB4"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6F5F634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3970D4B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389C56CE"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0BAE1C5"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C74209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E138C37"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EF6CC8F"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5849899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349480D"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6D5DE48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4614E5A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2ABB5D56"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0F87705"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6FADF4D"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1553069"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C2F2921" w14:textId="77777777" w:rsidR="00860193" w:rsidRDefault="00860193">
            <w:pPr>
              <w:rPr>
                <w:rFonts w:ascii="Liberation Sans" w:eastAsia="Liberation Sans" w:hAnsi="Liberation Sans"/>
                <w:sz w:val="20"/>
                <w:szCs w:val="20"/>
              </w:rPr>
            </w:pPr>
          </w:p>
        </w:tc>
      </w:tr>
      <w:tr w:rsidR="00860193" w14:paraId="114D031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82F4A75"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6948289E"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104B257F"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2DEA226C"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A37664D"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A5C3C04"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F772718"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9237BB0" w14:textId="77777777" w:rsidR="00860193" w:rsidRDefault="00860193">
            <w:pPr>
              <w:rPr>
                <w:rFonts w:ascii="Liberation Sans" w:eastAsia="Liberation Sans" w:hAnsi="Liberation Sans"/>
                <w:sz w:val="20"/>
                <w:szCs w:val="20"/>
              </w:rPr>
            </w:pPr>
          </w:p>
        </w:tc>
      </w:tr>
      <w:tr w:rsidR="00860193" w14:paraId="2C5FEB3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7BDE92"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75166BB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83036A8"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6CADB4C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5EFC355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C9733BC"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1FA860B5"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1992B614"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860193" w14:paraId="4226C88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6CE8D0A"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6D05BB7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FF5570A"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5218E4E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2011B288"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61FACB9E"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D625FC9"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20197BB"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0946F4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4E8F7E1"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587A5C1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92BA0AA"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49BF907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5515347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298A84E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4219A3A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CA822A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860193" w14:paraId="1AF745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2239DBB"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2B66CF39"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22891B5"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096A88A0"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57081A9F"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6CF21DF3"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1F73EB77"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D1CF532"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6401B82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B248F4F"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649A8EA2"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185EBAE4"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05346EBC"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788D4B9"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55A06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AF7C8DD"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6EE1B5A0"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860193" w14:paraId="488049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039CB2"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729F264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5E8CC59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986050E"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57CCEF1"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01BB9C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62B228E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7D7450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860193" w14:paraId="70A63C4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8DCEA9"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673E1118"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5322AE8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748EE8C1"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9842149"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CFDBA0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3CD63D1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01F35F9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860193" w14:paraId="0F7E26D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645521"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822A6D6"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4671D09"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2D1AC1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0C32B84"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0A69664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884BCD5"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674CFC76"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860193" w14:paraId="345FD42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A4D620"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4FB7898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4F23DC4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2DC680A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3341B5D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7AE91380"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5A9E0A0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7BF3004F"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860193" w14:paraId="05F1F9A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59D286"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FEE450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2DB226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7BC33209"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A639010"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89A74F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48867961"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9EB60EB"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5C5079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F0447AD"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523E8BEB"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48A889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1A6067C"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953746D"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1A647FA"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323F525"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580768A"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4B0A1D6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64791E5"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2B4C04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7B41459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216F3D1"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594637B"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8B9354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743CFB11"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278B023"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2503B5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E161D4E"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116F17F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6DF76EB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48604D3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317ED088"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6912C8EC"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10B2E59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A1DD1B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860193" w14:paraId="0D6D05B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5881B2"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074483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1803CC9D"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64CD59F5"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00EB50"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F5037B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375AD7C"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48D57C6"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5D61A3F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8145ED"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C64660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72AAAE3F"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18EB9E53"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2259E4F"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371378"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3F2A31C"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E682BB5" w14:textId="77777777" w:rsidR="00860193" w:rsidRDefault="00860193">
            <w:pPr>
              <w:rPr>
                <w:rFonts w:ascii="Liberation Sans" w:eastAsia="Liberation Sans" w:hAnsi="Liberation Sans"/>
                <w:sz w:val="20"/>
                <w:szCs w:val="20"/>
              </w:rPr>
            </w:pPr>
          </w:p>
        </w:tc>
      </w:tr>
      <w:tr w:rsidR="00860193" w14:paraId="550B06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5DCBD3D"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0054739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42E39564"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2FE6EAE2"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CDA1E3"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3C86DB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0B26B132"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6689438"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14D909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2F23027"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402E0F33"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4209F8DC"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139CE7E4"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578D2C0"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739B6B7"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C234F57"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1A793AD"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44E2E82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5C886D"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29EAAFD4"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2B681B4E"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3EC3728"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280CDFBC"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0EFFFD9"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236E56C"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F0C45E9" w14:textId="77777777" w:rsidR="00860193" w:rsidRDefault="00860193">
            <w:pPr>
              <w:rPr>
                <w:rFonts w:ascii="Liberation Sans" w:eastAsia="Liberation Sans" w:hAnsi="Liberation Sans"/>
                <w:sz w:val="20"/>
                <w:szCs w:val="20"/>
              </w:rPr>
            </w:pPr>
          </w:p>
        </w:tc>
      </w:tr>
      <w:tr w:rsidR="00860193" w14:paraId="45C014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FF08784"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598BB602"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5FD24982"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215AF7D0"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9E1BC82"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40987D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1CAC266F"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34B2B12"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3BB20A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4E32139"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87E7A46"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37259EEE"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394EDF96" w14:textId="77777777" w:rsidR="00860193"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21E45024" w14:textId="77777777" w:rsidR="00860193"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4EE335F7"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7D9A2A1B"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E4E44CC"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4688BF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5023AE"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57590B7"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A3DB9C3"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6D0C3C4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0971C38B"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6C676B42"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568AB2EB"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1FEC999"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4265172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25D349"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51273A96"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68FF66A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29111C09"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06D4E2E"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C5CE412"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22A66A92"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5532952"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73CF17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368112" w14:textId="77777777" w:rsidR="00860193"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35026F13"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396BF615"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7DCC56B9"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327E1E8"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C124DEF"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75449CB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643C2E75"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860193" w14:paraId="3839E9C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C8FAEE"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3B4F7F10"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3CA535D"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33ED0CB9"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0DEB74"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0E773D"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7B013E8A"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79C93D19"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860193" w14:paraId="5CBED77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CA87AF"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14C3F8E1"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3D2F7AF9"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618D74E0"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AC9AE17"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6284D5E"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032D0504"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1261349"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6C4A762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5E1D59"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55989C9F"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5ABD6FEE"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07BD414"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83DC35"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2A3A808"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0B721F6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342AE2C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860193" w14:paraId="43415FD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A4C203"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6EB3DE4E"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056441DD"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723F6192"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48F1747"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07CAE60"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4A3A5977"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B86F3BD"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453A356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E07A90E"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46ED5D0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1B1667FA"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459FAF8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1A1D6905"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7552A74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7EE82D0D"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2C15390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860193" w14:paraId="357994F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20C661"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35675606"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585BF567"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5AE2465C"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B21E60"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D441262"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0781F459"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F87BD65"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1AE5630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454E0A9"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173B82D2"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1167A7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6643E2F"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EB25196"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9F0D064"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0677718F"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F4C3DA3"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1F7B00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147142"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4449E4E4"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61DED8AA"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3D2AE9CB"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3257EA23"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1BE0EF0" w14:textId="77777777" w:rsidR="00860193"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34FFF4E" w14:textId="77777777" w:rsidR="00860193" w:rsidRDefault="0086019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F021F63" w14:textId="77777777" w:rsidR="00860193" w:rsidRDefault="00860193">
            <w:pPr>
              <w:suppressAutoHyphens w:val="0"/>
              <w:spacing w:after="0" w:line="240" w:lineRule="auto"/>
              <w:ind w:firstLine="0"/>
              <w:jc w:val="center"/>
              <w:rPr>
                <w:rFonts w:ascii="Liberation Sans" w:eastAsia="Liberation Sans" w:hAnsi="Liberation Sans"/>
                <w:sz w:val="20"/>
                <w:szCs w:val="20"/>
              </w:rPr>
            </w:pPr>
          </w:p>
        </w:tc>
      </w:tr>
      <w:tr w:rsidR="00860193" w14:paraId="2639902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DB2253" w14:textId="77777777" w:rsidR="00860193"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DC0A02C"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31CD7F8B"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33A2BCE1"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0534E539" w14:textId="77777777" w:rsidR="00860193"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94A7B3F" w14:textId="77777777" w:rsidR="00860193" w:rsidRDefault="0086019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966FAED" w14:textId="77777777" w:rsidR="00860193" w:rsidRDefault="0086019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EB5242D" w14:textId="77777777" w:rsidR="00860193" w:rsidRDefault="00860193">
            <w:pPr>
              <w:rPr>
                <w:rFonts w:ascii="Liberation Sans" w:eastAsia="Liberation Sans" w:hAnsi="Liberation Sans"/>
                <w:sz w:val="20"/>
                <w:szCs w:val="20"/>
              </w:rPr>
            </w:pPr>
          </w:p>
        </w:tc>
      </w:tr>
    </w:tbl>
    <w:p w14:paraId="095C6F7B" w14:textId="77777777" w:rsidR="00860193"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3A2D7B74" w14:textId="77777777" w:rsidR="00860193"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DE5ECB3" w14:textId="77777777" w:rsidR="00860193"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78B68DE1" w14:textId="77777777" w:rsidR="00860193" w:rsidRDefault="00000000">
      <w:pPr>
        <w:spacing w:after="0" w:line="240" w:lineRule="auto"/>
        <w:ind w:firstLine="0"/>
        <w:rPr>
          <w:sz w:val="18"/>
          <w:szCs w:val="18"/>
        </w:rPr>
      </w:pPr>
      <w:r>
        <w:br w:type="page"/>
      </w:r>
    </w:p>
    <w:p w14:paraId="0E6DDE83" w14:textId="77777777" w:rsidR="00860193" w:rsidRDefault="00000000">
      <w:pPr>
        <w:spacing w:after="0" w:line="240" w:lineRule="auto"/>
        <w:ind w:firstLine="0"/>
      </w:pPr>
      <w:r>
        <w:rPr>
          <w:noProof/>
        </w:rPr>
        <w:lastRenderedPageBreak/>
        <w:drawing>
          <wp:inline distT="0" distB="0" distL="0" distR="0" wp14:anchorId="0194F323" wp14:editId="4A403FC9">
            <wp:extent cx="5124450" cy="45358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1"/>
                    <a:stretch>
                      <a:fillRect/>
                    </a:stretch>
                  </pic:blipFill>
                  <pic:spPr bwMode="auto">
                    <a:xfrm>
                      <a:off x="0" y="0"/>
                      <a:ext cx="5124450" cy="4535805"/>
                    </a:xfrm>
                    <a:prstGeom prst="rect">
                      <a:avLst/>
                    </a:prstGeom>
                    <a:noFill/>
                  </pic:spPr>
                </pic:pic>
              </a:graphicData>
            </a:graphic>
          </wp:inline>
        </w:drawing>
      </w:r>
    </w:p>
    <w:p w14:paraId="27FDFF1D" w14:textId="77777777" w:rsidR="00860193"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5630C5DD" w14:textId="77777777" w:rsidR="00860193" w:rsidRDefault="00860193">
      <w:pPr>
        <w:spacing w:after="0" w:line="240" w:lineRule="auto"/>
        <w:ind w:firstLine="0"/>
        <w:rPr>
          <w:rFonts w:eastAsiaTheme="minorEastAsia"/>
          <w:b/>
          <w:bCs/>
          <w:sz w:val="18"/>
          <w:szCs w:val="18"/>
        </w:rPr>
      </w:pPr>
    </w:p>
    <w:p w14:paraId="28239052" w14:textId="77777777" w:rsidR="00860193"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776455E1" w14:textId="77777777" w:rsidR="00860193" w:rsidRDefault="00860193">
      <w:pPr>
        <w:spacing w:after="0" w:line="240" w:lineRule="auto"/>
        <w:ind w:firstLine="0"/>
        <w:rPr>
          <w:rFonts w:eastAsiaTheme="minorEastAsia"/>
          <w:b/>
          <w:bCs/>
          <w:sz w:val="18"/>
          <w:szCs w:val="18"/>
        </w:rPr>
      </w:pPr>
    </w:p>
    <w:p w14:paraId="5F3F8C80" w14:textId="77777777" w:rsidR="00860193"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23FDFCC5" w14:textId="77777777" w:rsidR="00860193" w:rsidRDefault="00860193">
      <w:pPr>
        <w:spacing w:after="0" w:line="240" w:lineRule="auto"/>
        <w:ind w:firstLine="0"/>
        <w:rPr>
          <w:rFonts w:eastAsiaTheme="minorEastAsia"/>
          <w:b/>
          <w:bCs/>
          <w:sz w:val="18"/>
          <w:szCs w:val="18"/>
        </w:rPr>
      </w:pPr>
    </w:p>
    <w:p w14:paraId="61D6C51E" w14:textId="77777777" w:rsidR="00860193"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0754E88B" w14:textId="77777777" w:rsidR="00860193" w:rsidRDefault="00000000">
      <w:pPr>
        <w:ind w:firstLine="0"/>
        <w:rPr>
          <w:sz w:val="21"/>
          <w:szCs w:val="21"/>
        </w:rPr>
      </w:pPr>
      <w:r>
        <w:br w:type="page"/>
      </w:r>
    </w:p>
    <w:p w14:paraId="5F69CB66" w14:textId="77777777" w:rsidR="00860193" w:rsidRDefault="00000000">
      <w:pPr>
        <w:spacing w:after="0" w:line="240" w:lineRule="auto"/>
        <w:ind w:firstLine="0"/>
        <w:rPr>
          <w:rFonts w:eastAsiaTheme="minorEastAsia"/>
        </w:rPr>
      </w:pPr>
      <w:r>
        <w:rPr>
          <w:noProof/>
        </w:rPr>
        <w:lastRenderedPageBreak/>
        <w:drawing>
          <wp:inline distT="0" distB="0" distL="0" distR="0" wp14:anchorId="1DDBD318" wp14:editId="153E1331">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2"/>
                    <a:stretch>
                      <a:fillRect/>
                    </a:stretch>
                  </pic:blipFill>
                  <pic:spPr bwMode="auto">
                    <a:xfrm>
                      <a:off x="0" y="0"/>
                      <a:ext cx="5939790" cy="6678930"/>
                    </a:xfrm>
                    <a:prstGeom prst="rect">
                      <a:avLst/>
                    </a:prstGeom>
                    <a:noFill/>
                  </pic:spPr>
                </pic:pic>
              </a:graphicData>
            </a:graphic>
          </wp:inline>
        </w:drawing>
      </w:r>
    </w:p>
    <w:p w14:paraId="78ACFD04" w14:textId="77777777" w:rsidR="00860193" w:rsidRDefault="00860193">
      <w:pPr>
        <w:spacing w:after="0" w:line="240" w:lineRule="auto"/>
        <w:ind w:firstLine="0"/>
        <w:rPr>
          <w:rFonts w:eastAsiaTheme="minorEastAsia"/>
          <w:b/>
          <w:bCs/>
          <w:sz w:val="16"/>
          <w:szCs w:val="16"/>
        </w:rPr>
      </w:pPr>
    </w:p>
    <w:p w14:paraId="1F73710D" w14:textId="77777777" w:rsidR="00860193"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2AC4B719" w14:textId="77777777" w:rsidR="00860193"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57B0F679" w14:textId="77777777" w:rsidR="00860193" w:rsidRDefault="00860193">
      <w:pPr>
        <w:spacing w:after="0" w:line="240" w:lineRule="auto"/>
        <w:ind w:firstLine="0"/>
        <w:rPr>
          <w:rFonts w:eastAsiaTheme="minorEastAsia"/>
          <w:sz w:val="28"/>
          <w:szCs w:val="28"/>
        </w:rPr>
      </w:pPr>
    </w:p>
    <w:p w14:paraId="3AEC693B" w14:textId="77777777" w:rsidR="00860193" w:rsidRDefault="00000000">
      <w:pPr>
        <w:spacing w:after="0" w:line="240" w:lineRule="auto"/>
        <w:ind w:firstLine="0"/>
      </w:pPr>
      <w:r>
        <w:br w:type="page"/>
      </w:r>
    </w:p>
    <w:p w14:paraId="1A8DDE25" w14:textId="77777777" w:rsidR="00860193" w:rsidRDefault="00000000">
      <w:pPr>
        <w:ind w:firstLine="0"/>
        <w:rPr>
          <w:rFonts w:eastAsiaTheme="minorEastAsia"/>
        </w:rPr>
      </w:pPr>
      <w:r>
        <w:rPr>
          <w:noProof/>
        </w:rPr>
        <w:lastRenderedPageBreak/>
        <w:drawing>
          <wp:inline distT="0" distB="0" distL="0" distR="0" wp14:anchorId="0972FF9E" wp14:editId="1BC50873">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3"/>
                    <a:stretch>
                      <a:fillRect/>
                    </a:stretch>
                  </pic:blipFill>
                  <pic:spPr bwMode="auto">
                    <a:xfrm>
                      <a:off x="0" y="0"/>
                      <a:ext cx="5943600" cy="6953250"/>
                    </a:xfrm>
                    <a:prstGeom prst="rect">
                      <a:avLst/>
                    </a:prstGeom>
                    <a:noFill/>
                  </pic:spPr>
                </pic:pic>
              </a:graphicData>
            </a:graphic>
          </wp:inline>
        </w:drawing>
      </w:r>
    </w:p>
    <w:p w14:paraId="4F8FDF86" w14:textId="77777777" w:rsidR="00860193"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5D7EE65A" w14:textId="77777777" w:rsidR="00860193"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r>
        <w:br w:type="page"/>
      </w:r>
    </w:p>
    <w:p w14:paraId="68580041" w14:textId="77777777" w:rsidR="00860193" w:rsidRDefault="00000000">
      <w:pPr>
        <w:spacing w:after="0" w:line="240" w:lineRule="auto"/>
        <w:ind w:firstLine="0"/>
        <w:rPr>
          <w:sz w:val="18"/>
          <w:szCs w:val="18"/>
        </w:rPr>
      </w:pPr>
      <w:r>
        <w:rPr>
          <w:noProof/>
        </w:rPr>
        <w:lastRenderedPageBreak/>
        <w:drawing>
          <wp:inline distT="0" distB="0" distL="0" distR="0" wp14:anchorId="70E1D228" wp14:editId="22483315">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4"/>
                    <a:srcRect b="819"/>
                    <a:stretch>
                      <a:fillRect/>
                    </a:stretch>
                  </pic:blipFill>
                  <pic:spPr bwMode="auto">
                    <a:xfrm>
                      <a:off x="0" y="0"/>
                      <a:ext cx="5709285" cy="7549515"/>
                    </a:xfrm>
                    <a:prstGeom prst="rect">
                      <a:avLst/>
                    </a:prstGeom>
                    <a:noFill/>
                  </pic:spPr>
                </pic:pic>
              </a:graphicData>
            </a:graphic>
          </wp:inline>
        </w:drawing>
      </w:r>
    </w:p>
    <w:p w14:paraId="130EBD98" w14:textId="77777777" w:rsidR="00860193" w:rsidRDefault="00000000">
      <w:pPr>
        <w:spacing w:after="0" w:line="240" w:lineRule="auto"/>
        <w:ind w:firstLine="0"/>
        <w:rPr>
          <w:sz w:val="18"/>
          <w:szCs w:val="18"/>
        </w:rPr>
      </w:pPr>
      <w:r>
        <w:rPr>
          <w:rFonts w:eastAsiaTheme="minorEastAsia"/>
          <w:b/>
          <w:bCs/>
          <w:sz w:val="18"/>
          <w:szCs w:val="18"/>
        </w:rPr>
        <w:t xml:space="preserve">Figure </w:t>
      </w:r>
      <w:r>
        <w:rPr>
          <w:rFonts w:eastAsia="Times New Roman" w:hint="eastAsia"/>
          <w:b/>
          <w:bCs/>
          <w:sz w:val="18"/>
          <w:szCs w:val="18"/>
        </w:rPr>
        <w:t>4</w:t>
      </w:r>
      <w:r>
        <w:rPr>
          <w:rFonts w:eastAsiaTheme="minorEastAsia"/>
          <w:b/>
          <w:bCs/>
          <w:sz w:val="18"/>
          <w:szCs w:val="18"/>
        </w:rPr>
        <w:t xml:space="preserve"> </w:t>
      </w:r>
      <w:r>
        <w:rPr>
          <w:rFonts w:eastAsiaTheme="minorEastAsia" w:hint="eastAsia"/>
          <w:b/>
          <w:bCs/>
          <w:sz w:val="18"/>
          <w:szCs w:val="18"/>
        </w:rPr>
        <w:t>Association of indel signatures with cancer types and SBS signatures and cancer types</w:t>
      </w:r>
    </w:p>
    <w:p w14:paraId="378C2CFD" w14:textId="77777777" w:rsidR="00860193" w:rsidRDefault="00000000">
      <w:pPr>
        <w:spacing w:after="0" w:line="240" w:lineRule="auto"/>
        <w:ind w:firstLine="0"/>
        <w:rPr>
          <w:rFonts w:eastAsiaTheme="minorEastAsia"/>
          <w:sz w:val="18"/>
          <w:szCs w:val="18"/>
        </w:rPr>
      </w:pPr>
      <w:r>
        <w:rPr>
          <w:rFonts w:eastAsiaTheme="minorEastAsia" w:hint="eastAsia"/>
          <w:b/>
          <w:bCs/>
          <w:sz w:val="18"/>
          <w:szCs w:val="18"/>
        </w:rPr>
        <w:t xml:space="preserve">(A) </w:t>
      </w:r>
      <w:r>
        <w:rPr>
          <w:rFonts w:eastAsiaTheme="minorEastAsia" w:hint="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Theme="minorEastAsia" w:hint="eastAsia"/>
          <w:sz w:val="18"/>
          <w:szCs w:val="18"/>
        </w:rPr>
        <w:t>s exact test of number of tumors with the signature versus the number without in a given tumor type versus all other tumors.</w:t>
      </w:r>
    </w:p>
    <w:p w14:paraId="17A6A54D" w14:textId="77777777" w:rsidR="00860193"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The</w:t>
      </w:r>
      <w:r>
        <w:rPr>
          <w:rFonts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14:paraId="6F204812" w14:textId="77777777" w:rsidR="00860193" w:rsidRDefault="00860193">
      <w:pPr>
        <w:spacing w:after="0" w:line="240" w:lineRule="auto"/>
        <w:ind w:firstLine="0"/>
        <w:rPr>
          <w:rFonts w:eastAsiaTheme="minorEastAsia"/>
        </w:rPr>
      </w:pPr>
    </w:p>
    <w:p w14:paraId="4479D738" w14:textId="77777777" w:rsidR="00860193" w:rsidRDefault="00000000">
      <w:pPr>
        <w:spacing w:after="0" w:line="240" w:lineRule="auto"/>
        <w:ind w:firstLine="0"/>
        <w:rPr>
          <w:rFonts w:eastAsiaTheme="minorEastAsia"/>
        </w:rPr>
      </w:pPr>
      <w:r>
        <w:rPr>
          <w:noProof/>
        </w:rPr>
        <w:drawing>
          <wp:inline distT="0" distB="0" distL="0" distR="0" wp14:anchorId="46DC6B7E" wp14:editId="1114A9D3">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5"/>
                    <a:stretch>
                      <a:fillRect/>
                    </a:stretch>
                  </pic:blipFill>
                  <pic:spPr bwMode="auto">
                    <a:xfrm>
                      <a:off x="0" y="0"/>
                      <a:ext cx="4744720" cy="6173470"/>
                    </a:xfrm>
                    <a:prstGeom prst="rect">
                      <a:avLst/>
                    </a:prstGeom>
                    <a:noFill/>
                  </pic:spPr>
                </pic:pic>
              </a:graphicData>
            </a:graphic>
          </wp:inline>
        </w:drawing>
      </w:r>
    </w:p>
    <w:p w14:paraId="114262C7" w14:textId="77777777" w:rsidR="00860193" w:rsidRDefault="00000000">
      <w:pPr>
        <w:spacing w:after="0" w:line="240" w:lineRule="auto"/>
        <w:ind w:firstLine="0"/>
        <w:rPr>
          <w:rFonts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3AD42131" w14:textId="77777777" w:rsidR="00860193"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770A37C7" w14:textId="77777777" w:rsidR="00860193"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5E0ACB78" w14:textId="77777777" w:rsidR="00860193"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5F2CB64C" w14:textId="77777777" w:rsidR="00860193"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515A7D8A" w14:textId="77777777" w:rsidR="00860193" w:rsidRDefault="00000000">
      <w:pPr>
        <w:spacing w:after="0" w:line="240" w:lineRule="auto"/>
        <w:ind w:firstLine="0"/>
      </w:pPr>
      <w:r>
        <w:rPr>
          <w:noProof/>
        </w:rPr>
        <w:lastRenderedPageBreak/>
        <w:drawing>
          <wp:inline distT="0" distB="0" distL="0" distR="0" wp14:anchorId="60C3D074" wp14:editId="5320D2F2">
            <wp:extent cx="5934075" cy="381952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26"/>
                    <a:stretch>
                      <a:fillRect/>
                    </a:stretch>
                  </pic:blipFill>
                  <pic:spPr bwMode="auto">
                    <a:xfrm>
                      <a:off x="0" y="0"/>
                      <a:ext cx="5934075" cy="3819525"/>
                    </a:xfrm>
                    <a:prstGeom prst="rect">
                      <a:avLst/>
                    </a:prstGeom>
                    <a:noFill/>
                  </pic:spPr>
                </pic:pic>
              </a:graphicData>
            </a:graphic>
          </wp:inline>
        </w:drawing>
      </w:r>
    </w:p>
    <w:p w14:paraId="178F019C" w14:textId="77777777" w:rsidR="00860193" w:rsidRDefault="00000000">
      <w:pPr>
        <w:spacing w:after="0" w:line="240" w:lineRule="auto"/>
        <w:ind w:firstLine="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643D756B" w14:textId="77777777" w:rsidR="00860193"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24CE691B" w14:textId="77777777" w:rsidR="00860193"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1DA3057B" w14:textId="77777777" w:rsidR="00860193"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1215FCE7" w14:textId="77777777" w:rsidR="00860193" w:rsidRDefault="00860193">
      <w:pPr>
        <w:ind w:firstLine="0"/>
        <w:rPr>
          <w:rFonts w:ascii="Calibri" w:eastAsia="Times New Roman" w:hAnsi="Calibri" w:cs="Noto Sans Arabic UI"/>
          <w:sz w:val="22"/>
          <w:szCs w:val="22"/>
        </w:rPr>
      </w:pPr>
    </w:p>
    <w:sectPr w:rsidR="00860193">
      <w:footerReference w:type="default" r:id="rId27"/>
      <w:footerReference w:type="first" r:id="rId28"/>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o Liu" w:date="2026-07-31T14:40:00Z" w:initials="ML">
    <w:p w14:paraId="4A3BD2BE" w14:textId="77777777" w:rsidR="00135B08" w:rsidRDefault="00135B08" w:rsidP="00135B08">
      <w:pPr>
        <w:pStyle w:val="CommentText"/>
        <w:ind w:firstLine="0"/>
      </w:pPr>
      <w:r>
        <w:rPr>
          <w:rStyle w:val="CommentReference"/>
        </w:rPr>
        <w:annotationRef/>
      </w:r>
      <w:r>
        <w:t>Please review the paragraph</w:t>
      </w:r>
    </w:p>
  </w:comment>
  <w:comment w:id="20" w:author="Mo Liu" w:date="2026-06-29T16:59:00Z" w:initials="ML">
    <w:p w14:paraId="274A73BA" w14:textId="77777777" w:rsidR="00860193" w:rsidRDefault="00000000">
      <w:pPr>
        <w:spacing w:after="0" w:line="240" w:lineRule="auto"/>
      </w:pPr>
      <w:r>
        <w:annotationRef/>
      </w:r>
      <w:r>
        <w:rPr>
          <w:rFonts w:ascii="Calibri" w:eastAsia="宋体" w:hAnsi="Calibri" w:cs="Noto Sans Arabic UI"/>
          <w:sz w:val="22"/>
          <w:szCs w:val="22"/>
        </w:rPr>
        <w:t>About ID_K, the leading strand enrichment is consistent with two POLE SBS signatures, 10a and 10b</w:t>
      </w:r>
    </w:p>
  </w:comment>
  <w:comment w:id="22" w:author="Mo Liu" w:date="2026-05-25T13:45:00Z" w:initials="ML">
    <w:p w14:paraId="01000000" w14:textId="77777777" w:rsidR="00860193" w:rsidRDefault="00000000">
      <w:pPr>
        <w:overflowPunct w:val="0"/>
        <w:spacing w:after="0" w:line="240" w:lineRule="auto"/>
      </w:pPr>
      <w:r>
        <w:annotationRef/>
      </w:r>
      <w:r>
        <w:rPr>
          <w:rFonts w:ascii="Calibri" w:eastAsia="宋体" w:hAnsi="Calibri" w:cs="Noto Sans Arabic UI"/>
          <w:sz w:val="22"/>
          <w:szCs w:val="22"/>
        </w:rPr>
        <w:t>This is true. But not sure if this worths mentioning?</w:t>
      </w:r>
    </w:p>
  </w:comment>
  <w:comment w:id="23" w:author="Steve Rozen, Ph.D." w:date="2026-05-28T17:52:00Z" w:initials="SR">
    <w:p w14:paraId="02000000" w14:textId="77777777" w:rsidR="00860193" w:rsidRDefault="00000000">
      <w:pPr>
        <w:overflowPunct w:val="0"/>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4" w:author="Mo Liu" w:date="2026-05-29T16:03:00Z" w:initials="ML">
    <w:p w14:paraId="03000000" w14:textId="77777777" w:rsidR="00860193" w:rsidRDefault="00000000">
      <w:pPr>
        <w:spacing w:after="0" w:line="240" w:lineRule="auto"/>
      </w:pPr>
      <w:r>
        <w:annotationRef/>
      </w:r>
      <w:r>
        <w:rPr>
          <w:rFonts w:ascii="Calibri" w:eastAsia="宋体" w:hAnsi="Calibri" w:cs="Noto Sans Arabic UI"/>
          <w:sz w:val="22"/>
          <w:szCs w:val="22"/>
        </w:rPr>
        <w:t>I update via email.</w:t>
      </w:r>
    </w:p>
  </w:comment>
  <w:comment w:id="25" w:author="Unknown Author" w:date="2026-07-02T20:23:00Z" w:initials="">
    <w:p w14:paraId="6E465E17" w14:textId="77777777" w:rsidR="00860193" w:rsidRDefault="00000000">
      <w:pPr>
        <w:spacing w:after="0" w:line="240" w:lineRule="auto"/>
      </w:pPr>
      <w:r>
        <w:annotationRef/>
      </w:r>
      <w:r>
        <w:rPr>
          <w:rFonts w:ascii="Calibri" w:eastAsia="宋体" w:hAnsi="Calibri" w:cs="Noto Sans Arabic UI"/>
          <w:i/>
          <w:sz w:val="16"/>
          <w:szCs w:val="22"/>
        </w:rPr>
        <w:t>Reply to Mo Liu (05/29/2026, 16:03): "..."</w:t>
      </w:r>
    </w:p>
    <w:p w14:paraId="1C94890D" w14:textId="77777777" w:rsidR="00860193" w:rsidRDefault="00000000">
      <w:pPr>
        <w:spacing w:before="4066" w:after="3381" w:line="240" w:lineRule="auto"/>
      </w:pPr>
      <w:r>
        <w:rPr>
          <w:rFonts w:ascii="Calibri" w:eastAsia="宋体" w:hAnsi="Calibri" w:cs="Noto Sans Arabic UI"/>
          <w:sz w:val="20"/>
          <w:szCs w:val="20"/>
        </w:rPr>
        <w:t>Hi Steve,</w:t>
      </w:r>
    </w:p>
    <w:p w14:paraId="095A7265" w14:textId="77777777" w:rsidR="00860193" w:rsidRDefault="00860193">
      <w:pPr>
        <w:spacing w:before="4066" w:after="3381" w:line="240" w:lineRule="auto"/>
      </w:pPr>
    </w:p>
    <w:p w14:paraId="6DE348C8" w14:textId="77777777" w:rsidR="00860193" w:rsidRDefault="00000000">
      <w:pPr>
        <w:spacing w:before="4066" w:after="3381" w:line="240" w:lineRule="auto"/>
      </w:pPr>
      <w:r>
        <w:rPr>
          <w:rFonts w:ascii="Calibri" w:eastAsia="宋体" w:hAnsi="Calibri" w:cs="Noto Sans Arabic UI"/>
          <w:sz w:val="20"/>
          <w:szCs w:val="20"/>
        </w:rPr>
        <w:t>I summarized the topographical annotations available on the COSMIC website.</w:t>
      </w:r>
    </w:p>
    <w:p w14:paraId="436C146C" w14:textId="77777777" w:rsidR="00860193" w:rsidRDefault="00860193">
      <w:pPr>
        <w:spacing w:before="4066" w:after="3381" w:line="240" w:lineRule="auto"/>
      </w:pPr>
    </w:p>
    <w:p w14:paraId="24583F24" w14:textId="77777777" w:rsidR="00860193" w:rsidRDefault="00000000">
      <w:pPr>
        <w:spacing w:before="4066" w:after="3381" w:line="240" w:lineRule="auto"/>
      </w:pPr>
      <w:r>
        <w:rPr>
          <w:rFonts w:ascii="Calibri" w:eastAsia="宋体" w:hAnsi="Calibri" w:cs="Noto Sans Arabic UI"/>
          <w:sz w:val="20"/>
          <w:szCs w:val="20"/>
        </w:rPr>
        <w:t>In our paper, we examined the following four features: replication strand asymmetry, transcription strand asymmetry, genic strand asymmetry, and replication timing.</w:t>
      </w:r>
    </w:p>
    <w:p w14:paraId="687AFBA0" w14:textId="77777777" w:rsidR="00860193" w:rsidRDefault="00860193">
      <w:pPr>
        <w:spacing w:before="4066" w:after="3381" w:line="240" w:lineRule="auto"/>
      </w:pPr>
    </w:p>
    <w:p w14:paraId="51142821" w14:textId="77777777" w:rsidR="00860193" w:rsidRDefault="00000000">
      <w:pPr>
        <w:spacing w:before="4066" w:after="3381" w:line="240" w:lineRule="auto"/>
      </w:pPr>
      <w:r>
        <w:rPr>
          <w:rFonts w:ascii="Calibri" w:eastAsia="宋体" w:hAnsi="Calibri" w:cs="Noto Sans Arabic UI"/>
          <w:sz w:val="20"/>
          <w:szCs w:val="20"/>
        </w:rPr>
        <w:t>On COSMIC, except for ID6, no signature was fully annotated with all four features. So our work indeed provides important topographical annotations for the 83-type signatures.</w:t>
      </w:r>
    </w:p>
    <w:p w14:paraId="0D544F43" w14:textId="77777777" w:rsidR="00860193" w:rsidRDefault="00860193">
      <w:pPr>
        <w:spacing w:before="4066" w:after="3381" w:line="240" w:lineRule="auto"/>
      </w:pPr>
    </w:p>
    <w:p w14:paraId="76716593" w14:textId="77777777" w:rsidR="00860193" w:rsidRDefault="00000000">
      <w:pPr>
        <w:spacing w:before="4066" w:after="3381" w:line="240" w:lineRule="auto"/>
      </w:pPr>
      <w:r>
        <w:rPr>
          <w:rFonts w:ascii="Calibri" w:eastAsia="宋体" w:hAnsi="Calibri" w:cs="Noto Sans Arabic UI"/>
          <w:sz w:val="20"/>
          <w:szCs w:val="20"/>
        </w:rPr>
        <w:t>I’ve summarized the information in the attached file.</w:t>
      </w:r>
    </w:p>
    <w:p w14:paraId="7752A6FE" w14:textId="77777777" w:rsidR="00860193" w:rsidRDefault="00000000">
      <w:pPr>
        <w:spacing w:before="4066" w:after="3381" w:line="240" w:lineRule="auto"/>
      </w:pPr>
      <w:r>
        <w:rPr>
          <w:rFonts w:ascii="Calibri" w:eastAsia="宋体" w:hAnsi="Calibri" w:cs="Noto Sans Arabic UI"/>
          <w:sz w:val="20"/>
          <w:szCs w:val="20"/>
        </w:rPr>
        <w:t>Please let me know if you need more information.</w:t>
      </w:r>
    </w:p>
    <w:p w14:paraId="38DD625F" w14:textId="77777777" w:rsidR="00860193" w:rsidRDefault="00000000">
      <w:pPr>
        <w:spacing w:before="4066" w:after="3381" w:line="240" w:lineRule="auto"/>
      </w:pPr>
      <w:r>
        <w:rPr>
          <w:rFonts w:ascii="Calibri" w:eastAsia="宋体" w:hAnsi="Calibri" w:cs="Noto Sans Arabic UI"/>
          <w:sz w:val="20"/>
          <w:szCs w:val="20"/>
        </w:rPr>
        <w:t>Thanks,Mo</w:t>
      </w:r>
    </w:p>
    <w:p w14:paraId="2013B958" w14:textId="77777777" w:rsidR="00860193" w:rsidRDefault="00860193">
      <w:pPr>
        <w:spacing w:before="4066" w:after="3381" w:line="240" w:lineRule="auto"/>
      </w:pPr>
    </w:p>
    <w:p w14:paraId="2FBA2ED9" w14:textId="77777777" w:rsidR="00860193" w:rsidRDefault="00860193">
      <w:pPr>
        <w:spacing w:before="4066" w:after="3381" w:line="240" w:lineRule="auto"/>
      </w:pPr>
    </w:p>
    <w:p w14:paraId="14A4186C" w14:textId="77777777" w:rsidR="00860193" w:rsidRDefault="00860193">
      <w:pPr>
        <w:spacing w:before="4066" w:after="3381" w:line="240" w:lineRule="auto"/>
      </w:pPr>
    </w:p>
    <w:p w14:paraId="764995B0" w14:textId="77777777" w:rsidR="00860193" w:rsidRDefault="00860193">
      <w:pPr>
        <w:spacing w:before="4066" w:after="3381" w:line="240" w:lineRule="auto"/>
      </w:pPr>
    </w:p>
    <w:p w14:paraId="00007275" w14:textId="77777777" w:rsidR="00860193" w:rsidRDefault="00860193">
      <w:pPr>
        <w:spacing w:before="4066" w:after="3381" w:line="240" w:lineRule="auto"/>
      </w:pPr>
    </w:p>
    <w:p w14:paraId="2C33AD2D" w14:textId="77777777" w:rsidR="00860193" w:rsidRDefault="00860193">
      <w:pPr>
        <w:spacing w:before="4066" w:after="3381" w:line="240" w:lineRule="auto"/>
      </w:pPr>
    </w:p>
    <w:p w14:paraId="55875371" w14:textId="77777777" w:rsidR="00860193" w:rsidRDefault="00000000">
      <w:pPr>
        <w:spacing w:before="4066" w:after="3381" w:line="240" w:lineRule="auto"/>
      </w:pPr>
      <w:r>
        <w:rPr>
          <w:rFonts w:ascii="Calibri" w:eastAsia="宋体" w:hAnsi="Calibri" w:cs="Noto Sans Arabic UI"/>
          <w:sz w:val="20"/>
          <w:szCs w:val="20"/>
        </w:rPr>
        <w:t>See COSMICv3.6 ID topographical annotation.xlsx</w:t>
      </w:r>
    </w:p>
    <w:p w14:paraId="4398F13D" w14:textId="77777777" w:rsidR="00860193" w:rsidRDefault="00860193">
      <w:pPr>
        <w:spacing w:before="4066" w:after="3381" w:line="240" w:lineRule="auto"/>
      </w:pPr>
    </w:p>
    <w:p w14:paraId="5D6B8D2C" w14:textId="77777777" w:rsidR="00860193" w:rsidRDefault="00860193">
      <w:pPr>
        <w:spacing w:before="4066" w:after="3381" w:line="240" w:lineRule="auto"/>
      </w:pPr>
    </w:p>
    <w:p w14:paraId="0213ACED" w14:textId="77777777" w:rsidR="00860193" w:rsidRDefault="00860193">
      <w:pPr>
        <w:spacing w:before="4066" w:after="3381" w:line="240" w:lineRule="auto"/>
      </w:pPr>
    </w:p>
    <w:p w14:paraId="47DDAEB4" w14:textId="77777777" w:rsidR="00860193" w:rsidRDefault="00860193">
      <w:pPr>
        <w:spacing w:before="4066" w:after="3381" w:line="240" w:lineRule="auto"/>
      </w:pPr>
    </w:p>
    <w:p w14:paraId="1E84087C" w14:textId="77777777" w:rsidR="00860193" w:rsidRDefault="00860193">
      <w:pPr>
        <w:spacing w:before="4066" w:after="3381" w:line="240" w:lineRule="auto"/>
      </w:pPr>
    </w:p>
    <w:p w14:paraId="4A464667" w14:textId="77777777" w:rsidR="00860193" w:rsidRDefault="00860193">
      <w:pPr>
        <w:spacing w:before="4066" w:after="3381" w:line="240" w:lineRule="auto"/>
      </w:pPr>
    </w:p>
    <w:p w14:paraId="0507B098" w14:textId="77777777" w:rsidR="00860193" w:rsidRDefault="00860193">
      <w:pPr>
        <w:spacing w:before="4066" w:after="3381" w:line="240" w:lineRule="auto"/>
      </w:pPr>
    </w:p>
    <w:p w14:paraId="130E5C29" w14:textId="77777777" w:rsidR="00860193" w:rsidRDefault="00860193">
      <w:pPr>
        <w:spacing w:before="4066" w:after="3381" w:line="240" w:lineRule="auto"/>
      </w:pPr>
    </w:p>
    <w:p w14:paraId="28F2596D" w14:textId="77777777" w:rsidR="00860193" w:rsidRDefault="00860193">
      <w:pPr>
        <w:spacing w:before="4066" w:after="3381" w:line="240" w:lineRule="auto"/>
      </w:pPr>
    </w:p>
    <w:p w14:paraId="745D7DD7" w14:textId="77777777" w:rsidR="00860193" w:rsidRDefault="00860193">
      <w:pPr>
        <w:spacing w:before="4066" w:after="3381" w:line="240" w:lineRule="auto"/>
      </w:pPr>
    </w:p>
    <w:p w14:paraId="41B199BE" w14:textId="77777777" w:rsidR="00860193" w:rsidRDefault="00860193">
      <w:pPr>
        <w:spacing w:before="4066" w:after="3381" w:line="240" w:lineRule="auto"/>
      </w:pPr>
    </w:p>
    <w:p w14:paraId="5563D295" w14:textId="77777777" w:rsidR="00860193" w:rsidRDefault="00860193">
      <w:pPr>
        <w:spacing w:before="4066" w:after="3381" w:line="240" w:lineRule="auto"/>
      </w:pPr>
    </w:p>
    <w:p w14:paraId="71927FAF" w14:textId="77777777" w:rsidR="00860193" w:rsidRDefault="00860193">
      <w:pPr>
        <w:spacing w:before="4066" w:after="3381" w:line="240" w:lineRule="auto"/>
      </w:pPr>
    </w:p>
    <w:p w14:paraId="1C394973" w14:textId="77777777" w:rsidR="00860193" w:rsidRDefault="00860193">
      <w:pPr>
        <w:spacing w:before="4066" w:after="3381" w:line="240" w:lineRule="auto"/>
      </w:pPr>
    </w:p>
    <w:p w14:paraId="5CC37168" w14:textId="77777777" w:rsidR="00860193" w:rsidRDefault="00860193">
      <w:pPr>
        <w:spacing w:before="4066" w:after="3381" w:line="240" w:lineRule="auto"/>
      </w:pPr>
    </w:p>
    <w:p w14:paraId="50E27833" w14:textId="77777777" w:rsidR="00860193" w:rsidRDefault="00860193">
      <w:pPr>
        <w:spacing w:before="4066" w:after="3381" w:line="240" w:lineRule="auto"/>
      </w:pPr>
    </w:p>
    <w:p w14:paraId="1B2A1911" w14:textId="77777777" w:rsidR="00860193" w:rsidRDefault="00860193">
      <w:pPr>
        <w:spacing w:before="4066" w:after="3381" w:line="240" w:lineRule="auto"/>
      </w:pPr>
    </w:p>
    <w:p w14:paraId="3910612A" w14:textId="77777777" w:rsidR="00860193" w:rsidRDefault="00860193">
      <w:pPr>
        <w:spacing w:before="4066" w:after="3381" w:line="240" w:lineRule="auto"/>
      </w:pPr>
    </w:p>
    <w:p w14:paraId="446C66BE" w14:textId="77777777" w:rsidR="00860193" w:rsidRDefault="00860193">
      <w:pPr>
        <w:spacing w:before="4066" w:after="3381" w:line="240" w:lineRule="auto"/>
      </w:pPr>
    </w:p>
    <w:p w14:paraId="0DAE62BD" w14:textId="77777777" w:rsidR="00860193" w:rsidRDefault="00860193">
      <w:pPr>
        <w:spacing w:before="4066" w:after="3381" w:line="240" w:lineRule="auto"/>
      </w:pPr>
    </w:p>
    <w:p w14:paraId="760EACB9" w14:textId="77777777" w:rsidR="00860193" w:rsidRDefault="00860193">
      <w:pPr>
        <w:spacing w:before="4066" w:after="3381" w:line="240" w:lineRule="auto"/>
      </w:pPr>
    </w:p>
    <w:p w14:paraId="2C051AA9" w14:textId="77777777" w:rsidR="00860193" w:rsidRDefault="00860193">
      <w:pPr>
        <w:spacing w:before="4066" w:after="3381" w:line="240" w:lineRule="auto"/>
      </w:pPr>
    </w:p>
    <w:p w14:paraId="5ADC9D22" w14:textId="77777777" w:rsidR="00860193" w:rsidRDefault="00860193">
      <w:pPr>
        <w:spacing w:before="4066" w:after="3381" w:line="240" w:lineRule="auto"/>
      </w:pPr>
    </w:p>
    <w:p w14:paraId="5C851617" w14:textId="77777777" w:rsidR="00860193" w:rsidRDefault="00860193">
      <w:pPr>
        <w:spacing w:before="4066" w:after="3381" w:line="240" w:lineRule="auto"/>
      </w:pPr>
    </w:p>
    <w:p w14:paraId="78AD4A0B" w14:textId="77777777" w:rsidR="00860193" w:rsidRDefault="00860193">
      <w:pPr>
        <w:spacing w:before="4066" w:after="3381" w:line="240" w:lineRule="auto"/>
      </w:pPr>
    </w:p>
    <w:p w14:paraId="04000000" w14:textId="77777777" w:rsidR="00860193" w:rsidRDefault="00860193">
      <w:pPr>
        <w:spacing w:before="4066" w:after="3381" w:line="240" w:lineRule="au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3BD2BE" w15:done="0"/>
  <w15:commentEx w15:paraId="274A73BA" w15:done="0"/>
  <w15:commentEx w15:paraId="01000000" w15:done="0"/>
  <w15:commentEx w15:paraId="02000000" w15:paraIdParent="01000000" w15:done="0"/>
  <w15:commentEx w15:paraId="03000000" w15:paraIdParent="01000000" w15:done="0"/>
  <w15:commentEx w15:paraId="04000000"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62823E" w16cex:dateUtc="2026-07-31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3BD2BE" w16cid:durableId="1762823E"/>
  <w16cid:commentId w16cid:paraId="274A73BA" w16cid:durableId="274A73BA"/>
  <w16cid:commentId w16cid:paraId="01000000" w16cid:durableId="01000000"/>
  <w16cid:commentId w16cid:paraId="02000000" w16cid:durableId="02000000"/>
  <w16cid:commentId w16cid:paraId="03000000" w16cid:durableId="03000000"/>
  <w16cid:commentId w16cid:paraId="04000000" w16cid:durableId="04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83F1" w14:textId="77777777" w:rsidR="00395376" w:rsidRDefault="00395376">
      <w:pPr>
        <w:spacing w:after="0" w:line="240" w:lineRule="auto"/>
      </w:pPr>
      <w:r>
        <w:separator/>
      </w:r>
    </w:p>
  </w:endnote>
  <w:endnote w:type="continuationSeparator" w:id="0">
    <w:p w14:paraId="7861E35E" w14:textId="77777777" w:rsidR="00395376" w:rsidRDefault="0039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74C1" w14:textId="77777777" w:rsidR="00860193" w:rsidRDefault="00000000">
    <w:pPr>
      <w:pStyle w:val="Footer"/>
      <w:jc w:val="right"/>
    </w:pPr>
    <w:r>
      <w:t xml:space="preserve">Page </w:t>
    </w:r>
  </w:p>
  <w:p w14:paraId="4717EDA0" w14:textId="77777777" w:rsidR="00860193" w:rsidRDefault="0086019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A618" w14:textId="77777777" w:rsidR="00860193" w:rsidRDefault="00000000">
    <w:pPr>
      <w:pStyle w:val="Footer"/>
      <w:jc w:val="right"/>
    </w:pPr>
    <w:r>
      <w:t xml:space="preserve">Page </w:t>
    </w:r>
  </w:p>
  <w:p w14:paraId="4E22C773" w14:textId="77777777" w:rsidR="00860193" w:rsidRDefault="008601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3A14" w14:textId="77777777" w:rsidR="00395376" w:rsidRDefault="00395376">
      <w:pPr>
        <w:spacing w:after="0" w:line="240" w:lineRule="auto"/>
      </w:pPr>
      <w:r>
        <w:separator/>
      </w:r>
    </w:p>
  </w:footnote>
  <w:footnote w:type="continuationSeparator" w:id="0">
    <w:p w14:paraId="19245550" w14:textId="77777777" w:rsidR="00395376" w:rsidRDefault="00395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E3AD8"/>
    <w:multiLevelType w:val="multilevel"/>
    <w:tmpl w:val="4992C8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E794DB3"/>
    <w:multiLevelType w:val="multilevel"/>
    <w:tmpl w:val="1110E3E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7EAD76AB"/>
    <w:multiLevelType w:val="multilevel"/>
    <w:tmpl w:val="74EE50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36737736">
    <w:abstractNumId w:val="2"/>
  </w:num>
  <w:num w:numId="2" w16cid:durableId="1648899370">
    <w:abstractNumId w:val="1"/>
  </w:num>
  <w:num w:numId="3" w16cid:durableId="1296360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93"/>
    <w:rsid w:val="00135B08"/>
    <w:rsid w:val="00353C95"/>
    <w:rsid w:val="00395376"/>
    <w:rsid w:val="00477EBD"/>
    <w:rsid w:val="00673358"/>
    <w:rsid w:val="007C7FA7"/>
    <w:rsid w:val="00860193"/>
    <w:rsid w:val="009401E0"/>
    <w:rsid w:val="00AD16EA"/>
    <w:rsid w:val="00BC1FE0"/>
    <w:rsid w:val="00D958B4"/>
    <w:rsid w:val="00E64FB1"/>
    <w:rsid w:val="00FE7E6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88258"/>
  <w15:docId w15:val="{185E0D02-643B-4514-9675-8EBD3BBEB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teverozen@pm.me" TargetMode="External"/><Relationship Id="rId13" Type="http://schemas.microsoft.com/office/2018/08/relationships/commentsExtensible" Target="commentsExtensible.xml"/><Relationship Id="rId18" Type="http://schemas.openxmlformats.org/officeDocument/2006/relationships/hyperlink" Target="https://hgdownload.cse.ucsc.edu/goldenPath/hg19/encodeDCC/wgEncodeUwRepliSeq/"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mailto:mo.liu@gzhmu.edu.cn" TargetMode="External"/><Relationship Id="rId12" Type="http://schemas.microsoft.com/office/2016/09/relationships/commentsIds" Target="commentsIds.xml"/><Relationship Id="rId17" Type="http://schemas.openxmlformats.org/officeDocument/2006/relationships/hyperlink" Target="https://doi.org/10.1016/j.celrep.2023.112930"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bmcbioinformatics.biomedcentral.com/articles/10.1186/s12859-020-03772-3" TargetMode="External"/><Relationship Id="rId20" Type="http://schemas.openxmlformats.org/officeDocument/2006/relationships/hyperlink" Target="https://www.synapse.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ancer.sanger.ac.uk/signatures/id/" TargetMode="External"/><Relationship Id="rId23" Type="http://schemas.openxmlformats.org/officeDocument/2006/relationships/image" Target="media/image4.png"/><Relationship Id="rId28"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hyperlink" Target="https://genomebiology.biomedcentral.com/articles/10.1186/s13059-018-1509-y"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cc.icgc.org/releases/current/Projects/" TargetMode="External"/><Relationship Id="rId22" Type="http://schemas.openxmlformats.org/officeDocument/2006/relationships/image" Target="media/image3.png"/><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40</Pages>
  <Words>12187</Words>
  <Characters>69471</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2026-07-31T07:22:00Z</dcterms:created>
  <dcterms:modified xsi:type="dcterms:W3CDTF">2026-07-31T07:23:00Z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