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02BE6" w14:textId="77777777" w:rsidR="001F6413" w:rsidRDefault="00D64226">
      <w:pPr>
        <w:pStyle w:val="Title"/>
      </w:pPr>
      <w:r>
        <w:t>A unified repertoire of indel m</w:t>
      </w:r>
      <w:bookmarkStart w:id="0" w:name="OLE_LINK1"/>
      <w:r>
        <w:t>utation</w:t>
      </w:r>
      <w:r>
        <w:rPr>
          <w:rFonts w:hint="eastAsia"/>
        </w:rPr>
        <w:t>al</w:t>
      </w:r>
      <w:r>
        <w:t xml:space="preserve"> </w:t>
      </w:r>
      <w:r>
        <w:rPr>
          <w:rFonts w:hint="eastAsia"/>
        </w:rPr>
        <w:t>signatures</w:t>
      </w:r>
      <w:r>
        <w:t xml:space="preserve"> </w:t>
      </w:r>
      <w:r>
        <w:rPr>
          <w:rFonts w:hint="eastAsia"/>
        </w:rPr>
        <w:t>in 6,975 tumors</w:t>
      </w:r>
    </w:p>
    <w:p w14:paraId="5BA0D33F" w14:textId="77777777" w:rsidR="001F6413" w:rsidRDefault="00D64226">
      <w:pPr>
        <w:pStyle w:val="authorsandaff"/>
        <w:spacing w:after="240"/>
      </w:pPr>
      <w:r>
        <w:t>Mo Liu</w:t>
      </w:r>
      <w:r>
        <w:rPr>
          <w:rFonts w:hint="eastAsia"/>
        </w:rPr>
        <w:t>1*#</w:t>
      </w:r>
      <w:r>
        <w:t>,</w:t>
      </w:r>
      <w:r>
        <w:rPr>
          <w:rFonts w:hint="eastAsia"/>
        </w:rPr>
        <w:t xml:space="preserve"> Mi Ni Huang2*,</w:t>
      </w:r>
      <w:r>
        <w:t xml:space="preserve"> Xue Ming Wu1, </w:t>
      </w:r>
      <w:ins w:id="1" w:author="Mo Liu" w:date="2026-05-26T11:39:00Z" w16du:dateUtc="2026-05-26T15:39:00Z">
        <w:r w:rsidR="00BE184C">
          <w:rPr>
            <w:rFonts w:hint="eastAsia"/>
          </w:rPr>
          <w:t>Ying Yang1</w:t>
        </w:r>
      </w:ins>
      <w:del w:id="2" w:author="Mo Liu" w:date="2026-05-26T11:39:00Z" w16du:dateUtc="2026-05-26T15:39:00Z">
        <w:r>
          <w:delText>Qi Zheng</w:delText>
        </w:r>
        <w:r>
          <w:rPr>
            <w:rFonts w:hint="eastAsia"/>
          </w:rPr>
          <w:delText>1</w:delText>
        </w:r>
      </w:del>
      <w:r>
        <w:rPr>
          <w:rFonts w:hint="eastAsia"/>
        </w:rPr>
        <w:t xml:space="preserve">, </w:t>
      </w:r>
      <w:r>
        <w:t>Runtian Yao</w:t>
      </w:r>
      <w:r>
        <w:rPr>
          <w:rFonts w:hint="eastAsia"/>
        </w:rPr>
        <w:t>2</w:t>
      </w:r>
      <w:r>
        <w:t xml:space="preserve">, </w:t>
      </w:r>
      <w:ins w:id="3" w:author="Mo Liu" w:date="2026-05-26T11:39:00Z" w16du:dateUtc="2026-05-26T15:39:00Z">
        <w:r w:rsidR="00BE184C">
          <w:t>Qi Zheng</w:t>
        </w:r>
        <w:r w:rsidR="00BE184C">
          <w:rPr>
            <w:rFonts w:hint="eastAsia"/>
          </w:rPr>
          <w:t>1</w:t>
        </w:r>
      </w:ins>
      <w:del w:id="4" w:author="Mo Liu" w:date="2026-05-26T11:39:00Z" w16du:dateUtc="2026-05-26T15:39:00Z">
        <w:r>
          <w:rPr>
            <w:rFonts w:hint="eastAsia"/>
          </w:rPr>
          <w:delText>Ying Yang1</w:delText>
        </w:r>
      </w:del>
      <w:r>
        <w:rPr>
          <w:rFonts w:hint="eastAsia"/>
        </w:rPr>
        <w:t xml:space="preserve">, Runxi Shen3, </w:t>
      </w:r>
      <w:r>
        <w:t>Steven G. Rozen4</w:t>
      </w:r>
      <w:r>
        <w:rPr>
          <w:rFonts w:hint="eastAsia"/>
        </w:rPr>
        <w:t>#</w:t>
      </w:r>
    </w:p>
    <w:p w14:paraId="43D4F6AC" w14:textId="77777777" w:rsidR="001F6413" w:rsidRDefault="00D64226">
      <w:pPr>
        <w:pStyle w:val="authorsandaff"/>
      </w:pPr>
      <w:r>
        <w:t xml:space="preserve">1 Sino-French Hoffmann Institute, School of Basic Medical Sciences, </w:t>
      </w:r>
      <w:r>
        <w:rPr>
          <w:rFonts w:eastAsia="SimSun" w:hint="eastAsia"/>
        </w:rPr>
        <w:t xml:space="preserve">The First Affiliated Hospital, Guangzhou </w:t>
      </w:r>
      <w:r>
        <w:t>Medical University, Guangzhou, Guangdong 511436, China</w:t>
      </w:r>
    </w:p>
    <w:p w14:paraId="5C080CB5" w14:textId="36457432" w:rsidR="001F6413" w:rsidRDefault="00D64226">
      <w:pPr>
        <w:pStyle w:val="authorsandaff"/>
      </w:pPr>
      <w:r>
        <w:rPr>
          <w:rFonts w:hint="eastAsia"/>
        </w:rPr>
        <w:t xml:space="preserve">2 </w:t>
      </w:r>
      <w:r>
        <w:t xml:space="preserve">Molecular Cancer Research Center, </w:t>
      </w:r>
      <w:ins w:id="5" w:author="Mini Huang" w:date="2026-05-26T16:05:00Z">
        <w:r w:rsidR="00E76DC9">
          <w:t xml:space="preserve">Zhongshan </w:t>
        </w:r>
      </w:ins>
      <w:r>
        <w:t xml:space="preserve">School of Medicine, </w:t>
      </w:r>
      <w:del w:id="6" w:author="Mini Huang" w:date="2026-05-26T16:05:00Z">
        <w:r w:rsidDel="00E132C8">
          <w:delText>Shenzhen Campus of Sun Yat-</w:delText>
        </w:r>
        <w:r w:rsidDel="00E132C8">
          <w:rPr>
            <w:rFonts w:hint="eastAsia"/>
          </w:rPr>
          <w:delText>S</w:delText>
        </w:r>
        <w:r w:rsidDel="00E132C8">
          <w:delText xml:space="preserve">en University, </w:delText>
        </w:r>
      </w:del>
      <w:r>
        <w:t>Sun Yat-sen University</w:t>
      </w:r>
      <w:ins w:id="7" w:author="Mini Huang" w:date="2026-05-26T16:05:00Z">
        <w:r w:rsidR="00E132C8" w:rsidRPr="00E132C8">
          <w:t xml:space="preserve"> </w:t>
        </w:r>
        <w:r w:rsidR="00E132C8">
          <w:t>Shenzhen Campus</w:t>
        </w:r>
      </w:ins>
      <w:r>
        <w:t>, Shenzhen, 518107, China</w:t>
      </w:r>
    </w:p>
    <w:p w14:paraId="3BDC6EFF" w14:textId="77777777" w:rsidR="001F6413" w:rsidRDefault="00D64226">
      <w:pPr>
        <w:pStyle w:val="authorsandaff"/>
      </w:pPr>
      <w:r>
        <w:rPr>
          <w:rFonts w:hint="eastAsia"/>
        </w:rPr>
        <w:t xml:space="preserve">3 </w:t>
      </w:r>
      <w:r>
        <w:t>Imaging Platform, Broad Institute of Harvard and MIT, Cambridge, Massachusetts, United States</w:t>
      </w:r>
    </w:p>
    <w:p w14:paraId="129AEE0D" w14:textId="77777777" w:rsidR="001F6413" w:rsidRDefault="00D64226">
      <w:pPr>
        <w:pStyle w:val="authorsandaff"/>
      </w:pPr>
      <w:r>
        <w:rPr>
          <w:rFonts w:hint="eastAsia"/>
        </w:rPr>
        <w:t>4</w:t>
      </w:r>
      <w:r>
        <w:t xml:space="preserve"> Department of Biostatistics and Bioinformatics, Duke University School of Medicine, Durham, North Carolina, 27710, United States</w:t>
      </w:r>
    </w:p>
    <w:p w14:paraId="5CAB3227" w14:textId="77777777" w:rsidR="001F6413" w:rsidRDefault="00D64226">
      <w:pPr>
        <w:pStyle w:val="authorsandaff"/>
      </w:pPr>
      <w:r>
        <w:t xml:space="preserve"># Corresponding authors: E-mails: </w:t>
      </w:r>
      <w:hyperlink r:id="rId7">
        <w:r>
          <w:rPr>
            <w:rFonts w:hint="eastAsia"/>
          </w:rPr>
          <w:t>mo.liu@gzhmu.edu.cn</w:t>
        </w:r>
      </w:hyperlink>
      <w:r>
        <w:rPr>
          <w:rFonts w:hint="eastAsia"/>
        </w:rPr>
        <w:t>, steverozen@pm.me</w:t>
      </w:r>
    </w:p>
    <w:p w14:paraId="2EAFDC4F" w14:textId="77777777" w:rsidR="001F6413" w:rsidRDefault="001F6413"/>
    <w:p w14:paraId="2BA389E2" w14:textId="77777777" w:rsidR="001F6413" w:rsidRDefault="001F6413"/>
    <w:p w14:paraId="3BED6C02" w14:textId="77777777" w:rsidR="001F6413" w:rsidRDefault="00D64226">
      <w:pPr>
        <w:rPr>
          <w:rFonts w:eastAsia="SimSun"/>
          <w:sz w:val="20"/>
          <w:szCs w:val="20"/>
        </w:rPr>
      </w:pPr>
      <w:r>
        <w:rPr>
          <w:sz w:val="20"/>
          <w:szCs w:val="20"/>
        </w:rPr>
        <w:t>Notes: 7 display items allowed</w:t>
      </w:r>
      <w:r>
        <w:rPr>
          <w:rFonts w:eastAsia="SimSun" w:hint="eastAsia"/>
          <w:sz w:val="20"/>
          <w:szCs w:val="20"/>
        </w:rPr>
        <w:t xml:space="preserve"> (We will have 1 table and 6 main figures)</w:t>
      </w:r>
    </w:p>
    <w:p w14:paraId="1E555874" w14:textId="77777777" w:rsidR="001F6413" w:rsidRDefault="00D64226">
      <w:pPr>
        <w:pStyle w:val="BodyText"/>
      </w:pPr>
      <w:r>
        <w:rPr>
          <w:rStyle w:val="Strong"/>
          <w:rFonts w:ascii="Google Sans;Roboto;Arial;sans-s" w:hAnsi="Google Sans;Roboto;Arial;sans-s"/>
          <w:sz w:val="20"/>
          <w:szCs w:val="20"/>
        </w:rPr>
        <w:t>Word Count</w:t>
      </w:r>
      <w:r>
        <w:rPr>
          <w:rFonts w:ascii="Google Sans;Roboto;Arial;sans-s" w:hAnsi="Google Sans;Roboto;Arial;sans-s"/>
          <w:sz w:val="20"/>
          <w:szCs w:val="20"/>
        </w:rPr>
        <w:t xml:space="preserve">: The main text should be under </w:t>
      </w:r>
      <w:r>
        <w:rPr>
          <w:rStyle w:val="Strong"/>
          <w:rFonts w:ascii="Google Sans;Roboto;Arial;sans-s" w:hAnsi="Google Sans;Roboto;Arial;sans-s"/>
          <w:sz w:val="20"/>
          <w:szCs w:val="20"/>
        </w:rPr>
        <w:t>7,000 words</w:t>
      </w:r>
      <w:r>
        <w:rPr>
          <w:rFonts w:ascii="Google Sans;Roboto;Arial;sans-s" w:hAnsi="Google Sans;Roboto;Arial;sans-s"/>
          <w:sz w:val="20"/>
          <w:szCs w:val="20"/>
        </w:rPr>
        <w:t>. This count includes the figure legends but excludes the STAR Methods, supplemental legends, and references.</w:t>
      </w:r>
    </w:p>
    <w:p w14:paraId="4B2F17CE" w14:textId="77777777" w:rsidR="001F6413" w:rsidRDefault="00D64226" w:rsidP="00F7781E">
      <w:pPr>
        <w:pStyle w:val="BodyText"/>
        <w:numPr>
          <w:ilvl w:val="0"/>
          <w:numId w:val="5"/>
        </w:numPr>
        <w:tabs>
          <w:tab w:val="clear" w:pos="720"/>
          <w:tab w:val="left" w:pos="0"/>
        </w:tabs>
        <w:spacing w:after="0" w:line="480" w:lineRule="auto"/>
      </w:pPr>
      <w:r>
        <w:rPr>
          <w:rStyle w:val="Strong"/>
          <w:rFonts w:ascii="Google Sans;Roboto;Arial;sans-s" w:hAnsi="Google Sans;Roboto;Arial;sans-s"/>
          <w:sz w:val="20"/>
          <w:szCs w:val="20"/>
        </w:rPr>
        <w:t>Supplemental Items</w:t>
      </w:r>
      <w:r>
        <w:rPr>
          <w:rFonts w:ascii="Google Sans;Roboto;Arial;sans-s" w:hAnsi="Google Sans;Roboto;Arial;sans-s"/>
          <w:sz w:val="20"/>
          <w:szCs w:val="20"/>
        </w:rPr>
        <w:t xml:space="preserve">: You may include additional display items as supplemental information at the editor's discretion. For </w:t>
      </w:r>
      <w:r>
        <w:rPr>
          <w:rStyle w:val="Emphasis"/>
          <w:rFonts w:ascii="Google Sans;Roboto;Arial;sans-s" w:hAnsi="Google Sans;Roboto;Arial;sans-s"/>
          <w:sz w:val="20"/>
          <w:szCs w:val="20"/>
        </w:rPr>
        <w:t>Cell</w:t>
      </w:r>
      <w:r>
        <w:rPr>
          <w:rFonts w:ascii="Google Sans;Roboto;Arial;sans-s" w:hAnsi="Google Sans;Roboto;Arial;sans-s"/>
          <w:sz w:val="20"/>
          <w:szCs w:val="20"/>
        </w:rPr>
        <w:t xml:space="preserve"> Research Articles, this is often up to 7 supplemental figures.</w:t>
      </w:r>
    </w:p>
    <w:p w14:paraId="68B1267B" w14:textId="77777777" w:rsidR="001F6413" w:rsidRDefault="00D64226" w:rsidP="00F7781E">
      <w:pPr>
        <w:pStyle w:val="BodyText"/>
        <w:numPr>
          <w:ilvl w:val="0"/>
          <w:numId w:val="6"/>
        </w:numPr>
        <w:tabs>
          <w:tab w:val="clear" w:pos="720"/>
          <w:tab w:val="left" w:pos="0"/>
        </w:tabs>
        <w:spacing w:after="0" w:line="480" w:lineRule="auto"/>
      </w:pPr>
      <w:r>
        <w:rPr>
          <w:rStyle w:val="Strong"/>
          <w:rFonts w:ascii="Google Sans;Roboto;Arial;sans-s" w:hAnsi="Google Sans;Roboto;Arial;sans-s"/>
          <w:sz w:val="20"/>
          <w:szCs w:val="20"/>
        </w:rPr>
        <w:t>Mandatory Items</w:t>
      </w:r>
      <w:r>
        <w:rPr>
          <w:rFonts w:ascii="Google Sans;Roboto;Arial;sans-s" w:hAnsi="Google Sans;Roboto;Arial;sans-s"/>
          <w:sz w:val="20"/>
          <w:szCs w:val="20"/>
        </w:rPr>
        <w:t xml:space="preserve">: You must also include a </w:t>
      </w:r>
      <w:hyperlink r:id="rId8" w:tgtFrame="_blank">
        <w:r>
          <w:rPr>
            <w:rStyle w:val="Hyperlink"/>
            <w:rFonts w:ascii="Google Sans;Roboto;Arial;sans-s" w:hAnsi="Google Sans;Roboto;Arial;sans-s"/>
            <w:b/>
            <w:sz w:val="20"/>
            <w:szCs w:val="20"/>
          </w:rPr>
          <w:t>Graphical Abstract</w:t>
        </w:r>
      </w:hyperlink>
      <w:r>
        <w:rPr>
          <w:rFonts w:ascii="Google Sans;Roboto;Arial;sans-s" w:hAnsi="Google Sans;Roboto;Arial;sans-s"/>
          <w:sz w:val="20"/>
          <w:szCs w:val="20"/>
        </w:rPr>
        <w:t xml:space="preserve"> (exactly 1,200 x 1,200 pixels) and 3–4 Highlights (each 85 characters or fewer). [</w:t>
      </w:r>
      <w:hyperlink r:id="rId9">
        <w:r>
          <w:rPr>
            <w:rStyle w:val="Hyperlink"/>
            <w:rFonts w:ascii="Google Sans;Roboto;Arial;sans-s" w:hAnsi="Google Sans;Roboto;Arial;sans-s"/>
            <w:sz w:val="20"/>
            <w:szCs w:val="20"/>
            <w:u w:val="none"/>
          </w:rPr>
          <w:t>1</w:t>
        </w:r>
      </w:hyperlink>
      <w:r>
        <w:rPr>
          <w:rFonts w:ascii="Google Sans;Roboto;Arial;sans-s" w:hAnsi="Google Sans;Roboto;Arial;sans-s"/>
          <w:sz w:val="20"/>
          <w:szCs w:val="20"/>
        </w:rPr>
        <w:t xml:space="preserve">, </w:t>
      </w:r>
      <w:hyperlink r:id="rId10">
        <w:r>
          <w:rPr>
            <w:rStyle w:val="Hyperlink"/>
            <w:rFonts w:ascii="Google Sans;Roboto;Arial;sans-s" w:hAnsi="Google Sans;Roboto;Arial;sans-s"/>
            <w:sz w:val="20"/>
            <w:szCs w:val="20"/>
            <w:u w:val="none"/>
          </w:rPr>
          <w:t>2</w:t>
        </w:r>
      </w:hyperlink>
      <w:r>
        <w:rPr>
          <w:rFonts w:ascii="Google Sans;Roboto;Arial;sans-s" w:hAnsi="Google Sans;Roboto;Arial;sans-s"/>
          <w:sz w:val="20"/>
          <w:szCs w:val="20"/>
        </w:rPr>
        <w:t xml:space="preserve">, </w:t>
      </w:r>
      <w:hyperlink r:id="rId11">
        <w:r>
          <w:rPr>
            <w:rStyle w:val="Hyperlink"/>
            <w:rFonts w:ascii="Google Sans;Roboto;Arial;sans-s" w:hAnsi="Google Sans;Roboto;Arial;sans-s"/>
            <w:sz w:val="20"/>
            <w:szCs w:val="20"/>
            <w:u w:val="none"/>
          </w:rPr>
          <w:t>3</w:t>
        </w:r>
      </w:hyperlink>
      <w:r>
        <w:rPr>
          <w:rFonts w:ascii="Google Sans;Roboto;Arial;sans-s" w:hAnsi="Google Sans;Roboto;Arial;sans-s"/>
          <w:sz w:val="20"/>
          <w:szCs w:val="20"/>
        </w:rPr>
        <w:t xml:space="preserve">, </w:t>
      </w:r>
      <w:hyperlink r:id="rId12">
        <w:r>
          <w:rPr>
            <w:rStyle w:val="Hyperlink"/>
            <w:rFonts w:ascii="Google Sans;Roboto;Arial;sans-s" w:hAnsi="Google Sans;Roboto;Arial;sans-s"/>
            <w:sz w:val="20"/>
            <w:szCs w:val="20"/>
            <w:u w:val="none"/>
          </w:rPr>
          <w:t>4</w:t>
        </w:r>
      </w:hyperlink>
      <w:r>
        <w:rPr>
          <w:rFonts w:ascii="Google Sans;Roboto;Arial;sans-s" w:hAnsi="Google Sans;Roboto;Arial;sans-s"/>
          <w:sz w:val="20"/>
          <w:szCs w:val="20"/>
        </w:rPr>
        <w:t>]</w:t>
      </w:r>
      <w:r>
        <w:br w:type="page"/>
      </w:r>
    </w:p>
    <w:p w14:paraId="6F1E250E" w14:textId="77777777" w:rsidR="001F6413" w:rsidRDefault="00D64226">
      <w:pPr>
        <w:pStyle w:val="Heading1"/>
        <w:spacing w:before="0"/>
      </w:pPr>
      <w:r>
        <w:rPr>
          <w:rFonts w:hint="eastAsia"/>
        </w:rPr>
        <w:lastRenderedPageBreak/>
        <w:t>Summary</w:t>
      </w:r>
    </w:p>
    <w:p w14:paraId="72808B42" w14:textId="77777777" w:rsidR="001F6413" w:rsidRDefault="00D64226">
      <w:pPr>
        <w:pStyle w:val="Heading1"/>
        <w:spacing w:before="0"/>
        <w:rPr>
          <w:b w:val="0"/>
          <w:bCs w:val="0"/>
        </w:rPr>
      </w:pPr>
      <w:r>
        <w:rPr>
          <w:rFonts w:hint="eastAsia"/>
          <w:b w:val="0"/>
          <w:bCs w:val="0"/>
        </w:rPr>
        <w:t>We present a unified repertoire of indel mutational signatures in 6,975 tumors across 32 cancer types. Small insertions and deletions ("indels") are an important under-studied class of mutations. Koh, Nanda, and colleagues recently introduced two richer indel classifications, with 89 and 476 indel types. We identified signatures separately in the two new classification schemes and the widely used 83-type classification scheme using two algorithms. We identified 44 89-type signatures and their 476-type counterparts; 26 are new. Because lossless translation between the 83-type and newer schemes is impossible, we used tumors dominated by single signatures to exhaustively map correspondences across classifications. The 89- and, especially, the 476-type schemes distinguish signatures and spectra that the 83-type scheme cannot. We release software for generating and plotting spectra in the new classifications. An accompanying web site enables exploration of signatures and their cross-classification relationships and provides a service to construct spectra from vcf files.</w:t>
      </w:r>
    </w:p>
    <w:p w14:paraId="486B68E0" w14:textId="77777777" w:rsidR="001F6413" w:rsidRDefault="00D64226">
      <w:pPr>
        <w:pStyle w:val="Heading1"/>
        <w:spacing w:before="0"/>
      </w:pPr>
      <w:r>
        <w:rPr>
          <w:rFonts w:hint="eastAsia"/>
        </w:rPr>
        <w:t>150</w:t>
      </w:r>
      <w:r>
        <w:br w:type="page"/>
      </w:r>
    </w:p>
    <w:p w14:paraId="5BA323A1" w14:textId="77777777" w:rsidR="001F6413" w:rsidRDefault="00D64226">
      <w:pPr>
        <w:pStyle w:val="Heading1"/>
        <w:spacing w:before="0"/>
      </w:pPr>
      <w:r>
        <w:lastRenderedPageBreak/>
        <w:t>Introduction</w:t>
      </w:r>
    </w:p>
    <w:p w14:paraId="1C9AB18E" w14:textId="77777777" w:rsidR="001F6413" w:rsidRDefault="00D64226">
      <w:pPr>
        <w:pStyle w:val="normalfirst"/>
      </w:pPr>
      <w:r>
        <w:rPr>
          <w:rStyle w:val="normalfirstChar"/>
        </w:rPr>
        <w:t>Somatic mutations</w:t>
      </w:r>
      <w:r>
        <w:rPr>
          <w:rStyle w:val="normalfirstChar"/>
          <w:rFonts w:hint="eastAsia"/>
        </w:rPr>
        <w:t xml:space="preserve"> are caused by</w:t>
      </w:r>
      <w:r>
        <w:rPr>
          <w:rStyle w:val="normalfirstChar"/>
        </w:rPr>
        <w:t xml:space="preserve"> various mutational processes</w:t>
      </w:r>
      <w:r>
        <w:rPr>
          <w:rStyle w:val="normalfirstChar"/>
          <w:rFonts w:hint="eastAsia"/>
        </w:rPr>
        <w:t xml:space="preserve"> and</w:t>
      </w:r>
      <w:r>
        <w:rPr>
          <w:rStyle w:val="normalfirstChar"/>
        </w:rPr>
        <w:t xml:space="preserve"> represent a driving force behind tumorigenesis and cancer development</w:t>
      </w:r>
      <w:r>
        <w:rPr>
          <w:rStyle w:val="normalfirstChar"/>
          <w:rFonts w:hint="eastAsia"/>
        </w:rPr>
        <w:t xml:space="preserve"> </w:t>
      </w:r>
      <w:bookmarkStart w:id="8" w:name="ZOTERO_BREF_SKWaXNETtpY0"/>
      <w:r>
        <w:t>(Alexandrov et al. 2014)</w:t>
      </w:r>
      <w:bookmarkEnd w:id="8"/>
      <w:r>
        <w:rPr>
          <w:rStyle w:val="normalfirstChar"/>
          <w:rFonts w:hint="eastAsia"/>
        </w:rPr>
        <w:t>.</w:t>
      </w:r>
      <w:r>
        <w:rPr>
          <w:rStyle w:val="normalfirstChar"/>
        </w:rPr>
        <w:t xml:space="preserve"> </w:t>
      </w:r>
      <w:r>
        <w:rPr>
          <w:rStyle w:val="normalfirstChar"/>
          <w:rFonts w:hint="eastAsia"/>
        </w:rPr>
        <w:t>T</w:t>
      </w:r>
      <w:r>
        <w:rPr>
          <w:rStyle w:val="normalfirstChar"/>
        </w:rPr>
        <w:t xml:space="preserve">hese mutations can result from either endogenous sources, such as 5-methylcytosine deamination or defective DNA repair mechanisms </w:t>
      </w:r>
      <w:r>
        <w:fldChar w:fldCharType="begin"/>
      </w:r>
      <w:r>
        <w:rPr>
          <w:rStyle w:val="normalfirstChar"/>
        </w:rPr>
        <w:instrText>ADDIN ZOTERO_ITEM CSL_CITATION {"citationID":"cuOTYsMj","properties":{"formattedCitation":"(Davies et al. 2017; Cooper et al. 2010; Grolleman et al. 2019)","plainCitation":"(Davies et al. 2017; Cooper et al. 2010; Grolleman et al. 2019)","dontUpdate":true,"noteIndex":0},"citationItems":[{"id":"LB8OR9DJ/tgI39TZW","uris":["http://zotero.org/users/14858941/items/FX3CFPG5"],"itemData":{"id":713,"type":"article-journal","abstract":"Approximately 1-5% of breast cancers are attributed to inherited mutations in BRCA1 or BRCA2 and are selectively sensitive to poly(ADP-ribose) polymerase (PARP) inhibitors. In other cancer types, germline and/or somatic mutations in BRCA1 and/or BRCA2 (BRCA1/BRCA2) also confer selective sensitivity to PARP inhibitors. Thus, assays to detect BRCA1/BRCA2-deficient tumors have been sought. Recently, somatic substitution, insertion/deletion and rearrangement patterns, or 'mutational signatures', were associated with BRCA1/BRCA2 dysfunction. Herein we used a lasso logistic regression model to identify six distinguishing mutational signatures predictive of BRCA1/BRCA2 deficiency. A weighted model called HRDetect was developed to accurately detect BRCA1/BRCA2-deficient samples. HRDetect identifies BRCA1/BRCA2-deficient tumors with 98.7% sensitivity (area under the curve (AUC) = 0.98). Application of this model in a cohort of 560 individuals with breast cancer, of whom 22 were known to carry a germline BRCA1 or BRCA2 mutation, allowed us to identify an additional 22 tumors with somatic loss of BRCA1 or BRCA2 and 47 tumors with functional BRCA1/BRCA2 deficiency where no mutation was detected. We validated HRDetect on independent cohorts of breast, ovarian and pancreatic cancers and demonstrated its efficacy in alternative sequencing strategies. Integrating all of the classes of mutational signatures thus reveals a larger proportion of individuals with breast cancer harboring BRCA1/BRCA2 deficiency (up to 22%) than hitherto appreciated (∼1-5%) who could have selective therapeutic sensitivity to PARP inhibition.","container-title":"Nature Medicine","DOI":"10.1038/nm.4292","ISSN":"1546170X","issue":"4","note":"PMID: 28288110\npublisher: Nature Publishing Group","page":"517-525","title":"HRDetect is a predictor of BRCA1 and BRCA2 deficiency based on mutational signatures","volume":"23","author":[{"family":"Davies","given":"Helen"},{"family":"Glodzik","given":"Dominik"},{"family":"Morganella","given":"Sandro"},{"family":"Yates","given":"Lucy R."},{"family":"Staaf","given":"Johan"},{"family":"Zou","given":"Xueqing"},{"family":"Ramakrishna","given":"Manasa"},{"family":"Martin","given":"Sancha"},{"family":"Boyault","given":"Sandrine"},{"family":"Sieuwerts","given":"Anieta M."},{"family":"Simpson","given":"Peter T."},{"family":"King","given":"Tari A."},{"family":"Raine","given":"Keiran"},{"family":"Eyfjord","given":"Jorunn E."},{"family":"Kong","given":"Gu"},{"family":"Borg","given":"Åke"},{"family":"Birney","given":"Ewan"},{"family":"Stunnenberg","given":"Hendrik G."},{"family":"Van De Vijver","given":"Marc J."},{"family":"Børresen-Dale","given":"Anne Lise"},{"family":"Martens","given":"John W.M."},{"family":"Span","given":"Paul N."},{"family":"Lakhani","given":"Sunil R."},{"family":"Vincent-Salomon","given":"Anne"},{"family":"Sotiriou","given":"Christos"},{"family":"Tutt","given":"Andrew"},{"family":"Thompson","given":"Alastair M."},{"family":"Van Laere","given":"Steven"},{"family":"Richardson","given":"Andrea L."},{"family":"Viari","given":"Alain"},{"family":"Campbell","given":"Peter J."},{"family":"Stratton","given":"Michael R."},{"family":"Nik-Zainal","given":"Serena"}],"issued":{"date-parts":[["2017",4,1]]}}},{"id":"LB8OR9DJ/a9CwVIGa","uris":["http://zotero.org/users/14858941/items/8FL9VAM8"],"itemData":{"id":717,"type":"report","abstract":"The cytosine-guanine (CpG) dinucleotide has long been known to be a hotspot for pathological mutation in the human genome. This hypermutability is related to its role as the major site of cytosine methylation with the attendant risk of spontaneous deamination of 5-methylcytosine (5mC) to yield thymine. Cytosine methylation, however, also occurs in the context of CpNpG sites in the human genome, an unsurprising finding since the intrinsic symmetry of CpNpG renders it capable of supporting a semi-conservative model of replication of the methylation pattern. Recently, it has become clear that significant DNA methylation occurs in a CpHpG context (where H ¼ A, C or T) in a variety of human somatic tissues. If we assume that CpHpG methylation also occurs in the germline, and that 5mC deamination can occur within a CpHpG context, then we might surmise that methylated CpHpG sites could also constitute mutation hotspots causing human genetic disease. To test this postulate, 54,625 missense and nonsense mutations from 2,113 genes causing inherited disease were retrieved from the Human Gene Mutation Database (http://www.hgmd.org). Some 18.2 per cent of these pathological lesions were found to be C ! Tand G ! A transitions located in CpG dinucleotides (compatible with a model of methylation-mediated deamination of 5mC), an approximately tenfold higher proportion than would have been expected by chance alone. The corresponding proportion for the CpHpG trinucleotide was 9.9 per cent, an approximately twofold higher proportion than would have been expected by chance. We therefore estimate that 5 per cent of missense/nonsense mutations causing human inherited disease may be attributable to methylation-mediated deamination of 5mC within a CpHpG context.","title":"Methylation-mediated deamination of 5-methylcytosine appears to give rise to mutations causing human inherited disease in CpNpG trinucleotides, as well as in CpG dinucleotides","URL":"http://www.hgmd.org","author":[{"family":"Cooper","given":"David N"},{"family":"Mort","given":"Matthew"},{"family":"Stenson","given":"Peter D"},{"family":"Ball","given":"Edward V"},{"family":"Chuzhanova","given":"Nadia A"}],"issued":{"date-parts":[["2010"]]}}},{"id":"LB8OR9DJ/h3OtBvRM","uris":["http://zotero.org/users/14858941/items/VWVTSC8I"],"itemData":{"id":711,"type":"article-journal","abstract":"Biallelic germline mutations affecting NTHL1 predispose carriers to adenomatous polyposis and colorectal cancer, but the complete phenotype is unknown. We describe 29 individuals carrying biallelic germline NTHL1 mutations from 17 families, of which 26 developed one (n = 10) or multiple (n = 16) malignancies in 14 different tissues. An unexpected high breast cancer incidence was observed in female carriers (60%). Mutational signature analysis of 14 tumors from 7 organs revealed that NTHL1 deficiency underlies the main mutational process in all but one of the tumors (93%). These results reveal NTHL1 as a multi-tumor predisposition gene with a high lifetime risk for extracolonic cancers and a typical mutational signature observed across tumor types, which can assist in the recognition of this syndrome.","container-title":"Cancer Cell","DOI":"10.1016/j.ccell.2018.12.011","ISSN":"18783686","issue":"2","note":"PMID: 30753826\npublisher: Cell Press","page":"256-266.e5","title":"Mutational Signature Analysis Reveals NTHL1 Deficiency to Cause a Multi-tumor Phenotype","volume":"35","author":[{"family":"Grolleman","given":"Judith E."},{"family":"Voer","given":"Richarda M.","non-dropping-particle":"de"},{"family":"Elsayed","given":"Fadwa A."},{"family":"Nielsen","given":"Maartje"},{"family":"Weren","given":"Robbert D.A."},{"family":"Palles","given":"Claire"},{"family":"Ligtenberg","given":"Marjolijn J.L."},{"family":"Vos","given":"Janet R."},{"family":"Broeke","given":"Sanne W.","non-dropping-particle":"ten"},{"family":"Miranda","given":"Noel F.C.C.","non-dropping-particle":"de"},{"family":"Kuiper","given":"Renske A."},{"family":"Kamping","given":"Eveline J."},{"family":"Jansen","given":"Erik A.M."},{"family":"Vink-Börger","given":"M. Elisa"},{"family":"Popp","given":"Isabell"},{"family":"Lang","given":"Alois"},{"family":"Spier","given":"Isabel"},{"family":"Hüneburg","given":"Robert"},{"family":"James","given":"Paul A."},{"family":"Li","given":"Na"},{"family":"Staninova","given":"Marija"},{"family":"Lindsay","given":"Helen"},{"family":"Cockburn","given":"David"},{"family":"Spasic-Boskovic","given":"Olivera"},{"family":"Clendenning","given":"Mark"},{"family":"Sweet","given":"Kevin"},{"family":"Capellá","given":"Gabriel"},{"family":"Sjursen","given":"Wenche"},{"family":"Høberg-Vetti","given":"Hildegunn"},{"family":"Jongmans","given":"Marjolijn C."},{"family":"Neveling","given":"Kornelia"},{"family":"Geurts van Kessel","given":"Ad"},{"family":"Morreau","given":"Hans"},{"family":"Hes","given":"Frederik J."},{"family":"Sijmons","given":"Rolf H."},{"family":"Schackert","given":"Hans K."},{"family":"Ruiz-Ponte","given":"Clara"},{"family":"Dymerska","given":"Dagmara"},{"family":"Lubinski","given":"Jan"},{"family":"Rivera","given":"Barbara"},{"family":"Foulkes","given":"William D."},{"family":"Tomlinson","given":"Ian P."},{"family":"Valle","given":"Laura"},{"family":"Buchanan","given":"Daniel D."},{"family":"Kenwrick","given":"Sue"},{"family":"Adlard","given":"Julian"},{"family":"Dimovski","given":"Aleksandar J."},{"family":"Campbell","given":"Ian G."},{"family":"Aretz","given":"Stefan"},{"family":"Schindler","given":"Detlev"},{"family":"Wezel","given":"Tom","non-dropping-particle":"van"},{"family":"Hoogerbrugge","given":"Nicoline"},{"family":"Kuiper","given":"Roland P."}],"issued":{"date-parts":[["2019",2,11]]}}}],"schema":"https://github.com/citation-style-language/schema/raw/master/csl-citation.json"}</w:instrText>
      </w:r>
      <w:r>
        <w:rPr>
          <w:rStyle w:val="normalfirstChar"/>
        </w:rPr>
        <w:fldChar w:fldCharType="separate"/>
      </w:r>
      <w:r>
        <w:rPr>
          <w:rStyle w:val="normalfirstChar"/>
        </w:rPr>
        <w:t>(Davies et al. 2017; Cooper et al. 2010; Grolleman et al. 2019</w:t>
      </w:r>
      <w:r>
        <w:rPr>
          <w:rStyle w:val="normalfirstChar"/>
          <w:rFonts w:hint="eastAsia"/>
        </w:rPr>
        <w:t>;</w:t>
      </w:r>
      <w:r>
        <w:rPr>
          <w:rStyle w:val="normalfirstChar"/>
        </w:rPr>
        <w:t xml:space="preserve"> Boot et al. 2022)</w:t>
      </w:r>
      <w:r>
        <w:rPr>
          <w:rStyle w:val="normalfirstChar"/>
        </w:rPr>
        <w:fldChar w:fldCharType="end"/>
      </w:r>
      <w:r>
        <w:rPr>
          <w:rStyle w:val="normalfirstChar"/>
        </w:rPr>
        <w:t>, or exogenous sources, including exposure to chemical</w:t>
      </w:r>
      <w:r>
        <w:t xml:space="preserve"> carcinogens </w:t>
      </w:r>
      <w:r>
        <w:rPr>
          <w:rFonts w:hint="eastAsia"/>
        </w:rPr>
        <w:t>in</w:t>
      </w:r>
      <w:r>
        <w:t xml:space="preserve"> tobacco smok</w:t>
      </w:r>
      <w:r>
        <w:rPr>
          <w:rFonts w:hint="eastAsia"/>
        </w:rPr>
        <w:t>e</w:t>
      </w:r>
      <w:r>
        <w:t xml:space="preserve"> or certain herbal medicines </w:t>
      </w:r>
      <w:bookmarkStart w:id="9" w:name="ZOTERO_BREF_IM4gJ3yQ6hq2"/>
      <w:r>
        <w:t>(Alexandrov et al. 2016; Ng et al. 2017; Dziubańska-Kusibab et al. 2020; Boot et al. 2020)</w:t>
      </w:r>
      <w:bookmarkEnd w:id="9"/>
      <w:r>
        <w:t xml:space="preserve">. Mutational signature analysis provides insights into cancer etiology, prognosis, prevention, </w:t>
      </w:r>
      <w:r>
        <w:rPr>
          <w:rFonts w:hint="eastAsia"/>
        </w:rPr>
        <w:t xml:space="preserve">evolution, </w:t>
      </w:r>
      <w:r>
        <w:t xml:space="preserve">and </w:t>
      </w:r>
      <w:r>
        <w:rPr>
          <w:rFonts w:hint="eastAsia"/>
        </w:rPr>
        <w:t xml:space="preserve">mutational signatures can </w:t>
      </w:r>
      <w:r>
        <w:t>also serv</w:t>
      </w:r>
      <w:r>
        <w:rPr>
          <w:rFonts w:hint="eastAsia"/>
        </w:rPr>
        <w:t>e</w:t>
      </w:r>
      <w:r>
        <w:t xml:space="preserve"> as biomarkers for mutagenic exposures</w:t>
      </w:r>
      <w:r>
        <w:rPr>
          <w:rFonts w:hint="eastAsia"/>
        </w:rPr>
        <w:t xml:space="preserve"> </w:t>
      </w:r>
    </w:p>
    <w:p w14:paraId="759A54CC" w14:textId="77777777" w:rsidR="001F6413" w:rsidRDefault="00D64226">
      <w:r>
        <w:t xml:space="preserve">By “mutational signatures” we mean distinctive patterns </w:t>
      </w:r>
      <w:r>
        <w:rPr>
          <w:rFonts w:hint="eastAsia"/>
        </w:rPr>
        <w:t xml:space="preserve">of mutations </w:t>
      </w:r>
      <w:r>
        <w:t>left on genomes by mutagenic processes or exposures. They can be identified by exposing cultured cells</w:t>
      </w:r>
      <w:r>
        <w:rPr>
          <w:rFonts w:hint="eastAsia"/>
        </w:rPr>
        <w:t>, organoids, or experimental animals</w:t>
      </w:r>
      <w:r>
        <w:t xml:space="preserve"> to suspected mutagens or </w:t>
      </w:r>
      <w:r>
        <w:rPr>
          <w:rFonts w:hint="eastAsia"/>
        </w:rPr>
        <w:t xml:space="preserve">perturbing DNA repair pathways </w:t>
      </w:r>
      <w:r>
        <w:t xml:space="preserve">and then sequencing the </w:t>
      </w:r>
      <w:r>
        <w:rPr>
          <w:rFonts w:hint="eastAsia"/>
        </w:rPr>
        <w:t xml:space="preserve">affected </w:t>
      </w:r>
      <w:r>
        <w:t xml:space="preserve">genomes </w:t>
      </w:r>
      <w:bookmarkStart w:id="10" w:name="ZOTERO_BREF_97iR0u2ckHXQ"/>
      <w:r>
        <w:t>(Boot et al. 2018; M. N. Huang et al. 2017; Kucab et al. 2019; Caipa Garcia et al. 2024; Riva et al. 2020)</w:t>
      </w:r>
      <w:bookmarkEnd w:id="10"/>
      <w:r>
        <w:t>. In addition, machine learning can identify mutational signatures as latent factors that explain the patterns of mutations in large collections of somatic mutation dat</w:t>
      </w:r>
      <w:r>
        <w:rPr>
          <w:rFonts w:hint="eastAsia"/>
        </w:rPr>
        <w:t xml:space="preserve">a </w:t>
      </w:r>
      <w:bookmarkStart w:id="11" w:name="ZOTERO_BREF_DDRXI6EgPLjA"/>
      <w:r>
        <w:rPr>
          <w:rFonts w:hint="eastAsia"/>
        </w:rPr>
        <w:t>(Alexandrov et al. 2020, 2014; Nik-Zainal et al. 2012; Chen et al. 2024; Jin et al. 2024a; Koh et al. 2025; Degasperi et al. 2022)</w:t>
      </w:r>
      <w:bookmarkEnd w:id="11"/>
      <w:r>
        <w:t>. For example, data mining of upper tract urothelial cancers (UTUC) from Taiwan initially identified the aristolochic acid (AA) single-base substitution (SBS) signature</w:t>
      </w:r>
      <w:r>
        <w:rPr>
          <w:rFonts w:hint="eastAsia"/>
        </w:rPr>
        <w:t xml:space="preserve"> </w:t>
      </w:r>
      <w:bookmarkStart w:id="12" w:name="ZOTERO_BREF_JvwdUEeJfzJa"/>
      <w:r>
        <w:t>(Hoang et al. 2013; Poon et al. 2013)</w:t>
      </w:r>
      <w:bookmarkEnd w:id="12"/>
      <w:r>
        <w:rPr>
          <w:rFonts w:hint="eastAsia"/>
        </w:rPr>
        <w:t>.</w:t>
      </w:r>
      <w:r>
        <w:t xml:space="preserve"> Subsequent analysis revealed that this signature was also present in bladder, kidney, and liver cancers</w:t>
      </w:r>
      <w:r>
        <w:rPr>
          <w:rFonts w:hint="eastAsia"/>
        </w:rPr>
        <w:t xml:space="preserve"> </w:t>
      </w:r>
      <w:bookmarkStart w:id="13" w:name="ZOTERO_BREF_NhmgMLG5UTqp"/>
      <w:r>
        <w:t>(Ng et al. 2017; Poon et al. 2015)</w:t>
      </w:r>
      <w:bookmarkEnd w:id="13"/>
      <w:r>
        <w:t xml:space="preserve">. </w:t>
      </w:r>
      <w:r>
        <w:rPr>
          <w:rFonts w:hint="eastAsia"/>
        </w:rPr>
        <w:t xml:space="preserve">More recently, </w:t>
      </w:r>
      <w:r>
        <w:t xml:space="preserve">data mining of </w:t>
      </w:r>
      <w:r>
        <w:rPr>
          <w:rFonts w:hint="eastAsia"/>
        </w:rPr>
        <w:t xml:space="preserve">Chinese </w:t>
      </w:r>
      <w:r>
        <w:t>liver cancer genom</w:t>
      </w:r>
      <w:r>
        <w:rPr>
          <w:rFonts w:hint="eastAsia"/>
        </w:rPr>
        <w:t>es</w:t>
      </w:r>
      <w:r>
        <w:t xml:space="preserve"> and experiments in cell culture showed that AA also generates double-base-substitution (DBS) signatures and, relevant to the current study, small insertion-and-deletion (indel) signatures (Figure 1)</w:t>
      </w:r>
      <w:r>
        <w:rPr>
          <w:rFonts w:hint="eastAsia"/>
        </w:rPr>
        <w:t xml:space="preserve"> </w:t>
      </w:r>
      <w:bookmarkStart w:id="14" w:name="ZOTERO_BREF_F69glrCEhxC1"/>
      <w:r>
        <w:t>(Chen et al. 2024)</w:t>
      </w:r>
      <w:bookmarkEnd w:id="14"/>
      <w:r>
        <w:rPr>
          <w:rFonts w:hint="eastAsia"/>
        </w:rPr>
        <w:t>.</w:t>
      </w:r>
    </w:p>
    <w:p w14:paraId="3CB40980" w14:textId="77777777" w:rsidR="001F6413" w:rsidRDefault="00D64226">
      <w:r>
        <w:lastRenderedPageBreak/>
        <w:t xml:space="preserve">Mutational signature research has tended to focus less on indel rather than SBS signatures, and symptomatic of this COSMIC v3.5 catalogs only 25 indel signatures compared to 78 SBS signatures. Nevertheless, indel signatures can yield important information for cancer classification, epidemiology, and treatment and for understanding DNA repair and mutagenic mechanisms. Examples include identification of tumors with homologous recombination deficiency or with mismatch repair deficiency </w:t>
      </w:r>
      <w:bookmarkStart w:id="15" w:name="ZOTERO_BREF_hhD988u0jN7V"/>
      <w:r>
        <w:t>(M. Huang et al. 2015; Davies et al. 2017; Koh et al. 2025)</w:t>
      </w:r>
      <w:bookmarkEnd w:id="15"/>
      <w:r>
        <w:t xml:space="preserve"> and a rare indel hypermutator phenotype due to a mutation in topoisomerase 2 alpha </w:t>
      </w:r>
      <w:bookmarkStart w:id="16" w:name="ZOTERO_BREF_D2iecPnvmjdB"/>
      <w:r>
        <w:t>(Boot et al. 2022)</w:t>
      </w:r>
      <w:bookmarkEnd w:id="16"/>
      <w:r>
        <w:rPr>
          <w:rStyle w:val="normalfirstChar"/>
        </w:rPr>
        <w:t xml:space="preserve">. </w:t>
      </w:r>
    </w:p>
    <w:p w14:paraId="61DD42D9" w14:textId="77777777" w:rsidR="001F6413" w:rsidRDefault="00D64226">
      <w:r>
        <w:t xml:space="preserve">The first widely used classification of indels recognized 83 indel types, </w:t>
      </w:r>
      <w:r>
        <w:fldChar w:fldCharType="begin"/>
      </w:r>
      <w:r>
        <w:instrText>ADDIN ZOTERO_ITEM CSL_CITATION {"citationID":"fIiqgmcK","properties":{"formattedCitation":"(Alexandrov et al. 2020)","plainCitation":"(Alexandrov et al. 2020)","dontUpdate":true,"noteIndex":0},"citationItems":[{"id":"LB8OR9DJ/jGITRxMJ","uris":["http://zotero.org/users/14858941/items/D4J6FKUG"],"itemData":{"id":659,"type":"article-journal","abstract":"Somatic mutations in cancer genomes are caused by multiple mutational processes, each of which generates a characteristic mutational signature1. Here, as part of the Pan-Cancer Analysis of Whole Genomes (PCAWG) Consortium2 of the International Cancer Genome Consortium (ICGC) and The Cancer Genome Atlas (TCGA), we characterized mutational signatures using 84,729,690 somatic mutations from 4,645 whole-genome and 19,184 exome sequences that encompass most types of cancer. We identified 49 single-base-substitution, 11 doublet-base-substitution, 4 clustered-base-substitution and 17 small insertion-and-deletion signatures. The substantial size of our dataset, compared with previous analyses3–15, enabled the discovery of new signatures, the separation of overlapping signatures and the decomposition of signatures into components that may represent associated—but distinct—DNA damage, repair and/or replication mechanisms. By estimating the contribution of each signature to the mutational catalogues of individual cancer genomes, we revealed associations of signatures to exogenous or endogenous exposures, as well as to defective DNA-maintenance processes. However, many signatures are of unknown cause. This analysis provides a systematic perspective on the repertoire of mutational processes that contribute to the development of human cancer.","container-title":"Nature","DOI":"10.1038/s41586-020-1943-3","ISSN":"14764687","issue":"7793","note":"PMID: 32025018\npublisher: Nature Research","page":"94-101","title":"The repertoire of mutational signatures in human cancer","volume":"578","author":[{"family":"Alexandrov","given":"Ludmil B."},{"family":"Kim","given":"Jaegil"},{"family":"Haradhvala","given":"Nicholas J."},{"family":"Huang","given":"Mi Ni"},{"family":"Tian Ng","given":"Alvin Wei"},{"family":"Wu","given":"Yang"},{"family":"Boot","given":"Arnoud"},{"family":"Covington","given":"Kyle R."},{"family":"Gordenin","given":"Dmitry A."},{"family":"Bergstrom","given":"Erik N."},{"family":"Islam","given":"S. M.Ashiqul"},{"family":"Lopez-Bigas","given":"Nuria"},{"family":"Klimczak","given":"Leszek J."},{"family":"McPherson","given":"John R."},{"family":"Morganella","given":"Sandro"},{"family":"Sabarinathan","given":"Radhakrishnan"},{"family":"Wheeler","given":"David A."},{"family":"Mustonen","given":"Ville"},{"family":"Boutros","given":"Paul"},{"family":"Chan","given":"Kin"},{"family":"Fujimoto","given":"Akihiro"},{"family":"Getz","given":"Gad"},{"family":"Huang","given":"Mi Ni"},{"family":"Kazanov","given":"Marat"},{"family":"Lawrence","given":"Michael"},{"family":"Martincorena","given":"Iñigo"},{"family":"Morganella","given":"Sandro"},{"family":"Nakagawa","given":"Hidewaki"},{"family":"Polak","given":"Paz"},{"family":"Prokopec","given":"Stephenie"},{"family":"Roberts","given":"Steven A."},{"family":"Rozen","given":"Steven G."},{"family":"Saini","given":"Natalie"},{"family":"Shibata","given":"Tatsuhiro"},{"family":"Shiraishi","given":"Yuichi"},{"family":"Stratton","given":"Michael R."},{"family":"Teh","given":"Bin Tean"},{"family":"Vázquez-García","given":"Ignacio"},{"family":"Yousif","given":"Fouad"},{"family":"Yu","given":"Willie"}],"issued":{"date-parts":[["2020",2,6]]}}}],"schema":"https://github.com/citation-style-language/schema/raw/master/csl-citation.json"}</w:instrText>
      </w:r>
      <w:r>
        <w:fldChar w:fldCharType="separate"/>
      </w:r>
      <w:r>
        <w:t>Alexandrov et al. 2020</w:t>
      </w:r>
      <w:r>
        <w:fldChar w:fldCharType="end"/>
      </w:r>
      <w:r>
        <w:t xml:space="preserve">and recently </w:t>
      </w:r>
      <w:bookmarkStart w:id="17" w:name="ZOTERO_BREF_2bTJlJjriYWb"/>
      <w:r>
        <w:t>(Koh et al. 2025)</w:t>
      </w:r>
      <w:bookmarkEnd w:id="17"/>
      <w:r>
        <w:t xml:space="preserve"> proposed two classification schemes, one with 89 types of indel and one with 476 types (Figure 1). </w:t>
      </w:r>
    </w:p>
    <w:p w14:paraId="005A6663" w14:textId="77777777" w:rsidR="001F6413" w:rsidRDefault="00D64226">
      <w:r>
        <w:t xml:space="preserve">The older, 83-type scheme primarily categorizes indels based on the number of bases inserted or deleted, and for single-base insertions and deletions the identity of the deleted or inserted base (conventionally shown as pyrimidines, C or T) </w:t>
      </w:r>
      <w:bookmarkStart w:id="18" w:name="ZOTERO_BREF_DLfsir5mroQA"/>
      <w:r>
        <w:t>(</w:t>
      </w:r>
      <w:commentRangeStart w:id="19"/>
      <w:commentRangeStart w:id="20"/>
      <w:r>
        <w:t>Rozen 2026</w:t>
      </w:r>
      <w:commentRangeEnd w:id="20"/>
      <w:r>
        <w:rPr>
          <w:rStyle w:val="CommentReference"/>
          <w:sz w:val="24"/>
          <w:szCs w:val="24"/>
        </w:rPr>
        <w:commentReference w:id="20"/>
      </w:r>
      <w:commentRangeEnd w:id="19"/>
      <w:r>
        <w:rPr>
          <w:rStyle w:val="CommentReference"/>
          <w:sz w:val="24"/>
          <w:szCs w:val="24"/>
        </w:rPr>
        <w:commentReference w:id="19"/>
      </w:r>
      <w:r>
        <w:t>)</w:t>
      </w:r>
      <w:bookmarkEnd w:id="18"/>
      <w:r>
        <w:t>. For these single-base indels, the classification also considers the number of flanking C or T residues (Figure 1A). Indels longer than 1 base are further classified by their occu</w:t>
      </w:r>
      <w:r>
        <w:rPr>
          <w:rFonts w:hint="eastAsia"/>
        </w:rPr>
        <w:t xml:space="preserve">rrence within repetitive sequences </w:t>
      </w:r>
      <w:r>
        <w:t>(i.e. microsatellites, simple tandem repeats). For</w:t>
      </w:r>
      <w:r>
        <w:rPr>
          <w:rFonts w:hint="eastAsia"/>
        </w:rPr>
        <w:t xml:space="preserve"> deletions</w:t>
      </w:r>
      <w:r>
        <w:t xml:space="preserve"> of</w:t>
      </w:r>
      <w:r>
        <w:rPr>
          <w:rFonts w:hint="eastAsia"/>
        </w:rPr>
        <w:t xml:space="preserve"> </w:t>
      </w:r>
      <w:r>
        <w:rPr>
          <w:rFonts w:hint="eastAsia"/>
        </w:rPr>
        <w:t>≥</w:t>
      </w:r>
      <w:r>
        <w:rPr>
          <w:rFonts w:hint="eastAsia"/>
        </w:rPr>
        <w:t xml:space="preserve">2 </w:t>
      </w:r>
      <w:r>
        <w:t>bases</w:t>
      </w:r>
      <w:r>
        <w:rPr>
          <w:rFonts w:hint="eastAsia"/>
        </w:rPr>
        <w:t xml:space="preserve"> </w:t>
      </w:r>
      <w:r>
        <w:t xml:space="preserve">the 83-type system classification also encodes </w:t>
      </w:r>
      <w:r>
        <w:rPr>
          <w:rFonts w:hint="eastAsia"/>
        </w:rPr>
        <w:t>the presence of microhomology</w:t>
      </w:r>
      <w:r>
        <w:t xml:space="preserve">. Microhomology is </w:t>
      </w:r>
      <w:r>
        <w:rPr>
          <w:rFonts w:hint="eastAsia"/>
        </w:rPr>
        <w:t>a hallmark of error-prone DNA repair by non-homologous end-joining, which</w:t>
      </w:r>
      <w:r>
        <w:t xml:space="preserve"> operates when repair by homologous recombination is not available, notably</w:t>
      </w:r>
      <w:r>
        <w:rPr>
          <w:rFonts w:hint="eastAsia"/>
        </w:rPr>
        <w:t xml:space="preserve"> in BRCA-deficient tumors. For example, the 3-base deletion (A</w:t>
      </w:r>
      <w:r>
        <w:rPr>
          <w:b/>
          <w:bCs/>
        </w:rPr>
        <w:t>CA</w:t>
      </w:r>
      <w:r>
        <w:rPr>
          <w:rFonts w:hint="eastAsia"/>
        </w:rPr>
        <w:t>|T</w:t>
      </w:r>
      <w:r>
        <w:rPr>
          <w:b/>
          <w:bCs/>
        </w:rPr>
        <w:t>CA</w:t>
      </w:r>
      <w:r>
        <w:rPr>
          <w:rFonts w:hint="eastAsia"/>
        </w:rPr>
        <w:t>|GG</w:t>
      </w:r>
      <w:r>
        <w:rPr>
          <w:rFonts w:hint="eastAsia"/>
        </w:rPr>
        <w:t>→</w:t>
      </w:r>
      <w:r>
        <w:rPr>
          <w:rFonts w:hint="eastAsia"/>
        </w:rPr>
        <w:t>A</w:t>
      </w:r>
      <w:r>
        <w:rPr>
          <w:b/>
          <w:bCs/>
        </w:rPr>
        <w:t>CA</w:t>
      </w:r>
      <w:r>
        <w:rPr>
          <w:rFonts w:hint="eastAsia"/>
        </w:rPr>
        <w:t>GG) exhibits a 2-b</w:t>
      </w:r>
      <w:r>
        <w:t>ase</w:t>
      </w:r>
      <w:r>
        <w:rPr>
          <w:rFonts w:hint="eastAsia"/>
        </w:rPr>
        <w:t xml:space="preserve"> microhomology (CA)</w:t>
      </w:r>
      <w:r>
        <w:t xml:space="preserve">. </w:t>
      </w:r>
    </w:p>
    <w:p w14:paraId="2716987E" w14:textId="77777777" w:rsidR="001F6413" w:rsidRDefault="00D64226">
      <w:r>
        <w:t xml:space="preserve">One of the new classification schemes is based on 476 types of indel and one is based on 89 types, which mainly consolidates similar mutation types in the 476-type classification into coarser-grained mutation types </w:t>
      </w:r>
      <w:bookmarkStart w:id="21" w:name="ZOTERO_BREF_6zFIi2vPZWZ4"/>
      <w:r>
        <w:t>(Koh et al. 2025)</w:t>
      </w:r>
      <w:bookmarkEnd w:id="21"/>
      <w:r>
        <w:t xml:space="preserve"> </w:t>
      </w:r>
      <w:r>
        <w:rPr>
          <w:shd w:val="clear" w:color="auto" w:fill="00FFFF"/>
        </w:rPr>
        <w:t>(Figure 1, Table S1 &lt;rosetta_stone&gt; )</w:t>
      </w:r>
      <w:r>
        <w:rPr>
          <w:color w:val="000000"/>
        </w:rPr>
        <w:t>.</w:t>
      </w:r>
      <w:r>
        <w:t xml:space="preserve"> A </w:t>
      </w:r>
      <w:r>
        <w:lastRenderedPageBreak/>
        <w:t xml:space="preserve">prominent distinction is that, unlike the 83-type classification scheme, both the new classifications distinguish different types indels of a single T or C according to the non-T (respectively, non-C) flaking bases. This dramatically improves discrimination between mutational spectra and signatures containing single-base indels, which are present in most signatures. </w:t>
      </w:r>
    </w:p>
    <w:p w14:paraId="28E4D9EA" w14:textId="77777777" w:rsidR="001F6413" w:rsidRDefault="00D64226">
      <w:r>
        <w:t xml:space="preserve">For example, the 83-type classification distinguishes deletions of single Ts only by the number of T’s at the site of the deletion: 1, 2, 3, 4, 5, or </w:t>
      </w:r>
      <w:r>
        <w:rPr>
          <w:rFonts w:ascii="Liberation Serif" w:eastAsia="Liberation Serif" w:hAnsi="Liberation Serif" w:cs="Liberation Serif"/>
        </w:rPr>
        <w:t>≥</w:t>
      </w:r>
      <w:r>
        <w:t xml:space="preserve"> 6 Ts </w:t>
      </w:r>
      <w:r>
        <w:rPr>
          <w:shd w:val="clear" w:color="auto" w:fill="00FFFF"/>
        </w:rPr>
        <w:t>(Figure 1A)</w:t>
      </w:r>
      <w:r>
        <w:t>. By contrast, the 89-type classification distinguishes among deletions of T according to bases preceding or following the sequence of Ts at the site of the deletion. However, it groups together deletions of T from sequences of 1, 2, 3, or 4 T, and groups together deletions of sequences of 5, 6, 7, ,8 and Ts. Thus, for example, deletions of ATA</w:t>
      </w:r>
      <w:r>
        <w:rPr>
          <w:rFonts w:ascii="DejaVu Sans" w:hAnsi="DejaVu Sans" w:cs="DejaVu Sans" w:hint="eastAsia"/>
        </w:rPr>
        <w:t>→</w:t>
      </w:r>
      <w:r>
        <w:t>AA or ATTA</w:t>
      </w:r>
      <w:r>
        <w:rPr>
          <w:rFonts w:ascii="DejaVu Sans" w:hAnsi="DejaVu Sans" w:cs="DejaVu Sans" w:hint="eastAsia"/>
        </w:rPr>
        <w:t>→</w:t>
      </w:r>
      <w:r>
        <w:t>ATA are distinguished from deletions of CTA</w:t>
      </w:r>
      <w:r>
        <w:rPr>
          <w:rFonts w:ascii="DejaVu Sans" w:hAnsi="DejaVu Sans" w:cs="DejaVu Sans" w:hint="eastAsia"/>
        </w:rPr>
        <w:t>→</w:t>
      </w:r>
      <w:r>
        <w:t>CA or CTTA</w:t>
      </w:r>
      <w:r>
        <w:rPr>
          <w:rFonts w:ascii="DejaVu Sans" w:hAnsi="DejaVu Sans" w:cs="DejaVu Sans" w:hint="eastAsia"/>
        </w:rPr>
        <w:t>→</w:t>
      </w:r>
      <w:r>
        <w:t>CTA, but the deletions CTA</w:t>
      </w:r>
      <w:r>
        <w:rPr>
          <w:rFonts w:ascii="DejaVu Sans" w:hAnsi="DejaVu Sans" w:cs="DejaVu Sans" w:hint="eastAsia"/>
        </w:rPr>
        <w:t>→</w:t>
      </w:r>
      <w:r>
        <w:t>CA and CTTTTA</w:t>
      </w:r>
      <w:r>
        <w:rPr>
          <w:rFonts w:ascii="DejaVu Sans" w:hAnsi="DejaVu Sans" w:cs="DejaVu Sans" w:hint="eastAsia"/>
        </w:rPr>
        <w:t>→</w:t>
      </w:r>
      <w:r>
        <w:t>CTTTA have the same classification. The 476-type classification scheme provides fined-grained distinctions among deletions of a single C or T that combine the distinctions in the 83 and 89-type system. The 476-type classification scheme shows, for example, that in the signature in Figure 1 (InsDel23), the most prominent deletions are ATA</w:t>
      </w:r>
      <w:r>
        <w:rPr>
          <w:rFonts w:ascii="DejaVu Sans" w:hAnsi="DejaVu Sans" w:cs="DejaVu Sans" w:hint="eastAsia"/>
        </w:rPr>
        <w:t>→</w:t>
      </w:r>
      <w:r>
        <w:t>AA, CTA</w:t>
      </w:r>
      <w:r>
        <w:rPr>
          <w:rFonts w:ascii="DejaVu Sans" w:hAnsi="DejaVu Sans" w:cs="DejaVu Sans" w:hint="eastAsia"/>
        </w:rPr>
        <w:t>→</w:t>
      </w:r>
      <w:r>
        <w:t>CA, and GTA</w:t>
      </w:r>
      <w:r>
        <w:rPr>
          <w:rFonts w:ascii="DejaVu Sans" w:hAnsi="DejaVu Sans" w:cs="DejaVu Sans" w:hint="eastAsia"/>
        </w:rPr>
        <w:t>→</w:t>
      </w:r>
      <w:r>
        <w:t xml:space="preserve">GA. The classifications of indels of 2 or more bases are less intuitive. </w:t>
      </w:r>
      <w:r>
        <w:rPr>
          <w:shd w:val="clear" w:color="auto" w:fill="00FFFF"/>
        </w:rPr>
        <w:t>Table S1</w:t>
      </w:r>
      <w:r>
        <w:t xml:space="preserve"> provides a mapping from the 476-type classification to the 89 and 83-type classifications, as well as multiple examples of each category of deletion. </w:t>
      </w:r>
    </w:p>
    <w:p w14:paraId="6E88BA73" w14:textId="77777777" w:rsidR="001F6413" w:rsidRDefault="00D64226">
      <w:pPr>
        <w:pStyle w:val="ListParagraph"/>
        <w:ind w:firstLine="480"/>
      </w:pPr>
      <w:r>
        <w:t xml:space="preserve">Here, we analyzed somatic indels in </w:t>
      </w:r>
      <w:r>
        <w:rPr>
          <w:rFonts w:hint="eastAsia"/>
        </w:rPr>
        <w:t>6,975</w:t>
      </w:r>
      <w:r>
        <w:t xml:space="preserve"> whole genomes to create a comprehensive collection of indel signatures in all three classification schemes using approaches based on hierarchical Dirichlet processes and on non-negative matrix factorization. We systematically matched the 476-type signatures to 8</w:t>
      </w:r>
      <w:r>
        <w:rPr>
          <w:rFonts w:hint="eastAsia"/>
        </w:rPr>
        <w:t>9-type</w:t>
      </w:r>
      <w:r>
        <w:t xml:space="preserve"> signatures by collapsing the 476-type signatures to 89-type signatures and comparing the collapsed signatures to signatures identified in the 89-type </w:t>
      </w:r>
      <w:r>
        <w:lastRenderedPageBreak/>
        <w:t>classification. We used tumor samples with spectra dominated by single signatures to map signatures in the 83-type classification to signatures in the other two classifications. We further profiled signatures’ replication timing, asymmetry</w:t>
      </w:r>
      <w:r>
        <w:rPr>
          <w:rFonts w:hint="eastAsia"/>
        </w:rPr>
        <w:t xml:space="preserve"> between genic and intergenic regions and </w:t>
      </w:r>
      <w:r>
        <w:t>asymmetry</w:t>
      </w:r>
      <w:r>
        <w:rPr>
          <w:rFonts w:hint="eastAsia"/>
        </w:rPr>
        <w:t xml:space="preserve"> between leading and lagging </w:t>
      </w:r>
      <w:r>
        <w:t>replication strands, providing insights into mutational processes underlying the signatures. We also tallied their associations to SBSs and to sex within individual cancer types. Finally, in addition to the supplementary information provided here, we also provide a web site to facilitate exploration of these signatures</w:t>
      </w:r>
      <w:r>
        <w:rPr>
          <w:rFonts w:eastAsia="SimSun" w:hint="eastAsia"/>
        </w:rPr>
        <w:t xml:space="preserve"> </w:t>
      </w:r>
      <w:r>
        <w:rPr>
          <w:rFonts w:eastAsia="SimSun" w:hint="eastAsia"/>
          <w:shd w:val="clear" w:color="auto" w:fill="00FFFF"/>
        </w:rPr>
        <w:t>(</w:t>
      </w:r>
      <w:r>
        <w:rPr>
          <w:rFonts w:eastAsia="SimSun"/>
          <w:shd w:val="clear" w:color="auto" w:fill="00FFFF"/>
        </w:rPr>
        <w:t>https://indelsigbrowser.shinyapps.io/main/</w:t>
      </w:r>
      <w:r>
        <w:rPr>
          <w:rFonts w:eastAsia="SimSun" w:hint="eastAsia"/>
          <w:shd w:val="clear" w:color="auto" w:fill="00FFFF"/>
        </w:rPr>
        <w:t>)</w:t>
      </w:r>
      <w:r>
        <w:t xml:space="preserve"> </w:t>
      </w:r>
    </w:p>
    <w:p w14:paraId="0E65C2D2" w14:textId="77777777" w:rsidR="001F6413" w:rsidRDefault="00D64226">
      <w:pPr>
        <w:pStyle w:val="Heading1"/>
      </w:pPr>
      <w:r>
        <w:t>Results</w:t>
      </w:r>
    </w:p>
    <w:p w14:paraId="70EF9B46" w14:textId="77777777" w:rsidR="001F6413" w:rsidRDefault="00D64226">
      <w:pPr>
        <w:pStyle w:val="Heading2"/>
      </w:pPr>
      <w:r>
        <w:t>Repertoire of indel signatures based on de novo signature discovery</w:t>
      </w:r>
    </w:p>
    <w:p w14:paraId="3324B3FB" w14:textId="77777777" w:rsidR="001F6413" w:rsidRDefault="00D64226">
      <w:pPr>
        <w:pStyle w:val="normalfirst"/>
      </w:pPr>
      <w:r>
        <w:t xml:space="preserve">We identified indel signatures in all three classifications from a total of 6,975 cancer genomes encompassing 32 cancer types using a method based on hierarchical Dirichlet processes  </w:t>
      </w:r>
      <w:bookmarkStart w:id="22" w:name="ZOTERO_BREF_sXKgi2ptdMXh"/>
      <w:r>
        <w:t>(Liu et al. 2023)</w:t>
      </w:r>
      <w:bookmarkEnd w:id="22"/>
      <w:r>
        <w:t xml:space="preserve">, and a method based on non-negative matrix factorization </w:t>
      </w:r>
      <w:bookmarkStart w:id="23" w:name="ZOTERO_BREF_Ax2rB3g50il2"/>
      <w:r>
        <w:t>(Islam et al. 2022)</w:t>
      </w:r>
      <w:bookmarkEnd w:id="23"/>
      <w:r>
        <w:t xml:space="preserve">. The extracted signatures were broadly consistent between the two methods </w:t>
      </w:r>
      <w:r>
        <w:rPr>
          <w:shd w:val="clear" w:color="auto" w:fill="FFFF00"/>
        </w:rPr>
        <w:t>(</w:t>
      </w:r>
      <w:r>
        <w:rPr>
          <w:shd w:val="clear" w:color="auto" w:fill="00FFFF"/>
        </w:rPr>
        <w:t>Tables 1, S2-S8,</w:t>
      </w:r>
      <w:r>
        <w:rPr>
          <w:shd w:val="clear" w:color="auto" w:fill="FFFF00"/>
        </w:rPr>
        <w:t xml:space="preserve"> </w:t>
      </w:r>
      <w:r>
        <w:rPr>
          <w:rFonts w:eastAsia="SimSun"/>
          <w:shd w:val="clear" w:color="auto" w:fill="00FFFF"/>
        </w:rPr>
        <w:t>https://indelsigbrowser.shinyapps.io/main/</w:t>
      </w:r>
      <w:r>
        <w:t>). We identified 44 mutational signatures in the new 89-type classification and, independently, the 44 corresponding signatures in the new 476-type classification. We assessed concordance between signatures identified in two classification systems by collapsing the 476-type signatures to their 89-type counterparts and comparing them to signatures extracted in the 89-type classification. Mean cosine similarity was &gt; 0.989 (median &gt; 0.994, minimum &gt; 0.951), providing evidence that these signatures constitute latent factors robust to the feature set in which the</w:t>
      </w:r>
      <w:r>
        <w:rPr>
          <w:rFonts w:eastAsia="SimSun" w:hint="eastAsia"/>
        </w:rPr>
        <w:t>y</w:t>
      </w:r>
      <w:r>
        <w:t xml:space="preserve"> were discovered. Further evidence of their robustness derives from the identification of tumor spectra dominated by a single signature. For </w:t>
      </w:r>
      <w:r>
        <w:rPr>
          <w:shd w:val="clear" w:color="auto" w:fill="FFFF00"/>
        </w:rPr>
        <w:t>35</w:t>
      </w:r>
      <w:r>
        <w:t xml:space="preserve"> of the 44 signatures we identified tumor spectra with &gt; </w:t>
      </w:r>
      <w:r>
        <w:rPr>
          <w:shd w:val="clear" w:color="auto" w:fill="FFFF00"/>
        </w:rPr>
        <w:t>0.95</w:t>
      </w:r>
      <w:r>
        <w:t xml:space="preserve"> cosine similarity, and 39 of the </w:t>
      </w:r>
      <w:r>
        <w:lastRenderedPageBreak/>
        <w:t xml:space="preserve">signatures had tumor spectra with &gt; 0.90 similarity (Table 1). Of the 44 signatures identified in the 89-type classification, similar signatures were previously described for 18 </w:t>
      </w:r>
      <w:bookmarkStart w:id="24" w:name="ZOTERO_BREF_DLtC4TQmbVUR"/>
      <w:r>
        <w:t>(Koh et al. 2025)</w:t>
      </w:r>
      <w:bookmarkEnd w:id="24"/>
      <w:r>
        <w:t xml:space="preserve">. </w:t>
      </w:r>
    </w:p>
    <w:p w14:paraId="22197F39" w14:textId="77777777" w:rsidR="001F6413" w:rsidRDefault="00D64226">
      <w:pPr>
        <w:pStyle w:val="normalfirst"/>
        <w:ind w:firstLine="720"/>
      </w:pPr>
      <w:r>
        <w:t xml:space="preserve">We also carried out signature discovery in spectra in the 83-type classification, and discovered 34 signatures, of which 20 were similar to signatures in the COSMIC reference set, and 3 additional signatures were similar to signatures identified in </w:t>
      </w:r>
      <w:bookmarkStart w:id="25" w:name="ZOTERO_BREF_RenPiKIXIJyQ"/>
      <w:r>
        <w:t>(Jin et al. 2024b)</w:t>
      </w:r>
      <w:bookmarkEnd w:id="25"/>
      <w:r>
        <w:t xml:space="preserve"> (Table 1).</w:t>
      </w:r>
    </w:p>
    <w:p w14:paraId="47327BC8" w14:textId="77777777" w:rsidR="001F6413" w:rsidRDefault="00D64226">
      <w:pPr>
        <w:pStyle w:val="normalfirst"/>
        <w:ind w:firstLine="720"/>
      </w:pPr>
      <w:r>
        <w:t xml:space="preserve">Because lossless translation between signatures in the 83-type and the two new classification schemes is impossible </w:t>
      </w:r>
      <w:r>
        <w:rPr>
          <w:shd w:val="clear" w:color="auto" w:fill="00FFFF"/>
        </w:rPr>
        <w:t>(Table S1),</w:t>
      </w:r>
      <w:r>
        <w:t xml:space="preserve"> we used tumor mutational spectra dominated by individual signatures to systematically elucidate signature correspondences across classifiation schemes. </w:t>
      </w:r>
      <w:r>
        <w:rPr>
          <w:shd w:val="clear" w:color="auto" w:fill="00FFFF"/>
        </w:rPr>
        <w:t>Table 1</w:t>
      </w:r>
      <w:r>
        <w:t xml:space="preserve"> shows the correspondences, with details and discussion in </w:t>
      </w:r>
      <w:r>
        <w:rPr>
          <w:shd w:val="clear" w:color="auto" w:fill="00FFFF"/>
        </w:rPr>
        <w:t>&lt;cite vignette and shiny app&gt;</w:t>
      </w:r>
    </w:p>
    <w:p w14:paraId="76C38BD5" w14:textId="77777777" w:rsidR="001F6413" w:rsidRDefault="00D64226">
      <w:pPr>
        <w:pStyle w:val="normalfirst"/>
        <w:ind w:firstLine="720"/>
      </w:pPr>
      <w:r>
        <w:t xml:space="preserve">In several cases, the 89 and 476 type systems were able to distinguish signatures that the 83-type system merged. This is clearest for deletions of single T bases from tracts of </w:t>
      </w:r>
      <w:r>
        <w:rPr>
          <w:rFonts w:ascii="Liberation Serif" w:eastAsia="Liberation Serif" w:hAnsi="Liberation Serif" w:cs="Liberation Serif"/>
        </w:rPr>
        <w:t>≥</w:t>
      </w:r>
      <w:r>
        <w:t xml:space="preserve"> 6 Ts, which in the older, 83 type classificaiton, consitute a single class of &gt; 8.5 million deletions. In COSMIC reference signature ID2 in the 83-type classification consists exclusively of this class of deletions. The new indel classifications divide ID2 into three classes. Among these, InsDel2b is dominated by deletions of T from tracts of 5 to 7 Ts. InsDel2a and InsDel2c are dominated by deletions of </w:t>
      </w:r>
      <w:r>
        <w:rPr>
          <w:rFonts w:ascii="Liberation Serif" w:eastAsia="Liberation Serif" w:hAnsi="Liberation Serif" w:cs="Liberation Serif"/>
        </w:rPr>
        <w:t>≥ 8 Ts but are distinguised by InsDel2a’s preference of flanking A bases and InsDelc’s preference for flanking C bases.</w:t>
      </w:r>
      <w:r>
        <w:t xml:space="preserve"> </w:t>
      </w:r>
      <w:r>
        <w:rPr>
          <w:color w:val="000000"/>
        </w:rPr>
        <w:t xml:space="preserve">Insdel2a and InsDel2b are strongly enriched among MSI-H tumors </w:t>
      </w:r>
      <w:r>
        <w:rPr>
          <w:color w:val="000000"/>
          <w:shd w:val="clear" w:color="auto" w:fill="00FFFF"/>
        </w:rPr>
        <w:t>&lt;reference new plot based on fisher test?&gt;</w:t>
      </w:r>
      <w:r>
        <w:rPr>
          <w:color w:val="000000"/>
        </w:rPr>
        <w:t>.</w:t>
      </w:r>
    </w:p>
    <w:p w14:paraId="46D864F6" w14:textId="77777777" w:rsidR="001F6413" w:rsidRDefault="00D64226">
      <w:pPr>
        <w:pStyle w:val="normalfirst"/>
        <w:ind w:firstLine="720"/>
      </w:pPr>
      <w:r>
        <w:t xml:space="preserve">The ability of the 89 and 476-type systems to distinguish signatures that the 83 type merged was also clear for insertions of single T bases into tracts of </w:t>
      </w:r>
      <w:r>
        <w:rPr>
          <w:rFonts w:ascii="Liberation Serif" w:eastAsia="Liberation Serif" w:hAnsi="Liberation Serif" w:cs="Liberation Serif"/>
        </w:rPr>
        <w:t>≥</w:t>
      </w:r>
      <w:r>
        <w:t xml:space="preserve"> 5 Ts. In the 83-type classification these constitute a single class of &gt; 3.3 million insertions, and COSMIC reference signature ID1 in the 83-type system consists exclusively of this class of insertions. InsDel1a has the largest proportion of insertions into tracts of </w:t>
      </w:r>
      <w:r>
        <w:rPr>
          <w:rFonts w:ascii="Liberation Serif" w:eastAsia="Liberation Serif" w:hAnsi="Liberation Serif" w:cs="Liberation Serif"/>
        </w:rPr>
        <w:t>≥</w:t>
      </w:r>
      <w:r>
        <w:t xml:space="preserve"> 8T and InsDel1b has the smallest proportion, </w:t>
      </w:r>
      <w:r>
        <w:lastRenderedPageBreak/>
        <w:t xml:space="preserve">while InsDel1c has an intermediate proportion. Compared to InsDel1b, InsDel1a and InsDel1c have larger proportions of A to the left of the poly-T tract and G to right, and smaller proportions of C to the left of the poly-T tract with C or A to the right. Several tumor with high proportions of InsDel1b (&gt; 0.4) have mutation in the proofreading domain of polymerase epsilon </w:t>
      </w:r>
      <w:r>
        <w:rPr>
          <w:shd w:val="clear" w:color="auto" w:fill="00FFFF"/>
        </w:rPr>
        <w:t>&lt;references for pole, Table S9, Koh (InD15) mabe add cancer type (mostly colon in table S9&gt;</w:t>
      </w:r>
      <w:r>
        <w:t>.</w:t>
      </w:r>
    </w:p>
    <w:p w14:paraId="76A6117F" w14:textId="77777777" w:rsidR="001F6413" w:rsidRDefault="00D64226">
      <w:pPr>
        <w:pStyle w:val="normalfirst"/>
        <w:ind w:firstLine="720"/>
      </w:pPr>
      <w:r>
        <w:rPr>
          <w:rFonts w:eastAsia="SimSun" w:hint="eastAsia"/>
        </w:rPr>
        <w:t>However, there were two cases in which the 83-type and 476 type systems clearly differentiated signatures that were almost identical the 89-type system. One case consisted of InsDel13 and InsDelC. These are nearly identical in the 89-type system, which groups deletions of single Ts in stretches of 1, 2, 3, or 4 Ts as a single deletion type. However the 83 and 476 type systems show that InsDelC has deletions of 1 T from ATA (ATA</w:t>
      </w:r>
      <w:r>
        <w:rPr>
          <w:rFonts w:ascii="DejaVu Sans" w:hAnsi="DejaVu Sans" w:cs="DejaVu Sans" w:hint="eastAsia"/>
        </w:rPr>
        <w:t>→</w:t>
      </w:r>
      <w:r>
        <w:rPr>
          <w:rFonts w:eastAsia="SimSun" w:hint="eastAsia"/>
        </w:rPr>
        <w:t>AA), while InsDel13 has deletions of T from ATTA (ATTA</w:t>
      </w:r>
      <w:r>
        <w:rPr>
          <w:rFonts w:ascii="DejaVu Sans" w:hAnsi="DejaVu Sans" w:cs="DejaVu Sans" w:hint="eastAsia"/>
        </w:rPr>
        <w:t>→</w:t>
      </w:r>
      <w:r>
        <w:rPr>
          <w:rFonts w:eastAsia="SimSun" w:hint="eastAsia"/>
        </w:rPr>
        <w:t>ATA,</w:t>
      </w:r>
      <w:r>
        <w:rPr>
          <w:rFonts w:eastAsia="SimSun" w:hint="eastAsia"/>
          <w:shd w:val="clear" w:color="auto" w:fill="00FFFF"/>
        </w:rPr>
        <w:t xml:space="preserve"> Sup Figure S1A</w:t>
      </w:r>
      <w:r>
        <w:rPr>
          <w:shd w:val="clear" w:color="auto" w:fill="00FFFF"/>
        </w:rPr>
        <w:t>)</w:t>
      </w:r>
      <w:r>
        <w:t>.</w:t>
      </w:r>
      <w:r>
        <w:rPr>
          <w:rFonts w:eastAsia="SimSun" w:hint="eastAsia"/>
        </w:rPr>
        <w:t xml:space="preserve"> The other case consisted of InsDel11 and InsDel16. InsDel11 has insertions of one C next to an isolated C (C with non-Cs on each side, e.g. ACG</w:t>
      </w:r>
      <w:r>
        <w:rPr>
          <w:rFonts w:ascii="DejaVu Sans" w:hAnsi="DejaVu Sans" w:cs="DejaVu Sans" w:hint="eastAsia"/>
        </w:rPr>
        <w:t>→</w:t>
      </w:r>
      <w:r>
        <w:rPr>
          <w:rFonts w:eastAsia="SimSun" w:hint="eastAsia"/>
        </w:rPr>
        <w:t>ACCG) and insertion of a one T next to an isolated T (e.g. GTG</w:t>
      </w:r>
      <w:r>
        <w:rPr>
          <w:rFonts w:ascii="DejaVu Sans" w:hAnsi="DejaVu Sans" w:cs="DejaVu Sans" w:hint="eastAsia"/>
        </w:rPr>
        <w:t>→</w:t>
      </w:r>
      <w:r>
        <w:rPr>
          <w:rFonts w:eastAsia="SimSun" w:hint="eastAsia"/>
        </w:rPr>
        <w:t>GTTG). InsDel16 has insertion of one C between non-Cs (e.g. AT</w:t>
      </w:r>
      <w:r>
        <w:rPr>
          <w:rFonts w:ascii="DejaVu Sans" w:hAnsi="DejaVu Sans" w:cs="DejaVu Sans" w:hint="eastAsia"/>
        </w:rPr>
        <w:t>→</w:t>
      </w:r>
      <w:r>
        <w:rPr>
          <w:rFonts w:eastAsia="SimSun" w:hint="eastAsia"/>
        </w:rPr>
        <w:t>ACT), and insertion of one T between non-Ts (e.g. AG</w:t>
      </w:r>
      <w:r>
        <w:rPr>
          <w:rFonts w:ascii="DejaVu Sans" w:hAnsi="DejaVu Sans" w:cs="DejaVu Sans" w:hint="eastAsia"/>
        </w:rPr>
        <w:t>→</w:t>
      </w:r>
      <w:r>
        <w:rPr>
          <w:rFonts w:eastAsia="SimSun" w:hint="eastAsia"/>
        </w:rPr>
        <w:t xml:space="preserve">ATG, </w:t>
      </w:r>
      <w:r>
        <w:rPr>
          <w:rFonts w:eastAsia="SimSun" w:hint="eastAsia"/>
          <w:shd w:val="clear" w:color="auto" w:fill="00FFFF"/>
        </w:rPr>
        <w:t>Sup Figure S1B</w:t>
      </w:r>
      <w:r>
        <w:t xml:space="preserve">). Again, </w:t>
      </w:r>
      <w:r>
        <w:rPr>
          <w:rFonts w:eastAsia="SimSun" w:hint="eastAsia"/>
        </w:rPr>
        <w:t>the 89-type system does not capture these differences, while the 83 and 476-type systems do.</w:t>
      </w:r>
    </w:p>
    <w:p w14:paraId="5BFA3710" w14:textId="77777777" w:rsidR="001F6413" w:rsidRDefault="00D64226">
      <w:pPr>
        <w:pStyle w:val="normalfirst"/>
        <w:rPr>
          <w:b/>
          <w:bCs/>
          <w:i/>
          <w:iCs/>
        </w:rPr>
      </w:pPr>
      <w:r>
        <w:rPr>
          <w:b/>
          <w:bCs/>
          <w:i/>
          <w:iCs/>
        </w:rPr>
        <w:t>New insights</w:t>
      </w:r>
    </w:p>
    <w:p w14:paraId="291F3974" w14:textId="77777777" w:rsidR="001F6413" w:rsidRDefault="00D64226">
      <w:pPr>
        <w:pStyle w:val="normalfirst"/>
        <w:rPr>
          <w:b/>
          <w:bCs/>
          <w:i/>
          <w:iCs/>
        </w:rPr>
      </w:pPr>
      <w:r>
        <w:rPr>
          <w:b/>
          <w:bCs/>
          <w:i/>
          <w:iCs/>
        </w:rPr>
        <w:t xml:space="preserve">Deletions caused by aristolochic acid. </w:t>
      </w:r>
      <w:r>
        <w:t xml:space="preserve">One example of the benefits of the new classification schemes is that it reveals that the most common AA-related deletions of single Ts are deletions of single Ts, while the 89-type collapses these to a single </w:t>
      </w:r>
      <w:ins w:id="26" w:author="Mo Liu" w:date="2026-05-26T11:39:00Z" w16du:dateUtc="2026-05-26T15:39:00Z">
        <w:r w:rsidR="00BA27A0">
          <w:t>type</w:t>
        </w:r>
      </w:ins>
      <w:del w:id="27" w:author="Mo Liu" w:date="2026-05-26T11:39:00Z" w16du:dateUtc="2026-05-26T15:39:00Z">
        <w:r>
          <w:delText>types</w:delText>
        </w:r>
      </w:del>
      <w:r>
        <w:t xml:space="preserve"> consisting of deletions of 1 to 4 Ts in various flanking contexts. Both the 476 and the 89-type classifications show that deletions of T are most often associated with a flanking A, which one might speculate is related to the adenine adducts caused by AA. These adenine adducts are also thought to be responsible </w:t>
      </w:r>
      <w:r>
        <w:lastRenderedPageBreak/>
        <w:t>for the predominance of A</w:t>
      </w:r>
      <w:r>
        <w:rPr>
          <w:rFonts w:ascii="DejaVu Sans" w:hAnsi="DejaVu Sans" w:cs="DejaVu Sans" w:hint="eastAsia"/>
        </w:rPr>
        <w:t>→</w:t>
      </w:r>
      <w:r>
        <w:t xml:space="preserve">T single base substitutions in the AA SBS signature and of the frequent involvement of adenines in the AA DBS signatures </w:t>
      </w:r>
      <w:r>
        <w:rPr>
          <w:shd w:val="clear" w:color="auto" w:fill="00FFFF"/>
        </w:rPr>
        <w:t>&lt;cite chinese liver cancer paper&gt;.</w:t>
      </w:r>
    </w:p>
    <w:p w14:paraId="2DEBEC69" w14:textId="77777777" w:rsidR="001F6413" w:rsidRDefault="00D64226">
      <w:pPr>
        <w:pStyle w:val="normalfirst"/>
        <w:rPr>
          <w:b/>
          <w:bCs/>
          <w:i/>
          <w:iCs/>
        </w:rPr>
      </w:pPr>
      <w:r>
        <w:rPr>
          <w:b/>
          <w:bCs/>
          <w:i/>
          <w:iCs/>
        </w:rPr>
        <w:t xml:space="preserve">STEVE POSSIBLE PARAGRAPH </w:t>
      </w:r>
      <w:r>
        <w:rPr>
          <w:i/>
          <w:iCs/>
        </w:rPr>
        <w:t>InsDel17 (top2A) vs InsDel8</w:t>
      </w:r>
    </w:p>
    <w:p w14:paraId="4ED946BE" w14:textId="77777777" w:rsidR="001F6413" w:rsidRDefault="00D64226">
      <w:pPr>
        <w:pStyle w:val="normalfirst"/>
        <w:rPr>
          <w:rFonts w:eastAsia="SimSun"/>
          <w:b/>
          <w:bCs/>
          <w:i/>
          <w:iCs/>
        </w:rPr>
      </w:pPr>
      <w:commentRangeStart w:id="28"/>
      <w:commentRangeStart w:id="29"/>
      <w:r>
        <w:rPr>
          <w:rFonts w:eastAsia="SimSun"/>
          <w:b/>
          <w:bCs/>
          <w:i/>
          <w:iCs/>
        </w:rPr>
        <w:t>InsDel_Aβ</w:t>
      </w:r>
      <w:r>
        <w:rPr>
          <w:rFonts w:eastAsia="SimSun" w:hint="eastAsia"/>
          <w:b/>
          <w:bCs/>
          <w:i/>
          <w:iCs/>
        </w:rPr>
        <w:t xml:space="preserve"> and SBS2/SBS13</w:t>
      </w:r>
      <w:r>
        <w:rPr>
          <w:rFonts w:eastAsia="SimSun"/>
          <w:b/>
          <w:bCs/>
          <w:i/>
          <w:iCs/>
        </w:rPr>
        <w:t xml:space="preserve"> Share Sequence Specificity</w:t>
      </w:r>
      <w:r>
        <w:rPr>
          <w:rFonts w:eastAsia="SimSun" w:hint="eastAsia"/>
          <w:b/>
          <w:bCs/>
          <w:i/>
          <w:iCs/>
        </w:rPr>
        <w:t xml:space="preserve"> due to APOBEC3A Overexpression</w:t>
      </w:r>
    </w:p>
    <w:p w14:paraId="007BD59F" w14:textId="77777777" w:rsidR="001F6413" w:rsidRDefault="00D64226">
      <w:pPr>
        <w:pStyle w:val="normalfirst"/>
        <w:rPr>
          <w:rFonts w:eastAsia="SimSun"/>
        </w:rPr>
      </w:pPr>
      <w:r>
        <w:rPr>
          <w:rFonts w:eastAsia="SimSun"/>
        </w:rPr>
        <w:t>We identified InsDel_Aβ, an indel signature characterized by 1 bp C deletions from CA/CT motifs (89-</w:t>
      </w:r>
      <w:r>
        <w:rPr>
          <w:rFonts w:eastAsia="SimSun" w:hint="eastAsia"/>
        </w:rPr>
        <w:t>type classification</w:t>
      </w:r>
      <w:r>
        <w:rPr>
          <w:rFonts w:eastAsia="SimSun"/>
        </w:rPr>
        <w:t>) and, more specifically, from TCA/TCT (476-</w:t>
      </w:r>
      <w:r>
        <w:rPr>
          <w:rFonts w:eastAsia="SimSun" w:hint="eastAsia"/>
        </w:rPr>
        <w:t xml:space="preserve">type </w:t>
      </w:r>
      <w:r>
        <w:rPr>
          <w:rFonts w:eastAsia="SimSun"/>
        </w:rPr>
        <w:t>classification</w:t>
      </w:r>
      <w:r>
        <w:rPr>
          <w:rFonts w:eastAsia="SimSun" w:hint="eastAsia"/>
        </w:rPr>
        <w:t>, F</w:t>
      </w:r>
      <w:r>
        <w:rPr>
          <w:rFonts w:eastAsia="SimSun"/>
        </w:rPr>
        <w:t>i</w:t>
      </w:r>
      <w:r>
        <w:rPr>
          <w:rFonts w:eastAsia="SimSun" w:hint="eastAsia"/>
        </w:rPr>
        <w:t>gure S1C</w:t>
      </w:r>
      <w:r>
        <w:rPr>
          <w:rFonts w:eastAsia="SimSun"/>
        </w:rPr>
        <w:t>). This motif preference precisely mirrors the sequence context of SBS2</w:t>
      </w:r>
      <w:r>
        <w:rPr>
          <w:rFonts w:eastAsia="SimSun" w:hint="eastAsia"/>
        </w:rPr>
        <w:t>(TCA&gt;TTA, TCT&gt;TTT)</w:t>
      </w:r>
      <w:r>
        <w:rPr>
          <w:rFonts w:eastAsia="SimSun"/>
        </w:rPr>
        <w:t xml:space="preserve"> and SBS13</w:t>
      </w:r>
      <w:r>
        <w:rPr>
          <w:rFonts w:eastAsia="SimSun" w:hint="eastAsia"/>
        </w:rPr>
        <w:t>(TCA&gt;TGA, TCT&gt;TGT)</w:t>
      </w:r>
      <w:r>
        <w:rPr>
          <w:rFonts w:eastAsia="SimSun"/>
        </w:rPr>
        <w:t xml:space="preserve">, which are canonical APOBEC3A/3B-driven SBS signatures </w:t>
      </w:r>
      <w:r>
        <w:rPr>
          <w:rFonts w:eastAsia="SimSun" w:hint="eastAsia"/>
        </w:rPr>
        <w:t>(Petljak et al., 2022</w:t>
      </w:r>
      <w:r>
        <w:rPr>
          <w:rFonts w:eastAsia="SimSun"/>
        </w:rPr>
        <w:t>). InsDel_Aβ corresponds to the previously described InD9a and has been linked to APOBEC</w:t>
      </w:r>
      <w:r>
        <w:rPr>
          <w:rFonts w:eastAsia="SimSun" w:hint="eastAsia"/>
        </w:rPr>
        <w:t>3A</w:t>
      </w:r>
      <w:r>
        <w:rPr>
          <w:rFonts w:eastAsia="SimSun"/>
        </w:rPr>
        <w:t xml:space="preserve"> overexpression in the DT40 experimental system (Koh et al.,; </w:t>
      </w:r>
      <w:r>
        <w:rPr>
          <w:rFonts w:eastAsia="SimSun" w:hint="eastAsia"/>
        </w:rPr>
        <w:t>MeWeerd et al., 2022</w:t>
      </w:r>
      <w:r>
        <w:rPr>
          <w:rFonts w:eastAsia="SimSun"/>
        </w:rPr>
        <w:t xml:space="preserve">). In parallel, we discovered a novel 83-category indel signature, ID_A, which exhibits </w:t>
      </w:r>
      <w:r>
        <w:rPr>
          <w:rFonts w:eastAsia="SimSun" w:hint="eastAsia"/>
        </w:rPr>
        <w:t>more accurate</w:t>
      </w:r>
      <w:r>
        <w:rPr>
          <w:rFonts w:eastAsia="SimSun"/>
        </w:rPr>
        <w:t xml:space="preserve"> correspondence to </w:t>
      </w:r>
      <w:r>
        <w:rPr>
          <w:rFonts w:eastAsia="SimSun" w:hint="eastAsia"/>
        </w:rPr>
        <w:t xml:space="preserve">the indel spectrum derived from APOBEC3A overexpressed DT-40 cell models </w:t>
      </w:r>
      <w:r>
        <w:rPr>
          <w:rFonts w:eastAsia="SimSun"/>
        </w:rPr>
        <w:t>than ID9</w:t>
      </w:r>
      <w:r>
        <w:rPr>
          <w:rFonts w:eastAsia="SimSun" w:hint="eastAsia"/>
        </w:rPr>
        <w:t xml:space="preserve">: </w:t>
      </w:r>
      <w:r>
        <w:rPr>
          <w:rFonts w:eastAsia="SimSun"/>
        </w:rPr>
        <w:t xml:space="preserve">ID_A displays a dominant peak </w:t>
      </w:r>
      <w:r>
        <w:rPr>
          <w:rFonts w:eastAsia="SimSun" w:hint="eastAsia"/>
        </w:rPr>
        <w:t>at</w:t>
      </w:r>
      <w:r>
        <w:rPr>
          <w:rFonts w:eastAsia="SimSun"/>
        </w:rPr>
        <w:t xml:space="preserve"> 1 bp C deletions from XCX motifs and is notably depleted for 1 bp T deletions.</w:t>
      </w:r>
    </w:p>
    <w:p w14:paraId="29BEEC23" w14:textId="77777777" w:rsidR="001F6413" w:rsidRDefault="00D64226">
      <w:pPr>
        <w:pStyle w:val="normalfirst"/>
        <w:rPr>
          <w:rFonts w:eastAsia="SimSun"/>
        </w:rPr>
      </w:pPr>
      <w:r>
        <w:rPr>
          <w:rFonts w:eastAsia="SimSun"/>
        </w:rPr>
        <w:t xml:space="preserve">In addition to signatures with uncertain biological etiology, we identified two other signatures dominated by 1 bp C deletions: (1) InsDel9, which closely resembles InD9b (Koh et al.) but lacks a clear </w:t>
      </w:r>
      <w:r>
        <w:rPr>
          <w:rFonts w:eastAsia="SimSun" w:hint="eastAsia"/>
        </w:rPr>
        <w:t xml:space="preserve">preference of the preceding base of </w:t>
      </w:r>
      <w:r>
        <w:rPr>
          <w:rFonts w:eastAsia="SimSun"/>
        </w:rPr>
        <w:t>CT motif</w:t>
      </w:r>
      <w:r>
        <w:rPr>
          <w:rFonts w:eastAsia="SimSun" w:hint="eastAsia"/>
        </w:rPr>
        <w:t xml:space="preserve"> (Figure S1C)</w:t>
      </w:r>
      <w:r>
        <w:rPr>
          <w:rFonts w:eastAsia="SimSun"/>
        </w:rPr>
        <w:t>; and (2) InsDel_Aα, defined by 1 bp C deletions from CT (89-category) and more specifically from GCT/TCT (476-category) motifs. Notably, InsDel_Aα is also associated with 2 bp deletions at short repeat sequences.</w:t>
      </w:r>
      <w:commentRangeEnd w:id="29"/>
      <w:r>
        <w:rPr>
          <w:rStyle w:val="CommentReference"/>
          <w:rFonts w:eastAsia="SimSun"/>
          <w:sz w:val="24"/>
          <w:szCs w:val="24"/>
        </w:rPr>
        <w:commentReference w:id="29"/>
      </w:r>
      <w:commentRangeEnd w:id="28"/>
      <w:r>
        <w:rPr>
          <w:rStyle w:val="CommentReference"/>
          <w:rFonts w:eastAsia="SimSun"/>
          <w:sz w:val="24"/>
          <w:szCs w:val="24"/>
        </w:rPr>
        <w:commentReference w:id="28"/>
      </w:r>
    </w:p>
    <w:p w14:paraId="1C75B71C" w14:textId="77777777" w:rsidR="001F6413" w:rsidRDefault="00D64226">
      <w:pPr>
        <w:pStyle w:val="normalfirst"/>
        <w:rPr>
          <w:b/>
          <w:bCs/>
          <w:i/>
          <w:iCs/>
        </w:rPr>
      </w:pPr>
      <w:r>
        <w:rPr>
          <w:b/>
          <w:bCs/>
          <w:i/>
          <w:iCs/>
        </w:rPr>
        <w:t xml:space="preserve">STEVE DEFINITE NEED PARAGRAPH </w:t>
      </w:r>
      <w:r>
        <w:rPr>
          <w:i/>
          <w:iCs/>
        </w:rPr>
        <w:t>N_beta is the new ID2</w:t>
      </w:r>
    </w:p>
    <w:p w14:paraId="6AFE7B95" w14:textId="77777777" w:rsidR="001F6413" w:rsidRDefault="00D64226">
      <w:r>
        <w:lastRenderedPageBreak/>
        <w:t>A similar pattern was observed for ID_N, which was found in all cancer types. Its sub-signature, InsDel_N</w:t>
      </w:r>
      <w:r>
        <w:rPr>
          <w:rFonts w:eastAsia="SimSun"/>
        </w:rPr>
        <w:t>α</w:t>
      </w:r>
      <w:r>
        <w:t>, was specifically linked to POLE mutations and mismatch repair deficiency, whereas InsDel_N</w:t>
      </w:r>
      <w:r>
        <w:rPr>
          <w:rFonts w:eastAsia="SimSun"/>
        </w:rPr>
        <w:t>β</w:t>
      </w:r>
      <w:r>
        <w:t xml:space="preserve"> was prevalent across a broad range of cancer types.</w:t>
      </w:r>
    </w:p>
    <w:p w14:paraId="3FD7F37C" w14:textId="77777777" w:rsidR="001F6413" w:rsidRDefault="00D64226">
      <w:pPr>
        <w:pStyle w:val="Heading3"/>
        <w:numPr>
          <w:ilvl w:val="0"/>
          <w:numId w:val="0"/>
        </w:numPr>
        <w:rPr>
          <w:i/>
          <w:iCs/>
          <w:sz w:val="24"/>
          <w:szCs w:val="24"/>
        </w:rPr>
      </w:pPr>
      <w:commentRangeStart w:id="30"/>
      <w:commentRangeStart w:id="31"/>
      <w:r>
        <w:rPr>
          <w:i/>
          <w:iCs/>
          <w:sz w:val="24"/>
          <w:szCs w:val="24"/>
        </w:rPr>
        <w:t>Associations between indel signatures and SBS signatures &lt;FOR STEVE TO REVIEW&gt;</w:t>
      </w:r>
      <w:commentRangeEnd w:id="31"/>
      <w:r>
        <w:rPr>
          <w:rStyle w:val="CommentReference"/>
          <w:i/>
          <w:iCs/>
          <w:sz w:val="24"/>
          <w:szCs w:val="24"/>
        </w:rPr>
        <w:commentReference w:id="31"/>
      </w:r>
      <w:commentRangeEnd w:id="30"/>
      <w:r>
        <w:rPr>
          <w:rStyle w:val="CommentReference"/>
          <w:i/>
          <w:iCs/>
          <w:sz w:val="24"/>
          <w:szCs w:val="24"/>
        </w:rPr>
        <w:commentReference w:id="30"/>
      </w:r>
    </w:p>
    <w:p w14:paraId="5AA4B0F0" w14:textId="77777777" w:rsidR="001F6413" w:rsidRDefault="00D64226">
      <w:r>
        <w:t>We further analyzed the correlations between the i</w:t>
      </w:r>
      <w:r>
        <w:rPr>
          <w:rFonts w:hint="eastAsia"/>
        </w:rPr>
        <w:t>ndel</w:t>
      </w:r>
      <w:r>
        <w:t xml:space="preserve"> signature activities we derived and SBS signature activities</w:t>
      </w:r>
      <w:r>
        <w:rPr>
          <w:shd w:val="clear" w:color="auto" w:fill="00FFFF"/>
        </w:rPr>
        <w:t xml:space="preserve"> from &lt;use reference&gt; Degasperi et al</w:t>
      </w:r>
      <w:r>
        <w:t>. (</w:t>
      </w:r>
      <w:r>
        <w:rPr>
          <w:shd w:val="clear" w:color="auto" w:fill="00FFFF"/>
        </w:rPr>
        <w:t>Tables S</w:t>
      </w:r>
      <w:r>
        <w:rPr>
          <w:rFonts w:eastAsia="SimSun" w:hint="eastAsia"/>
          <w:shd w:val="clear" w:color="auto" w:fill="00FFFF"/>
        </w:rPr>
        <w:t>10</w:t>
      </w:r>
      <w:r>
        <w:rPr>
          <w:rFonts w:hint="eastAsia"/>
          <w:shd w:val="clear" w:color="auto" w:fill="00FFFF"/>
        </w:rPr>
        <w:t>, S</w:t>
      </w:r>
      <w:r>
        <w:rPr>
          <w:rFonts w:eastAsia="SimSun" w:hint="eastAsia"/>
          <w:shd w:val="clear" w:color="auto" w:fill="00FFFF"/>
        </w:rPr>
        <w:t>11</w:t>
      </w:r>
      <w:r>
        <w:t xml:space="preserve">). Using unsupervised hierarchical clustering, we grouped mutational signatures into several distinct modules </w:t>
      </w:r>
      <w:r>
        <w:rPr>
          <w:shd w:val="clear" w:color="auto" w:fill="00FFFF"/>
        </w:rPr>
        <w:t>(Figure 5)</w:t>
      </w:r>
      <w:r>
        <w:t>. The APOBEC-related cluster includes SBS2 and SBS13 and sho</w:t>
      </w:r>
      <w:r>
        <w:rPr>
          <w:rFonts w:eastAsia="SimSun" w:hint="eastAsia"/>
        </w:rPr>
        <w:t>wed</w:t>
      </w:r>
      <w:r>
        <w:t xml:space="preserve"> moderate correlations with ID_A and InsDel_Aβ. The homologous recombination deficiency (dHR) cluster, consisting of SBS3 and SBS8, was strongly associated with InsDel6 and InsDel9 (Figure 5, “HR defects”). UV-related signatures, such as SBS7a, SBS38, InsDel13, and InsDel_H, also clustered together, reflecting their shared etiology. The cluster related to POLE proofreading mutations was defined by the strong links between InsDel1b, InsDel_K, and SBS10a. Additional analysis of tumor somatic mutations confirmed that these signatures are associated with dysfunctional POLE proofreading and/or mismatch repair (see Table POLE/mmr checking).</w:t>
      </w:r>
    </w:p>
    <w:p w14:paraId="7B24DFAB" w14:textId="77777777" w:rsidR="001F6413" w:rsidRDefault="00D64226">
      <w:r>
        <w:t>Within the mismatch repair deficiency (MMR) cluster, we observed a strong network of correlations between SBS6, SBS26, SBS44, and a group of indel signatures, including C_ID2, InsDel2b, InsDel2c, InsDel7, InsDel_D, and InsDel_J (Figure 5, “MMR defects”). Another notable group, the “Liver” cluster, included InsDel_B, InsDel5a, and InsDel5b. These signatures, which exhibit clock-like mutational behavior, correlated strongly with SBS12 and SBS16. Both SBS12 and SBS16 are commonly found in liver tumors, suggesting these indel signatures highlight a specific clock-like process relevant to hepatocellular carcinogenesis.</w:t>
      </w:r>
    </w:p>
    <w:p w14:paraId="50A5A652" w14:textId="77777777" w:rsidR="001F6413" w:rsidRDefault="00D64226">
      <w:r>
        <w:lastRenderedPageBreak/>
        <w:t>The 89-type taxonomy also allowed us to better resolve the relationships within previously broader categories. For instance, the three signatures derived from C_ID1 (InsDel1a, InsDel1b, and InsDel1c) each showed distinct correlation patterns. InsDel1a closely recapitulated the correlation profile of the original C_ID1, and frequently co-occurred with SBS88, SBS17, and SBS93, which are prominent in the “GI-ROS” cluster associated with gastrointestinal and reactive oxygen species-related mutagenesis. In contrast, InsDel1b was linked to POLE proofreading errors, while InsDel1c was more frequently associated with liver cancer signatures.</w:t>
      </w:r>
    </w:p>
    <w:p w14:paraId="7DEA73B9" w14:textId="77777777" w:rsidR="001F6413" w:rsidRDefault="00D64226">
      <w:r>
        <w:t xml:space="preserve">These correlation patterns provide insight into the possible origins of previously uncharacterized SBS signatures. For example, SBS92 closely mirrored the correlation profile of SBS4, largely through its strong associations with C_ID3 and InsDel3b, pointing toward a potential link with tobacco smoking (Figure 5, “Lung Tobacco Smoking”). In the GI-ROS cluster, which includes signatures common in gastrointestinal tumors (SBS17, SBS18, SBS1, SBS88, and SBS93), we observed that C_ID18/InsDel18, ID_N, and InsDel_Nβ were more tightly linked to signatures typically seen in the GI tract. SBS93, in particular, shows a strong transcriptional strand bias, suggesting its association with specific DNA adducts in the GI tract and a possible connection to C_ID14/InsDel14. Meanwhile, C_ID1 and InsDel1a exhibited stronger correlations with SBS1 and SBS18, supporting their association with mutagenesis driven by reactive oxygen species (Figure 5, “GI-ROS”). </w:t>
      </w:r>
    </w:p>
    <w:p w14:paraId="26667B8A" w14:textId="77777777" w:rsidR="001F6413" w:rsidRDefault="00D64226">
      <w:pPr>
        <w:pStyle w:val="Heading2"/>
      </w:pPr>
      <w:r>
        <w:rPr>
          <w:rFonts w:hint="eastAsia"/>
        </w:rPr>
        <w:t>Topography of indel mutational signatures &lt;MO EDIT&gt;</w:t>
      </w:r>
    </w:p>
    <w:p w14:paraId="449E365F" w14:textId="77777777" w:rsidR="001F6413" w:rsidRDefault="00D64226">
      <w:r>
        <w:t>Interesting – ID_K lagging strand enrichment related to POLE</w:t>
      </w:r>
    </w:p>
    <w:p w14:paraId="0498C12B" w14:textId="77777777" w:rsidR="001F6413" w:rsidRDefault="00D64226">
      <w:r>
        <w:t xml:space="preserve">We evaluated the interplay between our the 83-type signatures that we identified and several genomic topographical features. Transcription-coupled nucleotide excision repair was known to cause transcription strand asymmetries, </w:t>
      </w:r>
      <w:r>
        <w:rPr>
          <w:rFonts w:hint="eastAsia"/>
        </w:rPr>
        <w:t>si</w:t>
      </w:r>
      <w:r>
        <w:t>nce DNA bulky adducts on the transcribed strand will be preferentially repaired in the transcription active region across the genome</w:t>
      </w:r>
      <w:r>
        <w:rPr>
          <w:rFonts w:hint="eastAsia"/>
        </w:rPr>
        <w:t xml:space="preserve"> </w:t>
      </w:r>
      <w:r>
        <w:rPr>
          <w:rFonts w:hint="eastAsia"/>
          <w:shd w:val="clear" w:color="auto" w:fill="FFFF00"/>
        </w:rPr>
        <w:t xml:space="preserve">(add </w:t>
      </w:r>
      <w:r>
        <w:rPr>
          <w:rFonts w:hint="eastAsia"/>
          <w:shd w:val="clear" w:color="auto" w:fill="FFFF00"/>
        </w:rPr>
        <w:lastRenderedPageBreak/>
        <w:t>cite)</w:t>
      </w:r>
      <w:r>
        <w:rPr>
          <w:shd w:val="clear" w:color="auto" w:fill="FFFF00"/>
        </w:rPr>
        <w:t xml:space="preserve">. </w:t>
      </w:r>
      <w:r>
        <w:t>Transcription strand asymmetries were shown in 17 out of 33 83-type signatures (Figure</w:t>
      </w:r>
      <w:r>
        <w:rPr>
          <w:rFonts w:eastAsia="SimSun" w:hint="eastAsia"/>
        </w:rPr>
        <w:t xml:space="preserve"> </w:t>
      </w:r>
      <w:r>
        <w:rPr>
          <w:rFonts w:hint="eastAsia"/>
        </w:rPr>
        <w:t>6A</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C</w:t>
      </w:r>
      <w:r>
        <w:rPr>
          <w:shd w:val="clear" w:color="auto" w:fill="00FFFF"/>
        </w:rPr>
        <w:t xml:space="preserve">, Table </w:t>
      </w:r>
      <w:r>
        <w:rPr>
          <w:rFonts w:hint="eastAsia"/>
          <w:shd w:val="clear" w:color="auto" w:fill="00FFFF"/>
        </w:rPr>
        <w:t>S</w:t>
      </w:r>
      <w:r>
        <w:rPr>
          <w:rFonts w:eastAsia="SimSun" w:hint="eastAsia"/>
          <w:shd w:val="clear" w:color="auto" w:fill="00FFFF"/>
        </w:rPr>
        <w:t>12</w:t>
      </w:r>
      <w:r>
        <w:t>). Signatures attributed to exogenous mutational processes, such as C_ID3 (tobacco smoking exposure), C_ID14 (</w:t>
      </w:r>
      <w:r>
        <w:rPr>
          <w:rFonts w:hint="eastAsia"/>
        </w:rPr>
        <w:t>SBS93 correlated</w:t>
      </w:r>
      <w:r>
        <w:t xml:space="preserve">) and C_ID18 colibactin exposure), showed consistent transcription strand bias </w:t>
      </w:r>
      <w:r>
        <w:rPr>
          <w:rFonts w:hint="eastAsia"/>
        </w:rPr>
        <w:t>with</w:t>
      </w:r>
      <w:r>
        <w:t xml:space="preserve"> mutations enriched in the transcribed strand. Another exogenous mutational signature C_ID13, which is attributed to UV exposure, showed enrichment in the un-transcribed strand. This is due to the damage caused by UV happened on cytosine instead of guanine. In 83-type signatures associated with defective endogenous mutational processes, enriched mutations on the un-transcribed strand were observed for C_ID1 (slippage during DNA replication) and C_ID5 (clock-like signature), while enriched mutations on the transcribed strand were observed for </w:t>
      </w:r>
      <w:r>
        <w:rPr>
          <w:rFonts w:eastAsia="SimSun" w:hint="eastAsia"/>
        </w:rPr>
        <w:t>ID_F</w:t>
      </w:r>
      <w:r>
        <w:t xml:space="preserve"> (topoisomerase-1 (TOP1) associated mutagenesis stemming from RNase H2 deficiency). Interestingly, 3 defective MMR signatures also showed transcription strand asymmetries in different directions, with two of them (C_ID7 and </w:t>
      </w:r>
      <w:r>
        <w:rPr>
          <w:rFonts w:eastAsia="SimSun" w:hint="eastAsia"/>
        </w:rPr>
        <w:t>ID_K</w:t>
      </w:r>
      <w:r>
        <w:t>) having enriched mutations on the transcribed strand, and one of them (</w:t>
      </w:r>
      <w:r>
        <w:rPr>
          <w:rFonts w:eastAsia="SimSun" w:hint="eastAsia"/>
        </w:rPr>
        <w:t>ID_N</w:t>
      </w:r>
      <w:r>
        <w:t>) having enriched mutations mainly on the un-transcribed strand. Replication strand asymmetries were observed in 12 out of 33 83</w:t>
      </w:r>
      <w:r>
        <w:rPr>
          <w:rFonts w:hint="eastAsia"/>
        </w:rPr>
        <w:t>-</w:t>
      </w:r>
      <w:r>
        <w:t xml:space="preserve">type signatures (Figure </w:t>
      </w:r>
      <w:r>
        <w:rPr>
          <w:rFonts w:hint="eastAsia"/>
        </w:rPr>
        <w:t>6B</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2</w:t>
      </w:r>
      <w:r>
        <w:rPr>
          <w:rFonts w:hint="eastAsia"/>
          <w:shd w:val="clear" w:color="auto" w:fill="00FFFF"/>
        </w:rPr>
        <w:t>B</w:t>
      </w:r>
      <w:r>
        <w:rPr>
          <w:shd w:val="clear" w:color="auto" w:fill="00FFFF"/>
        </w:rPr>
        <w:t xml:space="preserve">, Table </w:t>
      </w:r>
      <w:r>
        <w:rPr>
          <w:rFonts w:hint="eastAsia"/>
          <w:shd w:val="clear" w:color="auto" w:fill="00FFFF"/>
        </w:rPr>
        <w:t>S</w:t>
      </w:r>
      <w:r>
        <w:rPr>
          <w:rFonts w:eastAsia="SimSun" w:hint="eastAsia"/>
          <w:shd w:val="clear" w:color="auto" w:fill="00FFFF"/>
        </w:rPr>
        <w:t>12</w:t>
      </w:r>
      <w:r>
        <w:t xml:space="preserve">). Similar to transcription strand asymmetries, most signatures attributed to either exogenous mutagenic or defective endogenous mutational processes showed bias towards the replication leading or lagging strand. For example, 3 defective MMR signatures exhibited replication strand bias either </w:t>
      </w:r>
      <w:r>
        <w:rPr>
          <w:rFonts w:hint="eastAsia"/>
        </w:rPr>
        <w:t>mainly</w:t>
      </w:r>
      <w:r>
        <w:t xml:space="preserve"> on the leading strand (</w:t>
      </w:r>
      <w:r>
        <w:rPr>
          <w:rFonts w:eastAsia="SimSun" w:hint="eastAsia"/>
        </w:rPr>
        <w:t>ID_K</w:t>
      </w:r>
      <w:r>
        <w:t xml:space="preserve">) or on the lagging strand (C_ID7 and </w:t>
      </w:r>
      <w:r>
        <w:rPr>
          <w:rFonts w:eastAsia="SimSun" w:hint="eastAsia"/>
        </w:rPr>
        <w:t>ID_N</w:t>
      </w:r>
      <w:r>
        <w:t>).</w:t>
      </w:r>
    </w:p>
    <w:p w14:paraId="73373C40" w14:textId="77777777" w:rsidR="001F6413" w:rsidRDefault="00D64226">
      <w:r>
        <w:t>We also examined the mutation enrichment of 83-type signatures in genic and intergenic regions</w:t>
      </w:r>
      <w:r>
        <w:rPr>
          <w:rFonts w:hint="eastAsia"/>
        </w:rPr>
        <w:t xml:space="preserve"> (Figure S4A)</w:t>
      </w:r>
      <w:r>
        <w:t>. Most signatures showed mutation bias towards intergenic regions, while 6 signatures showed enrichment in genic regions</w:t>
      </w:r>
      <w:r>
        <w:rPr>
          <w:rFonts w:hint="eastAsia"/>
        </w:rPr>
        <w:t xml:space="preserve"> (</w:t>
      </w:r>
      <w:r>
        <w:t xml:space="preserve">Figure </w:t>
      </w:r>
      <w:r>
        <w:rPr>
          <w:rFonts w:hint="eastAsia"/>
        </w:rPr>
        <w:t>6C)</w:t>
      </w:r>
      <w:r>
        <w:t xml:space="preserve">. Among the 6 signatures, 5 of them were associated with defective endogenous mutational processes, including </w:t>
      </w:r>
      <w:r>
        <w:rPr>
          <w:rFonts w:hint="eastAsia"/>
        </w:rPr>
        <w:t>C_ID8</w:t>
      </w:r>
      <w:r>
        <w:t xml:space="preserve"> (Repair of DNA double strand breaks by NHEJ), C_ID17(TOP2A K743N mediated mutagenesis), </w:t>
      </w:r>
      <w:r>
        <w:rPr>
          <w:rFonts w:eastAsia="SimSun" w:hint="eastAsia"/>
        </w:rPr>
        <w:t xml:space="preserve">ID_F </w:t>
      </w:r>
      <w:r>
        <w:lastRenderedPageBreak/>
        <w:t xml:space="preserve">(TOP1-mediated mutagenesis) </w:t>
      </w:r>
      <w:r>
        <w:rPr>
          <w:rFonts w:hint="eastAsia"/>
        </w:rPr>
        <w:t>a</w:t>
      </w:r>
      <w:r>
        <w:t xml:space="preserve">nd ID_L (defective MMR). Another 2 signatures with mutation enriched in genic regions were of unknown etiology (C_ID4, </w:t>
      </w:r>
      <w:r>
        <w:rPr>
          <w:rFonts w:eastAsia="SimSun" w:hint="eastAsia"/>
        </w:rPr>
        <w:t>ID_</w:t>
      </w:r>
      <w:r>
        <w:rPr>
          <w:rFonts w:eastAsia="SimSun"/>
        </w:rPr>
        <w:t>E</w:t>
      </w:r>
      <w:r>
        <w:t>).</w:t>
      </w:r>
    </w:p>
    <w:p w14:paraId="290F54D8" w14:textId="77777777" w:rsidR="001F6413" w:rsidRDefault="00D64226">
      <w:r>
        <w:t>The effect of DNA replication timing was also observed in many 83-type signatures</w:t>
      </w:r>
      <w:r>
        <w:rPr>
          <w:rFonts w:hint="eastAsia"/>
        </w:rPr>
        <w:t xml:space="preserve"> (Figure 6D</w:t>
      </w:r>
      <w:r>
        <w:rPr>
          <w:rFonts w:ascii="SimSun" w:eastAsia="SimSun" w:hAnsi="SimSun" w:cs="SimSun" w:hint="eastAsia"/>
        </w:rPr>
        <w:t>,</w:t>
      </w:r>
      <w:r>
        <w:rPr>
          <w:rFonts w:eastAsia="SimSun" w:hint="eastAsia"/>
        </w:rPr>
        <w:t xml:space="preserve"> </w:t>
      </w:r>
      <w:r>
        <w:rPr>
          <w:rFonts w:eastAsia="SimSun" w:hint="eastAsia"/>
          <w:shd w:val="clear" w:color="auto" w:fill="00FFFF"/>
        </w:rPr>
        <w:t xml:space="preserve">Figure </w:t>
      </w:r>
      <w:r>
        <w:rPr>
          <w:rFonts w:hint="eastAsia"/>
          <w:shd w:val="clear" w:color="auto" w:fill="00FFFF"/>
        </w:rPr>
        <w:t>S</w:t>
      </w:r>
      <w:r>
        <w:rPr>
          <w:rFonts w:eastAsia="SimSun" w:hint="eastAsia"/>
          <w:shd w:val="clear" w:color="auto" w:fill="00FFFF"/>
        </w:rPr>
        <w:t>3</w:t>
      </w:r>
      <w:r>
        <w:rPr>
          <w:shd w:val="clear" w:color="auto" w:fill="00FFFF"/>
        </w:rPr>
        <w:t>,</w:t>
      </w:r>
      <w:r>
        <w:t xml:space="preserve"> </w:t>
      </w:r>
      <w:r>
        <w:rPr>
          <w:shd w:val="clear" w:color="auto" w:fill="00FFFF"/>
        </w:rPr>
        <w:t>Table S</w:t>
      </w:r>
      <w:r>
        <w:rPr>
          <w:rFonts w:eastAsia="SimSun" w:hint="eastAsia"/>
        </w:rPr>
        <w:t>13</w:t>
      </w:r>
      <w:r>
        <w:rPr>
          <w:rFonts w:hint="eastAsia"/>
        </w:rPr>
        <w:t>)</w:t>
      </w:r>
      <w:r>
        <w:t xml:space="preserve">. Most signatures were consistently enriched in late-replicating regions across different cancer types, while only two signatures, C_ID10 and C_ID17 (TOP2A K743N mediated mutagenesis), showed enrichment in early-replicating regions. Four signatures were un-affected by replication timing in the majority of cancers presenting this signature, including C_ID1 (Slippage during DNA replication), C_ID5 (Clock-like signature), C_ID18 (Colibactin exposure), </w:t>
      </w:r>
      <w:r>
        <w:rPr>
          <w:rFonts w:hint="eastAsia"/>
        </w:rPr>
        <w:t>and</w:t>
      </w:r>
      <w:r>
        <w:t xml:space="preserve"> two defective MMR signatures (ID_7 and ID_K). Interestingly, </w:t>
      </w:r>
      <w:r>
        <w:rPr>
          <w:rFonts w:eastAsia="SimSun" w:hint="eastAsia"/>
        </w:rPr>
        <w:t>s</w:t>
      </w:r>
      <w:r>
        <w:t xml:space="preserve">everal signatures showed cancer-specific enrichment in replication timing, including </w:t>
      </w:r>
      <w:r>
        <w:rPr>
          <w:rFonts w:hint="eastAsia"/>
        </w:rPr>
        <w:t>C_ID8</w:t>
      </w:r>
      <w:r>
        <w:t xml:space="preserve"> (Repair of DNA double strand breaks by NHEJ) and ID_F (TOP1-mediated mutagenesis). For example, ID_F showed enriched mutations in late replication regions in bladder cancer, while in skin cancer it showed the opposite trend. For 89-type signatures, we conducted similar analysis without simulation data. The majority of signatures showed enrichment in late-replicating regions, which is consistent with what we observed 83-type signatures (</w:t>
      </w:r>
      <w:r>
        <w:rPr>
          <w:shd w:val="clear" w:color="auto" w:fill="00FFFF"/>
        </w:rPr>
        <w:t>Figure S</w:t>
      </w:r>
      <w:r>
        <w:rPr>
          <w:rFonts w:eastAsia="SimSun" w:hint="eastAsia"/>
          <w:shd w:val="clear" w:color="auto" w:fill="00FFFF"/>
        </w:rPr>
        <w:t>4</w:t>
      </w:r>
      <w:r>
        <w:rPr>
          <w:shd w:val="clear" w:color="auto" w:fill="00FFFF"/>
        </w:rPr>
        <w:t>, Table S</w:t>
      </w:r>
      <w:r>
        <w:rPr>
          <w:rFonts w:eastAsia="SimSun" w:hint="eastAsia"/>
          <w:shd w:val="clear" w:color="auto" w:fill="00FFFF"/>
        </w:rPr>
        <w:t>14</w:t>
      </w:r>
      <w:r>
        <w:t>). InsDel</w:t>
      </w:r>
      <w:r>
        <w:rPr>
          <w:rFonts w:eastAsia="SimSun" w:hint="eastAsia"/>
        </w:rPr>
        <w:t>_L</w:t>
      </w:r>
      <w:r>
        <w:t xml:space="preserve">, the corresponding signature of </w:t>
      </w:r>
      <w:r>
        <w:rPr>
          <w:rFonts w:hint="eastAsia"/>
        </w:rPr>
        <w:t>ID</w:t>
      </w:r>
      <w:r>
        <w:t>_L, showed the same stomach cancer specific enrichment in early replication regions, which strengthen the correlation between 83-type and 89-type signatures.</w:t>
      </w:r>
    </w:p>
    <w:p w14:paraId="4C36A408" w14:textId="77777777" w:rsidR="001F6413" w:rsidRDefault="00D64226">
      <w:pPr>
        <w:pStyle w:val="Heading2"/>
      </w:pPr>
      <w:r>
        <w:t>New indel type classifications reveal an accurate signature of RNase H2 deficiency</w:t>
      </w:r>
    </w:p>
    <w:p w14:paraId="673F9E45" w14:textId="77777777" w:rsidR="001F6413" w:rsidRDefault="00D64226">
      <w:r>
        <w:t xml:space="preserve">Cells with RNase H2 deficiency cannot efficiently remove ribonucleotides that had previously been incorporated into genomic DNA, and this sets the stage for topoisomerase-1 (TOP1) associated mutagenesis. This was previously proposed to generate indel signature ID4 </w:t>
      </w:r>
      <w:bookmarkStart w:id="32" w:name="ZOTERO_BREF_xeDB1zkV4c3y"/>
      <w:r>
        <w:t>(Jin et al. 2024a; Reijns et al. 2022; Koh et al. 2025)</w:t>
      </w:r>
      <w:bookmarkEnd w:id="32"/>
      <w:r>
        <w:t xml:space="preserve">. However, we detected a new indel signature, InsDel_F, which better corresponds to RNase H2 deficiency experimental data than </w:t>
      </w:r>
      <w:r>
        <w:lastRenderedPageBreak/>
        <w:t xml:space="preserve">ID4 </w:t>
      </w:r>
      <w:r>
        <w:rPr>
          <w:shd w:val="clear" w:color="auto" w:fill="FFFF00"/>
        </w:rPr>
        <w:t>(Figure</w:t>
      </w:r>
      <w:r>
        <w:rPr>
          <w:rFonts w:eastAsia="SimSun" w:hint="eastAsia"/>
          <w:shd w:val="clear" w:color="auto" w:fill="FFFF00"/>
        </w:rPr>
        <w:t xml:space="preserve"> 7</w:t>
      </w:r>
      <w:r>
        <w:rPr>
          <w:shd w:val="clear" w:color="auto" w:fill="FFFF00"/>
        </w:rPr>
        <w:t>)</w:t>
      </w:r>
      <w:r>
        <w:t xml:space="preserve">. The profile of deletions of </w:t>
      </w:r>
      <w:r>
        <w:rPr>
          <w:rFonts w:ascii="Liberation Serif" w:eastAsia="Liberation Serif" w:hAnsi="Liberation Serif" w:cs="Liberation Serif"/>
        </w:rPr>
        <w:t>≥</w:t>
      </w:r>
      <w:r>
        <w:t>2 bases is very different between InsDel_F and ID4: InsDel_F has distinctively high proportions of (i) 2-base deletions with microhomology (almost all TCT → T or TGT → T) and (ii) 2-base deletions from paired 2-base doublets (most often CTCT → CT). InsDel4 has much lower proportions of these two deletion types and also has additional prominent deletion types that are essentially absent in InsDel_F. Theses additional deletion types are mainly deletions of 3 or 4 bases with microhomology and deletions of 3 or 4 bases from paired doublets (e.g. TCTTCT → TCT, GTTTGTTT → GTTT). The spectra in RNase H2 deficient cell lines consist of signatures due to mutational processes intrinsic to the parental cell line combined with high proportions of mutations characteristic of InsDel_F</w:t>
      </w:r>
      <w:r>
        <w:rPr>
          <w:rFonts w:eastAsia="SimSun" w:hint="eastAsia"/>
        </w:rPr>
        <w:t xml:space="preserve"> </w:t>
      </w:r>
      <w:commentRangeStart w:id="33"/>
      <w:r>
        <w:rPr>
          <w:rFonts w:eastAsia="SimSun" w:hint="eastAsia"/>
        </w:rPr>
        <w:t>(</w:t>
      </w:r>
      <w:del w:id="34" w:author="Mo Liu" w:date="2026-05-26T11:39:00Z" w16du:dateUtc="2026-05-26T15:39:00Z">
        <w:r>
          <w:rPr>
            <w:rFonts w:eastAsia="SimSun" w:hint="eastAsia"/>
          </w:rPr>
          <w:delText xml:space="preserve">DO NOT NEED: </w:delText>
        </w:r>
      </w:del>
      <w:r>
        <w:rPr>
          <w:rFonts w:eastAsia="SimSun" w:hint="eastAsia"/>
          <w:shd w:val="clear" w:color="auto" w:fill="00FFFF"/>
        </w:rPr>
        <w:t>Figure S5</w:t>
      </w:r>
      <w:commentRangeEnd w:id="33"/>
      <w:r w:rsidR="00BA27A0">
        <w:rPr>
          <w:rStyle w:val="CommentReference"/>
          <w:rFonts w:eastAsia="SimSun" w:hint="eastAsia"/>
          <w:sz w:val="24"/>
          <w:szCs w:val="24"/>
        </w:rPr>
        <w:commentReference w:id="33"/>
      </w:r>
      <w:r>
        <w:rPr>
          <w:rFonts w:eastAsia="SimSun" w:hint="eastAsia"/>
        </w:rPr>
        <w:t>)</w:t>
      </w:r>
      <w:r>
        <w:t>. Like InsDel_F, these cell-line spectra have 2-base deletions with microhomology and2 2-base deletions from paired 2-base doubles while conspicuously lacking the 3- and 4-base deletions present in InsDel4. Similarly, RNase H2 deficient mouse tumors have high proportions of the 2-base deletions characteristic of InsDel_F and again, like InsDel_F, lack the 3 and 4 base deletions present in InsDel4.</w:t>
      </w:r>
    </w:p>
    <w:p w14:paraId="0EA7B554" w14:textId="77777777" w:rsidR="001F6413" w:rsidRDefault="001F6413">
      <w:pPr>
        <w:ind w:firstLine="0"/>
      </w:pPr>
    </w:p>
    <w:p w14:paraId="52E41F72" w14:textId="77777777" w:rsidR="001F6413" w:rsidRDefault="00D64226">
      <w:pPr>
        <w:pStyle w:val="Heading2"/>
        <w:rPr>
          <w:rFonts w:eastAsia="SimSun"/>
        </w:rPr>
      </w:pPr>
      <w:r>
        <w:t>Demographic Associations</w:t>
      </w:r>
      <w:r>
        <w:rPr>
          <w:rFonts w:eastAsia="SimSun" w:hint="eastAsia"/>
        </w:rPr>
        <w:t xml:space="preserve"> with Gender and Age STEVE REVIEW</w:t>
      </w:r>
    </w:p>
    <w:p w14:paraId="149740A4" w14:textId="77777777" w:rsidR="001F6413" w:rsidRDefault="00D64226">
      <w:pPr>
        <w:rPr>
          <w:rFonts w:eastAsia="SimSun"/>
        </w:rPr>
      </w:pPr>
      <w:r>
        <w:rPr>
          <w:rFonts w:eastAsia="SimSun"/>
        </w:rPr>
        <w:t>To explore potential gender biases in mutational processes, we systematically compared signature activities between males and females using two-sided Fisher’s exact tests. After applying Benjamini–Hochberg adjustment (q &lt; 0.2), nine significant gender-associated signatures were identified, underscoring a striking polarity across tumor types</w:t>
      </w:r>
      <w:r>
        <w:rPr>
          <w:rFonts w:eastAsia="SimSun" w:hint="eastAsia"/>
        </w:rPr>
        <w:t xml:space="preserve"> (</w:t>
      </w:r>
      <w:r>
        <w:rPr>
          <w:rFonts w:eastAsia="SimSun" w:hint="eastAsia"/>
          <w:shd w:val="clear" w:color="auto" w:fill="00FFFF"/>
        </w:rPr>
        <w:t>Figure S6A,</w:t>
      </w:r>
      <w:r>
        <w:rPr>
          <w:rFonts w:eastAsia="SimSun" w:hint="eastAsia"/>
        </w:rPr>
        <w:t xml:space="preserve"> </w:t>
      </w:r>
      <w:r>
        <w:rPr>
          <w:rFonts w:eastAsia="SimSun" w:hint="eastAsia"/>
          <w:shd w:val="clear" w:color="auto" w:fill="00FFFF"/>
        </w:rPr>
        <w:t>Table S15</w:t>
      </w:r>
      <w:r>
        <w:rPr>
          <w:rFonts w:eastAsia="SimSun" w:hint="eastAsia"/>
        </w:rPr>
        <w:t>)</w:t>
      </w:r>
      <w:r>
        <w:rPr>
          <w:rFonts w:eastAsia="SimSun"/>
        </w:rPr>
        <w:t xml:space="preserve">. Male-enriched mutational processes predominated in lung, liver, and "Other" cancer categories. Specifically, lung cancer showed significant male association with InsDel3b (OR = 0.367, q = 0.061) and C_ID3 (OR = 0.397, q = 0.188), signatures previously linked to tobacco exposure, suggesting that higher smoking-related mutational burdens contribute to this </w:t>
      </w:r>
      <w:r>
        <w:rPr>
          <w:rFonts w:eastAsia="SimSun"/>
        </w:rPr>
        <w:lastRenderedPageBreak/>
        <w:t>enrichment among men. In liver cancer, a similar male predominance was observed for InsDel5a (OR = 0.481, q = 0.118; clock-like) and InsDel8/C_ID8 (OR = 0.271, q = 0.184; associated with DSB repair by NHEJ and age). The "Other" tumor group exhibited male bias in C_ID19 (OR = 0.424, q = 0.188) and InsDel19b (OR = 0.448, q = 0.197). In contrast, female-enriched signatures were found in esophageal and lymphoid malignancies, most notably in esophageal cancer for InsDel1a (OR = 3.85, q = 0.061) and C_ID1 (OR = 3.22, q = 0.188), as well as InsDel1c (OR = 2.63, q = 0.194) in lymphoid cancers. No additional signature–cancer type combinations reached a q-value below 0.2. Collectively, these findings suggest that specific mutational processes</w:t>
      </w:r>
      <w:r>
        <w:rPr>
          <w:rFonts w:eastAsia="SimSun" w:hint="eastAsia"/>
        </w:rPr>
        <w:t xml:space="preserve"> and </w:t>
      </w:r>
      <w:r>
        <w:rPr>
          <w:rFonts w:eastAsia="SimSun"/>
        </w:rPr>
        <w:t xml:space="preserve">their </w:t>
      </w:r>
      <w:r>
        <w:rPr>
          <w:rFonts w:eastAsia="SimSun" w:hint="eastAsia"/>
        </w:rPr>
        <w:t xml:space="preserve">underlying </w:t>
      </w:r>
      <w:r>
        <w:rPr>
          <w:rFonts w:eastAsia="SimSun"/>
        </w:rPr>
        <w:t xml:space="preserve">biological </w:t>
      </w:r>
      <w:r>
        <w:rPr>
          <w:rFonts w:eastAsia="SimSun" w:hint="eastAsia"/>
        </w:rPr>
        <w:t>processes might</w:t>
      </w:r>
      <w:r>
        <w:rPr>
          <w:rFonts w:eastAsia="SimSun"/>
        </w:rPr>
        <w:t xml:space="preserve"> be modulated by gender, shaping distinct patterns of cancer susceptibility and progression.</w:t>
      </w:r>
    </w:p>
    <w:p w14:paraId="0997A075" w14:textId="77777777" w:rsidR="001F6413" w:rsidRDefault="00D64226">
      <w:pPr>
        <w:rPr>
          <w:rFonts w:eastAsia="SimSun"/>
        </w:rPr>
      </w:pPr>
      <w:r>
        <w:rPr>
          <w:rFonts w:eastAsia="SimSun"/>
        </w:rPr>
        <w:t>To characterize the "clock-like" behavior of these signatures, we examined correlations between signature activity and patient age at diagnosis using Spearman correlation analyses across the pan-cancer cohort</w:t>
      </w:r>
      <w:r>
        <w:rPr>
          <w:rFonts w:eastAsia="SimSun" w:hint="eastAsia"/>
        </w:rPr>
        <w:t xml:space="preserve"> (</w:t>
      </w:r>
      <w:r>
        <w:rPr>
          <w:rFonts w:eastAsia="SimSun" w:hint="eastAsia"/>
          <w:shd w:val="clear" w:color="auto" w:fill="00FFFF"/>
        </w:rPr>
        <w:t>Figure S6B</w:t>
      </w:r>
      <w:r>
        <w:rPr>
          <w:rFonts w:eastAsia="SimSun" w:hint="eastAsia"/>
        </w:rPr>
        <w:t>)</w:t>
      </w:r>
      <w:r>
        <w:rPr>
          <w:rFonts w:eastAsia="SimSun"/>
        </w:rPr>
        <w:t>. We found that C_ID1, InsDel1a, C_ID5, and InsDel5a showed robust, age-associated "clock-like" mutagenesis in multiple cancer types, as well as across the overall genome. More specifically, C_ID5 and InsDel5a correlated with age in prostate, pancreas, liver, and kidney cancers, while C_ID1 and InsDel1a were age-associated in breast, prostate, and pancreas cancers. Other clock-like signatures demonstrated pronounced tissue specificity; for example, InsDel9 showed a more attenuated relationship between age and mutational accumulation in prostate cancer, while InsDel10 displayed clear clock-like properties in pancreatic cancers. Additionally, some signatures, such as InsDel5b, InsDel5c, and C_ID4/InsDel4, were correlated with age when considering all tumor types collectively but did not show significant associations in any single cancer type</w:t>
      </w:r>
      <w:r>
        <w:rPr>
          <w:rFonts w:eastAsia="SimSun" w:hint="eastAsia"/>
        </w:rPr>
        <w:t xml:space="preserve"> </w:t>
      </w:r>
      <w:r>
        <w:rPr>
          <w:rFonts w:eastAsia="SimSun" w:hint="eastAsia"/>
          <w:shd w:val="clear" w:color="auto" w:fill="FFFF00"/>
        </w:rPr>
        <w:t>(</w:t>
      </w:r>
      <w:r>
        <w:rPr>
          <w:rFonts w:eastAsia="SimSun" w:hint="eastAsia"/>
          <w:shd w:val="clear" w:color="auto" w:fill="00FFFF"/>
        </w:rPr>
        <w:t>Table S16</w:t>
      </w:r>
      <w:r>
        <w:rPr>
          <w:rFonts w:eastAsia="SimSun" w:hint="eastAsia"/>
          <w:shd w:val="clear" w:color="auto" w:fill="FFFF00"/>
        </w:rPr>
        <w:t>)</w:t>
      </w:r>
      <w:r>
        <w:rPr>
          <w:rFonts w:eastAsia="SimSun"/>
        </w:rPr>
        <w:t>. However, these broad pan-cancer associations likely reflect weak or heterogeneous age dependencies spread across multiple tumor types, rather than strong, tissue-specific age effects.</w:t>
      </w:r>
    </w:p>
    <w:p w14:paraId="18F369EB" w14:textId="77777777" w:rsidR="001F6413" w:rsidRDefault="00D64226">
      <w:pPr>
        <w:rPr>
          <w:rFonts w:eastAsia="SimSun"/>
        </w:rPr>
      </w:pPr>
      <w:r>
        <w:rPr>
          <w:rFonts w:eastAsia="SimSun" w:hint="eastAsia"/>
        </w:rPr>
        <w:lastRenderedPageBreak/>
        <w:t>Taken together</w:t>
      </w:r>
      <w:r>
        <w:rPr>
          <w:rFonts w:eastAsia="SimSun"/>
        </w:rPr>
        <w:t>, these analyses reveal a demographic landscape of mutational mechanisms, indicating that genomic instability is sculpted by both sex-specific biological influences and tissue-dependent aging processes.</w:t>
      </w:r>
    </w:p>
    <w:p w14:paraId="4D3325CD" w14:textId="77777777" w:rsidR="001F6413" w:rsidRDefault="00D64226">
      <w:pPr>
        <w:pStyle w:val="Heading1"/>
        <w:rPr>
          <w:rFonts w:eastAsiaTheme="minorEastAsia"/>
        </w:rPr>
      </w:pPr>
      <w:r>
        <w:t>Discussion</w:t>
      </w:r>
    </w:p>
    <w:p w14:paraId="3E3E039D" w14:textId="77777777" w:rsidR="001F6413" w:rsidRDefault="00D64226">
      <w:pPr>
        <w:rPr>
          <w:rFonts w:eastAsiaTheme="minorEastAsia"/>
        </w:rPr>
      </w:pPr>
      <w:r>
        <w:rPr>
          <w:rFonts w:eastAsiaTheme="minorEastAsia"/>
        </w:rPr>
        <w:t>In this study, we analyzed somatic indels in 6,975 whole-genome tumor samples spanning 32 cancer types and established a comprehensive repertoire of indel mutational signatures across the 83-type, 89-type, and 476-type classification systems. By combining de novo signature discovery with systematic cross-classification mapping, we show that the 89-type and 476-type taxonomies provide substantially greater resolution than the conventional 83-type scheme, particularly for single-base insertions and deletions in context-dependent sequence environments. This expanded framework not only clarifies correspondences among previously reported signatures, but also enables the identification of novel signatures, including ID_F and InsDel_F, which are associated with TOP1-related mutagenesis and RNase H2 deficiency. In addition, we identified six 89-type and 476-type signatures, together with four 83-type signatures, that are strongly enriched in high-mutation-burden tumors, and further refined the interpretation of indel processes linked to mismatch repair deficiency and/or POLE/POLD proofreading dysfunction.</w:t>
      </w:r>
    </w:p>
    <w:p w14:paraId="6C1D6537" w14:textId="77777777" w:rsidR="001F6413" w:rsidRDefault="00D64226">
      <w:pPr>
        <w:rPr>
          <w:rFonts w:eastAsiaTheme="minorEastAsia"/>
        </w:rPr>
      </w:pPr>
      <w:r>
        <w:rPr>
          <w:rFonts w:eastAsiaTheme="minorEastAsia"/>
        </w:rPr>
        <w:t xml:space="preserve">The recently developed 89-type taxonomy by Koh et al. provided a new framework for classifying indels, particularly facilitating finer resolution of 1 bp T insertions and deletions in different contexts, and enabled more nuanced exploration of the genetic consequences of MMR defects. </w:t>
      </w:r>
      <w:r>
        <w:rPr>
          <w:rFonts w:eastAsiaTheme="minorEastAsia" w:hint="eastAsia"/>
        </w:rPr>
        <w:t>Koh et al., built</w:t>
      </w:r>
      <w:r>
        <w:rPr>
          <w:rFonts w:eastAsiaTheme="minorEastAsia"/>
        </w:rPr>
        <w:t xml:space="preserve"> a 37-signature indel database was derived from 4,775 genomes across seven cancer types. However, challenges remain in connecting the nomenclature of the 89-type signatures to the established 83-type system, as well as in translating between these classification schemes</w:t>
      </w:r>
      <w:r>
        <w:rPr>
          <w:rFonts w:eastAsiaTheme="minorEastAsia" w:hint="eastAsia"/>
        </w:rPr>
        <w:t>.</w:t>
      </w:r>
      <w:bookmarkEnd w:id="0"/>
    </w:p>
    <w:p w14:paraId="3EC0DE40" w14:textId="77777777" w:rsidR="001F6413" w:rsidRDefault="00D64226">
      <w:r>
        <w:lastRenderedPageBreak/>
        <w:t>A major strength of this study is the systematic mapping between the conventional 83-type scheme and the newer 89-type and 476-type indel taxonomies. Because translation across these classification systems is inherently imperfect, direct comparison of signatures is not straightforward. By leveraging tumors dominated by single mutational processes, we established robust correspondences among signatures identified in all three frameworks. This unified mapping not only improves continuity with legacy studies based on the 83-type classification, but also provides a practical reference structure that will facilitate future indel signature analyses using the more informative 89-type and 476-type schemes.</w:t>
      </w:r>
    </w:p>
    <w:p w14:paraId="081B0D0D" w14:textId="77777777" w:rsidR="001F6413" w:rsidRDefault="00D64226">
      <w:r>
        <w:rPr>
          <w:rFonts w:eastAsiaTheme="minorEastAsia" w:hint="eastAsia"/>
        </w:rPr>
        <w:t>The new indel</w:t>
      </w:r>
      <w:r>
        <w:t xml:space="preserve"> framework also refined the interpretation of several biologically important mutational process</w:t>
      </w:r>
      <w:r>
        <w:rPr>
          <w:rFonts w:eastAsiaTheme="minorEastAsia" w:hint="eastAsia"/>
        </w:rPr>
        <w:t>e</w:t>
      </w:r>
      <w:r>
        <w:t>s. Notably, the new TOP1-associated signatures, ID_F and InsDel_F, were more consistent with RNase H2 deficiency than previously recognized indel patterns. The enrichment of microhomology-mediated deletions and paired doublet deletions in these signatures supports a mechanistic link between RNase H2 dysfunction and a characteristic indel spectrum. Similarly, we identified multiple signatures strongly associated with microsatellite instability, and the finer resolution of the new taxonomies allowed us to distinguish MSI-related signatures that were previously aggregated or less clearly resolved. Given the clinical relevance of MSI and mismatch repair deficiency, this improved annotation may have direct utility for tumor classification and therapeutic stratification.</w:t>
      </w:r>
    </w:p>
    <w:p w14:paraId="10D0705C" w14:textId="77777777" w:rsidR="001F6413" w:rsidRDefault="00D64226">
      <w:r>
        <w:t xml:space="preserve">Our integrative analyses also examined the relationships between indel signatures and SBS signatures. The clustering of APOBEC-, UV-, </w:t>
      </w:r>
      <w:r>
        <w:rPr>
          <w:rFonts w:eastAsiaTheme="minorEastAsia" w:hint="eastAsia"/>
        </w:rPr>
        <w:t>HR</w:t>
      </w:r>
      <w:r>
        <w:t>-, MMR-, and POLE-related signatures is consistent with shared or linked mutational processes across mutation classes, supporting the idea that indel mutational signatures often arise in the context of broader mutational programs. These associations provide an additional layer of biological interpretation and help connect indel signatures to established mutagenic pathways.</w:t>
      </w:r>
    </w:p>
    <w:p w14:paraId="27733B96" w14:textId="77777777" w:rsidR="001F6413" w:rsidRDefault="00D64226">
      <w:r>
        <w:rPr>
          <w:rFonts w:eastAsiaTheme="minorEastAsia"/>
        </w:rPr>
        <w:lastRenderedPageBreak/>
        <w:t xml:space="preserve">We also investigated the genome-wide topographical features associated with indel signatures, including transcriptional strand bias, replication strand bias, genic distribution, and replication timing. </w:t>
      </w:r>
      <w:commentRangeStart w:id="35"/>
      <w:commentRangeStart w:id="36"/>
      <w:r>
        <w:rPr>
          <w:rFonts w:eastAsiaTheme="minorEastAsia"/>
        </w:rPr>
        <w:t xml:space="preserve">Notably, because the COSMIC catalog does not provide such topographical annotations for many indel signatures, our analysis in this large cohort helps fill an important gap in the current knowledge base. </w:t>
      </w:r>
      <w:commentRangeEnd w:id="36"/>
      <w:r>
        <w:rPr>
          <w:rStyle w:val="CommentReference"/>
          <w:rFonts w:eastAsiaTheme="minorEastAsia"/>
          <w:sz w:val="24"/>
          <w:szCs w:val="24"/>
        </w:rPr>
        <w:commentReference w:id="36"/>
      </w:r>
      <w:commentRangeEnd w:id="35"/>
      <w:r>
        <w:rPr>
          <w:rStyle w:val="CommentReference"/>
          <w:rFonts w:eastAsiaTheme="minorEastAsia"/>
          <w:sz w:val="24"/>
          <w:szCs w:val="24"/>
        </w:rPr>
        <w:commentReference w:id="35"/>
      </w:r>
      <w:r>
        <w:rPr>
          <w:rFonts w:eastAsiaTheme="minorEastAsia"/>
        </w:rPr>
        <w:t>The observed associations highlight the influence of DNA repair and replication dynamics on indel formation and suggest that genomic context contributes to the emergence and distribution of distinct indel patterns. Together, these analyses provide a more comprehensive view of the biological determinants of indel mutagenesis.</w:t>
      </w:r>
    </w:p>
    <w:p w14:paraId="0AC1ABE2" w14:textId="77777777" w:rsidR="001F6413" w:rsidRDefault="00D64226">
      <w:r>
        <w:rPr>
          <w:rFonts w:eastAsiaTheme="minorEastAsia"/>
        </w:rPr>
        <w:t>Importantly, the 89-type system is not uniformly superior in all settings. Although it improves resolution for indels occurring in long poly-T tracts, it also compresses indels of length greater than or equal to 2 bp, and in some cases may merge biologically distinct patterns that are separated in the 83-type framework. For example, the relationships between InsDel_C and InsDel13, as well as between InsDel</w:t>
      </w:r>
      <w:r>
        <w:rPr>
          <w:rFonts w:eastAsiaTheme="minorEastAsia" w:hint="eastAsia"/>
        </w:rPr>
        <w:t>11</w:t>
      </w:r>
      <w:r>
        <w:rPr>
          <w:rFonts w:eastAsiaTheme="minorEastAsia"/>
        </w:rPr>
        <w:t xml:space="preserve"> and InsDel</w:t>
      </w:r>
      <w:r>
        <w:rPr>
          <w:rFonts w:eastAsiaTheme="minorEastAsia" w:hint="eastAsia"/>
        </w:rPr>
        <w:t>16</w:t>
      </w:r>
      <w:r>
        <w:rPr>
          <w:rFonts w:eastAsiaTheme="minorEastAsia"/>
        </w:rPr>
        <w:t>, suggest that some signatures with distinct sequence preferences in the 83-type system are represented together in the 89-type taxonomy. By analyzing a larger and more diverse cancer genome cohort, we not only expanded the existing indel signature database, but also systematically linked and unified the nomenclature of the 83-type and 89-type signatures. Taken together, these results suggest that although the 89-type taxonomy represents an important advance, further refinement of indel classification will be needed to fully capture the diversity of indel mutational processes. The unified framework presented here should therefore support more consistent interpretation of current signatures and provide a foundation for future development of an even more informative indel taxonomy.</w:t>
      </w:r>
    </w:p>
    <w:p w14:paraId="42EBAE08" w14:textId="77777777" w:rsidR="001F6413" w:rsidRDefault="00D64226">
      <w:pPr>
        <w:pStyle w:val="Heading1"/>
      </w:pPr>
      <w:r>
        <w:lastRenderedPageBreak/>
        <w:t>Materials and methods</w:t>
      </w:r>
    </w:p>
    <w:p w14:paraId="668033D5" w14:textId="77777777" w:rsidR="001F6413" w:rsidRDefault="00D64226">
      <w:pPr>
        <w:pStyle w:val="Heading2"/>
      </w:pPr>
      <w:r>
        <w:t>Data sources</w:t>
      </w:r>
    </w:p>
    <w:p w14:paraId="5F5164CB" w14:textId="77777777" w:rsidR="001F6413" w:rsidRDefault="00D64226">
      <w:pPr>
        <w:ind w:firstLineChars="200" w:firstLine="480"/>
      </w:pPr>
      <w:r>
        <w:t>Somatic indel calls from the ICGC/TCGA (International Cancer Genome Consortium/The Cancer Genome Atlas) Pan-Cancer Analysis of Whole Genomes Consortium and associated clinical characteristics were obtained from the ICGC data portal (</w:t>
      </w:r>
      <w:hyperlink r:id="rId17">
        <w:r>
          <w:rPr>
            <w:rStyle w:val="Hyperlink"/>
          </w:rPr>
          <w:t>https://dcc.icgc.org/releases/current/Projects/</w:t>
        </w:r>
      </w:hyperlink>
      <w:r>
        <w:t>, which has been retired. The data were downloaded on 9 May, 2024</w:t>
      </w:r>
      <w:r>
        <w:rPr>
          <w:rFonts w:eastAsia="SimSun" w:hint="eastAsia"/>
        </w:rPr>
        <w:t>)</w:t>
      </w:r>
      <w:r>
        <w:t>. Hartwig Medical Foundation</w:t>
      </w:r>
      <w:r>
        <w:rPr>
          <w:rFonts w:eastAsia="SimSun" w:hint="eastAsia"/>
        </w:rPr>
        <w:t xml:space="preserve"> (Hartwig)</w:t>
      </w:r>
      <w:r>
        <w:t xml:space="preserve"> through standardized procedures and request forms that can be found at https://www.hartwigmedicalfoundation.nl/en/appyling-for-data/</w:t>
      </w:r>
      <w:r>
        <w:rPr>
          <w:rFonts w:hint="eastAsia"/>
        </w:rPr>
        <w:t>.</w:t>
      </w:r>
      <w:r>
        <w:t xml:space="preserve"> Clinical traits such as cancer type, age and gender of the </w:t>
      </w:r>
      <w:r>
        <w:rPr>
          <w:rFonts w:eastAsia="SimSun" w:hint="eastAsia"/>
        </w:rPr>
        <w:t>Hartwig</w:t>
      </w:r>
      <w:r>
        <w:t xml:space="preserve"> genomes were found from supplementary files of </w:t>
      </w:r>
      <w:r>
        <w:rPr>
          <w:color w:val="000000"/>
        </w:rPr>
        <w:t>Priestley et al., 2019.</w:t>
      </w:r>
      <w:r>
        <w:t xml:space="preserve"> These data was also provided in Table S</w:t>
      </w:r>
      <w:r>
        <w:rPr>
          <w:rFonts w:hint="eastAsia"/>
        </w:rPr>
        <w:t>1</w:t>
      </w:r>
      <w:r>
        <w:rPr>
          <w:rFonts w:eastAsia="SimSun" w:hint="eastAsia"/>
        </w:rPr>
        <w:t>6</w:t>
      </w:r>
      <w:r>
        <w:rPr>
          <w:rFonts w:hint="eastAsia"/>
        </w:rPr>
        <w:t xml:space="preserve"> in </w:t>
      </w:r>
      <w:r>
        <w:rPr>
          <w:rFonts w:hint="eastAsia"/>
          <w:shd w:val="clear" w:color="auto" w:fill="00FFFF"/>
        </w:rPr>
        <w:t>&lt;reference Prieslty&gt;</w:t>
      </w:r>
      <w:r>
        <w:t xml:space="preserve">. </w:t>
      </w:r>
    </w:p>
    <w:p w14:paraId="5094A799" w14:textId="77777777" w:rsidR="001F6413" w:rsidRDefault="00D64226">
      <w:pPr>
        <w:pStyle w:val="Heading2"/>
      </w:pPr>
      <w:r>
        <w:rPr>
          <w:rFonts w:hint="eastAsia"/>
        </w:rPr>
        <w:t xml:space="preserve">De novo </w:t>
      </w:r>
      <w:r>
        <w:t>Mutational signature extraction</w:t>
      </w:r>
    </w:p>
    <w:p w14:paraId="71EE68FA" w14:textId="77777777" w:rsidR="001F6413" w:rsidRDefault="00D64226">
      <w:pPr>
        <w:ind w:firstLineChars="200" w:firstLine="480"/>
        <w:rPr>
          <w:rFonts w:eastAsia="SimSun"/>
        </w:rPr>
      </w:pPr>
      <w:r>
        <w:rPr>
          <w:rFonts w:eastAsia="SimSun"/>
          <w:i/>
          <w:iCs/>
        </w:rPr>
        <w:t>De novo</w:t>
      </w:r>
      <w:r>
        <w:rPr>
          <w:rFonts w:eastAsia="SimSun"/>
        </w:rPr>
        <w:t xml:space="preserve"> mutational signature extraction was performed using two complementary tools applied to the 83</w:t>
      </w:r>
      <w:r>
        <w:rPr>
          <w:rFonts w:eastAsia="SimSun"/>
        </w:rPr>
        <w:noBreakHyphen/>
        <w:t>type, 89</w:t>
      </w:r>
      <w:r>
        <w:rPr>
          <w:rFonts w:eastAsia="SimSun"/>
        </w:rPr>
        <w:noBreakHyphen/>
        <w:t>type, and 476</w:t>
      </w:r>
      <w:r>
        <w:rPr>
          <w:rFonts w:eastAsia="SimSun"/>
        </w:rPr>
        <w:noBreakHyphen/>
        <w:t>type mutational spectra.</w:t>
      </w:r>
      <w:r>
        <w:rPr>
          <w:rFonts w:eastAsia="SimSun" w:hint="eastAsia"/>
        </w:rPr>
        <w:t xml:space="preserve"> </w:t>
      </w:r>
      <w:r>
        <w:rPr>
          <w:rFonts w:eastAsia="SimSun"/>
        </w:rPr>
        <w:t>A stratified strategy was adopted to capture rare and cancer-specific signatures, encompassing analyses of all genomes, specific cancer types, high-TMB samples, and the PCAWG and Hartwig cohorts individually.</w:t>
      </w:r>
    </w:p>
    <w:p w14:paraId="623E3B33" w14:textId="77777777" w:rsidR="001F6413" w:rsidRDefault="00D64226">
      <w:pPr>
        <w:ind w:firstLineChars="200" w:firstLine="480"/>
        <w:rPr>
          <w:rFonts w:eastAsia="SimSun"/>
        </w:rPr>
      </w:pPr>
      <w:r>
        <w:rPr>
          <w:rFonts w:eastAsia="SimSun"/>
        </w:rPr>
        <w:t>For the hierarchical Dirichlet process–based approach, mSigHdp (v2.1.2) was used. When analyzing all samples, cancer type was used to define the hierarchical structure of the model. For analyses restricted to individual cancer types or to genomes with high tumor mutational burden, de novo signatures were extracted using two</w:t>
      </w:r>
      <w:r>
        <w:rPr>
          <w:rFonts w:eastAsia="SimSun"/>
        </w:rPr>
        <w:noBreakHyphen/>
        <w:t xml:space="preserve">layer hierarchical Dirichlet process (HDP) mixture models. In all mSigHdp analyses, the following parameters were applied: seedNumber = 1234, burnin = 1000, burnin.multiplier = 20, post.n = 200, post.space = 100, num.child.process = 20, gamma.alpha = 1, and gamma.beta = 50. For analyses including all samples or genomes with </w:t>
      </w:r>
      <w:r>
        <w:rPr>
          <w:rFonts w:eastAsia="SimSun"/>
        </w:rPr>
        <w:lastRenderedPageBreak/>
        <w:t>high tumor mutational burden, an additional downsampling step was applied (downsample_threshold = 3000) to reduce computational time.</w:t>
      </w:r>
    </w:p>
    <w:p w14:paraId="08720173" w14:textId="77777777" w:rsidR="001F6413" w:rsidRDefault="00D64226">
      <w:pPr>
        <w:ind w:firstLineChars="200" w:firstLine="480"/>
        <w:rPr>
          <w:rFonts w:eastAsia="SimSun"/>
        </w:rPr>
      </w:pPr>
      <w:r>
        <w:rPr>
          <w:rFonts w:eastAsia="SimSun"/>
        </w:rPr>
        <w:t xml:space="preserve">In parallel, de novo mutational signatures were extracted using </w:t>
      </w:r>
      <w:r>
        <w:rPr>
          <w:rFonts w:eastAsia="SimSun" w:hint="eastAsia"/>
        </w:rPr>
        <w:t xml:space="preserve">the Non-negative matrix factorization based approach (NMF), </w:t>
      </w:r>
      <w:r>
        <w:rPr>
          <w:rFonts w:eastAsia="SimSun"/>
        </w:rPr>
        <w:t xml:space="preserve">SigProfilerExtractor (v1.1.24). For analyses including all genomes, NMF was performed with the number of signatures evaluated between 10 and 40 (minimum_signatures = 10; maximum_signatures = 40). For analyses restricted to individual cancer types or to genomes with high tumor mutational burden, the number of signatures evaluated ranged from 2 to 20 (minimum_signatures = 2; maximum_signatures = 20). Each factorization was repeated 100 times (nmf_replicates = 100), with all other parameters set to their recommended default values. </w:t>
      </w:r>
      <w:r>
        <w:rPr>
          <w:rFonts w:eastAsia="SimSun" w:hint="eastAsia"/>
        </w:rPr>
        <w:t>Most signatures were extracted at</w:t>
      </w:r>
      <w:r>
        <w:rPr>
          <w:rFonts w:eastAsia="SimSun"/>
        </w:rPr>
        <w:t xml:space="preserve"> the “Optimal Solution” identified by SigProfilerExtractor, although several rare signatures were identified in alternative solutions.</w:t>
      </w:r>
    </w:p>
    <w:p w14:paraId="18AE5E2A" w14:textId="77777777" w:rsidR="001F6413" w:rsidRDefault="00D64226">
      <w:pPr>
        <w:pStyle w:val="Heading2"/>
        <w:rPr>
          <w:rFonts w:eastAsia="SimSun"/>
        </w:rPr>
      </w:pPr>
      <w:r>
        <w:rPr>
          <w:rFonts w:eastAsia="SimSun"/>
        </w:rPr>
        <w:t xml:space="preserve">Match </w:t>
      </w:r>
      <w:r>
        <w:rPr>
          <w:rFonts w:eastAsia="SimSun" w:hint="eastAsia"/>
        </w:rPr>
        <w:t>83-type and 83-type</w:t>
      </w:r>
      <w:r>
        <w:rPr>
          <w:rFonts w:eastAsia="SimSun"/>
        </w:rPr>
        <w:t xml:space="preserve"> signatures into reference signatures</w:t>
      </w:r>
    </w:p>
    <w:p w14:paraId="745F2C60" w14:textId="77777777" w:rsidR="001F6413" w:rsidRDefault="00D64226">
      <w:pPr>
        <w:ind w:firstLineChars="200" w:firstLine="480"/>
        <w:rPr>
          <w:rFonts w:eastAsia="SimSun"/>
        </w:rPr>
      </w:pPr>
      <w:r>
        <w:rPr>
          <w:rFonts w:eastAsia="SimSun" w:hint="eastAsia"/>
        </w:rPr>
        <w:t xml:space="preserve">For 83-type signatures, the signatures were matched to previously identified COSMIC signatures (v3.5, </w:t>
      </w:r>
      <w:hyperlink r:id="rId18">
        <w:r>
          <w:rPr>
            <w:rStyle w:val="Hyperlink"/>
            <w:rFonts w:eastAsia="SimSun"/>
          </w:rPr>
          <w:t>https://cancer.sanger.ac.uk/signatures/id/</w:t>
        </w:r>
      </w:hyperlink>
      <w:r>
        <w:rPr>
          <w:rFonts w:eastAsia="SimSun" w:hint="eastAsia"/>
        </w:rPr>
        <w:t>). For 89-type signatures, the signatures supported by both mSigHdp and SigProfilerExtractor were matched to the signatures reported in Koh et al. A detailed comparison can be found at Table 1.</w:t>
      </w:r>
    </w:p>
    <w:p w14:paraId="023644C8" w14:textId="77777777" w:rsidR="001F6413" w:rsidRDefault="00D64226">
      <w:pPr>
        <w:ind w:firstLineChars="200" w:firstLine="480"/>
        <w:rPr>
          <w:rFonts w:eastAsia="SimSun"/>
        </w:rPr>
      </w:pPr>
      <w:r>
        <w:t xml:space="preserve">We compared all </w:t>
      </w:r>
      <w:r>
        <w:rPr>
          <w:i/>
          <w:iCs/>
        </w:rPr>
        <w:t>de novo</w:t>
      </w:r>
      <w:r>
        <w:t xml:space="preserve"> signatures </w:t>
      </w:r>
      <w:r>
        <w:rPr>
          <w:rFonts w:eastAsia="SimSun" w:hint="eastAsia"/>
        </w:rPr>
        <w:t xml:space="preserve">supported by both mSigHdp and SigProfilerExtractor </w:t>
      </w:r>
      <w:r>
        <w:t xml:space="preserve">to </w:t>
      </w:r>
      <w:r>
        <w:rPr>
          <w:rFonts w:eastAsia="SimSun" w:hint="eastAsia"/>
        </w:rPr>
        <w:t>the published</w:t>
      </w:r>
      <w:r>
        <w:t xml:space="preserve"> signatures and categorized them into three groups: (1) known signature: if</w:t>
      </w:r>
      <w:r>
        <w:rPr>
          <w:rFonts w:eastAsia="SimSun" w:hint="eastAsia"/>
        </w:rPr>
        <w:t xml:space="preserve"> an extracted</w:t>
      </w:r>
      <w:r>
        <w:t xml:space="preserve"> signature has a cosine similarity of ≥ 0.</w:t>
      </w:r>
      <w:r>
        <w:rPr>
          <w:rFonts w:hint="eastAsia"/>
        </w:rPr>
        <w:t>85</w:t>
      </w:r>
      <w:r>
        <w:t xml:space="preserve"> with a COSMIC signature; (2) merged signatures: if </w:t>
      </w:r>
      <w:r>
        <w:rPr>
          <w:rFonts w:eastAsia="SimSun" w:hint="eastAsia"/>
        </w:rPr>
        <w:t>an extracted</w:t>
      </w:r>
      <w:r>
        <w:t xml:space="preserve"> signatures can be reconstructed by at most </w:t>
      </w:r>
      <w:r>
        <w:rPr>
          <w:rFonts w:hint="eastAsia"/>
        </w:rPr>
        <w:t>3</w:t>
      </w:r>
      <w:r>
        <w:t xml:space="preserve"> COSMIC signatures with a reconstructed similarity of ≥ 0.</w:t>
      </w:r>
      <w:r>
        <w:rPr>
          <w:rFonts w:hint="eastAsia"/>
        </w:rPr>
        <w:t>9</w:t>
      </w:r>
      <w:r>
        <w:t xml:space="preserve">; (3) novel signatures: the </w:t>
      </w:r>
      <w:r>
        <w:rPr>
          <w:rFonts w:eastAsia="SimSun" w:hint="eastAsia"/>
        </w:rPr>
        <w:t xml:space="preserve">extracted </w:t>
      </w:r>
      <w:r>
        <w:t xml:space="preserve">signatures do not fit into the known signatures or the merged signatures. </w:t>
      </w:r>
      <w:r>
        <w:rPr>
          <w:rFonts w:eastAsia="SimSun" w:hint="eastAsia"/>
        </w:rPr>
        <w:t>We focused on (1) and (3) in this study.</w:t>
      </w:r>
    </w:p>
    <w:p w14:paraId="76F96154" w14:textId="77777777" w:rsidR="001F6413" w:rsidRDefault="00D64226">
      <w:pPr>
        <w:pStyle w:val="Heading2"/>
        <w:rPr>
          <w:rFonts w:eastAsia="SimSun"/>
        </w:rPr>
      </w:pPr>
      <w:r>
        <w:rPr>
          <w:rFonts w:eastAsia="SimSun" w:hint="eastAsia"/>
        </w:rPr>
        <w:lastRenderedPageBreak/>
        <w:t>Assignment of signature activity to each individual genome</w:t>
      </w:r>
    </w:p>
    <w:p w14:paraId="5817C7F5" w14:textId="77777777" w:rsidR="001F6413" w:rsidRDefault="00D64226">
      <w:pPr>
        <w:pStyle w:val="normalfirst"/>
        <w:ind w:firstLineChars="200" w:firstLine="480"/>
      </w:pPr>
      <w:r>
        <w:rPr>
          <w:rFonts w:eastAsia="SimSun"/>
        </w:rPr>
        <w:t xml:space="preserve">To leverage the resolution of both the 83-type and 89-type mutational signatures, we constructed a unified 172-type reference set and applied SigProfilerAssignment to decompose the 172-type spectra in low-TMB tumors (indels &lt; 5,000). In contrast, high-TMB tumors (indels ≥ 5,000), as well as tumors where 1-bp </w:t>
      </w:r>
      <w:ins w:id="37" w:author="Mo Liu" w:date="2026-05-26T11:39:00Z" w16du:dateUtc="2026-05-26T15:39:00Z">
        <w:r w:rsidR="00C55BDC">
          <w:rPr>
            <w:rFonts w:eastAsia="SimSun" w:hint="eastAsia"/>
          </w:rPr>
          <w:t>T</w:t>
        </w:r>
      </w:ins>
      <w:del w:id="38" w:author="Mo Liu" w:date="2026-05-26T11:39:00Z" w16du:dateUtc="2026-05-26T15:39:00Z">
        <w:r>
          <w:rPr>
            <w:rFonts w:eastAsia="SimSun"/>
          </w:rPr>
          <w:delText>thymine</w:delText>
        </w:r>
      </w:del>
      <w:r>
        <w:rPr>
          <w:rFonts w:eastAsia="SimSun"/>
        </w:rPr>
        <w:t xml:space="preserve"> insertions or deletions in at least five </w:t>
      </w:r>
      <w:ins w:id="39" w:author="Mo Liu" w:date="2026-05-26T11:39:00Z" w16du:dateUtc="2026-05-26T15:39:00Z">
        <w:r w:rsidR="00C55BDC">
          <w:rPr>
            <w:rFonts w:eastAsia="SimSun" w:hint="eastAsia"/>
          </w:rPr>
          <w:t>poly-</w:t>
        </w:r>
      </w:ins>
      <w:del w:id="40" w:author="Mo Liu" w:date="2026-05-26T11:39:00Z" w16du:dateUtc="2026-05-26T15:39:00Z">
        <w:r>
          <w:rPr>
            <w:rFonts w:eastAsia="SimSun"/>
          </w:rPr>
          <w:delText xml:space="preserve">homopolymeric </w:delText>
        </w:r>
      </w:del>
      <w:r>
        <w:rPr>
          <w:rFonts w:eastAsia="SimSun"/>
        </w:rPr>
        <w:t>T tracts account for ≥</w:t>
      </w:r>
      <w:r>
        <w:rPr>
          <w:rFonts w:eastAsia="SimSun" w:hint="eastAsia"/>
        </w:rPr>
        <w:t>5</w:t>
      </w:r>
      <w:r>
        <w:rPr>
          <w:rFonts w:eastAsia="SimSun"/>
        </w:rPr>
        <w:t>0% of the mutations</w:t>
      </w:r>
      <w:r>
        <w:rPr>
          <w:rFonts w:eastAsia="SimSun" w:hint="eastAsia"/>
        </w:rPr>
        <w:t xml:space="preserve"> (Table </w:t>
      </w:r>
      <w:ins w:id="41" w:author="Mo Liu" w:date="2026-05-26T11:39:00Z" w16du:dateUtc="2026-05-26T15:39:00Z">
        <w:r>
          <w:rPr>
            <w:rFonts w:eastAsia="SimSun" w:hint="eastAsia"/>
          </w:rPr>
          <w:t>S</w:t>
        </w:r>
        <w:r w:rsidR="00C55BDC">
          <w:rPr>
            <w:rFonts w:eastAsia="SimSun" w:hint="eastAsia"/>
          </w:rPr>
          <w:t>17</w:t>
        </w:r>
      </w:ins>
      <w:del w:id="42" w:author="Mo Liu" w:date="2026-05-26T11:39:00Z" w16du:dateUtc="2026-05-26T15:39:00Z">
        <w:r>
          <w:rPr>
            <w:rFonts w:eastAsia="SimSun" w:hint="eastAsia"/>
          </w:rPr>
          <w:delText>SX</w:delText>
        </w:r>
      </w:del>
      <w:r>
        <w:rPr>
          <w:rFonts w:eastAsia="SimSun" w:hint="eastAsia"/>
        </w:rPr>
        <w:t>)</w:t>
      </w:r>
      <w:r>
        <w:rPr>
          <w:rFonts w:eastAsia="SimSun"/>
        </w:rPr>
        <w:t xml:space="preserve">, </w:t>
      </w:r>
      <w:r>
        <w:rPr>
          <w:rFonts w:eastAsia="SimSun" w:hint="eastAsia"/>
        </w:rPr>
        <w:t xml:space="preserve">often </w:t>
      </w:r>
      <w:r>
        <w:rPr>
          <w:rFonts w:eastAsia="SimSun"/>
        </w:rPr>
        <w:t xml:space="preserve">exhibited highly sparse spectra. This sparsity </w:t>
      </w:r>
      <w:r>
        <w:rPr>
          <w:rFonts w:eastAsia="SimSun" w:hint="eastAsia"/>
        </w:rPr>
        <w:t>further masks</w:t>
      </w:r>
      <w:r>
        <w:rPr>
          <w:rFonts w:eastAsia="SimSun"/>
        </w:rPr>
        <w:t xml:space="preserve"> other mutational signals. </w:t>
      </w:r>
      <w:r>
        <w:rPr>
          <w:rFonts w:eastAsia="SimSun" w:hint="eastAsia"/>
        </w:rPr>
        <w:t>Therefore regarding</w:t>
      </w:r>
      <w:r>
        <w:rPr>
          <w:rFonts w:eastAsia="SimSun"/>
        </w:rPr>
        <w:t xml:space="preserve"> these cases, we employed mSigAct, estimating likelihoods under a multinomial distribution. </w:t>
      </w:r>
      <w:r>
        <w:rPr>
          <w:rFonts w:eastAsia="SimSun" w:hint="eastAsia"/>
        </w:rPr>
        <w:t xml:space="preserve">This was performed in a two-step computational framework. </w:t>
      </w:r>
      <w:r>
        <w:t xml:space="preserve">First, we applied the find_best_reconstruction_QP function from the </w:t>
      </w:r>
      <w:r>
        <w:rPr>
          <w:rFonts w:eastAsia="SimSun" w:hint="eastAsia"/>
        </w:rPr>
        <w:t>m</w:t>
      </w:r>
      <w:r>
        <w:t>SigTools R package (v1.0.7), which performs fast signature attribution via quadratic programming optimization. Second, we refined these initial estimates using the PresenceAttributeSigActivity function from the mSigAct R package</w:t>
      </w:r>
      <w:r>
        <w:rPr>
          <w:rFonts w:eastAsia="SimSun" w:hint="eastAsia"/>
        </w:rPr>
        <w:t xml:space="preserve">. </w:t>
      </w:r>
      <w:r>
        <w:rPr>
          <w:rFonts w:eastAsia="SimSun"/>
        </w:rPr>
        <w:t>Final signature assignments were obtained by integrating results from SigProfilerAssignment for low-TMB tumors and mSigAct for high-TMB tumors</w:t>
      </w:r>
      <w:r>
        <w:rPr>
          <w:rFonts w:eastAsia="SimSun" w:hint="eastAsia"/>
        </w:rPr>
        <w:t>.</w:t>
      </w:r>
    </w:p>
    <w:p w14:paraId="235ED6E6" w14:textId="77777777" w:rsidR="001F6413" w:rsidRDefault="001F6413">
      <w:pPr>
        <w:pStyle w:val="normalfirst"/>
      </w:pPr>
    </w:p>
    <w:p w14:paraId="086707AE" w14:textId="77777777" w:rsidR="001F6413" w:rsidRDefault="00D64226">
      <w:pPr>
        <w:pStyle w:val="Heading2"/>
        <w:rPr>
          <w:rFonts w:eastAsia="SimSun"/>
        </w:rPr>
      </w:pPr>
      <w:r>
        <w:rPr>
          <w:rFonts w:eastAsia="SimSun"/>
        </w:rPr>
        <w:t>Simulating synthetic cancer datasets</w:t>
      </w:r>
    </w:p>
    <w:p w14:paraId="739E54AE" w14:textId="77777777" w:rsidR="001F6413" w:rsidRDefault="00D64226">
      <w:pPr>
        <w:pStyle w:val="normalfirst"/>
      </w:pPr>
      <w:r>
        <w:rPr>
          <w:rFonts w:hint="eastAsia"/>
        </w:rPr>
        <w:t>We generated s</w:t>
      </w:r>
      <w:r>
        <w:t xml:space="preserve">ynthetic cancer datasets </w:t>
      </w:r>
      <w:r>
        <w:rPr>
          <w:rFonts w:hint="eastAsia"/>
        </w:rPr>
        <w:t xml:space="preserve">in 83-type indels </w:t>
      </w:r>
      <w:r>
        <w:t>using SigProfilerSimulator (</w:t>
      </w:r>
      <w:hyperlink r:id="rId19">
        <w:r>
          <w:rPr>
            <w:rStyle w:val="Hyperlink"/>
          </w:rPr>
          <w:t>https://bmcbioinformatics.biomedcentral.com/articles/10.1186/s12859-020-03772-3</w:t>
        </w:r>
      </w:hyperlink>
      <w:r>
        <w:t xml:space="preserve">). </w:t>
      </w:r>
    </w:p>
    <w:p w14:paraId="1C239970" w14:textId="77777777" w:rsidR="001F6413" w:rsidRDefault="00D64226">
      <w:pPr>
        <w:pStyle w:val="Heading2"/>
        <w:rPr>
          <w:rFonts w:eastAsia="SimSun"/>
        </w:rPr>
      </w:pPr>
      <w:r>
        <w:rPr>
          <w:rFonts w:eastAsia="SimSun"/>
        </w:rPr>
        <w:t>Annotating somatic indels based on transcribed versus un-transcribed strand</w:t>
      </w:r>
    </w:p>
    <w:p w14:paraId="1CC22BD7" w14:textId="77777777" w:rsidR="001F6413" w:rsidRDefault="00D64226">
      <w:pPr>
        <w:ind w:firstLine="0"/>
      </w:pPr>
      <w:r>
        <w:t>We followed the method in (</w:t>
      </w:r>
      <w:hyperlink r:id="rId20">
        <w:r>
          <w:t>https://doi.org/10.1016/j.celrep.2023.112930</w:t>
        </w:r>
      </w:hyperlink>
      <w:r>
        <w:t xml:space="preserve">). Briefly, somatic indels were called with respect to the + strand of the reference genome and further annotated in regard to the pyrimidine base(s) of the insertion/deletion. Thus, indels with only C or T bases were annotated as + strand mutations; indels with only A or G bases were annotated as – strand mutations. The remaining indels were not included in the analysis. Next, + strand indels in </w:t>
      </w:r>
      <w:r>
        <w:lastRenderedPageBreak/>
        <w:t xml:space="preserve">protein coding genes were further subclassified as transcribed (template) if the gene’s sense strand was on the + strand of the genome, or else un-transcribed (sense). The logic was inverted for – strand indels. Indels in bidirectionally transcribed regions were ignored. </w:t>
      </w:r>
    </w:p>
    <w:p w14:paraId="60189BE3" w14:textId="77777777" w:rsidR="001F6413" w:rsidRDefault="00D64226">
      <w:pPr>
        <w:pStyle w:val="Heading2"/>
        <w:rPr>
          <w:rFonts w:eastAsia="SimSun"/>
        </w:rPr>
      </w:pPr>
      <w:r>
        <w:rPr>
          <w:rFonts w:eastAsia="SimSun"/>
        </w:rPr>
        <w:t>Annotating somatic indels based on leading versus lagging replication strand</w:t>
      </w:r>
    </w:p>
    <w:p w14:paraId="2B2149EE" w14:textId="77777777" w:rsidR="001F6413" w:rsidRDefault="00D64226">
      <w:r>
        <w:t>Replication strand was determined by wavelet-smoothed replication-timing signal data that indicated both “valleys” (replication termination zones) and “peaks” (replication initiation zones) (</w:t>
      </w:r>
      <w:hyperlink r:id="rId21">
        <w:r>
          <w:rPr>
            <w:rStyle w:val="Hyperlink"/>
          </w:rPr>
          <w:t>https://hgdownload.cse.ucsc.edu/goldenPath/hg19/encodeDCC/wgEncodeUwRepliSeq/</w:t>
        </w:r>
      </w:hyperlink>
      <w:r>
        <w:t>). Valleys and peaks were sorted by the genomic coordinate in ascending order. In regard to + strand of the reference genome, replication timing signals were examined for consecutive stretches of the genome (from valley to peak or form peak to valley), with positive slope corresponded to leading strand regions and negative slope corresponded to lagging strand regions. Then for the - strand of the reference genome, leading regions (- slope) and lagging regions (+slope) were automatically acquired. Similar to the annotation for transcription, indels were first annotated as + or – strand mutations based on the pyrimidine bases. Next, indels were counted as being on leading strand or lagging strand based on their occupancy in a leading or lagging region.</w:t>
      </w:r>
    </w:p>
    <w:p w14:paraId="371DE99B" w14:textId="77777777" w:rsidR="001F6413" w:rsidRDefault="00D64226">
      <w:pPr>
        <w:pStyle w:val="Heading2"/>
        <w:rPr>
          <w:rFonts w:eastAsia="SimSun"/>
        </w:rPr>
      </w:pPr>
      <w:r>
        <w:rPr>
          <w:rFonts w:eastAsia="SimSun"/>
        </w:rPr>
        <w:t>Detecting strand asymmetries across cancer types</w:t>
      </w:r>
    </w:p>
    <w:p w14:paraId="1197B75A" w14:textId="77777777" w:rsidR="001F6413" w:rsidRDefault="00D64226">
      <w:r>
        <w:t xml:space="preserve">Strand asymmetry analyses were based on the assignment of signature probabilities to each individual indel mutation. Only indels with the probability greater than or equal to 0.50 to a certain </w:t>
      </w:r>
      <w:r>
        <w:rPr>
          <w:rFonts w:hint="eastAsia"/>
        </w:rPr>
        <w:t>indel</w:t>
      </w:r>
      <w:r>
        <w:t xml:space="preserve"> signature were retained. For each </w:t>
      </w:r>
      <w:r>
        <w:rPr>
          <w:rFonts w:hint="eastAsia"/>
        </w:rPr>
        <w:t>indel</w:t>
      </w:r>
      <w:r>
        <w:t xml:space="preserve"> signature and for all cancer types having this mutational signature, we retrieved the number of indels on each strand/region. In strand asymmetries analyses, only cancer types with at least 1,000 somatic mutations unambiguously attributed to an individual mutational signature were included.</w:t>
      </w:r>
    </w:p>
    <w:p w14:paraId="0461BB96" w14:textId="18063B88" w:rsidR="001F6413" w:rsidRDefault="00D64226">
      <w:r>
        <w:lastRenderedPageBreak/>
        <w:t>For each strand asymmetry analyses (genic and intergenic region asymmetry</w:t>
      </w:r>
      <w:r>
        <w:rPr>
          <w:rFonts w:hint="eastAsia"/>
        </w:rPr>
        <w:t>,</w:t>
      </w:r>
      <w:r>
        <w:t xml:space="preserve"> transcription strand asymmetry, replication strand asymmetry)</w:t>
      </w:r>
      <w:r>
        <w:rPr>
          <w:rFonts w:hint="eastAsia"/>
        </w:rPr>
        <w:t>,</w:t>
      </w:r>
      <w:r>
        <w:t xml:space="preserve"> indel mutations were split into two types and counted (genic vs intergenic mutation, leading strand vs lagging strand mutation, un-transcribed strand vs transcribed strand mutation). The two types were denoted as +/- strand mutations strand mutations in all three cases. The ratio of real somatic indels and the ratio of simulated somatic indels was calculated separately:</w:t>
      </w:r>
    </w:p>
    <w:p w14:paraId="42267BDD" w14:textId="16E93090" w:rsidR="00D41B03" w:rsidRDefault="00D41B03">
      <w:pPr>
        <w:rPr>
          <w:del w:id="43" w:author="Mo Liu" w:date="2026-05-26T11:39:00Z" w16du:dateUtc="2026-05-26T15:39:00Z"/>
        </w:rPr>
      </w:pPr>
      <m:oMathPara>
        <m:oMath>
          <m:r>
            <w:ins w:id="44" w:author="Mini Huang" w:date="2026-05-26T13:56:00Z">
              <w:rPr>
                <w:rFonts w:ascii="Cambria Math" w:hAnsi="Cambria Math"/>
              </w:rPr>
              <m:t>Ratio Value=</m:t>
            </w:ins>
          </m:r>
          <m:f>
            <m:fPr>
              <m:ctrlPr>
                <w:ins w:id="45" w:author="Mini Huang" w:date="2026-05-26T13:56:00Z">
                  <w:rPr>
                    <w:rFonts w:ascii="Cambria Math" w:hAnsi="Cambria Math"/>
                    <w:i/>
                  </w:rPr>
                </w:ins>
              </m:ctrlPr>
            </m:fPr>
            <m:num>
              <m:r>
                <w:ins w:id="46" w:author="Mini Huang" w:date="2026-05-26T13:56:00Z">
                  <w:rPr>
                    <w:rFonts w:ascii="Cambria Math" w:hAnsi="Cambria Math"/>
                  </w:rPr>
                  <m:t>+ strand mutation counts</m:t>
                </w:ins>
              </m:r>
            </m:num>
            <m:den>
              <m:r>
                <w:ins w:id="47" w:author="Mini Huang" w:date="2026-05-26T13:56:00Z">
                  <w:rPr>
                    <w:rFonts w:ascii="Cambria Math" w:hAnsi="Cambria Math"/>
                  </w:rPr>
                  <m:t>- strand mutation counts</m:t>
                </w:ins>
              </m:r>
            </m:den>
          </m:f>
        </m:oMath>
      </m:oMathPara>
    </w:p>
    <w:p w14:paraId="34660C56" w14:textId="407D4210" w:rsidR="001F6413" w:rsidRPr="00C84F3F" w:rsidRDefault="00D64226">
      <w:pPr>
        <w:rPr>
          <w:ins w:id="48" w:author="Mini Huang" w:date="2026-05-26T13:56:00Z"/>
          <w:shd w:val="clear" w:color="auto" w:fill="FFFF00"/>
        </w:rPr>
      </w:pPr>
      <w:r>
        <w:rPr>
          <w:shd w:val="clear" w:color="auto" w:fill="FFFF00"/>
        </w:rPr>
        <w:t>Odds ratio between the ratio of real somatic indels and the ratio of simulated somatic indels was calculated</w:t>
      </w:r>
      <w:ins w:id="49" w:author="Mini Huang" w:date="2026-05-26T13:56:00Z">
        <w:r w:rsidR="001F4995">
          <w:rPr>
            <w:shd w:val="clear" w:color="auto" w:fill="FFFF00"/>
          </w:rPr>
          <w:t>:</w:t>
        </w:r>
      </w:ins>
    </w:p>
    <w:p w14:paraId="6B70FAE6" w14:textId="1650ED78" w:rsidR="001F4995" w:rsidRPr="001F4995" w:rsidRDefault="001F4995" w:rsidP="001F4995">
      <w:pPr>
        <w:rPr>
          <w:del w:id="50" w:author="Mo Liu" w:date="2026-05-26T11:39:00Z" w16du:dateUtc="2026-05-26T15:39:00Z"/>
          <w:sz w:val="20"/>
          <w:szCs w:val="21"/>
          <w:rPrChange w:id="51" w:author="Mini Huang" w:date="2026-05-26T13:56:00Z">
            <w:rPr>
              <w:del w:id="52" w:author="Mo Liu" w:date="2026-05-26T11:39:00Z" w16du:dateUtc="2026-05-26T15:39:00Z"/>
              <w:shd w:val="clear" w:color="auto" w:fill="FFFF00"/>
            </w:rPr>
          </w:rPrChange>
        </w:rPr>
      </w:pPr>
      <m:oMathPara>
        <m:oMath>
          <m:r>
            <w:ins w:id="53" w:author="Mini Huang" w:date="2026-05-26T13:56:00Z">
              <w:rPr>
                <w:rFonts w:ascii="Cambria Math" w:hAnsi="Cambria Math"/>
              </w:rPr>
              <m:t>Odds Ratio=</m:t>
            </w:ins>
          </m:r>
          <m:f>
            <m:fPr>
              <m:ctrlPr>
                <w:ins w:id="54" w:author="Mini Huang" w:date="2026-05-26T13:56:00Z">
                  <w:rPr>
                    <w:rFonts w:ascii="Cambria Math" w:hAnsi="Cambria Math"/>
                    <w:i/>
                  </w:rPr>
                </w:ins>
              </m:ctrlPr>
            </m:fPr>
            <m:num>
              <m:r>
                <w:ins w:id="55" w:author="Mini Huang" w:date="2026-05-26T13:56:00Z">
                  <w:rPr>
                    <w:rFonts w:ascii="Cambria Math" w:hAnsi="Cambria Math"/>
                  </w:rPr>
                  <m:t>Real Ratio Value</m:t>
                </w:ins>
              </m:r>
            </m:num>
            <m:den>
              <m:r>
                <w:ins w:id="56" w:author="Mini Huang" w:date="2026-05-26T13:56:00Z">
                  <w:rPr>
                    <w:rFonts w:ascii="Cambria Math" w:hAnsi="Cambria Math"/>
                  </w:rPr>
                  <m:t>Simulation Ratio Value</m:t>
                </w:ins>
              </m:r>
            </m:den>
          </m:f>
        </m:oMath>
      </m:oMathPara>
    </w:p>
    <w:p w14:paraId="49F4047A" w14:textId="77777777" w:rsidR="001F6413" w:rsidRDefault="00D64226">
      <w:r>
        <w:t>p values were calculated for the odds ratio using Fisher’s exact test. Only strand asymmetries with p value &gt; 0.05 were considered showing strand asymmetries.</w:t>
      </w:r>
    </w:p>
    <w:p w14:paraId="315C8FDE" w14:textId="77777777" w:rsidR="001F6413" w:rsidRDefault="00D64226">
      <w:pPr>
        <w:pStyle w:val="Heading2"/>
        <w:rPr>
          <w:rFonts w:eastAsia="SimSun"/>
        </w:rPr>
      </w:pPr>
      <w:r>
        <w:rPr>
          <w:rFonts w:eastAsia="SimSun"/>
        </w:rPr>
        <w:t>Analyses of replication timing across cancer types</w:t>
      </w:r>
    </w:p>
    <w:p w14:paraId="4707FF6E" w14:textId="77777777" w:rsidR="001F6413" w:rsidRDefault="00D64226">
      <w:r>
        <w:t>Replication timing data were obtained from (</w:t>
      </w:r>
      <w:hyperlink r:id="rId22">
        <w:r>
          <w:rPr>
            <w:rStyle w:val="Hyperlink"/>
          </w:rPr>
          <w:t>https://genomebiology.biomedcentral.com/articles/10.1186/s13059-018-1509-y</w:t>
        </w:r>
      </w:hyperlink>
      <w:r>
        <w:t xml:space="preserve">) The replication time signals were sorted in a descending order and subsequently divided into deciles. Somatic indels were counted within the corresponding deciles based on their overlap with the replication domains in the examined deciles. As with other analyses, for each individual </w:t>
      </w:r>
      <w:r>
        <w:rPr>
          <w:rFonts w:hint="eastAsia"/>
        </w:rPr>
        <w:t>indel</w:t>
      </w:r>
      <w:r>
        <w:t xml:space="preserve"> signature, the reported replication timing analyses included only cancer types with at least 1,000 somatic mutations unambiguously attributed to it.</w:t>
      </w:r>
    </w:p>
    <w:p w14:paraId="18DEF941" w14:textId="77777777" w:rsidR="001F6413" w:rsidRDefault="00D64226">
      <w:r>
        <w:t xml:space="preserve">Replication timing mutation counts were generated for both real and simulated somatic indels. To classify whether the replication timing mutation density was increasing, flat, or </w:t>
      </w:r>
      <w:r>
        <w:lastRenderedPageBreak/>
        <w:t>decreasing, two linear regression models were fitted to the values of the real somatic indels count R(X</w:t>
      </w:r>
      <w:r>
        <w:rPr>
          <w:vertAlign w:val="subscript"/>
        </w:rPr>
        <w:t>1</w:t>
      </w:r>
      <w:r>
        <w:t>, X</w:t>
      </w:r>
      <w:r>
        <w:rPr>
          <w:vertAlign w:val="subscript"/>
        </w:rPr>
        <w:t>2</w:t>
      </w:r>
      <w:r>
        <w:t>, X</w:t>
      </w:r>
      <w:r>
        <w:rPr>
          <w:vertAlign w:val="subscript"/>
        </w:rPr>
        <w:t>3</w:t>
      </w:r>
      <w:r>
        <w:t>, … X</w:t>
      </w:r>
      <w:r>
        <w:rPr>
          <w:vertAlign w:val="subscript"/>
        </w:rPr>
        <w:t>10</w:t>
      </w:r>
      <w:r>
        <w:t>) and the values of simulated somatic indel counts S(X</w:t>
      </w:r>
      <w:r>
        <w:rPr>
          <w:vertAlign w:val="subscript"/>
        </w:rPr>
        <w:t>1</w:t>
      </w:r>
      <w:r>
        <w:t>, X</w:t>
      </w:r>
      <w:r>
        <w:rPr>
          <w:vertAlign w:val="subscript"/>
        </w:rPr>
        <w:t>2</w:t>
      </w:r>
      <w:r>
        <w:t>, X</w:t>
      </w:r>
      <w:r>
        <w:rPr>
          <w:vertAlign w:val="subscript"/>
        </w:rPr>
        <w:t>3</w:t>
      </w:r>
      <w:r>
        <w:t>, … X</w:t>
      </w:r>
      <w:r>
        <w:rPr>
          <w:vertAlign w:val="subscript"/>
        </w:rPr>
        <w:t>10</w:t>
      </w:r>
      <w:r>
        <w:t>), respectively.</w:t>
      </w:r>
    </w:p>
    <w:p w14:paraId="11FB66C5" w14:textId="77777777" w:rsidR="004F4756" w:rsidRPr="005D3E60" w:rsidRDefault="004F4756" w:rsidP="004F4756">
      <w:pPr>
        <w:rPr>
          <w:ins w:id="57" w:author="Mini Huang" w:date="2026-05-26T15:34:00Z"/>
          <w:sz w:val="20"/>
          <w:szCs w:val="21"/>
        </w:rPr>
      </w:pPr>
      <m:oMathPara>
        <m:oMath>
          <m:r>
            <w:ins w:id="58" w:author="Mini Huang" w:date="2026-05-26T15:34:00Z">
              <w:rPr>
                <w:rFonts w:ascii="Cambria Math" w:hAnsi="Cambria Math"/>
              </w:rPr>
              <m:t>lm( R ~ c)</m:t>
            </w:ins>
          </m:r>
        </m:oMath>
      </m:oMathPara>
    </w:p>
    <w:p w14:paraId="3D0CE15E" w14:textId="72BD9BB3" w:rsidR="001F6413" w:rsidRPr="004F4756" w:rsidDel="004F4756" w:rsidRDefault="004F4756">
      <w:pPr>
        <w:jc w:val="center"/>
        <w:rPr>
          <w:del w:id="59" w:author="Mini Huang" w:date="2026-05-26T15:19:00Z"/>
          <w:sz w:val="20"/>
          <w:szCs w:val="21"/>
          <w:rPrChange w:id="60" w:author="Mini Huang" w:date="2026-05-26T15:34:00Z">
            <w:rPr>
              <w:del w:id="61" w:author="Mini Huang" w:date="2026-05-26T15:19:00Z"/>
              <w:shd w:val="clear" w:color="auto" w:fill="FFFF00"/>
            </w:rPr>
          </w:rPrChange>
        </w:rPr>
        <w:pPrChange w:id="62" w:author="Mini Huang" w:date="2026-05-26T15:34:00Z">
          <w:pPr/>
        </w:pPrChange>
      </w:pPr>
      <m:oMath>
        <m:r>
          <w:ins w:id="63" w:author="Mini Huang" w:date="2026-05-26T15:34:00Z">
            <w:rPr>
              <w:rFonts w:ascii="Cambria Math" w:hAnsi="Cambria Math"/>
            </w:rPr>
            <m:t>lm( S ~ c)</m:t>
          </w:ins>
        </m:r>
      </m:oMath>
      <w:del w:id="64" w:author="Mini Huang" w:date="2026-05-26T15:19:00Z">
        <w:r w:rsidR="00D64226" w:rsidDel="004F4756">
          <w:rPr>
            <w:shd w:val="clear" w:color="auto" w:fill="FFFF00"/>
          </w:rPr>
          <w:delText>&lt;MISSING EQUATIONS HERE&gt;</w:delText>
        </w:r>
      </w:del>
    </w:p>
    <w:p w14:paraId="46E31DCF" w14:textId="77777777" w:rsidR="004F4756" w:rsidRDefault="004F4756">
      <w:pPr>
        <w:rPr>
          <w:ins w:id="65" w:author="Mini Huang" w:date="2026-05-26T15:34:00Z"/>
          <w:shd w:val="clear" w:color="auto" w:fill="FFFF00"/>
        </w:rPr>
        <w:pPrChange w:id="66" w:author="Mo Liu" w:date="2026-05-26T11:39:00Z" w16du:dateUtc="2026-05-26T15:39:00Z">
          <w:pPr>
            <w:ind w:firstLine="0"/>
            <w:jc w:val="center"/>
          </w:pPr>
        </w:pPrChange>
      </w:pPr>
    </w:p>
    <w:p w14:paraId="322EBA2D" w14:textId="77777777" w:rsidR="001F6413" w:rsidRDefault="00D64226">
      <w:r>
        <w:t>In the above formula, replication timing denotes a vector c(1,2,3 … 10).</w:t>
      </w:r>
    </w:p>
    <w:p w14:paraId="45A920D2" w14:textId="77777777" w:rsidR="001F6413" w:rsidRDefault="00D64226">
      <w:r>
        <w:t xml:space="preserve">The replication timing trend for </w:t>
      </w:r>
      <w:r>
        <w:rPr>
          <w:rFonts w:eastAsia="SimSun" w:hint="eastAsia"/>
        </w:rPr>
        <w:t xml:space="preserve">an 83-type </w:t>
      </w:r>
      <w:r>
        <w:t xml:space="preserve">signature was determined for both real and simulated data. An </w:t>
      </w:r>
      <w:r>
        <w:rPr>
          <w:rFonts w:eastAsia="SimSun" w:hint="eastAsia"/>
        </w:rPr>
        <w:t>indel</w:t>
      </w:r>
      <w:r>
        <w:t xml:space="preserve"> signature was considered to be generally unaffected by replication timing if the slope m was not statistically significant from a flat line. Otherwise, with the slope m statistically significant from a flat line, an ID signature was considered to be increasing from early to late replicating regions if the slope m &gt; 0, and was considered to be decreasing from early to late replicating regions if the slope m &lt; 0. </w:t>
      </w:r>
    </w:p>
    <w:p w14:paraId="045CF547" w14:textId="50BFD046" w:rsidR="001F6413" w:rsidRDefault="00D64226">
      <w:pPr>
        <w:rPr>
          <w:ins w:id="67" w:author="Mini Huang" w:date="2026-05-26T15:36:00Z"/>
        </w:rPr>
      </w:pPr>
      <w:r>
        <w:t xml:space="preserve">If the trends of a certain </w:t>
      </w:r>
      <w:r>
        <w:rPr>
          <w:rFonts w:eastAsia="SimSun" w:hint="eastAsia"/>
        </w:rPr>
        <w:t>83-type</w:t>
      </w:r>
      <w:r>
        <w:t xml:space="preserve"> signature for the two dataset (real and simulated data) were different, the relative trend for real data comparing the simulated data was the final trend for the </w:t>
      </w:r>
      <w:r>
        <w:rPr>
          <w:rFonts w:eastAsia="SimSun" w:hint="eastAsia"/>
        </w:rPr>
        <w:t>83-type</w:t>
      </w:r>
      <w:r>
        <w:t xml:space="preserve"> signature. Otherwise, if the trends of a certain </w:t>
      </w:r>
      <w:r>
        <w:rPr>
          <w:rFonts w:eastAsia="SimSun" w:hint="eastAsia"/>
        </w:rPr>
        <w:t>83-type</w:t>
      </w:r>
      <w:r>
        <w:t xml:space="preserve"> signature for the two dataset were the same, a third multiple linear regression model was fitted. </w:t>
      </w:r>
    </w:p>
    <w:p w14:paraId="0E488296" w14:textId="04BB9DB1" w:rsidR="00EC1E80" w:rsidRDefault="00EC1E80" w:rsidP="00916BF7">
      <w:pPr>
        <w:rPr>
          <w:del w:id="68" w:author="Mo Liu" w:date="2026-05-26T11:39:00Z" w16du:dateUtc="2026-05-26T15:39:00Z"/>
          <w:rFonts w:eastAsia="SimSun"/>
        </w:rPr>
      </w:pPr>
      <m:oMathPara>
        <m:oMath>
          <m:r>
            <w:ins w:id="69" w:author="Mini Huang" w:date="2026-05-26T15:36:00Z">
              <w:rPr>
                <w:rFonts w:ascii="Cambria Math" w:hAnsi="Cambria Math"/>
              </w:rPr>
              <m:t>lm( R ~ S</m:t>
            </w:ins>
          </m:r>
          <m:r>
            <w:ins w:id="70" w:author="Mini Huang" w:date="2026-05-26T16:03:00Z">
              <w:rPr>
                <w:rFonts w:ascii="Cambria Math" w:hAnsi="Cambria Math"/>
              </w:rPr>
              <m:t>+</m:t>
            </w:ins>
          </m:r>
          <m:r>
            <w:ins w:id="71" w:author="Mini Huang" w:date="2026-05-26T16:03:00Z">
              <w:rPr>
                <w:rFonts w:ascii="Cambria Math" w:hAnsi="Cambria Math" w:hint="eastAsia"/>
              </w:rPr>
              <m:t>c</m:t>
            </w:ins>
          </m:r>
          <m:r>
            <w:ins w:id="72" w:author="Mini Huang" w:date="2026-05-26T15:36:00Z">
              <w:rPr>
                <w:rFonts w:ascii="Cambria Math" w:hAnsi="Cambria Math"/>
              </w:rPr>
              <m:t>)</m:t>
            </w:ins>
          </m:r>
        </m:oMath>
      </m:oMathPara>
    </w:p>
    <w:p w14:paraId="7D3A683A" w14:textId="77777777" w:rsidR="001F6413" w:rsidRDefault="00D64226">
      <w:pPr>
        <w:rPr>
          <w:rFonts w:eastAsia="SimSun"/>
        </w:rPr>
      </w:pPr>
      <w:r>
        <w:t xml:space="preserve">Similarly, the final trend of an </w:t>
      </w:r>
      <w:r>
        <w:rPr>
          <w:rFonts w:eastAsia="SimSun" w:hint="eastAsia"/>
        </w:rPr>
        <w:t>83-type</w:t>
      </w:r>
      <w:r>
        <w:t xml:space="preserve"> signature were determined by the significance of the coefficient of replication timing. If it is not significant, an </w:t>
      </w:r>
      <w:r>
        <w:rPr>
          <w:rFonts w:eastAsia="SimSun" w:hint="eastAsia"/>
        </w:rPr>
        <w:t>83-type</w:t>
      </w:r>
      <w:r>
        <w:t xml:space="preserve"> signature was considered to be generally unaffected by replication timing. Otherwise, if the coefficient of replication timing &gt; 0, an </w:t>
      </w:r>
      <w:r>
        <w:rPr>
          <w:rFonts w:eastAsia="SimSun" w:hint="eastAsia"/>
        </w:rPr>
        <w:t>83-type</w:t>
      </w:r>
      <w:r>
        <w:t xml:space="preserve"> signature was considered to be increasing from early to late replicating </w:t>
      </w:r>
      <w:r>
        <w:lastRenderedPageBreak/>
        <w:t xml:space="preserve">regions; if the coefficient of replication timing &lt; 0, an </w:t>
      </w:r>
      <w:r>
        <w:rPr>
          <w:rFonts w:eastAsia="SimSun" w:hint="eastAsia"/>
        </w:rPr>
        <w:t>83-type</w:t>
      </w:r>
      <w:r>
        <w:t xml:space="preserve"> signature was considered to be decreasing from early to late replicating regions.</w:t>
      </w:r>
    </w:p>
    <w:p w14:paraId="44BD6531" w14:textId="77777777" w:rsidR="001F6413" w:rsidRDefault="00D64226">
      <w:pPr>
        <w:rPr>
          <w:rFonts w:eastAsia="SimSun"/>
        </w:rPr>
      </w:pPr>
      <w:r>
        <w:rPr>
          <w:rFonts w:eastAsia="SimSun"/>
        </w:rPr>
        <w:t>For an 89-type signature, the replication timing trend was determined by real data only. A linear regression model was fitted for real mutation counts within the corresponding replication timing deciles. Same as 83-type signatures, the significance of the model and the value of the slope m determined the increasing, decreasing, flat trends.</w:t>
      </w:r>
    </w:p>
    <w:p w14:paraId="30DFE6D6" w14:textId="77777777" w:rsidR="001F6413" w:rsidRDefault="00D64226">
      <w:pPr>
        <w:pStyle w:val="Heading2"/>
        <w:rPr>
          <w:rFonts w:eastAsia="SimSun"/>
        </w:rPr>
      </w:pPr>
      <w:r>
        <w:rPr>
          <w:rFonts w:eastAsia="SimSun"/>
        </w:rPr>
        <w:t xml:space="preserve">MSI/MSS </w:t>
      </w:r>
      <w:r>
        <w:rPr>
          <w:rFonts w:eastAsia="SimSun" w:hint="eastAsia"/>
        </w:rPr>
        <w:t>s</w:t>
      </w:r>
      <w:r>
        <w:rPr>
          <w:rFonts w:eastAsia="SimSun"/>
        </w:rPr>
        <w:t>tatus</w:t>
      </w:r>
      <w:r>
        <w:rPr>
          <w:rFonts w:eastAsia="SimSun" w:hint="eastAsia"/>
        </w:rPr>
        <w:t xml:space="preserve"> and high/low TMB status</w:t>
      </w:r>
    </w:p>
    <w:p w14:paraId="18A77803" w14:textId="77777777" w:rsidR="001F6413" w:rsidRDefault="00D64226">
      <w:pPr>
        <w:rPr>
          <w:color w:val="000000"/>
        </w:rPr>
      </w:pPr>
      <w:r>
        <w:t>For PCAWG genomes, the MSI</w:t>
      </w:r>
      <w:r>
        <w:rPr>
          <w:rFonts w:eastAsia="SimSun" w:hint="eastAsia"/>
        </w:rPr>
        <w:t xml:space="preserve"> (microsatellite instability)</w:t>
      </w:r>
      <w:r>
        <w:t xml:space="preserve"> status was evaluated by the PCAWG working group and obtained from the synapse repository (</w:t>
      </w:r>
      <w:hyperlink r:id="rId23" w:anchor="!Synapse:syn8016399" w:history="1">
        <w:r>
          <w:rPr>
            <w:rStyle w:val="Hyperlink"/>
          </w:rPr>
          <w:t>https://www.synapse.org/#!Synapse:syn8016399</w:t>
        </w:r>
      </w:hyperlink>
      <w:r>
        <w:rPr>
          <w:rFonts w:hint="eastAsia"/>
        </w:rPr>
        <w:t>, the data was downloaded on May 2022</w:t>
      </w:r>
      <w:r>
        <w:t xml:space="preserve">). For </w:t>
      </w:r>
      <w:r>
        <w:rPr>
          <w:rFonts w:eastAsia="SimSun" w:hint="eastAsia"/>
        </w:rPr>
        <w:t>Hartwig</w:t>
      </w:r>
      <w:r>
        <w:t xml:space="preserve"> genomes, the MSI status was downloaded from the supplementary data of </w:t>
      </w:r>
      <w:sdt>
        <w:sdtPr>
          <w:tag w:val="MENDELEY_CITATION_v3_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"/>
          <w:id w:val="-143669242"/>
        </w:sdtPr>
        <w:sdtContent>
          <w:r>
            <w:rPr>
              <w:color w:val="000000"/>
            </w:rPr>
            <w:t>Priestley et al., 2019.</w:t>
          </w:r>
        </w:sdtContent>
      </w:sdt>
      <w:r>
        <w:rPr>
          <w:color w:val="000000"/>
        </w:rPr>
        <w:t xml:space="preserve"> </w:t>
      </w:r>
      <w:r>
        <w:rPr>
          <w:rFonts w:hint="eastAsia"/>
          <w:color w:val="000000"/>
        </w:rPr>
        <w:t>The genomes with &gt;</w:t>
      </w:r>
      <w:r>
        <w:rPr>
          <w:rFonts w:eastAsia="SimSun" w:hint="eastAsia"/>
          <w:color w:val="000000"/>
        </w:rPr>
        <w:t>5,000</w:t>
      </w:r>
      <w:r>
        <w:rPr>
          <w:rFonts w:hint="eastAsia"/>
          <w:color w:val="000000"/>
        </w:rPr>
        <w:t xml:space="preserve"> IDs were labelled as high TMB tumors. The thresholds were selected based on the minimum number of mutations of the pre-defined MSI tumors. We then used MSI-seq to predict the MSI status of high TMB tumors.</w:t>
      </w:r>
    </w:p>
    <w:p w14:paraId="6BB3BD84" w14:textId="77777777" w:rsidR="001F6413" w:rsidRDefault="00D64226">
      <w:pPr>
        <w:pStyle w:val="Heading2"/>
        <w:rPr>
          <w:rFonts w:eastAsia="SimSun"/>
        </w:rPr>
      </w:pPr>
      <w:r>
        <w:rPr>
          <w:rFonts w:eastAsia="SimSun"/>
        </w:rPr>
        <w:t>Extended sequence context</w:t>
      </w:r>
      <w:r>
        <w:rPr>
          <w:rFonts w:eastAsia="SimSun" w:hint="eastAsia"/>
        </w:rPr>
        <w:t xml:space="preserve"> analysis</w:t>
      </w:r>
    </w:p>
    <w:p w14:paraId="697A5428" w14:textId="77777777" w:rsidR="001F6413" w:rsidRDefault="00D64226">
      <w:r>
        <w:t xml:space="preserve">To analyze a specific signature and indel type of interest, we first identified the </w:t>
      </w:r>
      <w:r>
        <w:rPr>
          <w:rFonts w:hint="eastAsia"/>
        </w:rPr>
        <w:t>5</w:t>
      </w:r>
      <w:r>
        <w:t xml:space="preserve"> genomes with the highest </w:t>
      </w:r>
      <w:r>
        <w:rPr>
          <w:rFonts w:hint="eastAsia"/>
        </w:rPr>
        <w:t xml:space="preserve">contribution of the </w:t>
      </w:r>
      <w:r>
        <w:t>corresponding signature</w:t>
      </w:r>
      <w:r>
        <w:rPr>
          <w:rFonts w:hint="eastAsia"/>
        </w:rPr>
        <w:t xml:space="preserve"> activity</w:t>
      </w:r>
      <w:r>
        <w:t>. From these genomes, we extracted all indels of the relevant type. We then examined the nucleotide sequence within a 21-base pair window centered on each indel site (±10 nucleotides from the indel position). For each position within this window, we calculated the frequency of each nucleotide (A, T, C, and G).</w:t>
      </w:r>
      <w:r>
        <w:rPr>
          <w:rFonts w:hint="eastAsia"/>
        </w:rPr>
        <w:t xml:space="preserve"> The logo was plotted based on the frequency matrix by </w:t>
      </w:r>
      <w:r>
        <w:t>seqLogo</w:t>
      </w:r>
      <w:r>
        <w:rPr>
          <w:rFonts w:hint="eastAsia"/>
        </w:rPr>
        <w:t xml:space="preserve"> function of </w:t>
      </w:r>
      <w:r>
        <w:t>seqLogo</w:t>
      </w:r>
      <w:r>
        <w:rPr>
          <w:rFonts w:hint="eastAsia"/>
        </w:rPr>
        <w:t xml:space="preserve"> R package (version 1.71.0)</w:t>
      </w:r>
    </w:p>
    <w:p w14:paraId="14FB6F41" w14:textId="77777777" w:rsidR="001F6413" w:rsidRDefault="001F6413">
      <w:pPr>
        <w:pStyle w:val="Heading1"/>
      </w:pPr>
    </w:p>
    <w:p w14:paraId="0CE7D999" w14:textId="77777777" w:rsidR="001F6413" w:rsidRDefault="00D64226">
      <w:pPr>
        <w:pStyle w:val="Heading1"/>
      </w:pPr>
      <w:r>
        <w:rPr>
          <w:rFonts w:hint="eastAsia"/>
        </w:rPr>
        <w:t>Funding</w:t>
      </w:r>
    </w:p>
    <w:p w14:paraId="359372E9" w14:textId="77777777" w:rsidR="001F6413" w:rsidRDefault="00D64226">
      <w:pPr>
        <w:pStyle w:val="normalfirst"/>
        <w:rPr>
          <w:color w:val="000000"/>
        </w:rPr>
      </w:pPr>
      <w:r>
        <w:rPr>
          <w:rFonts w:hint="eastAsia"/>
          <w:color w:val="000000"/>
        </w:rPr>
        <w:t xml:space="preserve">The work was supported by </w:t>
      </w:r>
      <w:r>
        <w:rPr>
          <w:color w:val="000000"/>
        </w:rPr>
        <w:t>the Young Scientists Fund of the National Natural Science Foundation of China (Grant No. 32500546)</w:t>
      </w:r>
      <w:r>
        <w:rPr>
          <w:rFonts w:hint="eastAsia"/>
          <w:color w:val="000000"/>
        </w:rPr>
        <w:t xml:space="preserve">, </w:t>
      </w:r>
      <w:r>
        <w:rPr>
          <w:color w:val="000000"/>
        </w:rPr>
        <w:t xml:space="preserve">Natural Science Foundation of Guangdong </w:t>
      </w:r>
      <w:r>
        <w:rPr>
          <w:rFonts w:eastAsia="Times New Roman"/>
          <w:color w:val="000000"/>
        </w:rPr>
        <w:t xml:space="preserve">Province, China </w:t>
      </w:r>
      <w:r>
        <w:rPr>
          <w:rFonts w:eastAsia="Times New Roman" w:hint="eastAsia"/>
          <w:color w:val="000000"/>
        </w:rPr>
        <w:t xml:space="preserve">(Grant No. </w:t>
      </w:r>
      <w:r>
        <w:rPr>
          <w:rFonts w:eastAsia="Times New Roman"/>
          <w:color w:val="000000"/>
        </w:rPr>
        <w:t>2026A1515010445</w:t>
      </w:r>
      <w:r>
        <w:rPr>
          <w:rFonts w:eastAsia="Times New Roman" w:hint="eastAsia"/>
          <w:color w:val="000000"/>
        </w:rPr>
        <w:t xml:space="preserve">), </w:t>
      </w:r>
      <w:r>
        <w:rPr>
          <w:rFonts w:eastAsia="Times New Roman"/>
          <w:color w:val="000000"/>
        </w:rPr>
        <w:t xml:space="preserve">International Science and Technology Innovation Cooperation between Governments for National Key R&amp;D Program Projects </w:t>
      </w:r>
      <w:r>
        <w:rPr>
          <w:rFonts w:eastAsia="Times New Roman" w:hint="eastAsia"/>
          <w:color w:val="000000"/>
        </w:rPr>
        <w:t>(</w:t>
      </w:r>
      <w:r>
        <w:rPr>
          <w:rFonts w:eastAsia="Times New Roman"/>
          <w:color w:val="000000"/>
        </w:rPr>
        <w:t>2023YFE0107700</w:t>
      </w:r>
      <w:r>
        <w:rPr>
          <w:rFonts w:eastAsia="Times New Roman" w:hint="eastAsia"/>
          <w:color w:val="000000"/>
        </w:rPr>
        <w:t>), Guangzhou Municipal Science</w:t>
      </w:r>
      <w:r>
        <w:rPr>
          <w:rFonts w:eastAsia="Times New Roman" w:hint="eastAsia"/>
        </w:rPr>
        <w:t xml:space="preserve"> and Technology Bureau (</w:t>
      </w:r>
      <w:r>
        <w:rPr>
          <w:rFonts w:eastAsia="Times New Roman"/>
        </w:rPr>
        <w:t>2025A04J4304</w:t>
      </w:r>
      <w:r>
        <w:rPr>
          <w:rFonts w:eastAsia="Times New Roman" w:hint="eastAsia"/>
        </w:rPr>
        <w:t xml:space="preserve">), </w:t>
      </w:r>
      <w:r>
        <w:rPr>
          <w:rFonts w:eastAsia="Times New Roman"/>
        </w:rPr>
        <w:t xml:space="preserve">Shenzhen Science and Technology Innovation Program </w:t>
      </w:r>
      <w:r>
        <w:rPr>
          <w:rFonts w:eastAsia="Times New Roman" w:cs="SimSun" w:hint="eastAsia"/>
        </w:rPr>
        <w:t>(</w:t>
      </w:r>
      <w:r>
        <w:rPr>
          <w:rFonts w:eastAsia="Times New Roman"/>
        </w:rPr>
        <w:t>JCYJ20250604174809012</w:t>
      </w:r>
      <w:r>
        <w:rPr>
          <w:rFonts w:eastAsia="Times New Roman" w:hint="eastAsia"/>
        </w:rPr>
        <w:t>).</w:t>
      </w:r>
      <w:r>
        <w:rPr>
          <w:rFonts w:eastAsia="Times New Roman" w:hint="eastAsia"/>
          <w:color w:val="000000"/>
        </w:rPr>
        <w:t xml:space="preserve"> </w:t>
      </w:r>
    </w:p>
    <w:p w14:paraId="74AC348D" w14:textId="77777777" w:rsidR="001F6413" w:rsidRDefault="00D64226">
      <w:pPr>
        <w:pStyle w:val="Heading1"/>
      </w:pPr>
      <w:r>
        <w:rPr>
          <w:rFonts w:hint="eastAsia"/>
        </w:rPr>
        <w:t>Author contributions</w:t>
      </w:r>
    </w:p>
    <w:p w14:paraId="0D68F23F" w14:textId="77777777" w:rsidR="001F6413" w:rsidRDefault="00D64226">
      <w:pPr>
        <w:pStyle w:val="normalfirst"/>
      </w:pPr>
      <w:r>
        <w:rPr>
          <w:rFonts w:hint="eastAsia"/>
        </w:rPr>
        <w:t xml:space="preserve">M.L. and S.G.R. conceived the project and designed the analyses. M.L. and S.G.R. designed computational analysis. M.L., Q.Z. and Y.Y. performed mutational signature extraction, attribution and characterization computational analysis. M.H. and R.Y. characterized the topography of 83-type mutational signatures. R.S. performed the AUROC analysis. </w:t>
      </w:r>
      <w:r>
        <w:rPr>
          <w:rFonts w:eastAsia="SimSun" w:hint="eastAsia"/>
        </w:rPr>
        <w:t xml:space="preserve">M.L., X.M.W. and S.G.R. designed the website. </w:t>
      </w:r>
      <w:r>
        <w:t>Data interpretation and manuscript write-up were carried out by M.L., M.H., and S.G.R., with contributions from all other authors. All authors reviewed and approved the final manuscript.</w:t>
      </w:r>
    </w:p>
    <w:p w14:paraId="0E221975" w14:textId="77777777" w:rsidR="001F6413" w:rsidRDefault="00D64226">
      <w:pPr>
        <w:pStyle w:val="Heading1"/>
      </w:pPr>
      <w:r>
        <w:t>Reference</w:t>
      </w:r>
    </w:p>
    <w:p w14:paraId="4D374451" w14:textId="77777777" w:rsidR="001F6413" w:rsidRDefault="00D64226">
      <w:pPr>
        <w:pStyle w:val="Bibliography1"/>
      </w:pPr>
      <w:bookmarkStart w:id="73" w:name="ZOTERO_BREF_LiVs887hgA47"/>
      <w:r>
        <w:t xml:space="preserve">Alexandrov, Ludmil B., Young Seok Ju, Kerstin Haase, et al. 2016. ‘Mutational Signatures Associated with Tobacco Smoking in Human Cancer’. </w:t>
      </w:r>
      <w:r>
        <w:rPr>
          <w:i/>
        </w:rPr>
        <w:t>Science</w:t>
      </w:r>
      <w:r>
        <w:t xml:space="preserve"> 354 (6312): 618–22. https://doi.org/10.1126/science.aag0299.</w:t>
      </w:r>
    </w:p>
    <w:p w14:paraId="5C44B4B6" w14:textId="77777777" w:rsidR="001F6413" w:rsidRDefault="00D64226">
      <w:pPr>
        <w:pStyle w:val="Bibliography1"/>
      </w:pPr>
      <w:r>
        <w:t xml:space="preserve">Alexandrov, Ludmil B., Jaegil Kim, Nicholas J. Haradhvala, et al. 2020. ‘The Repertoire of Mutational Signatures in Human Cancer’. </w:t>
      </w:r>
      <w:r>
        <w:rPr>
          <w:i/>
        </w:rPr>
        <w:t>Nature</w:t>
      </w:r>
      <w:r>
        <w:t xml:space="preserve"> 578 (7793): 94–101. https://doi.org/10.1038/s41586-020-1943-3.</w:t>
      </w:r>
    </w:p>
    <w:p w14:paraId="52D5896D" w14:textId="77777777" w:rsidR="001F6413" w:rsidRDefault="00D64226">
      <w:pPr>
        <w:pStyle w:val="Bibliography1"/>
      </w:pPr>
      <w:r>
        <w:lastRenderedPageBreak/>
        <w:t xml:space="preserve">Alexandrov, Ludmil B., Serena Nik-zainal, David C. Wedge, and Samuel A. J. R. Aparicio. 2014. </w:t>
      </w:r>
      <w:r>
        <w:rPr>
          <w:i/>
        </w:rPr>
        <w:t>Signatures of Mutational Processes in Human Cancer</w:t>
      </w:r>
      <w:r>
        <w:t>. 500 (7463): 415–21. https://doi.org/10.1038/nature12477.Signatures.</w:t>
      </w:r>
    </w:p>
    <w:p w14:paraId="6505F63C" w14:textId="77777777" w:rsidR="001F6413" w:rsidRDefault="00D64226">
      <w:pPr>
        <w:pStyle w:val="Bibliography1"/>
      </w:pPr>
      <w:r>
        <w:t xml:space="preserve">Boot, Arnoud, Mi Ni Huang, Alvin W. T. Ng, et al. 2018. ‘In-Depth Characterization of the Cisplatin Mutational Signature in Human Cell Lines and in Esophageal and Liver Tumors’. </w:t>
      </w:r>
      <w:r>
        <w:rPr>
          <w:i/>
        </w:rPr>
        <w:t>Genome Research</w:t>
      </w:r>
      <w:r>
        <w:t xml:space="preserve"> 28 (5): 654–65. https://doi.org/10.1101/gr.230219.117.</w:t>
      </w:r>
    </w:p>
    <w:p w14:paraId="30C43B42" w14:textId="77777777" w:rsidR="001F6413" w:rsidRDefault="00D64226">
      <w:pPr>
        <w:pStyle w:val="Bibliography1"/>
      </w:pPr>
      <w:r>
        <w:t xml:space="preserve">Boot, Arnoud, Mo Liu, Nicole Stantial, et al. 2022. ‘Recurrent Mutations in Topoisomerase IIα Cause a Previously Undescribed Mutator Phenotype in Human Cancers’. </w:t>
      </w:r>
      <w:r>
        <w:rPr>
          <w:i/>
        </w:rPr>
        <w:t>Proceedings of the National Academy of Sciences</w:t>
      </w:r>
      <w:r>
        <w:t xml:space="preserve"> 119 (4): e2114024119. https://doi.org/10.1073/pnas.2114024119.</w:t>
      </w:r>
    </w:p>
    <w:p w14:paraId="7322162F" w14:textId="77777777" w:rsidR="001F6413" w:rsidRDefault="00D64226">
      <w:pPr>
        <w:pStyle w:val="Bibliography1"/>
      </w:pPr>
      <w:r>
        <w:t xml:space="preserve">Boot, Arnoud, Alvin W. T. Ng, Fui Teen Chong, et al. 2020. ‘Characterization of Colibactin-Associated Mutational Signature in an Asian Oral Squamous Cell Carcinoma and in Other Mucosal Tumor Types’. </w:t>
      </w:r>
      <w:r>
        <w:rPr>
          <w:i/>
        </w:rPr>
        <w:t>Genome Research</w:t>
      </w:r>
      <w:r>
        <w:t xml:space="preserve"> 30 (6): 803–13. https://doi.org/10.1101/gr.255620.119.</w:t>
      </w:r>
    </w:p>
    <w:p w14:paraId="7DBA06A7" w14:textId="77777777" w:rsidR="001F6413" w:rsidRDefault="00D64226">
      <w:pPr>
        <w:pStyle w:val="Bibliography1"/>
      </w:pPr>
      <w:r>
        <w:t xml:space="preserve">Caipa Garcia, Angela L., Jill E. Kucab, Halh Al-Serori, et al. 2024. ‘Tissue Organoid Cultures Metabolize Dietary Carcinogens Proficiently and Are Effective Models for DNA Adduct Formation’. </w:t>
      </w:r>
      <w:r>
        <w:rPr>
          <w:i/>
        </w:rPr>
        <w:t>Chemical Research in Toxicology</w:t>
      </w:r>
      <w:r>
        <w:t xml:space="preserve"> 37 (2): 234–47. https://doi.org/10.1021/acs.chemrestox.3c00255.</w:t>
      </w:r>
    </w:p>
    <w:p w14:paraId="649E1EFD" w14:textId="77777777" w:rsidR="001F6413" w:rsidRDefault="00D64226">
      <w:pPr>
        <w:pStyle w:val="Bibliography1"/>
      </w:pPr>
      <w:r>
        <w:t xml:space="preserve">Chen, Lei, Chong Zhang, Ruidong Xue, et al. 2024. ‘Deep Whole-Genome Analysis of 494 Hepatocellular Carcinomas’. </w:t>
      </w:r>
      <w:r>
        <w:rPr>
          <w:i/>
        </w:rPr>
        <w:t>Nature</w:t>
      </w:r>
      <w:r>
        <w:t>, ahead of print, March 21. https://doi.org/10.1038/s41586-024-07054-3.</w:t>
      </w:r>
    </w:p>
    <w:p w14:paraId="2117C686" w14:textId="77777777" w:rsidR="001F6413" w:rsidRDefault="00D64226">
      <w:pPr>
        <w:pStyle w:val="Bibliography1"/>
      </w:pPr>
      <w:r>
        <w:t xml:space="preserve">Degasperi, Andrea, Xueqing Zou, Tauanne Dias Amarante, et al. 2022. ‘Substitution Mutational Signatures in Whole-Genome–Sequenced Cancers in the UK Population’. </w:t>
      </w:r>
      <w:r>
        <w:rPr>
          <w:i/>
        </w:rPr>
        <w:t>Science</w:t>
      </w:r>
      <w:r>
        <w:t xml:space="preserve"> 376 (6591). https://doi.org/10.1126/science.abl9283.</w:t>
      </w:r>
    </w:p>
    <w:p w14:paraId="2827CAC3" w14:textId="77777777" w:rsidR="001F6413" w:rsidRDefault="00D64226">
      <w:pPr>
        <w:pStyle w:val="Bibliography1"/>
      </w:pPr>
      <w:r>
        <w:lastRenderedPageBreak/>
        <w:t xml:space="preserve">Dziubańska-Kusibab, Paulina J., Hilmar Berger, Federica Battistini, et al. 2020. ‘Colibactin DNA-Damage Signature Indicates Mutational Impact in Colorectal Cancer’. </w:t>
      </w:r>
      <w:r>
        <w:rPr>
          <w:i/>
        </w:rPr>
        <w:t>Nature Medicine</w:t>
      </w:r>
      <w:r>
        <w:t xml:space="preserve"> 26 (7): 1063–69. https://doi.org/10.1038/s41591-020-0908-2.</w:t>
      </w:r>
    </w:p>
    <w:p w14:paraId="199A6AA4" w14:textId="77777777" w:rsidR="001F6413" w:rsidRDefault="00D64226">
      <w:pPr>
        <w:pStyle w:val="Bibliography1"/>
      </w:pPr>
      <w:r>
        <w:t xml:space="preserve">Hoang, Margaret L., Chung-Hsin Chen, Viktoriya S. Sidorenko, et al. 2013. ‘Mutational Signature of Aristolochic Acid Exposure as Revealed by Whole-Exome Sequencing’. </w:t>
      </w:r>
      <w:r>
        <w:rPr>
          <w:i/>
        </w:rPr>
        <w:t>Science Translational Medicine</w:t>
      </w:r>
      <w:r>
        <w:t xml:space="preserve"> 5 (197). https://doi.org/10.1126/scitranslmed.3006200.</w:t>
      </w:r>
    </w:p>
    <w:p w14:paraId="53F9DA36" w14:textId="77777777" w:rsidR="001F6413" w:rsidRDefault="00D64226">
      <w:pPr>
        <w:pStyle w:val="Bibliography1"/>
      </w:pPr>
      <w:r>
        <w:t xml:space="preserve">Huang, Mi Ni, Willie Yu, Wei Wei Teoh, et al. 2017. ‘Genome-Scale Mutational Signatures of Aflatoxin in Cells, Mice, and Human Tumors’. </w:t>
      </w:r>
      <w:r>
        <w:rPr>
          <w:i/>
        </w:rPr>
        <w:t>Genome Research</w:t>
      </w:r>
      <w:r>
        <w:t xml:space="preserve"> 27 (9): 1475–86. https://doi.org/10.1101/gr.220038.116.</w:t>
      </w:r>
    </w:p>
    <w:p w14:paraId="33353225" w14:textId="77777777" w:rsidR="001F6413" w:rsidRDefault="00D64226">
      <w:pPr>
        <w:pStyle w:val="Bibliography1"/>
      </w:pPr>
      <w:r>
        <w:t xml:space="preserve">Huang, Mini, John R. McPherson, Ioana Cutcutache, Bin Tean Teh, Patrick Tan, and Steven G. Rozen. 2015. ‘MSIseq: Software for Assessing Microsatellite Instability from Catalogs of Somatic Mutations’. </w:t>
      </w:r>
      <w:r>
        <w:rPr>
          <w:i/>
        </w:rPr>
        <w:t>Scientific Reports</w:t>
      </w:r>
      <w:r>
        <w:t xml:space="preserve"> 5 (1): 13321. https://doi.org/10.1038/srep13321.</w:t>
      </w:r>
    </w:p>
    <w:p w14:paraId="1AD177D5" w14:textId="77777777" w:rsidR="001F6413" w:rsidRDefault="00D64226">
      <w:pPr>
        <w:pStyle w:val="Bibliography1"/>
      </w:pPr>
      <w:r>
        <w:t xml:space="preserve">Islam, S. M. Ashiqul, Marcos Díaz-Gay, Yang Wu, et al. 2022. ‘Uncovering Novel Mutational Signatures by de Novo Extraction with SigProfilerExtractor’. </w:t>
      </w:r>
      <w:r>
        <w:rPr>
          <w:i/>
        </w:rPr>
        <w:t>Cell Genomics</w:t>
      </w:r>
      <w:r>
        <w:t xml:space="preserve"> 2 (11). https://doi.org/10.1016/j.xgen.2022.100179.</w:t>
      </w:r>
    </w:p>
    <w:p w14:paraId="70EED74E" w14:textId="77777777" w:rsidR="001F6413" w:rsidRDefault="00D64226">
      <w:pPr>
        <w:pStyle w:val="Bibliography1"/>
      </w:pPr>
      <w:r>
        <w:t xml:space="preserve">Jin, Hu, Doga C. Gulhan, Benedikt Geiger, et al. 2024. ‘Accurate and Sensitive Mutational Signature Analysis with MuSiCal’. </w:t>
      </w:r>
      <w:r>
        <w:rPr>
          <w:i/>
        </w:rPr>
        <w:t>Nature Genetics</w:t>
      </w:r>
      <w:r>
        <w:t xml:space="preserve"> 56 (3): 541–52. https://doi.org/10.1038/s41588-024-01659-0.</w:t>
      </w:r>
    </w:p>
    <w:p w14:paraId="15C6BCA1" w14:textId="77777777" w:rsidR="001F6413" w:rsidRDefault="00D64226">
      <w:pPr>
        <w:pStyle w:val="Bibliography1"/>
      </w:pPr>
      <w:r>
        <w:t xml:space="preserve">Koh, Gene Ching Chiek, Arjun Scott Nanda, Giuseppe Rinaldi, et al. 2025a. ‘A Redefined InDel Taxonomy Provides Insights into Mutational Signatures’. </w:t>
      </w:r>
      <w:r>
        <w:rPr>
          <w:i/>
        </w:rPr>
        <w:t>Nature Genetics</w:t>
      </w:r>
      <w:r>
        <w:t>, ahead of print, April 10. https://doi.org/10.1038/s41588-025-02152-y.</w:t>
      </w:r>
    </w:p>
    <w:p w14:paraId="043F388B" w14:textId="77777777" w:rsidR="001F6413" w:rsidRDefault="00D64226">
      <w:pPr>
        <w:pStyle w:val="Bibliography1"/>
      </w:pPr>
      <w:r>
        <w:lastRenderedPageBreak/>
        <w:t xml:space="preserve">Koh, Gene Ching Chiek, Arjun Scott Nanda, Giuseppe Rinaldi, et al. 2025b. ‘A Redefined InDel Taxonomy Provides Insights into Mutational Signatures’. </w:t>
      </w:r>
      <w:r>
        <w:rPr>
          <w:i/>
        </w:rPr>
        <w:t>Nature Genetics</w:t>
      </w:r>
      <w:r>
        <w:t>, ahead of print, April 10. https://doi.org/10.1038/s41588-025-02152-y.</w:t>
      </w:r>
    </w:p>
    <w:p w14:paraId="0868EDFD" w14:textId="77777777" w:rsidR="001F6413" w:rsidRDefault="00D64226">
      <w:pPr>
        <w:pStyle w:val="Bibliography1"/>
      </w:pPr>
      <w:r>
        <w:t xml:space="preserve">Kucab, Jill E., Xueqing Zou, Sandro Morganella, et al. 2019. ‘A Compendium of Mutational Signatures of Environmental Agents’. </w:t>
      </w:r>
      <w:r>
        <w:rPr>
          <w:i/>
        </w:rPr>
        <w:t>Cell</w:t>
      </w:r>
      <w:r>
        <w:t xml:space="preserve"> 177 (4): 821-836.e16. https://doi.org/10.1016/j.cell.2019.03.001.</w:t>
      </w:r>
    </w:p>
    <w:p w14:paraId="3C7EACF2" w14:textId="77777777" w:rsidR="001F6413" w:rsidRDefault="00D64226">
      <w:pPr>
        <w:pStyle w:val="Bibliography1"/>
      </w:pPr>
      <w:r>
        <w:t xml:space="preserve">Liu, Mo, Yang Wu, Nanhai Jiang, Arnoud Boot, and Steven G. Rozen. 2023. ‘mSigHdp: Hierarchical Dirichlet Process Mixture Modeling for Mutational Signature Discovery’. </w:t>
      </w:r>
      <w:r>
        <w:rPr>
          <w:i/>
        </w:rPr>
        <w:t>NAR Genomics and Bioinformatics</w:t>
      </w:r>
      <w:r>
        <w:t xml:space="preserve"> 5 (1): lqad005. https://doi.org/10.1093/nargab/lqad005.</w:t>
      </w:r>
    </w:p>
    <w:p w14:paraId="62BD95EE" w14:textId="77777777" w:rsidR="001F6413" w:rsidRDefault="00D64226">
      <w:pPr>
        <w:pStyle w:val="Bibliography1"/>
      </w:pPr>
      <w:r>
        <w:t xml:space="preserve">Ng, Alvin W. T., Song Ling Poon, Mi Ni Huang, et al. 2017. </w:t>
      </w:r>
      <w:r>
        <w:rPr>
          <w:i/>
        </w:rPr>
        <w:t>Aristolochic Acids and Their Derivatives Are Widely Implicated in Liver Cancers in Taiwan and throughout Asia</w:t>
      </w:r>
      <w:r>
        <w:t>. https://www.science.org.</w:t>
      </w:r>
    </w:p>
    <w:p w14:paraId="1E2DB962" w14:textId="77777777" w:rsidR="001F6413" w:rsidRDefault="00D64226">
      <w:pPr>
        <w:pStyle w:val="Bibliography1"/>
      </w:pPr>
      <w:r>
        <w:t xml:space="preserve">Nik-Zainal, Serena, Ludmil B. Alexandrov, David C. Wedge, et al. 2012. ‘Mutational Processes Molding the Genomes of 21 Breast Cancers’. </w:t>
      </w:r>
      <w:r>
        <w:rPr>
          <w:i/>
        </w:rPr>
        <w:t>Cell</w:t>
      </w:r>
      <w:r>
        <w:t xml:space="preserve"> 149 (5): 979–93. https://doi.org/10.1016/j.cell.2012.04.024.</w:t>
      </w:r>
    </w:p>
    <w:p w14:paraId="5B2DA9FC" w14:textId="77777777" w:rsidR="001F6413" w:rsidRDefault="00D64226">
      <w:pPr>
        <w:pStyle w:val="Bibliography1"/>
      </w:pPr>
      <w:r>
        <w:t xml:space="preserve">Poon, Song Ling, Mi Ni Huang, Yang Choo, et al. 2015. ‘Mutation Signatures Implicate Aristolochic Acid in Bladder Cancer Development’. </w:t>
      </w:r>
      <w:r>
        <w:rPr>
          <w:i/>
        </w:rPr>
        <w:t>Genome Medicine</w:t>
      </w:r>
      <w:r>
        <w:t xml:space="preserve"> 7 (1): 38. https://doi.org/10.1186/s13073-015-0161-3.</w:t>
      </w:r>
    </w:p>
    <w:p w14:paraId="01DF0A08" w14:textId="77777777" w:rsidR="001F6413" w:rsidRDefault="00D64226">
      <w:pPr>
        <w:pStyle w:val="Bibliography1"/>
      </w:pPr>
      <w:r>
        <w:t xml:space="preserve">Poon, Song Ling, See-Tong Pang, John R. McPherson, et al. 2013. ‘Genome-Wide Mutational Signatures of Aristolochic Acid and Its Application as a Screening Tool’. </w:t>
      </w:r>
      <w:r>
        <w:rPr>
          <w:i/>
        </w:rPr>
        <w:t>Science Translational Medicine</w:t>
      </w:r>
      <w:r>
        <w:t xml:space="preserve"> 5 (197). https://doi.org/10.1126/scitranslmed.3006086.</w:t>
      </w:r>
    </w:p>
    <w:p w14:paraId="64909472" w14:textId="77777777" w:rsidR="001F6413" w:rsidRDefault="00D64226">
      <w:pPr>
        <w:pStyle w:val="Bibliography1"/>
      </w:pPr>
      <w:r>
        <w:lastRenderedPageBreak/>
        <w:t xml:space="preserve">Reijns, Martin A. M., David A. Parry, Thomas C. Williams, et al. 2022. ‘Signatures of TOP1 Transcription-Associated Mutagenesis in Cancer and Germline’. </w:t>
      </w:r>
      <w:r>
        <w:rPr>
          <w:i/>
        </w:rPr>
        <w:t>Nature</w:t>
      </w:r>
      <w:r>
        <w:t xml:space="preserve"> 602 (7898): 623–31. https://doi.org/10.1038/s41586-022-04403-y.</w:t>
      </w:r>
    </w:p>
    <w:p w14:paraId="199BB475" w14:textId="77777777" w:rsidR="001F6413" w:rsidRDefault="00D64226">
      <w:pPr>
        <w:pStyle w:val="Bibliography1"/>
      </w:pPr>
      <w:r>
        <w:t xml:space="preserve">Riva, Laura, Arun R. Pandiri, Yun Rose Li, et al. 2020. ‘The Mutational Signature Profile of Known and Suspected Human Carcinogens in Mice’. </w:t>
      </w:r>
      <w:r>
        <w:rPr>
          <w:i/>
        </w:rPr>
        <w:t>Nature Genetics</w:t>
      </w:r>
      <w:r>
        <w:t xml:space="preserve"> 52 (11): 1189–97. https://doi.org/10.1038/s41588-020-0692-4.</w:t>
      </w:r>
      <w:bookmarkEnd w:id="73"/>
    </w:p>
    <w:p w14:paraId="0566AB39" w14:textId="77777777" w:rsidR="001F6413" w:rsidRDefault="001F6413"/>
    <w:p w14:paraId="4EC35E75" w14:textId="77777777" w:rsidR="001F6413" w:rsidRDefault="00D64226">
      <w:pPr>
        <w:spacing w:after="0" w:line="240" w:lineRule="auto"/>
        <w:ind w:firstLine="0"/>
      </w:pPr>
      <w:r>
        <w:br w:type="page"/>
      </w:r>
    </w:p>
    <w:tbl>
      <w:tblPr>
        <w:tblW w:w="9346" w:type="dxa"/>
        <w:jc w:val="center"/>
        <w:tblLayout w:type="fixed"/>
        <w:tblLook w:val="0000" w:firstRow="0" w:lastRow="0" w:firstColumn="0" w:lastColumn="0" w:noHBand="0" w:noVBand="0"/>
      </w:tblPr>
      <w:tblGrid>
        <w:gridCol w:w="1271"/>
        <w:gridCol w:w="1558"/>
        <w:gridCol w:w="1417"/>
        <w:gridCol w:w="870"/>
        <w:gridCol w:w="1400"/>
        <w:gridCol w:w="1009"/>
        <w:gridCol w:w="916"/>
        <w:gridCol w:w="905"/>
      </w:tblGrid>
      <w:tr w:rsidR="001F6413" w14:paraId="23890939" w14:textId="77777777">
        <w:trPr>
          <w:trHeight w:val="557"/>
          <w:jc w:val="center"/>
        </w:trPr>
        <w:tc>
          <w:tcPr>
            <w:tcW w:w="1271" w:type="dxa"/>
            <w:tcBorders>
              <w:top w:val="single" w:sz="4" w:space="0" w:color="999999"/>
              <w:left w:val="single" w:sz="4" w:space="0" w:color="999999"/>
              <w:bottom w:val="single" w:sz="12" w:space="0" w:color="666666"/>
              <w:right w:val="single" w:sz="4" w:space="0" w:color="999999"/>
            </w:tcBorders>
            <w:vAlign w:val="center"/>
          </w:tcPr>
          <w:p w14:paraId="380B838C" w14:textId="77777777" w:rsidR="001F6413" w:rsidRDefault="00D64226">
            <w:pPr>
              <w:pageBreakBefore/>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lastRenderedPageBreak/>
              <w:t xml:space="preserve">89-Type </w:t>
            </w:r>
          </w:p>
          <w:p w14:paraId="2CC271E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Signature ID</w:t>
            </w:r>
          </w:p>
        </w:tc>
        <w:tc>
          <w:tcPr>
            <w:tcW w:w="1558" w:type="dxa"/>
            <w:tcBorders>
              <w:top w:val="single" w:sz="4" w:space="0" w:color="999999"/>
              <w:left w:val="single" w:sz="4" w:space="0" w:color="999999"/>
              <w:bottom w:val="single" w:sz="12" w:space="0" w:color="666666"/>
              <w:right w:val="single" w:sz="4" w:space="0" w:color="999999"/>
            </w:tcBorders>
            <w:vAlign w:val="center"/>
          </w:tcPr>
          <w:p w14:paraId="3A9918F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476-Type Sig Collapsed to 89-Type</w:t>
            </w:r>
          </w:p>
        </w:tc>
        <w:tc>
          <w:tcPr>
            <w:tcW w:w="1417" w:type="dxa"/>
            <w:tcBorders>
              <w:top w:val="single" w:sz="4" w:space="0" w:color="999999"/>
              <w:left w:val="single" w:sz="4" w:space="0" w:color="999999"/>
              <w:bottom w:val="single" w:sz="12" w:space="0" w:color="666666"/>
              <w:right w:val="single" w:sz="4" w:space="0" w:color="999999"/>
            </w:tcBorders>
            <w:vAlign w:val="center"/>
          </w:tcPr>
          <w:p w14:paraId="1E5F985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Best</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Match</w:t>
            </w:r>
            <w:r>
              <w:rPr>
                <w:rFonts w:ascii="Liberation Sans" w:eastAsia="Liberation Sans" w:hAnsi="Liberation Sans" w:hint="eastAsia"/>
                <w:b/>
                <w:bCs/>
                <w:color w:val="000000"/>
                <w:sz w:val="20"/>
                <w:szCs w:val="20"/>
              </w:rPr>
              <w:t xml:space="preserve"> </w:t>
            </w:r>
            <w:r>
              <w:rPr>
                <w:rFonts w:ascii="Liberation Sans" w:eastAsia="Liberation Sans" w:hAnsi="Liberation Sans"/>
                <w:b/>
                <w:bCs/>
                <w:color w:val="000000"/>
                <w:sz w:val="20"/>
                <w:szCs w:val="20"/>
              </w:rPr>
              <w:t>Spectrum</w:t>
            </w:r>
          </w:p>
        </w:tc>
        <w:tc>
          <w:tcPr>
            <w:tcW w:w="870" w:type="dxa"/>
            <w:tcBorders>
              <w:top w:val="single" w:sz="4" w:space="0" w:color="999999"/>
              <w:left w:val="single" w:sz="4" w:space="0" w:color="999999"/>
              <w:bottom w:val="single" w:sz="12" w:space="0" w:color="666666"/>
              <w:right w:val="single" w:sz="4" w:space="0" w:color="999999"/>
            </w:tcBorders>
            <w:vAlign w:val="center"/>
          </w:tcPr>
          <w:p w14:paraId="54642EE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Koh et al. Sig</w:t>
            </w:r>
          </w:p>
        </w:tc>
        <w:tc>
          <w:tcPr>
            <w:tcW w:w="1400" w:type="dxa"/>
            <w:tcBorders>
              <w:top w:val="single" w:sz="4" w:space="0" w:color="999999"/>
              <w:left w:val="single" w:sz="4" w:space="0" w:color="999999"/>
              <w:bottom w:val="single" w:sz="12" w:space="0" w:color="666666"/>
              <w:right w:val="single" w:sz="4" w:space="0" w:color="999999"/>
            </w:tcBorders>
            <w:vAlign w:val="center"/>
          </w:tcPr>
          <w:p w14:paraId="2269147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89-Type Sig vs Koh et al.</w:t>
            </w:r>
          </w:p>
        </w:tc>
        <w:tc>
          <w:tcPr>
            <w:tcW w:w="1009" w:type="dxa"/>
            <w:tcBorders>
              <w:top w:val="single" w:sz="4" w:space="0" w:color="999999"/>
              <w:left w:val="single" w:sz="4" w:space="0" w:color="999999"/>
              <w:bottom w:val="single" w:sz="12" w:space="0" w:color="666666"/>
              <w:right w:val="single" w:sz="4" w:space="0" w:color="999999"/>
            </w:tcBorders>
            <w:vAlign w:val="center"/>
          </w:tcPr>
          <w:p w14:paraId="3442CE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83-Type Sig ID</w:t>
            </w:r>
          </w:p>
        </w:tc>
        <w:tc>
          <w:tcPr>
            <w:tcW w:w="916" w:type="dxa"/>
            <w:tcBorders>
              <w:top w:val="single" w:sz="4" w:space="0" w:color="999999"/>
              <w:left w:val="single" w:sz="4" w:space="0" w:color="999999"/>
              <w:bottom w:val="single" w:sz="12" w:space="0" w:color="666666"/>
              <w:right w:val="single" w:sz="4" w:space="0" w:color="999999"/>
            </w:tcBorders>
            <w:vAlign w:val="center"/>
          </w:tcPr>
          <w:p w14:paraId="020A49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Jin et al. Sig</w:t>
            </w:r>
          </w:p>
        </w:tc>
        <w:tc>
          <w:tcPr>
            <w:tcW w:w="905" w:type="dxa"/>
            <w:tcBorders>
              <w:top w:val="single" w:sz="4" w:space="0" w:color="999999"/>
              <w:left w:val="single" w:sz="4" w:space="0" w:color="999999"/>
              <w:bottom w:val="single" w:sz="12" w:space="0" w:color="666666"/>
              <w:right w:val="single" w:sz="4" w:space="0" w:color="999999"/>
            </w:tcBorders>
            <w:vAlign w:val="center"/>
          </w:tcPr>
          <w:p w14:paraId="5FB450B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Cosine vs Jin et al.</w:t>
            </w:r>
          </w:p>
        </w:tc>
      </w:tr>
      <w:tr w:rsidR="001F6413" w14:paraId="5D5EF07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B3395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InsDel1a</w:t>
            </w:r>
          </w:p>
        </w:tc>
        <w:tc>
          <w:tcPr>
            <w:tcW w:w="1558" w:type="dxa"/>
            <w:tcBorders>
              <w:top w:val="single" w:sz="4" w:space="0" w:color="999999"/>
              <w:left w:val="single" w:sz="4" w:space="0" w:color="999999"/>
              <w:bottom w:val="single" w:sz="4" w:space="0" w:color="999999"/>
              <w:right w:val="single" w:sz="4" w:space="0" w:color="999999"/>
            </w:tcBorders>
            <w:vAlign w:val="center"/>
          </w:tcPr>
          <w:p w14:paraId="64FCB40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0.9923</w:t>
            </w:r>
          </w:p>
        </w:tc>
        <w:tc>
          <w:tcPr>
            <w:tcW w:w="1417" w:type="dxa"/>
            <w:tcBorders>
              <w:top w:val="single" w:sz="4" w:space="0" w:color="999999"/>
              <w:left w:val="single" w:sz="4" w:space="0" w:color="999999"/>
              <w:bottom w:val="single" w:sz="4" w:space="0" w:color="999999"/>
              <w:right w:val="single" w:sz="4" w:space="0" w:color="999999"/>
            </w:tcBorders>
            <w:vAlign w:val="center"/>
          </w:tcPr>
          <w:p w14:paraId="4D9496F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0.9831</w:t>
            </w:r>
          </w:p>
        </w:tc>
        <w:tc>
          <w:tcPr>
            <w:tcW w:w="870" w:type="dxa"/>
            <w:tcBorders>
              <w:top w:val="single" w:sz="4" w:space="0" w:color="999999"/>
              <w:left w:val="single" w:sz="4" w:space="0" w:color="999999"/>
              <w:bottom w:val="single" w:sz="4" w:space="0" w:color="999999"/>
              <w:right w:val="single" w:sz="4" w:space="0" w:color="999999"/>
            </w:tcBorders>
            <w:vAlign w:val="center"/>
          </w:tcPr>
          <w:p w14:paraId="587145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0C786E7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B0B0B0"/>
                <w:sz w:val="20"/>
                <w:szCs w:val="20"/>
              </w:rPr>
              <w:t>0.9023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0332F3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54B7EDA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2F25EF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0.9849</w:t>
            </w:r>
          </w:p>
        </w:tc>
      </w:tr>
      <w:tr w:rsidR="001F6413" w14:paraId="6FB5534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E3B736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InsDel1b</w:t>
            </w:r>
          </w:p>
        </w:tc>
        <w:tc>
          <w:tcPr>
            <w:tcW w:w="1558" w:type="dxa"/>
            <w:tcBorders>
              <w:top w:val="single" w:sz="4" w:space="0" w:color="999999"/>
              <w:left w:val="single" w:sz="4" w:space="0" w:color="999999"/>
              <w:bottom w:val="single" w:sz="4" w:space="0" w:color="999999"/>
              <w:right w:val="single" w:sz="4" w:space="0" w:color="999999"/>
            </w:tcBorders>
            <w:vAlign w:val="center"/>
          </w:tcPr>
          <w:p w14:paraId="69C6E10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0.9925</w:t>
            </w:r>
          </w:p>
        </w:tc>
        <w:tc>
          <w:tcPr>
            <w:tcW w:w="1417" w:type="dxa"/>
            <w:tcBorders>
              <w:top w:val="single" w:sz="4" w:space="0" w:color="999999"/>
              <w:left w:val="single" w:sz="4" w:space="0" w:color="999999"/>
              <w:bottom w:val="single" w:sz="4" w:space="0" w:color="999999"/>
              <w:right w:val="single" w:sz="4" w:space="0" w:color="999999"/>
            </w:tcBorders>
            <w:vAlign w:val="center"/>
          </w:tcPr>
          <w:p w14:paraId="0DB4972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0.9850</w:t>
            </w:r>
          </w:p>
        </w:tc>
        <w:tc>
          <w:tcPr>
            <w:tcW w:w="870" w:type="dxa"/>
            <w:tcBorders>
              <w:top w:val="single" w:sz="4" w:space="0" w:color="999999"/>
              <w:left w:val="single" w:sz="4" w:space="0" w:color="999999"/>
              <w:bottom w:val="single" w:sz="4" w:space="0" w:color="999999"/>
              <w:right w:val="single" w:sz="4" w:space="0" w:color="999999"/>
            </w:tcBorders>
            <w:vAlign w:val="center"/>
          </w:tcPr>
          <w:p w14:paraId="6416739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InD15</w:t>
            </w:r>
          </w:p>
        </w:tc>
        <w:tc>
          <w:tcPr>
            <w:tcW w:w="1400" w:type="dxa"/>
            <w:tcBorders>
              <w:top w:val="single" w:sz="4" w:space="0" w:color="999999"/>
              <w:left w:val="single" w:sz="4" w:space="0" w:color="999999"/>
              <w:bottom w:val="single" w:sz="4" w:space="0" w:color="999999"/>
              <w:right w:val="single" w:sz="4" w:space="0" w:color="999999"/>
            </w:tcBorders>
            <w:vAlign w:val="center"/>
          </w:tcPr>
          <w:p w14:paraId="4C5CBD2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0.9796</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CD1201E"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DC9D30D"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2B25D62" w14:textId="77777777" w:rsidR="001F6413" w:rsidRDefault="001F6413">
            <w:pPr>
              <w:rPr>
                <w:rFonts w:ascii="Liberation Sans" w:eastAsia="Liberation Sans" w:hAnsi="Liberation Sans"/>
                <w:sz w:val="20"/>
                <w:szCs w:val="20"/>
              </w:rPr>
            </w:pPr>
          </w:p>
        </w:tc>
      </w:tr>
      <w:tr w:rsidR="001F6413" w14:paraId="40B7240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A48294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InsDel1c</w:t>
            </w:r>
          </w:p>
        </w:tc>
        <w:tc>
          <w:tcPr>
            <w:tcW w:w="1558" w:type="dxa"/>
            <w:tcBorders>
              <w:top w:val="single" w:sz="4" w:space="0" w:color="999999"/>
              <w:left w:val="single" w:sz="4" w:space="0" w:color="999999"/>
              <w:bottom w:val="single" w:sz="4" w:space="0" w:color="999999"/>
              <w:right w:val="single" w:sz="4" w:space="0" w:color="999999"/>
            </w:tcBorders>
            <w:vAlign w:val="center"/>
          </w:tcPr>
          <w:p w14:paraId="5D65417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0.9819</w:t>
            </w:r>
          </w:p>
        </w:tc>
        <w:tc>
          <w:tcPr>
            <w:tcW w:w="1417" w:type="dxa"/>
            <w:tcBorders>
              <w:top w:val="single" w:sz="4" w:space="0" w:color="999999"/>
              <w:left w:val="single" w:sz="4" w:space="0" w:color="999999"/>
              <w:bottom w:val="single" w:sz="4" w:space="0" w:color="999999"/>
              <w:right w:val="single" w:sz="4" w:space="0" w:color="999999"/>
            </w:tcBorders>
            <w:vAlign w:val="center"/>
          </w:tcPr>
          <w:p w14:paraId="108D71E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0.9675</w:t>
            </w:r>
          </w:p>
        </w:tc>
        <w:tc>
          <w:tcPr>
            <w:tcW w:w="870" w:type="dxa"/>
            <w:tcBorders>
              <w:top w:val="single" w:sz="4" w:space="0" w:color="999999"/>
              <w:left w:val="single" w:sz="4" w:space="0" w:color="999999"/>
              <w:bottom w:val="single" w:sz="4" w:space="0" w:color="999999"/>
              <w:right w:val="single" w:sz="4" w:space="0" w:color="999999"/>
            </w:tcBorders>
            <w:vAlign w:val="center"/>
          </w:tcPr>
          <w:p w14:paraId="1D57BEE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InD14*</w:t>
            </w:r>
          </w:p>
        </w:tc>
        <w:tc>
          <w:tcPr>
            <w:tcW w:w="1400" w:type="dxa"/>
            <w:tcBorders>
              <w:top w:val="single" w:sz="4" w:space="0" w:color="999999"/>
              <w:left w:val="single" w:sz="4" w:space="0" w:color="999999"/>
              <w:bottom w:val="single" w:sz="4" w:space="0" w:color="999999"/>
              <w:right w:val="single" w:sz="4" w:space="0" w:color="999999"/>
            </w:tcBorders>
            <w:vAlign w:val="center"/>
          </w:tcPr>
          <w:p w14:paraId="4A4373C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0.9415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18BDFE5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BD380BC"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0BFE956D" w14:textId="77777777" w:rsidR="001F6413" w:rsidRDefault="001F6413">
            <w:pPr>
              <w:rPr>
                <w:rFonts w:ascii="Liberation Sans" w:eastAsia="Liberation Sans" w:hAnsi="Liberation Sans"/>
                <w:sz w:val="20"/>
                <w:szCs w:val="20"/>
              </w:rPr>
            </w:pPr>
          </w:p>
        </w:tc>
      </w:tr>
      <w:tr w:rsidR="001F6413" w14:paraId="480E75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CED170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InsDel2a</w:t>
            </w:r>
          </w:p>
        </w:tc>
        <w:tc>
          <w:tcPr>
            <w:tcW w:w="1558" w:type="dxa"/>
            <w:tcBorders>
              <w:top w:val="single" w:sz="4" w:space="0" w:color="999999"/>
              <w:left w:val="single" w:sz="4" w:space="0" w:color="999999"/>
              <w:bottom w:val="single" w:sz="4" w:space="0" w:color="999999"/>
              <w:right w:val="single" w:sz="4" w:space="0" w:color="999999"/>
            </w:tcBorders>
            <w:vAlign w:val="center"/>
          </w:tcPr>
          <w:p w14:paraId="3E9A1BA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0.9853</w:t>
            </w:r>
          </w:p>
        </w:tc>
        <w:tc>
          <w:tcPr>
            <w:tcW w:w="1417" w:type="dxa"/>
            <w:tcBorders>
              <w:top w:val="single" w:sz="4" w:space="0" w:color="999999"/>
              <w:left w:val="single" w:sz="4" w:space="0" w:color="999999"/>
              <w:bottom w:val="single" w:sz="4" w:space="0" w:color="999999"/>
              <w:right w:val="single" w:sz="4" w:space="0" w:color="999999"/>
            </w:tcBorders>
            <w:vAlign w:val="center"/>
          </w:tcPr>
          <w:p w14:paraId="392385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0.9710</w:t>
            </w:r>
          </w:p>
        </w:tc>
        <w:tc>
          <w:tcPr>
            <w:tcW w:w="870" w:type="dxa"/>
            <w:tcBorders>
              <w:top w:val="single" w:sz="4" w:space="0" w:color="999999"/>
              <w:left w:val="single" w:sz="4" w:space="0" w:color="999999"/>
              <w:bottom w:val="single" w:sz="4" w:space="0" w:color="999999"/>
              <w:right w:val="single" w:sz="4" w:space="0" w:color="999999"/>
            </w:tcBorders>
            <w:vAlign w:val="center"/>
          </w:tcPr>
          <w:p w14:paraId="22C7285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InD2a</w:t>
            </w:r>
          </w:p>
        </w:tc>
        <w:tc>
          <w:tcPr>
            <w:tcW w:w="1400" w:type="dxa"/>
            <w:tcBorders>
              <w:top w:val="single" w:sz="4" w:space="0" w:color="999999"/>
              <w:left w:val="single" w:sz="4" w:space="0" w:color="999999"/>
              <w:bottom w:val="single" w:sz="4" w:space="0" w:color="999999"/>
              <w:right w:val="single" w:sz="4" w:space="0" w:color="999999"/>
            </w:tcBorders>
            <w:vAlign w:val="center"/>
          </w:tcPr>
          <w:p w14:paraId="4D62B12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0.9824</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5E33C7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37CC73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64F28C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0.9932</w:t>
            </w:r>
          </w:p>
        </w:tc>
      </w:tr>
      <w:tr w:rsidR="001F6413" w14:paraId="6403B0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BC6C2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8D266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0.9858</w:t>
            </w:r>
          </w:p>
        </w:tc>
        <w:tc>
          <w:tcPr>
            <w:tcW w:w="1417" w:type="dxa"/>
            <w:tcBorders>
              <w:top w:val="single" w:sz="4" w:space="0" w:color="999999"/>
              <w:left w:val="single" w:sz="4" w:space="0" w:color="999999"/>
              <w:bottom w:val="single" w:sz="4" w:space="0" w:color="999999"/>
              <w:right w:val="single" w:sz="4" w:space="0" w:color="999999"/>
            </w:tcBorders>
            <w:vAlign w:val="center"/>
          </w:tcPr>
          <w:p w14:paraId="7206ECF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0.9645</w:t>
            </w:r>
          </w:p>
        </w:tc>
        <w:tc>
          <w:tcPr>
            <w:tcW w:w="870" w:type="dxa"/>
            <w:tcBorders>
              <w:top w:val="single" w:sz="4" w:space="0" w:color="999999"/>
              <w:left w:val="single" w:sz="4" w:space="0" w:color="999999"/>
              <w:bottom w:val="single" w:sz="4" w:space="0" w:color="999999"/>
              <w:right w:val="single" w:sz="4" w:space="0" w:color="999999"/>
            </w:tcBorders>
            <w:vAlign w:val="center"/>
          </w:tcPr>
          <w:p w14:paraId="0EBED9A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AB11F4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080AD74B"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22F21790"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C7EB572" w14:textId="77777777" w:rsidR="001F6413" w:rsidRDefault="001F6413">
            <w:pPr>
              <w:rPr>
                <w:rFonts w:ascii="Liberation Sans" w:eastAsia="Liberation Sans" w:hAnsi="Liberation Sans"/>
                <w:sz w:val="20"/>
                <w:szCs w:val="20"/>
              </w:rPr>
            </w:pPr>
          </w:p>
        </w:tc>
      </w:tr>
      <w:tr w:rsidR="001F6413" w14:paraId="0B10206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CA47E3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InsDel2c</w:t>
            </w:r>
          </w:p>
        </w:tc>
        <w:tc>
          <w:tcPr>
            <w:tcW w:w="1558" w:type="dxa"/>
            <w:tcBorders>
              <w:top w:val="single" w:sz="4" w:space="0" w:color="999999"/>
              <w:left w:val="single" w:sz="4" w:space="0" w:color="999999"/>
              <w:bottom w:val="single" w:sz="4" w:space="0" w:color="999999"/>
              <w:right w:val="single" w:sz="4" w:space="0" w:color="999999"/>
            </w:tcBorders>
            <w:vAlign w:val="center"/>
          </w:tcPr>
          <w:p w14:paraId="4D8C3C0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0.9842</w:t>
            </w:r>
          </w:p>
        </w:tc>
        <w:tc>
          <w:tcPr>
            <w:tcW w:w="1417" w:type="dxa"/>
            <w:tcBorders>
              <w:top w:val="single" w:sz="4" w:space="0" w:color="999999"/>
              <w:left w:val="single" w:sz="4" w:space="0" w:color="999999"/>
              <w:bottom w:val="single" w:sz="4" w:space="0" w:color="999999"/>
              <w:right w:val="single" w:sz="4" w:space="0" w:color="999999"/>
            </w:tcBorders>
            <w:vAlign w:val="center"/>
          </w:tcPr>
          <w:p w14:paraId="17E7F69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0.9744</w:t>
            </w:r>
          </w:p>
        </w:tc>
        <w:tc>
          <w:tcPr>
            <w:tcW w:w="870" w:type="dxa"/>
            <w:tcBorders>
              <w:top w:val="single" w:sz="4" w:space="0" w:color="999999"/>
              <w:left w:val="single" w:sz="4" w:space="0" w:color="999999"/>
              <w:bottom w:val="single" w:sz="4" w:space="0" w:color="999999"/>
              <w:right w:val="single" w:sz="4" w:space="0" w:color="999999"/>
            </w:tcBorders>
            <w:vAlign w:val="center"/>
          </w:tcPr>
          <w:p w14:paraId="38EAF59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8DC5E5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291B6009"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A3FF07F"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1F9E698" w14:textId="77777777" w:rsidR="001F6413" w:rsidRDefault="001F6413">
            <w:pPr>
              <w:rPr>
                <w:rFonts w:ascii="Liberation Sans" w:eastAsia="Liberation Sans" w:hAnsi="Liberation Sans"/>
                <w:sz w:val="20"/>
                <w:szCs w:val="20"/>
              </w:rPr>
            </w:pPr>
          </w:p>
        </w:tc>
      </w:tr>
      <w:tr w:rsidR="001F6413" w14:paraId="6492A9D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4B6BD79"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InsDel3a</w:t>
            </w:r>
          </w:p>
        </w:tc>
        <w:tc>
          <w:tcPr>
            <w:tcW w:w="1558" w:type="dxa"/>
            <w:tcBorders>
              <w:top w:val="single" w:sz="4" w:space="0" w:color="999999"/>
              <w:left w:val="single" w:sz="4" w:space="0" w:color="999999"/>
              <w:bottom w:val="single" w:sz="4" w:space="0" w:color="999999"/>
              <w:right w:val="single" w:sz="4" w:space="0" w:color="999999"/>
            </w:tcBorders>
            <w:vAlign w:val="center"/>
          </w:tcPr>
          <w:p w14:paraId="718F801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0.9515</w:t>
            </w:r>
          </w:p>
        </w:tc>
        <w:tc>
          <w:tcPr>
            <w:tcW w:w="1417" w:type="dxa"/>
            <w:tcBorders>
              <w:top w:val="single" w:sz="4" w:space="0" w:color="999999"/>
              <w:left w:val="single" w:sz="4" w:space="0" w:color="999999"/>
              <w:bottom w:val="single" w:sz="4" w:space="0" w:color="999999"/>
              <w:right w:val="single" w:sz="4" w:space="0" w:color="999999"/>
            </w:tcBorders>
            <w:vAlign w:val="center"/>
          </w:tcPr>
          <w:p w14:paraId="293177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0.9738</w:t>
            </w:r>
          </w:p>
        </w:tc>
        <w:tc>
          <w:tcPr>
            <w:tcW w:w="870" w:type="dxa"/>
            <w:tcBorders>
              <w:top w:val="single" w:sz="4" w:space="0" w:color="999999"/>
              <w:left w:val="single" w:sz="4" w:space="0" w:color="999999"/>
              <w:bottom w:val="single" w:sz="4" w:space="0" w:color="999999"/>
              <w:right w:val="single" w:sz="4" w:space="0" w:color="999999"/>
            </w:tcBorders>
            <w:vAlign w:val="center"/>
          </w:tcPr>
          <w:p w14:paraId="69B4DE9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ACD503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18BB27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C_ID3</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374945B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ID3*</w:t>
            </w: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1104147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0.9403</w:t>
            </w:r>
          </w:p>
        </w:tc>
      </w:tr>
      <w:tr w:rsidR="001F6413" w14:paraId="63557EB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989AFC8"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InsDel3b</w:t>
            </w:r>
          </w:p>
        </w:tc>
        <w:tc>
          <w:tcPr>
            <w:tcW w:w="1558" w:type="dxa"/>
            <w:tcBorders>
              <w:top w:val="single" w:sz="4" w:space="0" w:color="999999"/>
              <w:left w:val="single" w:sz="4" w:space="0" w:color="999999"/>
              <w:bottom w:val="single" w:sz="4" w:space="0" w:color="999999"/>
              <w:right w:val="single" w:sz="4" w:space="0" w:color="999999"/>
            </w:tcBorders>
            <w:vAlign w:val="center"/>
          </w:tcPr>
          <w:p w14:paraId="62298B5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0.9970</w:t>
            </w:r>
          </w:p>
        </w:tc>
        <w:tc>
          <w:tcPr>
            <w:tcW w:w="1417" w:type="dxa"/>
            <w:tcBorders>
              <w:top w:val="single" w:sz="4" w:space="0" w:color="999999"/>
              <w:left w:val="single" w:sz="4" w:space="0" w:color="999999"/>
              <w:bottom w:val="single" w:sz="4" w:space="0" w:color="999999"/>
              <w:right w:val="single" w:sz="4" w:space="0" w:color="999999"/>
            </w:tcBorders>
            <w:vAlign w:val="center"/>
          </w:tcPr>
          <w:p w14:paraId="6ED3297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0.9952</w:t>
            </w:r>
          </w:p>
        </w:tc>
        <w:tc>
          <w:tcPr>
            <w:tcW w:w="870" w:type="dxa"/>
            <w:tcBorders>
              <w:top w:val="single" w:sz="4" w:space="0" w:color="999999"/>
              <w:left w:val="single" w:sz="4" w:space="0" w:color="999999"/>
              <w:bottom w:val="single" w:sz="4" w:space="0" w:color="999999"/>
              <w:right w:val="single" w:sz="4" w:space="0" w:color="999999"/>
            </w:tcBorders>
            <w:vAlign w:val="center"/>
          </w:tcPr>
          <w:p w14:paraId="35EBE36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InD3b</w:t>
            </w:r>
          </w:p>
        </w:tc>
        <w:tc>
          <w:tcPr>
            <w:tcW w:w="1400" w:type="dxa"/>
            <w:tcBorders>
              <w:top w:val="single" w:sz="4" w:space="0" w:color="999999"/>
              <w:left w:val="single" w:sz="4" w:space="0" w:color="999999"/>
              <w:bottom w:val="single" w:sz="4" w:space="0" w:color="999999"/>
              <w:right w:val="single" w:sz="4" w:space="0" w:color="999999"/>
            </w:tcBorders>
            <w:vAlign w:val="center"/>
          </w:tcPr>
          <w:p w14:paraId="357EA5A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0.9527</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56A4DD77"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0DD0FF1E"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25D7D00E" w14:textId="77777777" w:rsidR="001F6413" w:rsidRDefault="001F6413">
            <w:pPr>
              <w:rPr>
                <w:rFonts w:ascii="Liberation Sans" w:eastAsia="Liberation Sans" w:hAnsi="Liberation Sans"/>
                <w:sz w:val="20"/>
                <w:szCs w:val="20"/>
              </w:rPr>
            </w:pPr>
          </w:p>
        </w:tc>
      </w:tr>
      <w:tr w:rsidR="001F6413" w14:paraId="21BCA9A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1EB970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InsDel4</w:t>
            </w:r>
          </w:p>
        </w:tc>
        <w:tc>
          <w:tcPr>
            <w:tcW w:w="1558" w:type="dxa"/>
            <w:tcBorders>
              <w:top w:val="single" w:sz="4" w:space="0" w:color="999999"/>
              <w:left w:val="single" w:sz="4" w:space="0" w:color="999999"/>
              <w:bottom w:val="single" w:sz="4" w:space="0" w:color="999999"/>
              <w:right w:val="single" w:sz="4" w:space="0" w:color="999999"/>
            </w:tcBorders>
            <w:vAlign w:val="center"/>
          </w:tcPr>
          <w:p w14:paraId="260D28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0.9955</w:t>
            </w:r>
          </w:p>
        </w:tc>
        <w:tc>
          <w:tcPr>
            <w:tcW w:w="1417" w:type="dxa"/>
            <w:tcBorders>
              <w:top w:val="single" w:sz="4" w:space="0" w:color="999999"/>
              <w:left w:val="single" w:sz="4" w:space="0" w:color="999999"/>
              <w:bottom w:val="single" w:sz="4" w:space="0" w:color="999999"/>
              <w:right w:val="single" w:sz="4" w:space="0" w:color="999999"/>
            </w:tcBorders>
            <w:vAlign w:val="center"/>
          </w:tcPr>
          <w:p w14:paraId="61C766D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0.9845</w:t>
            </w:r>
          </w:p>
        </w:tc>
        <w:tc>
          <w:tcPr>
            <w:tcW w:w="870" w:type="dxa"/>
            <w:tcBorders>
              <w:top w:val="single" w:sz="4" w:space="0" w:color="999999"/>
              <w:left w:val="single" w:sz="4" w:space="0" w:color="999999"/>
              <w:bottom w:val="single" w:sz="4" w:space="0" w:color="999999"/>
              <w:right w:val="single" w:sz="4" w:space="0" w:color="999999"/>
            </w:tcBorders>
            <w:vAlign w:val="center"/>
          </w:tcPr>
          <w:p w14:paraId="39C2708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InD4a</w:t>
            </w:r>
          </w:p>
        </w:tc>
        <w:tc>
          <w:tcPr>
            <w:tcW w:w="1400" w:type="dxa"/>
            <w:tcBorders>
              <w:top w:val="single" w:sz="4" w:space="0" w:color="999999"/>
              <w:left w:val="single" w:sz="4" w:space="0" w:color="999999"/>
              <w:bottom w:val="single" w:sz="4" w:space="0" w:color="999999"/>
              <w:right w:val="single" w:sz="4" w:space="0" w:color="999999"/>
            </w:tcBorders>
            <w:vAlign w:val="center"/>
          </w:tcPr>
          <w:p w14:paraId="736393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0.9820</w:t>
            </w:r>
          </w:p>
        </w:tc>
        <w:tc>
          <w:tcPr>
            <w:tcW w:w="1009" w:type="dxa"/>
            <w:tcBorders>
              <w:top w:val="single" w:sz="4" w:space="0" w:color="999999"/>
              <w:left w:val="single" w:sz="4" w:space="0" w:color="999999"/>
              <w:bottom w:val="single" w:sz="4" w:space="0" w:color="999999"/>
              <w:right w:val="single" w:sz="4" w:space="0" w:color="999999"/>
            </w:tcBorders>
            <w:vAlign w:val="center"/>
          </w:tcPr>
          <w:p w14:paraId="4E2458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C_ID4</w:t>
            </w:r>
          </w:p>
        </w:tc>
        <w:tc>
          <w:tcPr>
            <w:tcW w:w="916" w:type="dxa"/>
            <w:tcBorders>
              <w:top w:val="single" w:sz="4" w:space="0" w:color="999999"/>
              <w:left w:val="single" w:sz="4" w:space="0" w:color="999999"/>
              <w:bottom w:val="single" w:sz="4" w:space="0" w:color="999999"/>
              <w:right w:val="single" w:sz="4" w:space="0" w:color="999999"/>
            </w:tcBorders>
            <w:vAlign w:val="center"/>
          </w:tcPr>
          <w:p w14:paraId="636D3A3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705FAEA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9CD7C0"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DC5CCF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InsDel5a</w:t>
            </w:r>
          </w:p>
        </w:tc>
        <w:tc>
          <w:tcPr>
            <w:tcW w:w="1558" w:type="dxa"/>
            <w:tcBorders>
              <w:top w:val="single" w:sz="4" w:space="0" w:color="999999"/>
              <w:left w:val="single" w:sz="4" w:space="0" w:color="999999"/>
              <w:bottom w:val="single" w:sz="4" w:space="0" w:color="999999"/>
              <w:right w:val="single" w:sz="4" w:space="0" w:color="999999"/>
            </w:tcBorders>
            <w:vAlign w:val="center"/>
          </w:tcPr>
          <w:p w14:paraId="0855741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5152F4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767195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InD29</w:t>
            </w:r>
          </w:p>
        </w:tc>
        <w:tc>
          <w:tcPr>
            <w:tcW w:w="1400" w:type="dxa"/>
            <w:tcBorders>
              <w:top w:val="single" w:sz="4" w:space="0" w:color="999999"/>
              <w:left w:val="single" w:sz="4" w:space="0" w:color="999999"/>
              <w:bottom w:val="single" w:sz="4" w:space="0" w:color="999999"/>
              <w:right w:val="single" w:sz="4" w:space="0" w:color="999999"/>
            </w:tcBorders>
            <w:vAlign w:val="center"/>
          </w:tcPr>
          <w:p w14:paraId="7E8A66F9"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1E9D4D4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C_ID5</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13AA692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B908DC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51D1E9C" w14:textId="77777777">
        <w:trPr>
          <w:trHeight w:val="285"/>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30DB84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InsDel5b</w:t>
            </w:r>
          </w:p>
        </w:tc>
        <w:tc>
          <w:tcPr>
            <w:tcW w:w="1558" w:type="dxa"/>
            <w:tcBorders>
              <w:top w:val="single" w:sz="4" w:space="0" w:color="999999"/>
              <w:left w:val="single" w:sz="4" w:space="0" w:color="999999"/>
              <w:bottom w:val="single" w:sz="4" w:space="0" w:color="999999"/>
              <w:right w:val="single" w:sz="4" w:space="0" w:color="999999"/>
            </w:tcBorders>
            <w:vAlign w:val="center"/>
          </w:tcPr>
          <w:p w14:paraId="7062E8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D7FB5E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870" w:type="dxa"/>
            <w:tcBorders>
              <w:top w:val="single" w:sz="4" w:space="0" w:color="999999"/>
              <w:left w:val="single" w:sz="4" w:space="0" w:color="999999"/>
              <w:bottom w:val="single" w:sz="4" w:space="0" w:color="999999"/>
              <w:right w:val="single" w:sz="4" w:space="0" w:color="999999"/>
            </w:tcBorders>
            <w:vAlign w:val="center"/>
          </w:tcPr>
          <w:p w14:paraId="477202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BCB9A4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4CEB36CA"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76A1D3D9"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39491E53" w14:textId="77777777" w:rsidR="001F6413" w:rsidRDefault="001F6413">
            <w:pPr>
              <w:rPr>
                <w:rFonts w:ascii="Liberation Sans" w:eastAsia="Liberation Sans" w:hAnsi="Liberation Sans"/>
                <w:sz w:val="20"/>
                <w:szCs w:val="20"/>
              </w:rPr>
            </w:pPr>
          </w:p>
        </w:tc>
      </w:tr>
      <w:tr w:rsidR="001F6413" w14:paraId="65B9FCA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92C12F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InsDel5c</w:t>
            </w:r>
          </w:p>
        </w:tc>
        <w:tc>
          <w:tcPr>
            <w:tcW w:w="1558" w:type="dxa"/>
            <w:tcBorders>
              <w:top w:val="single" w:sz="4" w:space="0" w:color="999999"/>
              <w:left w:val="single" w:sz="4" w:space="0" w:color="999999"/>
              <w:bottom w:val="single" w:sz="4" w:space="0" w:color="999999"/>
              <w:right w:val="single" w:sz="4" w:space="0" w:color="999999"/>
            </w:tcBorders>
            <w:vAlign w:val="center"/>
          </w:tcPr>
          <w:p w14:paraId="7ADFCAA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766EEC8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0.934</w:t>
            </w:r>
          </w:p>
        </w:tc>
        <w:tc>
          <w:tcPr>
            <w:tcW w:w="870" w:type="dxa"/>
            <w:tcBorders>
              <w:top w:val="single" w:sz="4" w:space="0" w:color="999999"/>
              <w:left w:val="single" w:sz="4" w:space="0" w:color="999999"/>
              <w:bottom w:val="single" w:sz="4" w:space="0" w:color="999999"/>
              <w:right w:val="single" w:sz="4" w:space="0" w:color="999999"/>
            </w:tcBorders>
            <w:vAlign w:val="center"/>
          </w:tcPr>
          <w:p w14:paraId="187481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9748EF"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6ED5D416"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C3632FA"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664E5259" w14:textId="77777777" w:rsidR="001F6413" w:rsidRDefault="001F6413">
            <w:pPr>
              <w:rPr>
                <w:rFonts w:ascii="Liberation Sans" w:eastAsia="Liberation Sans" w:hAnsi="Liberation Sans"/>
                <w:sz w:val="20"/>
                <w:szCs w:val="20"/>
              </w:rPr>
            </w:pPr>
          </w:p>
        </w:tc>
      </w:tr>
      <w:tr w:rsidR="001F6413" w14:paraId="12B0F7D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B1E176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InsDel6</w:t>
            </w:r>
          </w:p>
        </w:tc>
        <w:tc>
          <w:tcPr>
            <w:tcW w:w="1558" w:type="dxa"/>
            <w:tcBorders>
              <w:top w:val="single" w:sz="4" w:space="0" w:color="999999"/>
              <w:left w:val="single" w:sz="4" w:space="0" w:color="999999"/>
              <w:bottom w:val="single" w:sz="4" w:space="0" w:color="999999"/>
              <w:right w:val="single" w:sz="4" w:space="0" w:color="999999"/>
            </w:tcBorders>
            <w:vAlign w:val="center"/>
          </w:tcPr>
          <w:p w14:paraId="3C741BD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4D5BD5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570D03C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InD6</w:t>
            </w:r>
          </w:p>
        </w:tc>
        <w:tc>
          <w:tcPr>
            <w:tcW w:w="1400" w:type="dxa"/>
            <w:tcBorders>
              <w:top w:val="single" w:sz="4" w:space="0" w:color="999999"/>
              <w:left w:val="single" w:sz="4" w:space="0" w:color="999999"/>
              <w:bottom w:val="single" w:sz="4" w:space="0" w:color="999999"/>
              <w:right w:val="single" w:sz="4" w:space="0" w:color="999999"/>
            </w:tcBorders>
            <w:vAlign w:val="center"/>
          </w:tcPr>
          <w:p w14:paraId="29577FA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0.974</w:t>
            </w:r>
          </w:p>
        </w:tc>
        <w:tc>
          <w:tcPr>
            <w:tcW w:w="1009" w:type="dxa"/>
            <w:tcBorders>
              <w:top w:val="single" w:sz="4" w:space="0" w:color="999999"/>
              <w:left w:val="single" w:sz="4" w:space="0" w:color="999999"/>
              <w:bottom w:val="single" w:sz="4" w:space="0" w:color="999999"/>
              <w:right w:val="single" w:sz="4" w:space="0" w:color="999999"/>
            </w:tcBorders>
            <w:vAlign w:val="center"/>
          </w:tcPr>
          <w:p w14:paraId="1CC8FBA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C_ID6</w:t>
            </w:r>
          </w:p>
        </w:tc>
        <w:tc>
          <w:tcPr>
            <w:tcW w:w="916" w:type="dxa"/>
            <w:tcBorders>
              <w:top w:val="single" w:sz="4" w:space="0" w:color="999999"/>
              <w:left w:val="single" w:sz="4" w:space="0" w:color="999999"/>
              <w:bottom w:val="single" w:sz="4" w:space="0" w:color="999999"/>
              <w:right w:val="single" w:sz="4" w:space="0" w:color="999999"/>
            </w:tcBorders>
            <w:vAlign w:val="center"/>
          </w:tcPr>
          <w:p w14:paraId="656A917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ID6</w:t>
            </w:r>
          </w:p>
        </w:tc>
        <w:tc>
          <w:tcPr>
            <w:tcW w:w="905" w:type="dxa"/>
            <w:tcBorders>
              <w:top w:val="single" w:sz="4" w:space="0" w:color="999999"/>
              <w:left w:val="single" w:sz="4" w:space="0" w:color="999999"/>
              <w:bottom w:val="single" w:sz="4" w:space="0" w:color="999999"/>
              <w:right w:val="single" w:sz="4" w:space="0" w:color="999999"/>
            </w:tcBorders>
            <w:vAlign w:val="center"/>
          </w:tcPr>
          <w:p w14:paraId="445BD96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0.916</w:t>
            </w:r>
          </w:p>
        </w:tc>
      </w:tr>
      <w:tr w:rsidR="001F6413" w14:paraId="55C1CF7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A21241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InsDel7</w:t>
            </w:r>
          </w:p>
        </w:tc>
        <w:tc>
          <w:tcPr>
            <w:tcW w:w="1558" w:type="dxa"/>
            <w:tcBorders>
              <w:top w:val="single" w:sz="4" w:space="0" w:color="999999"/>
              <w:left w:val="single" w:sz="4" w:space="0" w:color="999999"/>
              <w:bottom w:val="single" w:sz="4" w:space="0" w:color="999999"/>
              <w:right w:val="single" w:sz="4" w:space="0" w:color="999999"/>
            </w:tcBorders>
            <w:vAlign w:val="center"/>
          </w:tcPr>
          <w:p w14:paraId="54723B2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3D552FB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0814A82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InD7</w:t>
            </w:r>
          </w:p>
        </w:tc>
        <w:tc>
          <w:tcPr>
            <w:tcW w:w="1400" w:type="dxa"/>
            <w:tcBorders>
              <w:top w:val="single" w:sz="4" w:space="0" w:color="999999"/>
              <w:left w:val="single" w:sz="4" w:space="0" w:color="999999"/>
              <w:bottom w:val="single" w:sz="4" w:space="0" w:color="999999"/>
              <w:right w:val="single" w:sz="4" w:space="0" w:color="999999"/>
            </w:tcBorders>
            <w:vAlign w:val="center"/>
          </w:tcPr>
          <w:p w14:paraId="1B83686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0.980</w:t>
            </w:r>
          </w:p>
        </w:tc>
        <w:tc>
          <w:tcPr>
            <w:tcW w:w="1009" w:type="dxa"/>
            <w:tcBorders>
              <w:top w:val="single" w:sz="4" w:space="0" w:color="999999"/>
              <w:left w:val="single" w:sz="4" w:space="0" w:color="999999"/>
              <w:bottom w:val="single" w:sz="4" w:space="0" w:color="999999"/>
              <w:right w:val="single" w:sz="4" w:space="0" w:color="999999"/>
            </w:tcBorders>
            <w:vAlign w:val="center"/>
          </w:tcPr>
          <w:p w14:paraId="1B495D3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C_ID7**</w:t>
            </w:r>
          </w:p>
        </w:tc>
        <w:tc>
          <w:tcPr>
            <w:tcW w:w="916" w:type="dxa"/>
            <w:tcBorders>
              <w:top w:val="single" w:sz="4" w:space="0" w:color="999999"/>
              <w:left w:val="single" w:sz="4" w:space="0" w:color="999999"/>
              <w:bottom w:val="single" w:sz="4" w:space="0" w:color="999999"/>
              <w:right w:val="single" w:sz="4" w:space="0" w:color="999999"/>
            </w:tcBorders>
            <w:vAlign w:val="center"/>
          </w:tcPr>
          <w:p w14:paraId="688A9F8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91640D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DC070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4203B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InsDel8</w:t>
            </w:r>
          </w:p>
        </w:tc>
        <w:tc>
          <w:tcPr>
            <w:tcW w:w="1558" w:type="dxa"/>
            <w:tcBorders>
              <w:top w:val="single" w:sz="4" w:space="0" w:color="999999"/>
              <w:left w:val="single" w:sz="4" w:space="0" w:color="999999"/>
              <w:bottom w:val="single" w:sz="4" w:space="0" w:color="999999"/>
              <w:right w:val="single" w:sz="4" w:space="0" w:color="999999"/>
            </w:tcBorders>
            <w:vAlign w:val="center"/>
          </w:tcPr>
          <w:p w14:paraId="0A966A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7674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2658E5D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InD8</w:t>
            </w:r>
          </w:p>
        </w:tc>
        <w:tc>
          <w:tcPr>
            <w:tcW w:w="1400" w:type="dxa"/>
            <w:tcBorders>
              <w:top w:val="single" w:sz="4" w:space="0" w:color="999999"/>
              <w:left w:val="single" w:sz="4" w:space="0" w:color="999999"/>
              <w:bottom w:val="single" w:sz="4" w:space="0" w:color="999999"/>
              <w:right w:val="single" w:sz="4" w:space="0" w:color="999999"/>
            </w:tcBorders>
            <w:vAlign w:val="center"/>
          </w:tcPr>
          <w:p w14:paraId="3B7685E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c>
          <w:tcPr>
            <w:tcW w:w="1009" w:type="dxa"/>
            <w:tcBorders>
              <w:top w:val="single" w:sz="4" w:space="0" w:color="999999"/>
              <w:left w:val="single" w:sz="4" w:space="0" w:color="999999"/>
              <w:bottom w:val="single" w:sz="4" w:space="0" w:color="999999"/>
              <w:right w:val="single" w:sz="4" w:space="0" w:color="999999"/>
            </w:tcBorders>
            <w:vAlign w:val="center"/>
          </w:tcPr>
          <w:p w14:paraId="4CFCDBF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C_ID8</w:t>
            </w:r>
          </w:p>
        </w:tc>
        <w:tc>
          <w:tcPr>
            <w:tcW w:w="916" w:type="dxa"/>
            <w:tcBorders>
              <w:top w:val="single" w:sz="4" w:space="0" w:color="999999"/>
              <w:left w:val="single" w:sz="4" w:space="0" w:color="999999"/>
              <w:bottom w:val="single" w:sz="4" w:space="0" w:color="999999"/>
              <w:right w:val="single" w:sz="4" w:space="0" w:color="999999"/>
            </w:tcBorders>
            <w:vAlign w:val="center"/>
          </w:tcPr>
          <w:p w14:paraId="1B8F912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ID8</w:t>
            </w:r>
          </w:p>
        </w:tc>
        <w:tc>
          <w:tcPr>
            <w:tcW w:w="905" w:type="dxa"/>
            <w:tcBorders>
              <w:top w:val="single" w:sz="4" w:space="0" w:color="999999"/>
              <w:left w:val="single" w:sz="4" w:space="0" w:color="999999"/>
              <w:bottom w:val="single" w:sz="4" w:space="0" w:color="999999"/>
              <w:right w:val="single" w:sz="4" w:space="0" w:color="999999"/>
            </w:tcBorders>
            <w:vAlign w:val="center"/>
          </w:tcPr>
          <w:p w14:paraId="6DBFAF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0.968</w:t>
            </w:r>
          </w:p>
        </w:tc>
      </w:tr>
      <w:tr w:rsidR="001F6413" w14:paraId="46A599A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A9B4D7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InsDel9</w:t>
            </w:r>
          </w:p>
        </w:tc>
        <w:tc>
          <w:tcPr>
            <w:tcW w:w="1558" w:type="dxa"/>
            <w:tcBorders>
              <w:top w:val="single" w:sz="4" w:space="0" w:color="999999"/>
              <w:left w:val="single" w:sz="4" w:space="0" w:color="999999"/>
              <w:bottom w:val="single" w:sz="4" w:space="0" w:color="999999"/>
              <w:right w:val="single" w:sz="4" w:space="0" w:color="999999"/>
            </w:tcBorders>
            <w:vAlign w:val="center"/>
          </w:tcPr>
          <w:p w14:paraId="02F81BE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35384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870" w:type="dxa"/>
            <w:tcBorders>
              <w:top w:val="single" w:sz="4" w:space="0" w:color="999999"/>
              <w:left w:val="single" w:sz="4" w:space="0" w:color="999999"/>
              <w:bottom w:val="single" w:sz="4" w:space="0" w:color="999999"/>
              <w:right w:val="single" w:sz="4" w:space="0" w:color="999999"/>
            </w:tcBorders>
            <w:vAlign w:val="center"/>
          </w:tcPr>
          <w:p w14:paraId="360647F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InD9b</w:t>
            </w:r>
          </w:p>
        </w:tc>
        <w:tc>
          <w:tcPr>
            <w:tcW w:w="1400" w:type="dxa"/>
            <w:tcBorders>
              <w:top w:val="single" w:sz="4" w:space="0" w:color="999999"/>
              <w:left w:val="single" w:sz="4" w:space="0" w:color="999999"/>
              <w:bottom w:val="single" w:sz="4" w:space="0" w:color="999999"/>
              <w:right w:val="single" w:sz="4" w:space="0" w:color="999999"/>
            </w:tcBorders>
            <w:vAlign w:val="center"/>
          </w:tcPr>
          <w:p w14:paraId="2A04046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0.917</w:t>
            </w:r>
          </w:p>
        </w:tc>
        <w:tc>
          <w:tcPr>
            <w:tcW w:w="1009" w:type="dxa"/>
            <w:tcBorders>
              <w:top w:val="single" w:sz="4" w:space="0" w:color="999999"/>
              <w:left w:val="single" w:sz="4" w:space="0" w:color="999999"/>
              <w:bottom w:val="single" w:sz="4" w:space="0" w:color="999999"/>
              <w:right w:val="single" w:sz="4" w:space="0" w:color="999999"/>
            </w:tcBorders>
            <w:vAlign w:val="center"/>
          </w:tcPr>
          <w:p w14:paraId="772AAE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C_ID9</w:t>
            </w:r>
          </w:p>
        </w:tc>
        <w:tc>
          <w:tcPr>
            <w:tcW w:w="916" w:type="dxa"/>
            <w:tcBorders>
              <w:top w:val="single" w:sz="4" w:space="0" w:color="999999"/>
              <w:left w:val="single" w:sz="4" w:space="0" w:color="999999"/>
              <w:bottom w:val="single" w:sz="4" w:space="0" w:color="999999"/>
              <w:right w:val="single" w:sz="4" w:space="0" w:color="999999"/>
            </w:tcBorders>
            <w:vAlign w:val="center"/>
          </w:tcPr>
          <w:p w14:paraId="3B67DED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ADDB64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8A37C9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A0484CB"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InsDel10</w:t>
            </w:r>
          </w:p>
        </w:tc>
        <w:tc>
          <w:tcPr>
            <w:tcW w:w="1558" w:type="dxa"/>
            <w:tcBorders>
              <w:top w:val="single" w:sz="4" w:space="0" w:color="999999"/>
              <w:left w:val="single" w:sz="4" w:space="0" w:color="999999"/>
              <w:bottom w:val="single" w:sz="4" w:space="0" w:color="999999"/>
              <w:right w:val="single" w:sz="4" w:space="0" w:color="999999"/>
            </w:tcBorders>
            <w:vAlign w:val="center"/>
          </w:tcPr>
          <w:p w14:paraId="7A67338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0.957</w:t>
            </w:r>
          </w:p>
        </w:tc>
        <w:tc>
          <w:tcPr>
            <w:tcW w:w="1417" w:type="dxa"/>
            <w:tcBorders>
              <w:top w:val="single" w:sz="4" w:space="0" w:color="999999"/>
              <w:left w:val="single" w:sz="4" w:space="0" w:color="999999"/>
              <w:bottom w:val="single" w:sz="4" w:space="0" w:color="999999"/>
              <w:right w:val="single" w:sz="4" w:space="0" w:color="999999"/>
            </w:tcBorders>
            <w:vAlign w:val="center"/>
          </w:tcPr>
          <w:p w14:paraId="64302BA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0.846</w:t>
            </w:r>
          </w:p>
        </w:tc>
        <w:tc>
          <w:tcPr>
            <w:tcW w:w="870" w:type="dxa"/>
            <w:tcBorders>
              <w:top w:val="single" w:sz="4" w:space="0" w:color="999999"/>
              <w:left w:val="single" w:sz="4" w:space="0" w:color="999999"/>
              <w:bottom w:val="single" w:sz="4" w:space="0" w:color="999999"/>
              <w:right w:val="single" w:sz="4" w:space="0" w:color="999999"/>
            </w:tcBorders>
            <w:vAlign w:val="center"/>
          </w:tcPr>
          <w:p w14:paraId="2707009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2AE0AF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9E7F12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C_ID10**</w:t>
            </w:r>
          </w:p>
        </w:tc>
        <w:tc>
          <w:tcPr>
            <w:tcW w:w="916" w:type="dxa"/>
            <w:tcBorders>
              <w:top w:val="single" w:sz="4" w:space="0" w:color="999999"/>
              <w:left w:val="single" w:sz="4" w:space="0" w:color="999999"/>
              <w:bottom w:val="single" w:sz="4" w:space="0" w:color="999999"/>
              <w:right w:val="single" w:sz="4" w:space="0" w:color="999999"/>
            </w:tcBorders>
            <w:vAlign w:val="center"/>
          </w:tcPr>
          <w:p w14:paraId="521B91A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ID10</w:t>
            </w:r>
          </w:p>
        </w:tc>
        <w:tc>
          <w:tcPr>
            <w:tcW w:w="905" w:type="dxa"/>
            <w:tcBorders>
              <w:top w:val="single" w:sz="4" w:space="0" w:color="999999"/>
              <w:left w:val="single" w:sz="4" w:space="0" w:color="999999"/>
              <w:bottom w:val="single" w:sz="4" w:space="0" w:color="999999"/>
              <w:right w:val="single" w:sz="4" w:space="0" w:color="999999"/>
            </w:tcBorders>
            <w:vAlign w:val="center"/>
          </w:tcPr>
          <w:p w14:paraId="06AF92E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0.902</w:t>
            </w:r>
          </w:p>
        </w:tc>
      </w:tr>
      <w:tr w:rsidR="001F6413" w14:paraId="3797C39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2EF6A1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InsDel11</w:t>
            </w:r>
          </w:p>
        </w:tc>
        <w:tc>
          <w:tcPr>
            <w:tcW w:w="1558" w:type="dxa"/>
            <w:tcBorders>
              <w:top w:val="single" w:sz="4" w:space="0" w:color="999999"/>
              <w:left w:val="single" w:sz="4" w:space="0" w:color="999999"/>
              <w:bottom w:val="single" w:sz="4" w:space="0" w:color="999999"/>
              <w:right w:val="single" w:sz="4" w:space="0" w:color="999999"/>
            </w:tcBorders>
            <w:vAlign w:val="center"/>
          </w:tcPr>
          <w:p w14:paraId="45C51DB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3612B66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06EC3FA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051851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426A89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C_ID11</w:t>
            </w:r>
          </w:p>
        </w:tc>
        <w:tc>
          <w:tcPr>
            <w:tcW w:w="916" w:type="dxa"/>
            <w:tcBorders>
              <w:top w:val="single" w:sz="4" w:space="0" w:color="999999"/>
              <w:left w:val="single" w:sz="4" w:space="0" w:color="999999"/>
              <w:bottom w:val="single" w:sz="4" w:space="0" w:color="999999"/>
              <w:right w:val="single" w:sz="4" w:space="0" w:color="999999"/>
            </w:tcBorders>
            <w:vAlign w:val="center"/>
          </w:tcPr>
          <w:p w14:paraId="0C2B14A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ID11a</w:t>
            </w:r>
          </w:p>
        </w:tc>
        <w:tc>
          <w:tcPr>
            <w:tcW w:w="905" w:type="dxa"/>
            <w:tcBorders>
              <w:top w:val="single" w:sz="4" w:space="0" w:color="999999"/>
              <w:left w:val="single" w:sz="4" w:space="0" w:color="999999"/>
              <w:bottom w:val="single" w:sz="4" w:space="0" w:color="999999"/>
              <w:right w:val="single" w:sz="4" w:space="0" w:color="999999"/>
            </w:tcBorders>
            <w:vAlign w:val="center"/>
          </w:tcPr>
          <w:p w14:paraId="6BC31F6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r>
      <w:tr w:rsidR="001F6413" w14:paraId="14AE2889"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37AC0F"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InsDel12</w:t>
            </w:r>
          </w:p>
        </w:tc>
        <w:tc>
          <w:tcPr>
            <w:tcW w:w="1558" w:type="dxa"/>
            <w:tcBorders>
              <w:top w:val="single" w:sz="4" w:space="0" w:color="999999"/>
              <w:left w:val="single" w:sz="4" w:space="0" w:color="999999"/>
              <w:bottom w:val="single" w:sz="4" w:space="0" w:color="999999"/>
              <w:right w:val="single" w:sz="4" w:space="0" w:color="999999"/>
            </w:tcBorders>
            <w:vAlign w:val="center"/>
          </w:tcPr>
          <w:p w14:paraId="76D08F5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3A18F3C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0.970</w:t>
            </w:r>
          </w:p>
        </w:tc>
        <w:tc>
          <w:tcPr>
            <w:tcW w:w="870" w:type="dxa"/>
            <w:tcBorders>
              <w:top w:val="single" w:sz="4" w:space="0" w:color="999999"/>
              <w:left w:val="single" w:sz="4" w:space="0" w:color="999999"/>
              <w:bottom w:val="single" w:sz="4" w:space="0" w:color="999999"/>
              <w:right w:val="single" w:sz="4" w:space="0" w:color="999999"/>
            </w:tcBorders>
            <w:vAlign w:val="center"/>
          </w:tcPr>
          <w:p w14:paraId="6A4CB8B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5615E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2D92E9D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C_ID12</w:t>
            </w:r>
          </w:p>
        </w:tc>
        <w:tc>
          <w:tcPr>
            <w:tcW w:w="916" w:type="dxa"/>
            <w:tcBorders>
              <w:top w:val="single" w:sz="4" w:space="0" w:color="999999"/>
              <w:left w:val="single" w:sz="4" w:space="0" w:color="999999"/>
              <w:bottom w:val="single" w:sz="4" w:space="0" w:color="999999"/>
              <w:right w:val="single" w:sz="4" w:space="0" w:color="999999"/>
            </w:tcBorders>
            <w:vAlign w:val="center"/>
          </w:tcPr>
          <w:p w14:paraId="78222D1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ID12</w:t>
            </w:r>
          </w:p>
        </w:tc>
        <w:tc>
          <w:tcPr>
            <w:tcW w:w="905" w:type="dxa"/>
            <w:tcBorders>
              <w:top w:val="single" w:sz="4" w:space="0" w:color="999999"/>
              <w:left w:val="single" w:sz="4" w:space="0" w:color="999999"/>
              <w:bottom w:val="single" w:sz="4" w:space="0" w:color="999999"/>
              <w:right w:val="single" w:sz="4" w:space="0" w:color="999999"/>
            </w:tcBorders>
            <w:vAlign w:val="center"/>
          </w:tcPr>
          <w:p w14:paraId="522947A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0.937</w:t>
            </w:r>
          </w:p>
        </w:tc>
      </w:tr>
      <w:tr w:rsidR="001F6413" w14:paraId="6E24A81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855CDF5"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InsDel13</w:t>
            </w:r>
          </w:p>
        </w:tc>
        <w:tc>
          <w:tcPr>
            <w:tcW w:w="1558" w:type="dxa"/>
            <w:tcBorders>
              <w:top w:val="single" w:sz="4" w:space="0" w:color="999999"/>
              <w:left w:val="single" w:sz="4" w:space="0" w:color="999999"/>
              <w:bottom w:val="single" w:sz="4" w:space="0" w:color="999999"/>
              <w:right w:val="single" w:sz="4" w:space="0" w:color="999999"/>
            </w:tcBorders>
            <w:vAlign w:val="center"/>
          </w:tcPr>
          <w:p w14:paraId="0ECB271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2A682C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870" w:type="dxa"/>
            <w:tcBorders>
              <w:top w:val="single" w:sz="4" w:space="0" w:color="999999"/>
              <w:left w:val="single" w:sz="4" w:space="0" w:color="999999"/>
              <w:bottom w:val="single" w:sz="4" w:space="0" w:color="999999"/>
              <w:right w:val="single" w:sz="4" w:space="0" w:color="999999"/>
            </w:tcBorders>
            <w:vAlign w:val="center"/>
          </w:tcPr>
          <w:p w14:paraId="68F3F0B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7165C5C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0.989</w:t>
            </w:r>
          </w:p>
        </w:tc>
        <w:tc>
          <w:tcPr>
            <w:tcW w:w="1009" w:type="dxa"/>
            <w:tcBorders>
              <w:top w:val="single" w:sz="4" w:space="0" w:color="999999"/>
              <w:left w:val="single" w:sz="4" w:space="0" w:color="999999"/>
              <w:bottom w:val="single" w:sz="4" w:space="0" w:color="999999"/>
              <w:right w:val="single" w:sz="4" w:space="0" w:color="999999"/>
            </w:tcBorders>
            <w:vAlign w:val="center"/>
          </w:tcPr>
          <w:p w14:paraId="6861AA2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C_ID13</w:t>
            </w:r>
          </w:p>
        </w:tc>
        <w:tc>
          <w:tcPr>
            <w:tcW w:w="916" w:type="dxa"/>
            <w:tcBorders>
              <w:top w:val="single" w:sz="4" w:space="0" w:color="999999"/>
              <w:left w:val="single" w:sz="4" w:space="0" w:color="999999"/>
              <w:bottom w:val="single" w:sz="4" w:space="0" w:color="999999"/>
              <w:right w:val="single" w:sz="4" w:space="0" w:color="999999"/>
            </w:tcBorders>
            <w:vAlign w:val="center"/>
          </w:tcPr>
          <w:p w14:paraId="05C9770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ID13</w:t>
            </w:r>
          </w:p>
        </w:tc>
        <w:tc>
          <w:tcPr>
            <w:tcW w:w="905" w:type="dxa"/>
            <w:tcBorders>
              <w:top w:val="single" w:sz="4" w:space="0" w:color="999999"/>
              <w:left w:val="single" w:sz="4" w:space="0" w:color="999999"/>
              <w:bottom w:val="single" w:sz="4" w:space="0" w:color="999999"/>
              <w:right w:val="single" w:sz="4" w:space="0" w:color="999999"/>
            </w:tcBorders>
            <w:vAlign w:val="center"/>
          </w:tcPr>
          <w:p w14:paraId="1CE73D3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0.958</w:t>
            </w:r>
          </w:p>
        </w:tc>
      </w:tr>
      <w:tr w:rsidR="001F6413" w14:paraId="5AA14D72"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F5097C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InsDel14</w:t>
            </w:r>
          </w:p>
        </w:tc>
        <w:tc>
          <w:tcPr>
            <w:tcW w:w="1558" w:type="dxa"/>
            <w:tcBorders>
              <w:top w:val="single" w:sz="4" w:space="0" w:color="999999"/>
              <w:left w:val="single" w:sz="4" w:space="0" w:color="999999"/>
              <w:bottom w:val="single" w:sz="4" w:space="0" w:color="999999"/>
              <w:right w:val="single" w:sz="4" w:space="0" w:color="999999"/>
            </w:tcBorders>
            <w:vAlign w:val="center"/>
          </w:tcPr>
          <w:p w14:paraId="21DA79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5564471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0.995</w:t>
            </w:r>
          </w:p>
        </w:tc>
        <w:tc>
          <w:tcPr>
            <w:tcW w:w="870" w:type="dxa"/>
            <w:tcBorders>
              <w:top w:val="single" w:sz="4" w:space="0" w:color="999999"/>
              <w:left w:val="single" w:sz="4" w:space="0" w:color="999999"/>
              <w:bottom w:val="single" w:sz="4" w:space="0" w:color="999999"/>
              <w:right w:val="single" w:sz="4" w:space="0" w:color="999999"/>
            </w:tcBorders>
            <w:vAlign w:val="center"/>
          </w:tcPr>
          <w:p w14:paraId="030902A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InD12</w:t>
            </w:r>
          </w:p>
        </w:tc>
        <w:tc>
          <w:tcPr>
            <w:tcW w:w="1400" w:type="dxa"/>
            <w:tcBorders>
              <w:top w:val="single" w:sz="4" w:space="0" w:color="999999"/>
              <w:left w:val="single" w:sz="4" w:space="0" w:color="999999"/>
              <w:bottom w:val="single" w:sz="4" w:space="0" w:color="999999"/>
              <w:right w:val="single" w:sz="4" w:space="0" w:color="999999"/>
            </w:tcBorders>
            <w:vAlign w:val="center"/>
          </w:tcPr>
          <w:p w14:paraId="0BB6547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0.983</w:t>
            </w:r>
          </w:p>
        </w:tc>
        <w:tc>
          <w:tcPr>
            <w:tcW w:w="1009" w:type="dxa"/>
            <w:tcBorders>
              <w:top w:val="single" w:sz="4" w:space="0" w:color="999999"/>
              <w:left w:val="single" w:sz="4" w:space="0" w:color="999999"/>
              <w:bottom w:val="single" w:sz="4" w:space="0" w:color="999999"/>
              <w:right w:val="single" w:sz="4" w:space="0" w:color="999999"/>
            </w:tcBorders>
            <w:vAlign w:val="center"/>
          </w:tcPr>
          <w:p w14:paraId="6CD4519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C_ID14</w:t>
            </w:r>
          </w:p>
        </w:tc>
        <w:tc>
          <w:tcPr>
            <w:tcW w:w="916" w:type="dxa"/>
            <w:tcBorders>
              <w:top w:val="single" w:sz="4" w:space="0" w:color="999999"/>
              <w:left w:val="single" w:sz="4" w:space="0" w:color="999999"/>
              <w:bottom w:val="single" w:sz="4" w:space="0" w:color="999999"/>
              <w:right w:val="single" w:sz="4" w:space="0" w:color="999999"/>
            </w:tcBorders>
            <w:vAlign w:val="center"/>
          </w:tcPr>
          <w:p w14:paraId="284B33A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ID14</w:t>
            </w:r>
          </w:p>
        </w:tc>
        <w:tc>
          <w:tcPr>
            <w:tcW w:w="905" w:type="dxa"/>
            <w:tcBorders>
              <w:top w:val="single" w:sz="4" w:space="0" w:color="999999"/>
              <w:left w:val="single" w:sz="4" w:space="0" w:color="999999"/>
              <w:bottom w:val="single" w:sz="4" w:space="0" w:color="999999"/>
              <w:right w:val="single" w:sz="4" w:space="0" w:color="999999"/>
            </w:tcBorders>
            <w:vAlign w:val="center"/>
          </w:tcPr>
          <w:p w14:paraId="6809CA4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0.958</w:t>
            </w:r>
          </w:p>
        </w:tc>
      </w:tr>
      <w:tr w:rsidR="001F6413" w14:paraId="2174E39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924F7D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InsDel15</w:t>
            </w:r>
          </w:p>
        </w:tc>
        <w:tc>
          <w:tcPr>
            <w:tcW w:w="1558" w:type="dxa"/>
            <w:tcBorders>
              <w:top w:val="single" w:sz="4" w:space="0" w:color="999999"/>
              <w:left w:val="single" w:sz="4" w:space="0" w:color="999999"/>
              <w:bottom w:val="single" w:sz="4" w:space="0" w:color="999999"/>
              <w:right w:val="single" w:sz="4" w:space="0" w:color="999999"/>
            </w:tcBorders>
            <w:vAlign w:val="center"/>
          </w:tcPr>
          <w:p w14:paraId="1A44BC63"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9FBEE5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0.997</w:t>
            </w:r>
          </w:p>
        </w:tc>
        <w:tc>
          <w:tcPr>
            <w:tcW w:w="870" w:type="dxa"/>
            <w:tcBorders>
              <w:top w:val="single" w:sz="4" w:space="0" w:color="999999"/>
              <w:left w:val="single" w:sz="4" w:space="0" w:color="999999"/>
              <w:bottom w:val="single" w:sz="4" w:space="0" w:color="999999"/>
              <w:right w:val="single" w:sz="4" w:space="0" w:color="999999"/>
            </w:tcBorders>
            <w:vAlign w:val="center"/>
          </w:tcPr>
          <w:p w14:paraId="30F276C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60C3E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F3B22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C_ID15</w:t>
            </w:r>
          </w:p>
        </w:tc>
        <w:tc>
          <w:tcPr>
            <w:tcW w:w="916" w:type="dxa"/>
            <w:tcBorders>
              <w:top w:val="single" w:sz="4" w:space="0" w:color="999999"/>
              <w:left w:val="single" w:sz="4" w:space="0" w:color="999999"/>
              <w:bottom w:val="single" w:sz="4" w:space="0" w:color="999999"/>
              <w:right w:val="single" w:sz="4" w:space="0" w:color="999999"/>
            </w:tcBorders>
            <w:vAlign w:val="center"/>
          </w:tcPr>
          <w:p w14:paraId="0105557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4AC4F8E"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3B58F4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C4ADC9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InsDel16</w:t>
            </w:r>
          </w:p>
        </w:tc>
        <w:tc>
          <w:tcPr>
            <w:tcW w:w="1558" w:type="dxa"/>
            <w:tcBorders>
              <w:top w:val="single" w:sz="4" w:space="0" w:color="999999"/>
              <w:left w:val="single" w:sz="4" w:space="0" w:color="999999"/>
              <w:bottom w:val="single" w:sz="4" w:space="0" w:color="999999"/>
              <w:right w:val="single" w:sz="4" w:space="0" w:color="999999"/>
            </w:tcBorders>
            <w:vAlign w:val="center"/>
          </w:tcPr>
          <w:p w14:paraId="7EFE299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778E1BF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21D376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86F0C6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673C3C8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C_ID16</w:t>
            </w:r>
          </w:p>
        </w:tc>
        <w:tc>
          <w:tcPr>
            <w:tcW w:w="916" w:type="dxa"/>
            <w:tcBorders>
              <w:top w:val="single" w:sz="4" w:space="0" w:color="999999"/>
              <w:left w:val="single" w:sz="4" w:space="0" w:color="999999"/>
              <w:bottom w:val="single" w:sz="4" w:space="0" w:color="999999"/>
              <w:right w:val="single" w:sz="4" w:space="0" w:color="999999"/>
            </w:tcBorders>
            <w:vAlign w:val="center"/>
          </w:tcPr>
          <w:p w14:paraId="0CEB418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83E28F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7BB23D4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746559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InsDel17</w:t>
            </w:r>
          </w:p>
        </w:tc>
        <w:tc>
          <w:tcPr>
            <w:tcW w:w="1558" w:type="dxa"/>
            <w:tcBorders>
              <w:top w:val="single" w:sz="4" w:space="0" w:color="999999"/>
              <w:left w:val="single" w:sz="4" w:space="0" w:color="999999"/>
              <w:bottom w:val="single" w:sz="4" w:space="0" w:color="999999"/>
              <w:right w:val="single" w:sz="4" w:space="0" w:color="999999"/>
            </w:tcBorders>
            <w:vAlign w:val="center"/>
          </w:tcPr>
          <w:p w14:paraId="504E173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1417" w:type="dxa"/>
            <w:tcBorders>
              <w:top w:val="single" w:sz="4" w:space="0" w:color="999999"/>
              <w:left w:val="single" w:sz="4" w:space="0" w:color="999999"/>
              <w:bottom w:val="single" w:sz="4" w:space="0" w:color="999999"/>
              <w:right w:val="single" w:sz="4" w:space="0" w:color="999999"/>
            </w:tcBorders>
            <w:vAlign w:val="center"/>
          </w:tcPr>
          <w:p w14:paraId="5EDD43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6974E59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4497BCC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C30D9C2"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C_ID17</w:t>
            </w:r>
          </w:p>
        </w:tc>
        <w:tc>
          <w:tcPr>
            <w:tcW w:w="916" w:type="dxa"/>
            <w:tcBorders>
              <w:top w:val="single" w:sz="4" w:space="0" w:color="999999"/>
              <w:left w:val="single" w:sz="4" w:space="0" w:color="999999"/>
              <w:bottom w:val="single" w:sz="4" w:space="0" w:color="999999"/>
              <w:right w:val="single" w:sz="4" w:space="0" w:color="999999"/>
            </w:tcBorders>
            <w:vAlign w:val="center"/>
          </w:tcPr>
          <w:p w14:paraId="491EB04E"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395E8F75"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B2F491E"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FE62C2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InsDel18</w:t>
            </w:r>
          </w:p>
        </w:tc>
        <w:tc>
          <w:tcPr>
            <w:tcW w:w="1558" w:type="dxa"/>
            <w:tcBorders>
              <w:top w:val="single" w:sz="4" w:space="0" w:color="999999"/>
              <w:left w:val="single" w:sz="4" w:space="0" w:color="999999"/>
              <w:bottom w:val="single" w:sz="4" w:space="0" w:color="999999"/>
              <w:right w:val="single" w:sz="4" w:space="0" w:color="999999"/>
            </w:tcBorders>
            <w:vAlign w:val="center"/>
          </w:tcPr>
          <w:p w14:paraId="3C38C02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682FF52D"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870" w:type="dxa"/>
            <w:tcBorders>
              <w:top w:val="single" w:sz="4" w:space="0" w:color="999999"/>
              <w:left w:val="single" w:sz="4" w:space="0" w:color="999999"/>
              <w:bottom w:val="single" w:sz="4" w:space="0" w:color="999999"/>
              <w:right w:val="single" w:sz="4" w:space="0" w:color="999999"/>
            </w:tcBorders>
            <w:vAlign w:val="center"/>
          </w:tcPr>
          <w:p w14:paraId="12DD9F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InD18</w:t>
            </w:r>
          </w:p>
        </w:tc>
        <w:tc>
          <w:tcPr>
            <w:tcW w:w="1400" w:type="dxa"/>
            <w:tcBorders>
              <w:top w:val="single" w:sz="4" w:space="0" w:color="999999"/>
              <w:left w:val="single" w:sz="4" w:space="0" w:color="999999"/>
              <w:bottom w:val="single" w:sz="4" w:space="0" w:color="999999"/>
              <w:right w:val="single" w:sz="4" w:space="0" w:color="999999"/>
            </w:tcBorders>
            <w:vAlign w:val="center"/>
          </w:tcPr>
          <w:p w14:paraId="5B4A6C99"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009" w:type="dxa"/>
            <w:tcBorders>
              <w:top w:val="single" w:sz="4" w:space="0" w:color="999999"/>
              <w:left w:val="single" w:sz="4" w:space="0" w:color="999999"/>
              <w:bottom w:val="single" w:sz="4" w:space="0" w:color="999999"/>
              <w:right w:val="single" w:sz="4" w:space="0" w:color="999999"/>
            </w:tcBorders>
            <w:vAlign w:val="center"/>
          </w:tcPr>
          <w:p w14:paraId="513513D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C_ID18</w:t>
            </w:r>
          </w:p>
        </w:tc>
        <w:tc>
          <w:tcPr>
            <w:tcW w:w="916" w:type="dxa"/>
            <w:tcBorders>
              <w:top w:val="single" w:sz="4" w:space="0" w:color="999999"/>
              <w:left w:val="single" w:sz="4" w:space="0" w:color="999999"/>
              <w:bottom w:val="single" w:sz="4" w:space="0" w:color="999999"/>
              <w:right w:val="single" w:sz="4" w:space="0" w:color="999999"/>
            </w:tcBorders>
            <w:vAlign w:val="center"/>
          </w:tcPr>
          <w:p w14:paraId="7C469B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ID18</w:t>
            </w:r>
          </w:p>
        </w:tc>
        <w:tc>
          <w:tcPr>
            <w:tcW w:w="905" w:type="dxa"/>
            <w:tcBorders>
              <w:top w:val="single" w:sz="4" w:space="0" w:color="999999"/>
              <w:left w:val="single" w:sz="4" w:space="0" w:color="999999"/>
              <w:bottom w:val="single" w:sz="4" w:space="0" w:color="999999"/>
              <w:right w:val="single" w:sz="4" w:space="0" w:color="999999"/>
            </w:tcBorders>
            <w:vAlign w:val="center"/>
          </w:tcPr>
          <w:p w14:paraId="3BCB8EB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0.909</w:t>
            </w:r>
          </w:p>
        </w:tc>
      </w:tr>
      <w:tr w:rsidR="001F6413" w14:paraId="50825B03"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14CBA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InsDel19a</w:t>
            </w:r>
          </w:p>
        </w:tc>
        <w:tc>
          <w:tcPr>
            <w:tcW w:w="1558" w:type="dxa"/>
            <w:tcBorders>
              <w:top w:val="single" w:sz="4" w:space="0" w:color="999999"/>
              <w:left w:val="single" w:sz="4" w:space="0" w:color="999999"/>
              <w:bottom w:val="single" w:sz="4" w:space="0" w:color="999999"/>
              <w:right w:val="single" w:sz="4" w:space="0" w:color="999999"/>
            </w:tcBorders>
            <w:vAlign w:val="center"/>
          </w:tcPr>
          <w:p w14:paraId="28D6AC8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0.991</w:t>
            </w:r>
          </w:p>
        </w:tc>
        <w:tc>
          <w:tcPr>
            <w:tcW w:w="1417" w:type="dxa"/>
            <w:tcBorders>
              <w:top w:val="single" w:sz="4" w:space="0" w:color="999999"/>
              <w:left w:val="single" w:sz="4" w:space="0" w:color="999999"/>
              <w:bottom w:val="single" w:sz="4" w:space="0" w:color="999999"/>
              <w:right w:val="single" w:sz="4" w:space="0" w:color="999999"/>
            </w:tcBorders>
            <w:vAlign w:val="center"/>
          </w:tcPr>
          <w:p w14:paraId="4EA47F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0.949</w:t>
            </w:r>
          </w:p>
        </w:tc>
        <w:tc>
          <w:tcPr>
            <w:tcW w:w="870" w:type="dxa"/>
            <w:tcBorders>
              <w:top w:val="single" w:sz="4" w:space="0" w:color="999999"/>
              <w:left w:val="single" w:sz="4" w:space="0" w:color="999999"/>
              <w:bottom w:val="single" w:sz="4" w:space="0" w:color="999999"/>
              <w:right w:val="single" w:sz="4" w:space="0" w:color="999999"/>
            </w:tcBorders>
            <w:vAlign w:val="center"/>
          </w:tcPr>
          <w:p w14:paraId="17C0B76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5749A11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3EB50C8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C_ID19</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42AE5A7B"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5D1E67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05F102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3EA53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InsDel19b</w:t>
            </w:r>
          </w:p>
        </w:tc>
        <w:tc>
          <w:tcPr>
            <w:tcW w:w="1558" w:type="dxa"/>
            <w:tcBorders>
              <w:top w:val="single" w:sz="4" w:space="0" w:color="999999"/>
              <w:left w:val="single" w:sz="4" w:space="0" w:color="999999"/>
              <w:bottom w:val="single" w:sz="4" w:space="0" w:color="999999"/>
              <w:right w:val="single" w:sz="4" w:space="0" w:color="999999"/>
            </w:tcBorders>
            <w:vAlign w:val="center"/>
          </w:tcPr>
          <w:p w14:paraId="3F8DD9E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3FEC493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0.992</w:t>
            </w:r>
          </w:p>
        </w:tc>
        <w:tc>
          <w:tcPr>
            <w:tcW w:w="870" w:type="dxa"/>
            <w:tcBorders>
              <w:top w:val="single" w:sz="4" w:space="0" w:color="999999"/>
              <w:left w:val="single" w:sz="4" w:space="0" w:color="999999"/>
              <w:bottom w:val="single" w:sz="4" w:space="0" w:color="999999"/>
              <w:right w:val="single" w:sz="4" w:space="0" w:color="999999"/>
            </w:tcBorders>
            <w:vAlign w:val="center"/>
          </w:tcPr>
          <w:p w14:paraId="66C140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EC635F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5100D02"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43CFD0E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68D28B3" w14:textId="77777777" w:rsidR="001F6413" w:rsidRDefault="001F6413">
            <w:pPr>
              <w:rPr>
                <w:rFonts w:ascii="Liberation Sans" w:eastAsia="Liberation Sans" w:hAnsi="Liberation Sans"/>
                <w:sz w:val="20"/>
                <w:szCs w:val="20"/>
              </w:rPr>
            </w:pPr>
          </w:p>
        </w:tc>
      </w:tr>
      <w:tr w:rsidR="001F6413" w14:paraId="5B53941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9FB79B1"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InsDel23</w:t>
            </w:r>
          </w:p>
        </w:tc>
        <w:tc>
          <w:tcPr>
            <w:tcW w:w="1558" w:type="dxa"/>
            <w:tcBorders>
              <w:top w:val="single" w:sz="4" w:space="0" w:color="999999"/>
              <w:left w:val="single" w:sz="4" w:space="0" w:color="999999"/>
              <w:bottom w:val="single" w:sz="4" w:space="0" w:color="999999"/>
              <w:right w:val="single" w:sz="4" w:space="0" w:color="999999"/>
            </w:tcBorders>
            <w:vAlign w:val="center"/>
          </w:tcPr>
          <w:p w14:paraId="5F7846C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243F309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0.961</w:t>
            </w:r>
          </w:p>
        </w:tc>
        <w:tc>
          <w:tcPr>
            <w:tcW w:w="870" w:type="dxa"/>
            <w:tcBorders>
              <w:top w:val="single" w:sz="4" w:space="0" w:color="999999"/>
              <w:left w:val="single" w:sz="4" w:space="0" w:color="999999"/>
              <w:bottom w:val="single" w:sz="4" w:space="0" w:color="999999"/>
              <w:right w:val="single" w:sz="4" w:space="0" w:color="999999"/>
            </w:tcBorders>
            <w:vAlign w:val="center"/>
          </w:tcPr>
          <w:p w14:paraId="27378F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97ADE6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9B1C63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C_ID23</w:t>
            </w:r>
          </w:p>
        </w:tc>
        <w:tc>
          <w:tcPr>
            <w:tcW w:w="916" w:type="dxa"/>
            <w:tcBorders>
              <w:top w:val="single" w:sz="4" w:space="0" w:color="999999"/>
              <w:left w:val="single" w:sz="4" w:space="0" w:color="999999"/>
              <w:bottom w:val="single" w:sz="4" w:space="0" w:color="999999"/>
              <w:right w:val="single" w:sz="4" w:space="0" w:color="999999"/>
            </w:tcBorders>
            <w:vAlign w:val="center"/>
          </w:tcPr>
          <w:p w14:paraId="540F094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FE47B1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D5CB65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06656E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InsDel_Aα</w:t>
            </w:r>
          </w:p>
        </w:tc>
        <w:tc>
          <w:tcPr>
            <w:tcW w:w="1558" w:type="dxa"/>
            <w:tcBorders>
              <w:top w:val="single" w:sz="4" w:space="0" w:color="999999"/>
              <w:left w:val="single" w:sz="4" w:space="0" w:color="999999"/>
              <w:bottom w:val="single" w:sz="4" w:space="0" w:color="999999"/>
              <w:right w:val="single" w:sz="4" w:space="0" w:color="999999"/>
            </w:tcBorders>
            <w:vAlign w:val="center"/>
          </w:tcPr>
          <w:p w14:paraId="611FEB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20ACA16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0.810</w:t>
            </w:r>
          </w:p>
        </w:tc>
        <w:tc>
          <w:tcPr>
            <w:tcW w:w="870" w:type="dxa"/>
            <w:tcBorders>
              <w:top w:val="single" w:sz="4" w:space="0" w:color="999999"/>
              <w:left w:val="single" w:sz="4" w:space="0" w:color="999999"/>
              <w:bottom w:val="single" w:sz="4" w:space="0" w:color="999999"/>
              <w:right w:val="single" w:sz="4" w:space="0" w:color="999999"/>
            </w:tcBorders>
            <w:vAlign w:val="center"/>
          </w:tcPr>
          <w:p w14:paraId="19B990A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EEEA656"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24702B6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ID_A</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7E3CDEB5"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0038C7F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879027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8CBC608"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InsDel_Aβ</w:t>
            </w:r>
          </w:p>
        </w:tc>
        <w:tc>
          <w:tcPr>
            <w:tcW w:w="1558" w:type="dxa"/>
            <w:tcBorders>
              <w:top w:val="single" w:sz="4" w:space="0" w:color="999999"/>
              <w:left w:val="single" w:sz="4" w:space="0" w:color="999999"/>
              <w:bottom w:val="single" w:sz="4" w:space="0" w:color="999999"/>
              <w:right w:val="single" w:sz="4" w:space="0" w:color="999999"/>
            </w:tcBorders>
            <w:vAlign w:val="center"/>
          </w:tcPr>
          <w:p w14:paraId="0C78D9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0.979</w:t>
            </w:r>
          </w:p>
        </w:tc>
        <w:tc>
          <w:tcPr>
            <w:tcW w:w="1417" w:type="dxa"/>
            <w:tcBorders>
              <w:top w:val="single" w:sz="4" w:space="0" w:color="999999"/>
              <w:left w:val="single" w:sz="4" w:space="0" w:color="999999"/>
              <w:bottom w:val="single" w:sz="4" w:space="0" w:color="999999"/>
              <w:right w:val="single" w:sz="4" w:space="0" w:color="999999"/>
            </w:tcBorders>
            <w:vAlign w:val="center"/>
          </w:tcPr>
          <w:p w14:paraId="132ABD4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0.936</w:t>
            </w:r>
          </w:p>
        </w:tc>
        <w:tc>
          <w:tcPr>
            <w:tcW w:w="870" w:type="dxa"/>
            <w:tcBorders>
              <w:top w:val="single" w:sz="4" w:space="0" w:color="999999"/>
              <w:left w:val="single" w:sz="4" w:space="0" w:color="999999"/>
              <w:bottom w:val="single" w:sz="4" w:space="0" w:color="999999"/>
              <w:right w:val="single" w:sz="4" w:space="0" w:color="999999"/>
            </w:tcBorders>
            <w:vAlign w:val="center"/>
          </w:tcPr>
          <w:p w14:paraId="69AB4D0A"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InD9a</w:t>
            </w:r>
          </w:p>
        </w:tc>
        <w:tc>
          <w:tcPr>
            <w:tcW w:w="1400" w:type="dxa"/>
            <w:tcBorders>
              <w:top w:val="single" w:sz="4" w:space="0" w:color="999999"/>
              <w:left w:val="single" w:sz="4" w:space="0" w:color="999999"/>
              <w:bottom w:val="single" w:sz="4" w:space="0" w:color="999999"/>
              <w:right w:val="single" w:sz="4" w:space="0" w:color="999999"/>
            </w:tcBorders>
            <w:vAlign w:val="center"/>
          </w:tcPr>
          <w:p w14:paraId="6BB75E1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0.965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74A14995"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6A90C00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4E22CF56" w14:textId="77777777" w:rsidR="001F6413" w:rsidRDefault="001F6413">
            <w:pPr>
              <w:rPr>
                <w:rFonts w:ascii="Liberation Sans" w:eastAsia="Liberation Sans" w:hAnsi="Liberation Sans"/>
                <w:sz w:val="20"/>
                <w:szCs w:val="20"/>
              </w:rPr>
            </w:pPr>
          </w:p>
        </w:tc>
      </w:tr>
      <w:tr w:rsidR="001F6413" w14:paraId="55666434"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455F679E"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InsDel_B</w:t>
            </w:r>
          </w:p>
        </w:tc>
        <w:tc>
          <w:tcPr>
            <w:tcW w:w="1558" w:type="dxa"/>
            <w:tcBorders>
              <w:top w:val="single" w:sz="4" w:space="0" w:color="999999"/>
              <w:left w:val="single" w:sz="4" w:space="0" w:color="999999"/>
              <w:bottom w:val="single" w:sz="4" w:space="0" w:color="999999"/>
              <w:right w:val="single" w:sz="4" w:space="0" w:color="999999"/>
            </w:tcBorders>
            <w:vAlign w:val="center"/>
          </w:tcPr>
          <w:p w14:paraId="7816E592"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0.992</w:t>
            </w:r>
          </w:p>
        </w:tc>
        <w:tc>
          <w:tcPr>
            <w:tcW w:w="1417" w:type="dxa"/>
            <w:tcBorders>
              <w:top w:val="single" w:sz="4" w:space="0" w:color="999999"/>
              <w:left w:val="single" w:sz="4" w:space="0" w:color="999999"/>
              <w:bottom w:val="single" w:sz="4" w:space="0" w:color="999999"/>
              <w:right w:val="single" w:sz="4" w:space="0" w:color="999999"/>
            </w:tcBorders>
            <w:vAlign w:val="center"/>
          </w:tcPr>
          <w:p w14:paraId="217215B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0.987</w:t>
            </w:r>
          </w:p>
        </w:tc>
        <w:tc>
          <w:tcPr>
            <w:tcW w:w="870" w:type="dxa"/>
            <w:tcBorders>
              <w:top w:val="single" w:sz="4" w:space="0" w:color="999999"/>
              <w:left w:val="single" w:sz="4" w:space="0" w:color="999999"/>
              <w:bottom w:val="single" w:sz="4" w:space="0" w:color="999999"/>
              <w:right w:val="single" w:sz="4" w:space="0" w:color="999999"/>
            </w:tcBorders>
            <w:vAlign w:val="center"/>
          </w:tcPr>
          <w:p w14:paraId="30B6E053"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72C88C6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2BEDA0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ID_B</w:t>
            </w:r>
          </w:p>
        </w:tc>
        <w:tc>
          <w:tcPr>
            <w:tcW w:w="916" w:type="dxa"/>
            <w:tcBorders>
              <w:top w:val="single" w:sz="4" w:space="0" w:color="999999"/>
              <w:left w:val="single" w:sz="4" w:space="0" w:color="999999"/>
              <w:bottom w:val="single" w:sz="4" w:space="0" w:color="999999"/>
              <w:right w:val="single" w:sz="4" w:space="0" w:color="999999"/>
            </w:tcBorders>
            <w:vAlign w:val="center"/>
          </w:tcPr>
          <w:p w14:paraId="3EBF289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6841D5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29791C0C"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541EF150"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InsDel_C</w:t>
            </w:r>
          </w:p>
        </w:tc>
        <w:tc>
          <w:tcPr>
            <w:tcW w:w="1558" w:type="dxa"/>
            <w:tcBorders>
              <w:top w:val="single" w:sz="4" w:space="0" w:color="999999"/>
              <w:left w:val="single" w:sz="4" w:space="0" w:color="999999"/>
              <w:bottom w:val="single" w:sz="4" w:space="0" w:color="999999"/>
              <w:right w:val="single" w:sz="4" w:space="0" w:color="999999"/>
            </w:tcBorders>
            <w:vAlign w:val="center"/>
          </w:tcPr>
          <w:p w14:paraId="421C5C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5511F385"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0.971</w:t>
            </w:r>
          </w:p>
        </w:tc>
        <w:tc>
          <w:tcPr>
            <w:tcW w:w="870" w:type="dxa"/>
            <w:tcBorders>
              <w:top w:val="single" w:sz="4" w:space="0" w:color="999999"/>
              <w:left w:val="single" w:sz="4" w:space="0" w:color="999999"/>
              <w:bottom w:val="single" w:sz="4" w:space="0" w:color="999999"/>
              <w:right w:val="single" w:sz="4" w:space="0" w:color="999999"/>
            </w:tcBorders>
            <w:vAlign w:val="center"/>
          </w:tcPr>
          <w:p w14:paraId="2CB82B2E"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InD13</w:t>
            </w:r>
          </w:p>
        </w:tc>
        <w:tc>
          <w:tcPr>
            <w:tcW w:w="1400" w:type="dxa"/>
            <w:tcBorders>
              <w:top w:val="single" w:sz="4" w:space="0" w:color="999999"/>
              <w:left w:val="single" w:sz="4" w:space="0" w:color="999999"/>
              <w:bottom w:val="single" w:sz="4" w:space="0" w:color="999999"/>
              <w:right w:val="single" w:sz="4" w:space="0" w:color="999999"/>
            </w:tcBorders>
            <w:vAlign w:val="center"/>
          </w:tcPr>
          <w:p w14:paraId="305D52D6" w14:textId="77777777" w:rsidR="001F6413" w:rsidRDefault="00D64226">
            <w:pPr>
              <w:suppressAutoHyphens w:val="0"/>
              <w:spacing w:after="0" w:line="240" w:lineRule="auto"/>
              <w:ind w:firstLine="0"/>
              <w:jc w:val="center"/>
              <w:rPr>
                <w:rFonts w:ascii="Liberation Sans" w:eastAsia="Liberation Sans" w:hAnsi="Liberation Sans"/>
                <w:color w:val="B0B0B0"/>
                <w:sz w:val="20"/>
                <w:szCs w:val="20"/>
              </w:rPr>
            </w:pPr>
            <w:r>
              <w:rPr>
                <w:rFonts w:ascii="Liberation Sans" w:eastAsia="Liberation Sans" w:hAnsi="Liberation Sans"/>
                <w:color w:val="B0B0B0"/>
                <w:sz w:val="20"/>
                <w:szCs w:val="20"/>
              </w:rPr>
              <w:t>0.927</w:t>
            </w:r>
          </w:p>
        </w:tc>
        <w:tc>
          <w:tcPr>
            <w:tcW w:w="1009" w:type="dxa"/>
            <w:tcBorders>
              <w:top w:val="single" w:sz="4" w:space="0" w:color="999999"/>
              <w:left w:val="single" w:sz="4" w:space="0" w:color="999999"/>
              <w:bottom w:val="single" w:sz="4" w:space="0" w:color="999999"/>
              <w:right w:val="single" w:sz="4" w:space="0" w:color="999999"/>
            </w:tcBorders>
            <w:vAlign w:val="center"/>
          </w:tcPr>
          <w:p w14:paraId="073FAE6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ID_C</w:t>
            </w:r>
          </w:p>
        </w:tc>
        <w:tc>
          <w:tcPr>
            <w:tcW w:w="916" w:type="dxa"/>
            <w:tcBorders>
              <w:top w:val="single" w:sz="4" w:space="0" w:color="999999"/>
              <w:left w:val="single" w:sz="4" w:space="0" w:color="999999"/>
              <w:bottom w:val="single" w:sz="4" w:space="0" w:color="999999"/>
              <w:right w:val="single" w:sz="4" w:space="0" w:color="999999"/>
            </w:tcBorders>
            <w:vAlign w:val="center"/>
          </w:tcPr>
          <w:p w14:paraId="3111F338"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8AC6A5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15152E5"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635BCEC"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InsDel_D</w:t>
            </w:r>
          </w:p>
        </w:tc>
        <w:tc>
          <w:tcPr>
            <w:tcW w:w="1558" w:type="dxa"/>
            <w:tcBorders>
              <w:top w:val="single" w:sz="4" w:space="0" w:color="999999"/>
              <w:left w:val="single" w:sz="4" w:space="0" w:color="999999"/>
              <w:bottom w:val="single" w:sz="4" w:space="0" w:color="999999"/>
              <w:right w:val="single" w:sz="4" w:space="0" w:color="999999"/>
            </w:tcBorders>
            <w:vAlign w:val="center"/>
          </w:tcPr>
          <w:p w14:paraId="769D64E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0F35C4F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870" w:type="dxa"/>
            <w:tcBorders>
              <w:top w:val="single" w:sz="4" w:space="0" w:color="999999"/>
              <w:left w:val="single" w:sz="4" w:space="0" w:color="999999"/>
              <w:bottom w:val="single" w:sz="4" w:space="0" w:color="999999"/>
              <w:right w:val="single" w:sz="4" w:space="0" w:color="999999"/>
            </w:tcBorders>
            <w:vAlign w:val="center"/>
          </w:tcPr>
          <w:p w14:paraId="1CD23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InD1</w:t>
            </w:r>
          </w:p>
        </w:tc>
        <w:tc>
          <w:tcPr>
            <w:tcW w:w="1400" w:type="dxa"/>
            <w:tcBorders>
              <w:top w:val="single" w:sz="4" w:space="0" w:color="999999"/>
              <w:left w:val="single" w:sz="4" w:space="0" w:color="999999"/>
              <w:bottom w:val="single" w:sz="4" w:space="0" w:color="999999"/>
              <w:right w:val="single" w:sz="4" w:space="0" w:color="999999"/>
            </w:tcBorders>
            <w:vAlign w:val="center"/>
          </w:tcPr>
          <w:p w14:paraId="474B626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0.926</w:t>
            </w:r>
          </w:p>
        </w:tc>
        <w:tc>
          <w:tcPr>
            <w:tcW w:w="1009" w:type="dxa"/>
            <w:tcBorders>
              <w:top w:val="single" w:sz="4" w:space="0" w:color="999999"/>
              <w:left w:val="single" w:sz="4" w:space="0" w:color="999999"/>
              <w:bottom w:val="single" w:sz="4" w:space="0" w:color="999999"/>
              <w:right w:val="single" w:sz="4" w:space="0" w:color="999999"/>
            </w:tcBorders>
            <w:vAlign w:val="center"/>
          </w:tcPr>
          <w:p w14:paraId="320B32AF"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ID_D</w:t>
            </w:r>
          </w:p>
        </w:tc>
        <w:tc>
          <w:tcPr>
            <w:tcW w:w="916" w:type="dxa"/>
            <w:tcBorders>
              <w:top w:val="single" w:sz="4" w:space="0" w:color="999999"/>
              <w:left w:val="single" w:sz="4" w:space="0" w:color="999999"/>
              <w:bottom w:val="single" w:sz="4" w:space="0" w:color="999999"/>
              <w:right w:val="single" w:sz="4" w:space="0" w:color="999999"/>
            </w:tcBorders>
            <w:vAlign w:val="center"/>
          </w:tcPr>
          <w:p w14:paraId="72A4238F"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1DF529CD"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AECA781"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07E60897"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InsDel_E</w:t>
            </w:r>
          </w:p>
        </w:tc>
        <w:tc>
          <w:tcPr>
            <w:tcW w:w="1558" w:type="dxa"/>
            <w:tcBorders>
              <w:top w:val="single" w:sz="4" w:space="0" w:color="999999"/>
              <w:left w:val="single" w:sz="4" w:space="0" w:color="999999"/>
              <w:bottom w:val="single" w:sz="4" w:space="0" w:color="999999"/>
              <w:right w:val="single" w:sz="4" w:space="0" w:color="999999"/>
            </w:tcBorders>
            <w:vAlign w:val="center"/>
          </w:tcPr>
          <w:p w14:paraId="1EE443D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0.988</w:t>
            </w:r>
          </w:p>
        </w:tc>
        <w:tc>
          <w:tcPr>
            <w:tcW w:w="1417" w:type="dxa"/>
            <w:tcBorders>
              <w:top w:val="single" w:sz="4" w:space="0" w:color="999999"/>
              <w:left w:val="single" w:sz="4" w:space="0" w:color="999999"/>
              <w:bottom w:val="single" w:sz="4" w:space="0" w:color="999999"/>
              <w:right w:val="single" w:sz="4" w:space="0" w:color="999999"/>
            </w:tcBorders>
            <w:vAlign w:val="center"/>
          </w:tcPr>
          <w:p w14:paraId="360ACD9E"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0.978</w:t>
            </w:r>
          </w:p>
        </w:tc>
        <w:tc>
          <w:tcPr>
            <w:tcW w:w="870" w:type="dxa"/>
            <w:tcBorders>
              <w:top w:val="single" w:sz="4" w:space="0" w:color="999999"/>
              <w:left w:val="single" w:sz="4" w:space="0" w:color="999999"/>
              <w:bottom w:val="single" w:sz="4" w:space="0" w:color="999999"/>
              <w:right w:val="single" w:sz="4" w:space="0" w:color="999999"/>
            </w:tcBorders>
            <w:vAlign w:val="center"/>
          </w:tcPr>
          <w:p w14:paraId="577F09A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FA3258A"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0E3E3F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ID_E</w:t>
            </w:r>
          </w:p>
        </w:tc>
        <w:tc>
          <w:tcPr>
            <w:tcW w:w="916" w:type="dxa"/>
            <w:tcBorders>
              <w:top w:val="single" w:sz="4" w:space="0" w:color="999999"/>
              <w:left w:val="single" w:sz="4" w:space="0" w:color="999999"/>
              <w:bottom w:val="single" w:sz="4" w:space="0" w:color="999999"/>
              <w:right w:val="single" w:sz="4" w:space="0" w:color="999999"/>
            </w:tcBorders>
            <w:vAlign w:val="center"/>
          </w:tcPr>
          <w:p w14:paraId="71AE5E5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49660C2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1C3D314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3E2E552" w14:textId="77777777" w:rsidR="001F6413" w:rsidRDefault="00D64226">
            <w:pPr>
              <w:suppressAutoHyphens w:val="0"/>
              <w:spacing w:after="0" w:line="240" w:lineRule="auto"/>
              <w:ind w:firstLine="0"/>
              <w:jc w:val="center"/>
              <w:rPr>
                <w:rFonts w:ascii="Liberation Sans" w:eastAsia="Liberation Sans" w:hAnsi="Liberation Sans"/>
                <w:b/>
                <w:bCs/>
                <w:color w:val="000000"/>
                <w:sz w:val="20"/>
                <w:szCs w:val="20"/>
              </w:rPr>
            </w:pPr>
            <w:r>
              <w:rPr>
                <w:rFonts w:ascii="Liberation Sans" w:eastAsia="Liberation Sans" w:hAnsi="Liberation Sans"/>
                <w:b/>
                <w:bCs/>
                <w:color w:val="000000"/>
                <w:sz w:val="20"/>
                <w:szCs w:val="20"/>
              </w:rPr>
              <w:t>InsDel_F</w:t>
            </w:r>
          </w:p>
        </w:tc>
        <w:tc>
          <w:tcPr>
            <w:tcW w:w="1558" w:type="dxa"/>
            <w:tcBorders>
              <w:top w:val="single" w:sz="4" w:space="0" w:color="999999"/>
              <w:left w:val="single" w:sz="4" w:space="0" w:color="999999"/>
              <w:bottom w:val="single" w:sz="4" w:space="0" w:color="999999"/>
              <w:right w:val="single" w:sz="4" w:space="0" w:color="999999"/>
            </w:tcBorders>
            <w:vAlign w:val="center"/>
          </w:tcPr>
          <w:p w14:paraId="02842C2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239F3C0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0.993</w:t>
            </w:r>
          </w:p>
        </w:tc>
        <w:tc>
          <w:tcPr>
            <w:tcW w:w="870" w:type="dxa"/>
            <w:tcBorders>
              <w:top w:val="single" w:sz="4" w:space="0" w:color="999999"/>
              <w:left w:val="single" w:sz="4" w:space="0" w:color="999999"/>
              <w:bottom w:val="single" w:sz="4" w:space="0" w:color="999999"/>
              <w:right w:val="single" w:sz="4" w:space="0" w:color="999999"/>
            </w:tcBorders>
            <w:vAlign w:val="center"/>
          </w:tcPr>
          <w:p w14:paraId="2ECD7F54"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C9A9442"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365A2D"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ID_F</w:t>
            </w:r>
          </w:p>
        </w:tc>
        <w:tc>
          <w:tcPr>
            <w:tcW w:w="916" w:type="dxa"/>
            <w:tcBorders>
              <w:top w:val="single" w:sz="4" w:space="0" w:color="999999"/>
              <w:left w:val="single" w:sz="4" w:space="0" w:color="999999"/>
              <w:bottom w:val="single" w:sz="4" w:space="0" w:color="999999"/>
              <w:right w:val="single" w:sz="4" w:space="0" w:color="999999"/>
            </w:tcBorders>
            <w:vAlign w:val="center"/>
          </w:tcPr>
          <w:p w14:paraId="4D2E65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ID4</w:t>
            </w:r>
          </w:p>
        </w:tc>
        <w:tc>
          <w:tcPr>
            <w:tcW w:w="905" w:type="dxa"/>
            <w:tcBorders>
              <w:top w:val="single" w:sz="4" w:space="0" w:color="999999"/>
              <w:left w:val="single" w:sz="4" w:space="0" w:color="999999"/>
              <w:bottom w:val="single" w:sz="4" w:space="0" w:color="999999"/>
              <w:right w:val="single" w:sz="4" w:space="0" w:color="999999"/>
            </w:tcBorders>
            <w:vAlign w:val="center"/>
          </w:tcPr>
          <w:p w14:paraId="07E5F6E4"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0.973</w:t>
            </w:r>
          </w:p>
        </w:tc>
      </w:tr>
      <w:tr w:rsidR="001F6413" w14:paraId="62A02D2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298C104"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InsDel_G</w:t>
            </w:r>
          </w:p>
        </w:tc>
        <w:tc>
          <w:tcPr>
            <w:tcW w:w="1558" w:type="dxa"/>
            <w:tcBorders>
              <w:top w:val="single" w:sz="4" w:space="0" w:color="999999"/>
              <w:left w:val="single" w:sz="4" w:space="0" w:color="999999"/>
              <w:bottom w:val="single" w:sz="4" w:space="0" w:color="999999"/>
              <w:right w:val="single" w:sz="4" w:space="0" w:color="999999"/>
            </w:tcBorders>
            <w:vAlign w:val="center"/>
          </w:tcPr>
          <w:p w14:paraId="6931AE30"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0.997</w:t>
            </w:r>
          </w:p>
        </w:tc>
        <w:tc>
          <w:tcPr>
            <w:tcW w:w="1417" w:type="dxa"/>
            <w:tcBorders>
              <w:top w:val="single" w:sz="4" w:space="0" w:color="999999"/>
              <w:left w:val="single" w:sz="4" w:space="0" w:color="999999"/>
              <w:bottom w:val="single" w:sz="4" w:space="0" w:color="999999"/>
              <w:right w:val="single" w:sz="4" w:space="0" w:color="999999"/>
            </w:tcBorders>
            <w:vAlign w:val="center"/>
          </w:tcPr>
          <w:p w14:paraId="31F44B78"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0.955</w:t>
            </w:r>
          </w:p>
        </w:tc>
        <w:tc>
          <w:tcPr>
            <w:tcW w:w="870" w:type="dxa"/>
            <w:tcBorders>
              <w:top w:val="single" w:sz="4" w:space="0" w:color="999999"/>
              <w:left w:val="single" w:sz="4" w:space="0" w:color="999999"/>
              <w:bottom w:val="single" w:sz="4" w:space="0" w:color="999999"/>
              <w:right w:val="single" w:sz="4" w:space="0" w:color="999999"/>
            </w:tcBorders>
            <w:vAlign w:val="center"/>
          </w:tcPr>
          <w:p w14:paraId="040000E1"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F2E79C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05019591"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ID_G</w:t>
            </w:r>
          </w:p>
        </w:tc>
        <w:tc>
          <w:tcPr>
            <w:tcW w:w="916" w:type="dxa"/>
            <w:tcBorders>
              <w:top w:val="single" w:sz="4" w:space="0" w:color="999999"/>
              <w:left w:val="single" w:sz="4" w:space="0" w:color="999999"/>
              <w:bottom w:val="single" w:sz="4" w:space="0" w:color="999999"/>
              <w:right w:val="single" w:sz="4" w:space="0" w:color="999999"/>
            </w:tcBorders>
            <w:vAlign w:val="center"/>
          </w:tcPr>
          <w:p w14:paraId="28D394D9"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ID11b</w:t>
            </w:r>
          </w:p>
        </w:tc>
        <w:tc>
          <w:tcPr>
            <w:tcW w:w="905" w:type="dxa"/>
            <w:tcBorders>
              <w:top w:val="single" w:sz="4" w:space="0" w:color="999999"/>
              <w:left w:val="single" w:sz="4" w:space="0" w:color="999999"/>
              <w:bottom w:val="single" w:sz="4" w:space="0" w:color="999999"/>
              <w:right w:val="single" w:sz="4" w:space="0" w:color="999999"/>
            </w:tcBorders>
            <w:vAlign w:val="center"/>
          </w:tcPr>
          <w:p w14:paraId="5802130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0.947</w:t>
            </w:r>
          </w:p>
        </w:tc>
      </w:tr>
      <w:tr w:rsidR="001F6413" w14:paraId="05A11D1B"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5F24EC6"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InsDel_H</w:t>
            </w:r>
          </w:p>
        </w:tc>
        <w:tc>
          <w:tcPr>
            <w:tcW w:w="1558" w:type="dxa"/>
            <w:tcBorders>
              <w:top w:val="single" w:sz="4" w:space="0" w:color="999999"/>
              <w:left w:val="single" w:sz="4" w:space="0" w:color="999999"/>
              <w:bottom w:val="single" w:sz="4" w:space="0" w:color="999999"/>
              <w:right w:val="single" w:sz="4" w:space="0" w:color="999999"/>
            </w:tcBorders>
            <w:vAlign w:val="center"/>
          </w:tcPr>
          <w:p w14:paraId="2BC4CE95"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0.954</w:t>
            </w:r>
          </w:p>
        </w:tc>
        <w:tc>
          <w:tcPr>
            <w:tcW w:w="1417" w:type="dxa"/>
            <w:tcBorders>
              <w:top w:val="single" w:sz="4" w:space="0" w:color="999999"/>
              <w:left w:val="single" w:sz="4" w:space="0" w:color="999999"/>
              <w:bottom w:val="single" w:sz="4" w:space="0" w:color="999999"/>
              <w:right w:val="single" w:sz="4" w:space="0" w:color="999999"/>
            </w:tcBorders>
            <w:vAlign w:val="center"/>
          </w:tcPr>
          <w:p w14:paraId="3835FD0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0.821</w:t>
            </w:r>
          </w:p>
        </w:tc>
        <w:tc>
          <w:tcPr>
            <w:tcW w:w="870" w:type="dxa"/>
            <w:tcBorders>
              <w:top w:val="single" w:sz="4" w:space="0" w:color="999999"/>
              <w:left w:val="single" w:sz="4" w:space="0" w:color="999999"/>
              <w:bottom w:val="single" w:sz="4" w:space="0" w:color="999999"/>
              <w:right w:val="single" w:sz="4" w:space="0" w:color="999999"/>
            </w:tcBorders>
            <w:vAlign w:val="center"/>
          </w:tcPr>
          <w:p w14:paraId="0A37BECC"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9F4AC4"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5503EC9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ID_H</w:t>
            </w:r>
          </w:p>
        </w:tc>
        <w:tc>
          <w:tcPr>
            <w:tcW w:w="916" w:type="dxa"/>
            <w:tcBorders>
              <w:top w:val="single" w:sz="4" w:space="0" w:color="999999"/>
              <w:left w:val="single" w:sz="4" w:space="0" w:color="999999"/>
              <w:bottom w:val="single" w:sz="4" w:space="0" w:color="999999"/>
              <w:right w:val="single" w:sz="4" w:space="0" w:color="999999"/>
            </w:tcBorders>
            <w:vAlign w:val="center"/>
          </w:tcPr>
          <w:p w14:paraId="129816D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6FB1734C"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0872D426"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10E636E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InsDel_I</w:t>
            </w:r>
          </w:p>
        </w:tc>
        <w:tc>
          <w:tcPr>
            <w:tcW w:w="1558" w:type="dxa"/>
            <w:tcBorders>
              <w:top w:val="single" w:sz="4" w:space="0" w:color="999999"/>
              <w:left w:val="single" w:sz="4" w:space="0" w:color="999999"/>
              <w:bottom w:val="single" w:sz="4" w:space="0" w:color="999999"/>
              <w:right w:val="single" w:sz="4" w:space="0" w:color="999999"/>
            </w:tcBorders>
            <w:vAlign w:val="center"/>
          </w:tcPr>
          <w:p w14:paraId="6AD50831"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0.999</w:t>
            </w:r>
          </w:p>
        </w:tc>
        <w:tc>
          <w:tcPr>
            <w:tcW w:w="1417" w:type="dxa"/>
            <w:tcBorders>
              <w:top w:val="single" w:sz="4" w:space="0" w:color="999999"/>
              <w:left w:val="single" w:sz="4" w:space="0" w:color="999999"/>
              <w:bottom w:val="single" w:sz="4" w:space="0" w:color="999999"/>
              <w:right w:val="single" w:sz="4" w:space="0" w:color="999999"/>
            </w:tcBorders>
            <w:vAlign w:val="center"/>
          </w:tcPr>
          <w:p w14:paraId="09A83C8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1627FE1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174A6390"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BDA4430"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ID_I</w:t>
            </w:r>
          </w:p>
        </w:tc>
        <w:tc>
          <w:tcPr>
            <w:tcW w:w="916" w:type="dxa"/>
            <w:tcBorders>
              <w:top w:val="single" w:sz="4" w:space="0" w:color="999999"/>
              <w:left w:val="single" w:sz="4" w:space="0" w:color="999999"/>
              <w:bottom w:val="single" w:sz="4" w:space="0" w:color="999999"/>
              <w:right w:val="single" w:sz="4" w:space="0" w:color="999999"/>
            </w:tcBorders>
            <w:vAlign w:val="center"/>
          </w:tcPr>
          <w:p w14:paraId="1F7693B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ID25</w:t>
            </w:r>
          </w:p>
        </w:tc>
        <w:tc>
          <w:tcPr>
            <w:tcW w:w="905" w:type="dxa"/>
            <w:tcBorders>
              <w:top w:val="single" w:sz="4" w:space="0" w:color="999999"/>
              <w:left w:val="single" w:sz="4" w:space="0" w:color="999999"/>
              <w:bottom w:val="single" w:sz="4" w:space="0" w:color="999999"/>
              <w:right w:val="single" w:sz="4" w:space="0" w:color="999999"/>
            </w:tcBorders>
            <w:vAlign w:val="center"/>
          </w:tcPr>
          <w:p w14:paraId="230EC39B"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0.932</w:t>
            </w:r>
          </w:p>
        </w:tc>
      </w:tr>
      <w:tr w:rsidR="001F6413" w14:paraId="7665804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8416A2E"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InsDel_J</w:t>
            </w:r>
          </w:p>
        </w:tc>
        <w:tc>
          <w:tcPr>
            <w:tcW w:w="1558" w:type="dxa"/>
            <w:tcBorders>
              <w:top w:val="single" w:sz="4" w:space="0" w:color="999999"/>
              <w:left w:val="single" w:sz="4" w:space="0" w:color="999999"/>
              <w:bottom w:val="single" w:sz="4" w:space="0" w:color="999999"/>
              <w:right w:val="single" w:sz="4" w:space="0" w:color="999999"/>
            </w:tcBorders>
            <w:vAlign w:val="center"/>
          </w:tcPr>
          <w:p w14:paraId="40933F4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0.975</w:t>
            </w:r>
          </w:p>
        </w:tc>
        <w:tc>
          <w:tcPr>
            <w:tcW w:w="1417" w:type="dxa"/>
            <w:tcBorders>
              <w:top w:val="single" w:sz="4" w:space="0" w:color="999999"/>
              <w:left w:val="single" w:sz="4" w:space="0" w:color="999999"/>
              <w:bottom w:val="single" w:sz="4" w:space="0" w:color="999999"/>
              <w:right w:val="single" w:sz="4" w:space="0" w:color="999999"/>
            </w:tcBorders>
            <w:vAlign w:val="center"/>
          </w:tcPr>
          <w:p w14:paraId="6BEF5517"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0.563</w:t>
            </w:r>
          </w:p>
        </w:tc>
        <w:tc>
          <w:tcPr>
            <w:tcW w:w="870" w:type="dxa"/>
            <w:tcBorders>
              <w:top w:val="single" w:sz="4" w:space="0" w:color="999999"/>
              <w:left w:val="single" w:sz="4" w:space="0" w:color="999999"/>
              <w:bottom w:val="single" w:sz="4" w:space="0" w:color="999999"/>
              <w:right w:val="single" w:sz="4" w:space="0" w:color="999999"/>
            </w:tcBorders>
            <w:vAlign w:val="center"/>
          </w:tcPr>
          <w:p w14:paraId="57A04C70"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3BA152E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36F66F8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ID_J**</w:t>
            </w:r>
          </w:p>
        </w:tc>
        <w:tc>
          <w:tcPr>
            <w:tcW w:w="916" w:type="dxa"/>
            <w:tcBorders>
              <w:top w:val="single" w:sz="4" w:space="0" w:color="999999"/>
              <w:left w:val="single" w:sz="4" w:space="0" w:color="999999"/>
              <w:bottom w:val="single" w:sz="4" w:space="0" w:color="999999"/>
              <w:right w:val="single" w:sz="4" w:space="0" w:color="999999"/>
            </w:tcBorders>
            <w:vAlign w:val="center"/>
          </w:tcPr>
          <w:p w14:paraId="2721D222"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7872363"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4C10C2C0"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2EF7128A"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InsDel_K</w:t>
            </w:r>
          </w:p>
        </w:tc>
        <w:tc>
          <w:tcPr>
            <w:tcW w:w="1558" w:type="dxa"/>
            <w:tcBorders>
              <w:top w:val="single" w:sz="4" w:space="0" w:color="999999"/>
              <w:left w:val="single" w:sz="4" w:space="0" w:color="999999"/>
              <w:bottom w:val="single" w:sz="4" w:space="0" w:color="999999"/>
              <w:right w:val="single" w:sz="4" w:space="0" w:color="999999"/>
            </w:tcBorders>
            <w:vAlign w:val="center"/>
          </w:tcPr>
          <w:p w14:paraId="578EFD9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0.996</w:t>
            </w:r>
          </w:p>
        </w:tc>
        <w:tc>
          <w:tcPr>
            <w:tcW w:w="1417" w:type="dxa"/>
            <w:tcBorders>
              <w:top w:val="single" w:sz="4" w:space="0" w:color="999999"/>
              <w:left w:val="single" w:sz="4" w:space="0" w:color="999999"/>
              <w:bottom w:val="single" w:sz="4" w:space="0" w:color="999999"/>
              <w:right w:val="single" w:sz="4" w:space="0" w:color="999999"/>
            </w:tcBorders>
            <w:vAlign w:val="center"/>
          </w:tcPr>
          <w:p w14:paraId="23A372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0.857</w:t>
            </w:r>
          </w:p>
        </w:tc>
        <w:tc>
          <w:tcPr>
            <w:tcW w:w="870" w:type="dxa"/>
            <w:tcBorders>
              <w:top w:val="single" w:sz="4" w:space="0" w:color="999999"/>
              <w:left w:val="single" w:sz="4" w:space="0" w:color="999999"/>
              <w:bottom w:val="single" w:sz="4" w:space="0" w:color="999999"/>
              <w:right w:val="single" w:sz="4" w:space="0" w:color="999999"/>
            </w:tcBorders>
            <w:vAlign w:val="center"/>
          </w:tcPr>
          <w:p w14:paraId="5064FC1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InD20</w:t>
            </w:r>
          </w:p>
        </w:tc>
        <w:tc>
          <w:tcPr>
            <w:tcW w:w="1400" w:type="dxa"/>
            <w:tcBorders>
              <w:top w:val="single" w:sz="4" w:space="0" w:color="999999"/>
              <w:left w:val="single" w:sz="4" w:space="0" w:color="999999"/>
              <w:bottom w:val="single" w:sz="4" w:space="0" w:color="999999"/>
              <w:right w:val="single" w:sz="4" w:space="0" w:color="999999"/>
            </w:tcBorders>
            <w:vAlign w:val="center"/>
          </w:tcPr>
          <w:p w14:paraId="4D28E64F"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0.949</w:t>
            </w:r>
          </w:p>
        </w:tc>
        <w:tc>
          <w:tcPr>
            <w:tcW w:w="1009" w:type="dxa"/>
            <w:tcBorders>
              <w:top w:val="single" w:sz="4" w:space="0" w:color="999999"/>
              <w:left w:val="single" w:sz="4" w:space="0" w:color="999999"/>
              <w:bottom w:val="single" w:sz="4" w:space="0" w:color="999999"/>
              <w:right w:val="single" w:sz="4" w:space="0" w:color="999999"/>
            </w:tcBorders>
            <w:vAlign w:val="center"/>
          </w:tcPr>
          <w:p w14:paraId="3518559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ID_K</w:t>
            </w:r>
          </w:p>
        </w:tc>
        <w:tc>
          <w:tcPr>
            <w:tcW w:w="916" w:type="dxa"/>
            <w:tcBorders>
              <w:top w:val="single" w:sz="4" w:space="0" w:color="999999"/>
              <w:left w:val="single" w:sz="4" w:space="0" w:color="999999"/>
              <w:bottom w:val="single" w:sz="4" w:space="0" w:color="999999"/>
              <w:right w:val="single" w:sz="4" w:space="0" w:color="999999"/>
            </w:tcBorders>
            <w:vAlign w:val="center"/>
          </w:tcPr>
          <w:p w14:paraId="01995DF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ID26</w:t>
            </w:r>
          </w:p>
        </w:tc>
        <w:tc>
          <w:tcPr>
            <w:tcW w:w="905" w:type="dxa"/>
            <w:tcBorders>
              <w:top w:val="single" w:sz="4" w:space="0" w:color="999999"/>
              <w:left w:val="single" w:sz="4" w:space="0" w:color="999999"/>
              <w:bottom w:val="single" w:sz="4" w:space="0" w:color="999999"/>
              <w:right w:val="single" w:sz="4" w:space="0" w:color="999999"/>
            </w:tcBorders>
            <w:vAlign w:val="center"/>
          </w:tcPr>
          <w:p w14:paraId="73B6EF8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0.981</w:t>
            </w:r>
          </w:p>
        </w:tc>
      </w:tr>
      <w:tr w:rsidR="001F6413" w14:paraId="13A30DB7"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3A0C0C8D"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InsDel_L</w:t>
            </w:r>
          </w:p>
        </w:tc>
        <w:tc>
          <w:tcPr>
            <w:tcW w:w="1558" w:type="dxa"/>
            <w:tcBorders>
              <w:top w:val="single" w:sz="4" w:space="0" w:color="999999"/>
              <w:left w:val="single" w:sz="4" w:space="0" w:color="999999"/>
              <w:bottom w:val="single" w:sz="4" w:space="0" w:color="999999"/>
              <w:right w:val="single" w:sz="4" w:space="0" w:color="999999"/>
            </w:tcBorders>
            <w:vAlign w:val="center"/>
          </w:tcPr>
          <w:p w14:paraId="7B4A5E07"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0.998</w:t>
            </w:r>
          </w:p>
        </w:tc>
        <w:tc>
          <w:tcPr>
            <w:tcW w:w="1417" w:type="dxa"/>
            <w:tcBorders>
              <w:top w:val="single" w:sz="4" w:space="0" w:color="999999"/>
              <w:left w:val="single" w:sz="4" w:space="0" w:color="999999"/>
              <w:bottom w:val="single" w:sz="4" w:space="0" w:color="999999"/>
              <w:right w:val="single" w:sz="4" w:space="0" w:color="999999"/>
            </w:tcBorders>
            <w:vAlign w:val="center"/>
          </w:tcPr>
          <w:p w14:paraId="6F062674"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0.966</w:t>
            </w:r>
          </w:p>
        </w:tc>
        <w:tc>
          <w:tcPr>
            <w:tcW w:w="870" w:type="dxa"/>
            <w:tcBorders>
              <w:top w:val="single" w:sz="4" w:space="0" w:color="999999"/>
              <w:left w:val="single" w:sz="4" w:space="0" w:color="999999"/>
              <w:bottom w:val="single" w:sz="4" w:space="0" w:color="999999"/>
              <w:right w:val="single" w:sz="4" w:space="0" w:color="999999"/>
            </w:tcBorders>
            <w:vAlign w:val="center"/>
          </w:tcPr>
          <w:p w14:paraId="59FE305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079171B8"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71C459D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ID_L</w:t>
            </w:r>
          </w:p>
        </w:tc>
        <w:tc>
          <w:tcPr>
            <w:tcW w:w="916" w:type="dxa"/>
            <w:tcBorders>
              <w:top w:val="single" w:sz="4" w:space="0" w:color="999999"/>
              <w:left w:val="single" w:sz="4" w:space="0" w:color="999999"/>
              <w:bottom w:val="single" w:sz="4" w:space="0" w:color="999999"/>
              <w:right w:val="single" w:sz="4" w:space="0" w:color="999999"/>
            </w:tcBorders>
            <w:vAlign w:val="center"/>
          </w:tcPr>
          <w:p w14:paraId="14B75736"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58997ED1"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C7771FF"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7151EDA2"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InsDel_M</w:t>
            </w:r>
          </w:p>
        </w:tc>
        <w:tc>
          <w:tcPr>
            <w:tcW w:w="1558" w:type="dxa"/>
            <w:tcBorders>
              <w:top w:val="single" w:sz="4" w:space="0" w:color="999999"/>
              <w:left w:val="single" w:sz="4" w:space="0" w:color="999999"/>
              <w:bottom w:val="single" w:sz="4" w:space="0" w:color="999999"/>
              <w:right w:val="single" w:sz="4" w:space="0" w:color="999999"/>
            </w:tcBorders>
            <w:vAlign w:val="center"/>
          </w:tcPr>
          <w:p w14:paraId="6F165CF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0.994</w:t>
            </w:r>
          </w:p>
        </w:tc>
        <w:tc>
          <w:tcPr>
            <w:tcW w:w="1417" w:type="dxa"/>
            <w:tcBorders>
              <w:top w:val="single" w:sz="4" w:space="0" w:color="999999"/>
              <w:left w:val="single" w:sz="4" w:space="0" w:color="999999"/>
              <w:bottom w:val="single" w:sz="4" w:space="0" w:color="999999"/>
              <w:right w:val="single" w:sz="4" w:space="0" w:color="999999"/>
            </w:tcBorders>
            <w:vAlign w:val="center"/>
          </w:tcPr>
          <w:p w14:paraId="47F9F03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1.000</w:t>
            </w:r>
          </w:p>
        </w:tc>
        <w:tc>
          <w:tcPr>
            <w:tcW w:w="870" w:type="dxa"/>
            <w:tcBorders>
              <w:top w:val="single" w:sz="4" w:space="0" w:color="999999"/>
              <w:left w:val="single" w:sz="4" w:space="0" w:color="999999"/>
              <w:bottom w:val="single" w:sz="4" w:space="0" w:color="999999"/>
              <w:right w:val="single" w:sz="4" w:space="0" w:color="999999"/>
            </w:tcBorders>
            <w:vAlign w:val="center"/>
          </w:tcPr>
          <w:p w14:paraId="5A81182A"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1400" w:type="dxa"/>
            <w:tcBorders>
              <w:top w:val="single" w:sz="4" w:space="0" w:color="999999"/>
              <w:left w:val="single" w:sz="4" w:space="0" w:color="999999"/>
              <w:bottom w:val="single" w:sz="4" w:space="0" w:color="999999"/>
              <w:right w:val="single" w:sz="4" w:space="0" w:color="999999"/>
            </w:tcBorders>
            <w:vAlign w:val="center"/>
          </w:tcPr>
          <w:p w14:paraId="2588E73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c>
          <w:tcPr>
            <w:tcW w:w="1009" w:type="dxa"/>
            <w:tcBorders>
              <w:top w:val="single" w:sz="4" w:space="0" w:color="999999"/>
              <w:left w:val="single" w:sz="4" w:space="0" w:color="999999"/>
              <w:bottom w:val="single" w:sz="4" w:space="0" w:color="999999"/>
              <w:right w:val="single" w:sz="4" w:space="0" w:color="999999"/>
            </w:tcBorders>
            <w:vAlign w:val="center"/>
          </w:tcPr>
          <w:p w14:paraId="101AE84C"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ID_M</w:t>
            </w:r>
          </w:p>
        </w:tc>
        <w:tc>
          <w:tcPr>
            <w:tcW w:w="916" w:type="dxa"/>
            <w:tcBorders>
              <w:top w:val="single" w:sz="4" w:space="0" w:color="999999"/>
              <w:left w:val="single" w:sz="4" w:space="0" w:color="999999"/>
              <w:bottom w:val="single" w:sz="4" w:space="0" w:color="999999"/>
              <w:right w:val="single" w:sz="4" w:space="0" w:color="999999"/>
            </w:tcBorders>
            <w:vAlign w:val="center"/>
          </w:tcPr>
          <w:p w14:paraId="734E71BD"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tcBorders>
              <w:top w:val="single" w:sz="4" w:space="0" w:color="999999"/>
              <w:left w:val="single" w:sz="4" w:space="0" w:color="999999"/>
              <w:bottom w:val="single" w:sz="4" w:space="0" w:color="999999"/>
              <w:right w:val="single" w:sz="4" w:space="0" w:color="999999"/>
            </w:tcBorders>
            <w:vAlign w:val="center"/>
          </w:tcPr>
          <w:p w14:paraId="236E6077"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68AD9808"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D5D2963"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InsDel_Nα</w:t>
            </w:r>
          </w:p>
        </w:tc>
        <w:tc>
          <w:tcPr>
            <w:tcW w:w="1558" w:type="dxa"/>
            <w:tcBorders>
              <w:top w:val="single" w:sz="4" w:space="0" w:color="999999"/>
              <w:left w:val="single" w:sz="4" w:space="0" w:color="999999"/>
              <w:bottom w:val="single" w:sz="4" w:space="0" w:color="999999"/>
              <w:right w:val="single" w:sz="4" w:space="0" w:color="999999"/>
            </w:tcBorders>
            <w:vAlign w:val="center"/>
          </w:tcPr>
          <w:p w14:paraId="2A09AE6E"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0.990</w:t>
            </w:r>
          </w:p>
        </w:tc>
        <w:tc>
          <w:tcPr>
            <w:tcW w:w="1417" w:type="dxa"/>
            <w:tcBorders>
              <w:top w:val="single" w:sz="4" w:space="0" w:color="999999"/>
              <w:left w:val="single" w:sz="4" w:space="0" w:color="999999"/>
              <w:bottom w:val="single" w:sz="4" w:space="0" w:color="999999"/>
              <w:right w:val="single" w:sz="4" w:space="0" w:color="999999"/>
            </w:tcBorders>
            <w:vAlign w:val="center"/>
          </w:tcPr>
          <w:p w14:paraId="5075885A"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0.984</w:t>
            </w:r>
          </w:p>
        </w:tc>
        <w:tc>
          <w:tcPr>
            <w:tcW w:w="870" w:type="dxa"/>
            <w:tcBorders>
              <w:top w:val="single" w:sz="4" w:space="0" w:color="999999"/>
              <w:left w:val="single" w:sz="4" w:space="0" w:color="999999"/>
              <w:bottom w:val="single" w:sz="4" w:space="0" w:color="999999"/>
              <w:right w:val="single" w:sz="4" w:space="0" w:color="999999"/>
            </w:tcBorders>
            <w:vAlign w:val="center"/>
          </w:tcPr>
          <w:p w14:paraId="47FCCF18"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InD16b</w:t>
            </w:r>
          </w:p>
        </w:tc>
        <w:tc>
          <w:tcPr>
            <w:tcW w:w="1400" w:type="dxa"/>
            <w:tcBorders>
              <w:top w:val="single" w:sz="4" w:space="0" w:color="999999"/>
              <w:left w:val="single" w:sz="4" w:space="0" w:color="999999"/>
              <w:bottom w:val="single" w:sz="4" w:space="0" w:color="999999"/>
              <w:right w:val="single" w:sz="4" w:space="0" w:color="999999"/>
            </w:tcBorders>
            <w:vAlign w:val="center"/>
          </w:tcPr>
          <w:p w14:paraId="48A1A2DC"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0.923</w:t>
            </w:r>
          </w:p>
        </w:tc>
        <w:tc>
          <w:tcPr>
            <w:tcW w:w="1009" w:type="dxa"/>
            <w:vMerge w:val="restart"/>
            <w:tcBorders>
              <w:top w:val="single" w:sz="4" w:space="0" w:color="999999"/>
              <w:left w:val="single" w:sz="4" w:space="0" w:color="999999"/>
              <w:bottom w:val="single" w:sz="4" w:space="0" w:color="999999"/>
              <w:right w:val="single" w:sz="4" w:space="0" w:color="999999"/>
            </w:tcBorders>
            <w:vAlign w:val="center"/>
          </w:tcPr>
          <w:p w14:paraId="7BF1B546" w14:textId="77777777" w:rsidR="001F6413" w:rsidRDefault="00D64226">
            <w:pPr>
              <w:suppressAutoHyphens w:val="0"/>
              <w:spacing w:after="0" w:line="240" w:lineRule="auto"/>
              <w:ind w:firstLine="0"/>
              <w:jc w:val="center"/>
              <w:rPr>
                <w:rFonts w:ascii="Liberation Sans" w:eastAsia="Liberation Sans" w:hAnsi="Liberation Sans"/>
                <w:sz w:val="20"/>
                <w:szCs w:val="20"/>
              </w:rPr>
            </w:pPr>
            <w:r>
              <w:rPr>
                <w:rFonts w:ascii="Liberation Sans" w:eastAsia="Liberation Sans" w:hAnsi="Liberation Sans"/>
                <w:color w:val="000000"/>
                <w:sz w:val="20"/>
                <w:szCs w:val="20"/>
              </w:rPr>
              <w:t>ID_N</w:t>
            </w:r>
          </w:p>
        </w:tc>
        <w:tc>
          <w:tcPr>
            <w:tcW w:w="916" w:type="dxa"/>
            <w:vMerge w:val="restart"/>
            <w:tcBorders>
              <w:top w:val="single" w:sz="4" w:space="0" w:color="999999"/>
              <w:left w:val="single" w:sz="4" w:space="0" w:color="999999"/>
              <w:bottom w:val="single" w:sz="4" w:space="0" w:color="999999"/>
              <w:right w:val="single" w:sz="4" w:space="0" w:color="999999"/>
            </w:tcBorders>
            <w:vAlign w:val="center"/>
          </w:tcPr>
          <w:p w14:paraId="02C43917" w14:textId="77777777" w:rsidR="001F6413" w:rsidRDefault="001F6413">
            <w:pPr>
              <w:suppressAutoHyphens w:val="0"/>
              <w:spacing w:after="0" w:line="240" w:lineRule="auto"/>
              <w:ind w:firstLine="0"/>
              <w:jc w:val="center"/>
              <w:rPr>
                <w:rFonts w:ascii="Liberation Sans" w:eastAsia="Liberation Sans" w:hAnsi="Liberation Sans"/>
                <w:color w:val="000000"/>
                <w:sz w:val="20"/>
                <w:szCs w:val="20"/>
              </w:rPr>
            </w:pPr>
          </w:p>
        </w:tc>
        <w:tc>
          <w:tcPr>
            <w:tcW w:w="905" w:type="dxa"/>
            <w:vMerge w:val="restart"/>
            <w:tcBorders>
              <w:top w:val="single" w:sz="4" w:space="0" w:color="999999"/>
              <w:left w:val="single" w:sz="4" w:space="0" w:color="999999"/>
              <w:bottom w:val="single" w:sz="4" w:space="0" w:color="999999"/>
              <w:right w:val="single" w:sz="4" w:space="0" w:color="999999"/>
            </w:tcBorders>
            <w:vAlign w:val="center"/>
          </w:tcPr>
          <w:p w14:paraId="3CCEE82B" w14:textId="77777777" w:rsidR="001F6413" w:rsidRDefault="001F6413">
            <w:pPr>
              <w:suppressAutoHyphens w:val="0"/>
              <w:spacing w:after="0" w:line="240" w:lineRule="auto"/>
              <w:ind w:firstLine="0"/>
              <w:jc w:val="center"/>
              <w:rPr>
                <w:rFonts w:ascii="Liberation Sans" w:eastAsia="Liberation Sans" w:hAnsi="Liberation Sans"/>
                <w:sz w:val="20"/>
                <w:szCs w:val="20"/>
              </w:rPr>
            </w:pPr>
          </w:p>
        </w:tc>
      </w:tr>
      <w:tr w:rsidR="001F6413" w14:paraId="51C6B23A" w14:textId="77777777">
        <w:trPr>
          <w:trHeight w:val="270"/>
          <w:jc w:val="center"/>
        </w:trPr>
        <w:tc>
          <w:tcPr>
            <w:tcW w:w="1271" w:type="dxa"/>
            <w:tcBorders>
              <w:top w:val="single" w:sz="4" w:space="0" w:color="999999"/>
              <w:left w:val="single" w:sz="4" w:space="0" w:color="999999"/>
              <w:bottom w:val="single" w:sz="4" w:space="0" w:color="999999"/>
              <w:right w:val="single" w:sz="4" w:space="0" w:color="999999"/>
            </w:tcBorders>
            <w:vAlign w:val="center"/>
          </w:tcPr>
          <w:p w14:paraId="66AE56A7" w14:textId="77777777" w:rsidR="001F6413" w:rsidRDefault="00D64226">
            <w:pPr>
              <w:suppressAutoHyphens w:val="0"/>
              <w:spacing w:after="0" w:line="240" w:lineRule="auto"/>
              <w:ind w:firstLine="0"/>
              <w:jc w:val="center"/>
              <w:rPr>
                <w:rFonts w:ascii="Liberation Sans" w:eastAsia="Liberation Sans" w:hAnsi="Liberation Sans"/>
                <w:b/>
                <w:bCs/>
                <w:sz w:val="20"/>
                <w:szCs w:val="20"/>
              </w:rPr>
            </w:pPr>
            <w:r>
              <w:rPr>
                <w:rFonts w:ascii="Liberation Sans" w:eastAsia="Liberation Sans" w:hAnsi="Liberation Sans"/>
                <w:b/>
                <w:bCs/>
                <w:color w:val="000000"/>
                <w:sz w:val="20"/>
                <w:szCs w:val="20"/>
              </w:rPr>
              <w:t>InsDel_Nβ</w:t>
            </w:r>
          </w:p>
        </w:tc>
        <w:tc>
          <w:tcPr>
            <w:tcW w:w="1558" w:type="dxa"/>
            <w:tcBorders>
              <w:top w:val="single" w:sz="4" w:space="0" w:color="999999"/>
              <w:left w:val="single" w:sz="4" w:space="0" w:color="999999"/>
              <w:bottom w:val="single" w:sz="4" w:space="0" w:color="999999"/>
              <w:right w:val="single" w:sz="4" w:space="0" w:color="999999"/>
            </w:tcBorders>
            <w:vAlign w:val="center"/>
          </w:tcPr>
          <w:p w14:paraId="493F262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0.995</w:t>
            </w:r>
          </w:p>
        </w:tc>
        <w:tc>
          <w:tcPr>
            <w:tcW w:w="1417" w:type="dxa"/>
            <w:tcBorders>
              <w:top w:val="single" w:sz="4" w:space="0" w:color="999999"/>
              <w:left w:val="single" w:sz="4" w:space="0" w:color="999999"/>
              <w:bottom w:val="single" w:sz="4" w:space="0" w:color="999999"/>
              <w:right w:val="single" w:sz="4" w:space="0" w:color="999999"/>
            </w:tcBorders>
            <w:vAlign w:val="center"/>
          </w:tcPr>
          <w:p w14:paraId="16A765B6"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0.985</w:t>
            </w:r>
          </w:p>
        </w:tc>
        <w:tc>
          <w:tcPr>
            <w:tcW w:w="870" w:type="dxa"/>
            <w:tcBorders>
              <w:top w:val="single" w:sz="4" w:space="0" w:color="999999"/>
              <w:left w:val="single" w:sz="4" w:space="0" w:color="999999"/>
              <w:bottom w:val="single" w:sz="4" w:space="0" w:color="999999"/>
              <w:right w:val="single" w:sz="4" w:space="0" w:color="999999"/>
            </w:tcBorders>
            <w:vAlign w:val="center"/>
          </w:tcPr>
          <w:p w14:paraId="2EF5ABCB"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InD21</w:t>
            </w:r>
          </w:p>
        </w:tc>
        <w:tc>
          <w:tcPr>
            <w:tcW w:w="1400" w:type="dxa"/>
            <w:tcBorders>
              <w:top w:val="single" w:sz="4" w:space="0" w:color="999999"/>
              <w:left w:val="single" w:sz="4" w:space="0" w:color="999999"/>
              <w:bottom w:val="single" w:sz="4" w:space="0" w:color="999999"/>
              <w:right w:val="single" w:sz="4" w:space="0" w:color="999999"/>
            </w:tcBorders>
            <w:vAlign w:val="center"/>
          </w:tcPr>
          <w:p w14:paraId="21CC58D3" w14:textId="77777777" w:rsidR="001F6413" w:rsidRDefault="00D64226">
            <w:pPr>
              <w:suppressAutoHyphens w:val="0"/>
              <w:spacing w:after="0" w:line="240" w:lineRule="auto"/>
              <w:ind w:firstLine="0"/>
              <w:jc w:val="center"/>
              <w:rPr>
                <w:rFonts w:ascii="Liberation Sans" w:eastAsia="Liberation Sans" w:hAnsi="Liberation Sans"/>
                <w:color w:val="000000"/>
                <w:sz w:val="20"/>
                <w:szCs w:val="20"/>
              </w:rPr>
            </w:pPr>
            <w:r>
              <w:rPr>
                <w:rFonts w:ascii="Liberation Sans" w:eastAsia="Liberation Sans" w:hAnsi="Liberation Sans"/>
                <w:color w:val="000000"/>
                <w:sz w:val="20"/>
                <w:szCs w:val="20"/>
              </w:rPr>
              <w:t>0.905</w:t>
            </w:r>
          </w:p>
        </w:tc>
        <w:tc>
          <w:tcPr>
            <w:tcW w:w="1009" w:type="dxa"/>
            <w:vMerge/>
            <w:tcBorders>
              <w:top w:val="single" w:sz="4" w:space="0" w:color="999999"/>
              <w:left w:val="single" w:sz="4" w:space="0" w:color="999999"/>
              <w:bottom w:val="single" w:sz="4" w:space="0" w:color="999999"/>
              <w:right w:val="single" w:sz="4" w:space="0" w:color="999999"/>
            </w:tcBorders>
            <w:vAlign w:val="center"/>
          </w:tcPr>
          <w:p w14:paraId="37785478" w14:textId="77777777" w:rsidR="001F6413" w:rsidRDefault="001F6413">
            <w:pPr>
              <w:rPr>
                <w:rFonts w:ascii="Liberation Sans" w:eastAsia="Liberation Sans" w:hAnsi="Liberation Sans"/>
                <w:sz w:val="20"/>
                <w:szCs w:val="20"/>
              </w:rPr>
            </w:pPr>
          </w:p>
        </w:tc>
        <w:tc>
          <w:tcPr>
            <w:tcW w:w="916" w:type="dxa"/>
            <w:vMerge/>
            <w:tcBorders>
              <w:top w:val="single" w:sz="4" w:space="0" w:color="999999"/>
              <w:left w:val="single" w:sz="4" w:space="0" w:color="999999"/>
              <w:bottom w:val="single" w:sz="4" w:space="0" w:color="999999"/>
              <w:right w:val="single" w:sz="4" w:space="0" w:color="999999"/>
            </w:tcBorders>
            <w:vAlign w:val="center"/>
          </w:tcPr>
          <w:p w14:paraId="1E4D53D1" w14:textId="77777777" w:rsidR="001F6413" w:rsidRDefault="001F6413">
            <w:pPr>
              <w:rPr>
                <w:rFonts w:ascii="Liberation Sans" w:eastAsia="Liberation Sans" w:hAnsi="Liberation Sans"/>
                <w:sz w:val="20"/>
                <w:szCs w:val="20"/>
              </w:rPr>
            </w:pPr>
          </w:p>
        </w:tc>
        <w:tc>
          <w:tcPr>
            <w:tcW w:w="905" w:type="dxa"/>
            <w:vMerge/>
            <w:tcBorders>
              <w:top w:val="single" w:sz="4" w:space="0" w:color="999999"/>
              <w:left w:val="single" w:sz="4" w:space="0" w:color="999999"/>
              <w:bottom w:val="single" w:sz="4" w:space="0" w:color="999999"/>
              <w:right w:val="single" w:sz="4" w:space="0" w:color="999999"/>
            </w:tcBorders>
            <w:vAlign w:val="center"/>
          </w:tcPr>
          <w:p w14:paraId="179532B3" w14:textId="77777777" w:rsidR="001F6413" w:rsidRDefault="001F6413">
            <w:pPr>
              <w:rPr>
                <w:rFonts w:ascii="Liberation Sans" w:eastAsia="Liberation Sans" w:hAnsi="Liberation Sans"/>
                <w:sz w:val="20"/>
                <w:szCs w:val="20"/>
              </w:rPr>
            </w:pPr>
          </w:p>
        </w:tc>
      </w:tr>
    </w:tbl>
    <w:p w14:paraId="4EB0338F" w14:textId="77777777" w:rsidR="001F6413" w:rsidRDefault="00D64226">
      <w:pPr>
        <w:spacing w:after="0" w:line="240" w:lineRule="auto"/>
        <w:ind w:firstLine="0"/>
        <w:rPr>
          <w:rFonts w:eastAsiaTheme="minorEastAsia"/>
          <w:sz w:val="18"/>
          <w:szCs w:val="18"/>
        </w:rPr>
      </w:pPr>
      <w:r>
        <w:rPr>
          <w:b/>
          <w:bCs/>
          <w:sz w:val="18"/>
          <w:szCs w:val="18"/>
        </w:rPr>
        <w:lastRenderedPageBreak/>
        <w:t xml:space="preserve">Table 1. </w:t>
      </w:r>
      <w:r>
        <w:rPr>
          <w:rFonts w:eastAsiaTheme="minorEastAsia" w:hint="eastAsia"/>
          <w:b/>
          <w:bCs/>
          <w:sz w:val="18"/>
          <w:szCs w:val="18"/>
        </w:rPr>
        <w:t>Information o</w:t>
      </w:r>
      <w:r>
        <w:rPr>
          <w:b/>
          <w:bCs/>
          <w:sz w:val="18"/>
          <w:szCs w:val="18"/>
        </w:rPr>
        <w:t xml:space="preserve">f the 89-type indel signatures </w:t>
      </w:r>
      <w:r>
        <w:rPr>
          <w:rFonts w:eastAsiaTheme="minorEastAsia" w:hint="eastAsia"/>
          <w:b/>
          <w:bCs/>
          <w:sz w:val="18"/>
          <w:szCs w:val="18"/>
        </w:rPr>
        <w:t>and their corresponding 83-type signatures</w:t>
      </w:r>
      <w:r>
        <w:rPr>
          <w:b/>
          <w:bCs/>
          <w:sz w:val="18"/>
          <w:szCs w:val="18"/>
        </w:rPr>
        <w:t>.</w:t>
      </w:r>
      <w:r>
        <w:rPr>
          <w:b/>
          <w:bCs/>
          <w:sz w:val="18"/>
          <w:szCs w:val="18"/>
        </w:rPr>
        <w:br/>
      </w:r>
      <w:r>
        <w:rPr>
          <w:sz w:val="18"/>
          <w:szCs w:val="18"/>
        </w:rPr>
        <w:t xml:space="preserve">This table summarizes the correspondence between the 89-type indel signatures and signatures from the 476-type collapsed set, the </w:t>
      </w:r>
      <w:r>
        <w:rPr>
          <w:rFonts w:eastAsiaTheme="minorEastAsia" w:hint="eastAsia"/>
          <w:sz w:val="18"/>
          <w:szCs w:val="18"/>
        </w:rPr>
        <w:t xml:space="preserve">89-type signatures reported in </w:t>
      </w:r>
      <w:r>
        <w:rPr>
          <w:sz w:val="18"/>
          <w:szCs w:val="18"/>
        </w:rPr>
        <w:t xml:space="preserve">Koh et al., and the </w:t>
      </w:r>
      <w:r>
        <w:rPr>
          <w:rFonts w:eastAsiaTheme="minorEastAsia" w:hint="eastAsia"/>
          <w:sz w:val="18"/>
          <w:szCs w:val="18"/>
        </w:rPr>
        <w:t xml:space="preserve">83-type signatures reported in </w:t>
      </w:r>
      <w:r>
        <w:rPr>
          <w:sz w:val="18"/>
          <w:szCs w:val="18"/>
        </w:rPr>
        <w:t>Jin et al.. For each 89-type signature, we report the cosine similarity to the corresponding collapsed 476-type signature spectrum, the cosine similarity between the 89-type signature and its best-matching spectrum, the closest matching signature from Koh et al. and its cosine similarity, and the closest matching signature from Jin et al. and its cosine similarity.</w:t>
      </w:r>
    </w:p>
    <w:p w14:paraId="58B6E2A5" w14:textId="77777777" w:rsidR="001F6413" w:rsidRDefault="00D64226">
      <w:pPr>
        <w:spacing w:after="0" w:line="240" w:lineRule="auto"/>
        <w:ind w:firstLine="0"/>
        <w:rPr>
          <w:rFonts w:eastAsiaTheme="minorEastAsia"/>
          <w:sz w:val="18"/>
          <w:szCs w:val="18"/>
        </w:rPr>
      </w:pPr>
      <w:r>
        <w:rPr>
          <w:rFonts w:eastAsiaTheme="minorEastAsia"/>
          <w:sz w:val="18"/>
          <w:szCs w:val="18"/>
        </w:rPr>
        <w:t>* This is the signature with the best match to the given type-89 signature.</w:t>
      </w:r>
    </w:p>
    <w:p w14:paraId="7B21AAC8" w14:textId="77777777" w:rsidR="001F6413" w:rsidRDefault="00D64226">
      <w:pPr>
        <w:spacing w:after="0" w:line="240" w:lineRule="auto"/>
        <w:ind w:firstLine="0"/>
        <w:rPr>
          <w:rFonts w:eastAsiaTheme="minorEastAsia"/>
          <w:sz w:val="18"/>
          <w:szCs w:val="18"/>
        </w:rPr>
      </w:pPr>
      <w:r>
        <w:rPr>
          <w:rFonts w:eastAsiaTheme="minorEastAsia"/>
          <w:sz w:val="18"/>
          <w:szCs w:val="18"/>
        </w:rPr>
        <w:t>** indicates that in the linking tumor's spectrum, insertions of single Ts in long poly-T contexts were set to 0 before calculating cosine similarity to the 83-type signature.</w:t>
      </w:r>
    </w:p>
    <w:p w14:paraId="55A1A880" w14:textId="77777777" w:rsidR="001F6413" w:rsidRDefault="00D64226">
      <w:pPr>
        <w:spacing w:after="0" w:line="240" w:lineRule="auto"/>
        <w:ind w:firstLine="0"/>
        <w:rPr>
          <w:sz w:val="18"/>
          <w:szCs w:val="18"/>
        </w:rPr>
      </w:pPr>
      <w:r>
        <w:br w:type="page"/>
      </w:r>
    </w:p>
    <w:p w14:paraId="35CA1B6E" w14:textId="77777777" w:rsidR="001F6413" w:rsidRDefault="00D64226">
      <w:pPr>
        <w:spacing w:after="0" w:line="240" w:lineRule="auto"/>
        <w:ind w:firstLine="0"/>
      </w:pPr>
      <w:r>
        <w:rPr>
          <w:noProof/>
        </w:rPr>
        <w:lastRenderedPageBreak/>
        <w:drawing>
          <wp:inline distT="0" distB="0" distL="0" distR="0" wp14:anchorId="6AACDDEC" wp14:editId="04CAA67E">
            <wp:extent cx="5124450" cy="453580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4"/>
                    <a:stretch>
                      <a:fillRect/>
                    </a:stretch>
                  </pic:blipFill>
                  <pic:spPr bwMode="auto">
                    <a:xfrm>
                      <a:off x="0" y="0"/>
                      <a:ext cx="5124450" cy="4535805"/>
                    </a:xfrm>
                    <a:prstGeom prst="rect">
                      <a:avLst/>
                    </a:prstGeom>
                    <a:noFill/>
                  </pic:spPr>
                </pic:pic>
              </a:graphicData>
            </a:graphic>
          </wp:inline>
        </w:drawing>
      </w:r>
    </w:p>
    <w:p w14:paraId="258B1824" w14:textId="77777777" w:rsidR="001F6413" w:rsidRDefault="00D64226">
      <w:pPr>
        <w:spacing w:after="0" w:line="240" w:lineRule="auto"/>
        <w:ind w:firstLine="0"/>
        <w:rPr>
          <w:rFonts w:eastAsiaTheme="minorEastAsia"/>
          <w:b/>
          <w:bCs/>
          <w:sz w:val="18"/>
          <w:szCs w:val="18"/>
        </w:rPr>
      </w:pPr>
      <w:r>
        <w:rPr>
          <w:b/>
          <w:bCs/>
          <w:sz w:val="18"/>
          <w:szCs w:val="18"/>
        </w:rPr>
        <w:t>Figure 1 The aristolochic acid (AA) indel signatures in the 83-type, 89-type and 476-type classification schemes (signature 23).</w:t>
      </w:r>
    </w:p>
    <w:p w14:paraId="6429D400" w14:textId="77777777" w:rsidR="001F6413" w:rsidRDefault="001F6413">
      <w:pPr>
        <w:spacing w:after="0" w:line="240" w:lineRule="auto"/>
        <w:ind w:firstLine="0"/>
        <w:rPr>
          <w:rFonts w:eastAsiaTheme="minorEastAsia"/>
          <w:b/>
          <w:bCs/>
          <w:sz w:val="18"/>
          <w:szCs w:val="18"/>
        </w:rPr>
      </w:pPr>
    </w:p>
    <w:p w14:paraId="33B6E34F"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A</w:t>
      </w:r>
      <w:r>
        <w:rPr>
          <w:rFonts w:eastAsiaTheme="minorEastAsia" w:hint="eastAsia"/>
          <w:b/>
          <w:bCs/>
          <w:sz w:val="18"/>
          <w:szCs w:val="18"/>
        </w:rPr>
        <w:t>)</w:t>
      </w:r>
      <w:r>
        <w:rPr>
          <w:b/>
          <w:bCs/>
          <w:sz w:val="18"/>
          <w:szCs w:val="18"/>
        </w:rPr>
        <w:t xml:space="preserve"> </w:t>
      </w:r>
      <w:r>
        <w:rPr>
          <w:sz w:val="18"/>
          <w:szCs w:val="18"/>
        </w:rPr>
        <w:t>Looking at labeled bars from left to right, at the 83-type classification highest bar is labeled VTV→VV, indicating a the deletion of a single T (thymine) surrounded by non-thymines (V, the preceding V and following V can be different bases, e.g. ATC→AC). Still in the 83-type classification, the second most frequent deletion is a deletion of single T from TT flanked by non Ts (VTTV→VTV). In the 89-type classification there is a many-to-many representation of these (and other mutations) to a peak labeled AT{1,4}→AT{0,3}A, which indicates 4 possible types of mutations as indicated in the figure ATA→AA, ATTA→ATA, ATTTA→ATTA, and ATTTTA→ATTTA. To the right are analogous deletions from e.g. CTA→CA, CTTA→ CTA, etc, and then further to the right, GTA→GA, GTTA→GTA, etc. Finally, the 476-type classification makes clear that in fact the main deletions are ATA→AA, CTA→CA, and GTA→GA.</w:t>
      </w:r>
    </w:p>
    <w:p w14:paraId="0A3B2957" w14:textId="77777777" w:rsidR="001F6413" w:rsidRDefault="001F6413">
      <w:pPr>
        <w:spacing w:after="0" w:line="240" w:lineRule="auto"/>
        <w:ind w:firstLine="0"/>
        <w:rPr>
          <w:rFonts w:eastAsiaTheme="minorEastAsia"/>
          <w:b/>
          <w:bCs/>
          <w:sz w:val="18"/>
          <w:szCs w:val="18"/>
        </w:rPr>
      </w:pPr>
    </w:p>
    <w:p w14:paraId="1AADA7B4"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w:t>
      </w:r>
      <w:r>
        <w:rPr>
          <w:b/>
          <w:bCs/>
          <w:sz w:val="18"/>
          <w:szCs w:val="18"/>
        </w:rPr>
        <w:t>B</w:t>
      </w:r>
      <w:r>
        <w:rPr>
          <w:rFonts w:eastAsiaTheme="minorEastAsia" w:hint="eastAsia"/>
          <w:b/>
          <w:bCs/>
          <w:sz w:val="18"/>
          <w:szCs w:val="18"/>
        </w:rPr>
        <w:t>)</w:t>
      </w:r>
      <w:r>
        <w:rPr>
          <w:b/>
          <w:bCs/>
          <w:sz w:val="18"/>
          <w:szCs w:val="18"/>
        </w:rPr>
        <w:t xml:space="preserve"> </w:t>
      </w:r>
      <w:r>
        <w:rPr>
          <w:sz w:val="18"/>
          <w:szCs w:val="18"/>
        </w:rPr>
        <w:t>Further to the left in the 83-type classification there are three light orange bars, with the highest labeled “e.g. TATA→TA, e.g. TGTG→TG” these bars represent 2-base deletions, with the highest bar representing a the deletion of a 2-base unit from the 2-base unit duplicated (e.g. a 2-base unit TA, in the duplicated 2-base unit TATA, with the deletion being TATA→TA). The classification does not capture information on the bases involved. In the 89-type classification, these are captured in the tall red bar labeled “many possibilities”, which represents a wide range of deletions, up to deletions such as ATATATAT→AT, which are essentially absent in this signature. The tallest of the corresponding bars in the 476-type classification is labeled “e.g. TATA→TA, e.g. TGTG→TG”, in one-to-one correspondence with the the light orange bar in the 83-type classification with the same label. Like the 83-type classification, the 476-classification does not capture the identity of the bases involved for these deletions.</w:t>
      </w:r>
    </w:p>
    <w:p w14:paraId="1307679B" w14:textId="77777777" w:rsidR="001F6413" w:rsidRDefault="001F6413">
      <w:pPr>
        <w:spacing w:after="0" w:line="240" w:lineRule="auto"/>
        <w:ind w:firstLine="0"/>
        <w:rPr>
          <w:rFonts w:eastAsiaTheme="minorEastAsia"/>
          <w:b/>
          <w:bCs/>
          <w:sz w:val="18"/>
          <w:szCs w:val="18"/>
        </w:rPr>
      </w:pPr>
    </w:p>
    <w:p w14:paraId="1E1E562A" w14:textId="77777777" w:rsidR="001F6413" w:rsidRDefault="00D64226">
      <w:pPr>
        <w:spacing w:after="0" w:line="240" w:lineRule="auto"/>
        <w:ind w:firstLine="0"/>
        <w:rPr>
          <w:rFonts w:eastAsiaTheme="minorEastAsia"/>
          <w:b/>
          <w:bCs/>
          <w:sz w:val="18"/>
          <w:szCs w:val="18"/>
        </w:rPr>
      </w:pPr>
      <w:r>
        <w:rPr>
          <w:rFonts w:eastAsiaTheme="minorEastAsia" w:hint="eastAsia"/>
          <w:b/>
          <w:bCs/>
          <w:sz w:val="18"/>
          <w:szCs w:val="18"/>
        </w:rPr>
        <w:t>(</w:t>
      </w:r>
      <w:r>
        <w:rPr>
          <w:b/>
          <w:bCs/>
          <w:sz w:val="18"/>
          <w:szCs w:val="18"/>
        </w:rPr>
        <w:t>C</w:t>
      </w:r>
      <w:r>
        <w:rPr>
          <w:rFonts w:eastAsiaTheme="minorEastAsia" w:hint="eastAsia"/>
          <w:b/>
          <w:bCs/>
          <w:sz w:val="18"/>
          <w:szCs w:val="18"/>
        </w:rPr>
        <w:t>)</w:t>
      </w:r>
      <w:r>
        <w:rPr>
          <w:sz w:val="18"/>
          <w:szCs w:val="18"/>
        </w:rPr>
        <w:t xml:space="preserve"> At the far right, in the 83-type-classification, the light purple bar indicates 2-base deletions with microhomology, e.g. GAG→G, where the G flanking the deletion is the microhomologous base. The bases involved are not captured, and other possibilities include GTG→G, TAT→T, and many others. In the 89-type classification these and many other possible deletions are represented by the peak “Many Mh possibilities”, which includes, in addition, deletions such as ATCGTA→A, which are essentially absent from this signature. In the 476-type classification, as in the 83-type classification, the highest bar is labeled “2 base deletions with microhomology”, and it represents the same set of mutations as the corresponding bar in the 83-type classification.</w:t>
      </w:r>
      <w:r>
        <w:rPr>
          <w:sz w:val="28"/>
          <w:szCs w:val="28"/>
        </w:rPr>
        <w:t xml:space="preserve"> </w:t>
      </w:r>
      <w:r>
        <w:rPr>
          <w:sz w:val="18"/>
          <w:szCs w:val="18"/>
        </w:rPr>
        <w:t>However, in general, even for the 476 classification there is many-to-many mapping of deletions and insertions of more than 1 base between the 83-type and 476-type classifications (Table S1).</w:t>
      </w:r>
    </w:p>
    <w:p w14:paraId="0CDC4D39" w14:textId="77777777" w:rsidR="001F6413" w:rsidRDefault="00D64226">
      <w:pPr>
        <w:ind w:firstLine="0"/>
        <w:rPr>
          <w:sz w:val="21"/>
          <w:szCs w:val="21"/>
        </w:rPr>
      </w:pPr>
      <w:r>
        <w:br w:type="page"/>
      </w:r>
    </w:p>
    <w:p w14:paraId="7A8B2D84" w14:textId="77777777" w:rsidR="001F6413" w:rsidRDefault="00D64226">
      <w:pPr>
        <w:spacing w:after="0" w:line="240" w:lineRule="auto"/>
        <w:ind w:firstLine="0"/>
        <w:rPr>
          <w:rFonts w:eastAsiaTheme="minorEastAsia"/>
        </w:rPr>
      </w:pPr>
      <w:r>
        <w:rPr>
          <w:noProof/>
        </w:rPr>
        <w:lastRenderedPageBreak/>
        <w:drawing>
          <wp:inline distT="0" distB="0" distL="0" distR="0" wp14:anchorId="6D61D7A2" wp14:editId="5D9A53F7">
            <wp:extent cx="5939790" cy="66789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noChangeArrowheads="1"/>
                    </pic:cNvPicPr>
                  </pic:nvPicPr>
                  <pic:blipFill>
                    <a:blip r:embed="rId25"/>
                    <a:stretch>
                      <a:fillRect/>
                    </a:stretch>
                  </pic:blipFill>
                  <pic:spPr bwMode="auto">
                    <a:xfrm>
                      <a:off x="0" y="0"/>
                      <a:ext cx="5939790" cy="6678930"/>
                    </a:xfrm>
                    <a:prstGeom prst="rect">
                      <a:avLst/>
                    </a:prstGeom>
                    <a:noFill/>
                  </pic:spPr>
                </pic:pic>
              </a:graphicData>
            </a:graphic>
          </wp:inline>
        </w:drawing>
      </w:r>
    </w:p>
    <w:p w14:paraId="485E086E" w14:textId="77777777" w:rsidR="001F6413" w:rsidRDefault="001F6413">
      <w:pPr>
        <w:spacing w:after="0" w:line="240" w:lineRule="auto"/>
        <w:ind w:firstLine="0"/>
        <w:rPr>
          <w:rFonts w:eastAsiaTheme="minorEastAsia"/>
          <w:b/>
          <w:bCs/>
          <w:sz w:val="16"/>
          <w:szCs w:val="16"/>
        </w:rPr>
      </w:pPr>
    </w:p>
    <w:p w14:paraId="5A7637F4" w14:textId="77777777" w:rsidR="001F6413" w:rsidRDefault="00D64226">
      <w:pPr>
        <w:spacing w:after="0" w:line="240" w:lineRule="auto"/>
        <w:ind w:firstLine="0"/>
        <w:rPr>
          <w:b/>
          <w:bCs/>
          <w:sz w:val="18"/>
          <w:szCs w:val="18"/>
        </w:rPr>
      </w:pPr>
      <w:r>
        <w:rPr>
          <w:rFonts w:hint="eastAsia"/>
          <w:b/>
          <w:bCs/>
          <w:sz w:val="18"/>
          <w:szCs w:val="18"/>
        </w:rPr>
        <w:t xml:space="preserve">Figure </w:t>
      </w:r>
      <w:r>
        <w:rPr>
          <w:b/>
          <w:bCs/>
          <w:sz w:val="18"/>
          <w:szCs w:val="18"/>
        </w:rPr>
        <w:t>2</w:t>
      </w:r>
      <w:r>
        <w:rPr>
          <w:rFonts w:hint="eastAsia"/>
          <w:b/>
          <w:bCs/>
          <w:sz w:val="18"/>
          <w:szCs w:val="18"/>
        </w:rPr>
        <w:t xml:space="preserve"> Profiles of signatures extracted in the 83-type classification scheme</w:t>
      </w:r>
    </w:p>
    <w:p w14:paraId="044D7D3C" w14:textId="77777777" w:rsidR="001F6413" w:rsidRDefault="00D64226">
      <w:pPr>
        <w:spacing w:after="0" w:line="240" w:lineRule="auto"/>
        <w:ind w:firstLine="0"/>
        <w:rPr>
          <w:sz w:val="18"/>
          <w:szCs w:val="18"/>
        </w:rPr>
      </w:pPr>
      <w:r>
        <w:rPr>
          <w:sz w:val="18"/>
          <w:szCs w:val="18"/>
        </w:rPr>
        <w:t xml:space="preserve">The x-axes represents indel categories and the y-axes indicate the proportion of each indel category within each signature. Signatures C_ID1 through C_ID23 match reference signatures in COSMIC 3.5 and follow the same numbering. For example C_ID1 matches ID1. The remaining signatures, ID_A through ID_O were not present in COSMIC 3.5. </w:t>
      </w:r>
    </w:p>
    <w:p w14:paraId="2BCA285C" w14:textId="77777777" w:rsidR="001F6413" w:rsidRDefault="001F6413">
      <w:pPr>
        <w:spacing w:after="0" w:line="240" w:lineRule="auto"/>
        <w:ind w:firstLine="0"/>
        <w:rPr>
          <w:rFonts w:eastAsiaTheme="minorEastAsia"/>
          <w:sz w:val="28"/>
          <w:szCs w:val="28"/>
        </w:rPr>
      </w:pPr>
    </w:p>
    <w:p w14:paraId="057B28CB" w14:textId="77777777" w:rsidR="001F6413" w:rsidRDefault="00D64226">
      <w:pPr>
        <w:spacing w:after="0" w:line="240" w:lineRule="auto"/>
        <w:ind w:firstLine="0"/>
      </w:pPr>
      <w:r>
        <w:br w:type="page"/>
      </w:r>
    </w:p>
    <w:p w14:paraId="60D89F47" w14:textId="77777777" w:rsidR="001F6413" w:rsidRDefault="00D64226">
      <w:pPr>
        <w:ind w:firstLine="0"/>
        <w:rPr>
          <w:rFonts w:eastAsiaTheme="minorEastAsia"/>
        </w:rPr>
      </w:pPr>
      <w:r>
        <w:rPr>
          <w:noProof/>
        </w:rPr>
        <w:lastRenderedPageBreak/>
        <w:drawing>
          <wp:inline distT="0" distB="0" distL="0" distR="0" wp14:anchorId="04941D26" wp14:editId="412EFC4B">
            <wp:extent cx="5943600" cy="69532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noChangeArrowheads="1"/>
                    </pic:cNvPicPr>
                  </pic:nvPicPr>
                  <pic:blipFill>
                    <a:blip r:embed="rId26"/>
                    <a:stretch>
                      <a:fillRect/>
                    </a:stretch>
                  </pic:blipFill>
                  <pic:spPr bwMode="auto">
                    <a:xfrm>
                      <a:off x="0" y="0"/>
                      <a:ext cx="5943600" cy="6953250"/>
                    </a:xfrm>
                    <a:prstGeom prst="rect">
                      <a:avLst/>
                    </a:prstGeom>
                    <a:noFill/>
                  </pic:spPr>
                </pic:pic>
              </a:graphicData>
            </a:graphic>
          </wp:inline>
        </w:drawing>
      </w:r>
    </w:p>
    <w:p w14:paraId="71635516" w14:textId="77777777" w:rsidR="001F6413" w:rsidRDefault="00D64226">
      <w:pPr>
        <w:spacing w:after="0" w:line="240" w:lineRule="auto"/>
        <w:ind w:firstLine="0"/>
        <w:rPr>
          <w:b/>
          <w:bCs/>
          <w:sz w:val="18"/>
          <w:szCs w:val="18"/>
        </w:rPr>
      </w:pPr>
      <w:r>
        <w:rPr>
          <w:rFonts w:hint="eastAsia"/>
          <w:b/>
          <w:bCs/>
          <w:sz w:val="18"/>
          <w:szCs w:val="18"/>
        </w:rPr>
        <w:t>Figure 3 Profiles of signatures extracted in the 89-type classification scheme</w:t>
      </w:r>
    </w:p>
    <w:p w14:paraId="0AC41539" w14:textId="77777777" w:rsidR="001F6413" w:rsidRDefault="00D64226">
      <w:pPr>
        <w:spacing w:after="0" w:line="240" w:lineRule="auto"/>
        <w:ind w:firstLine="0"/>
        <w:rPr>
          <w:sz w:val="18"/>
          <w:szCs w:val="18"/>
        </w:rPr>
      </w:pPr>
      <w:r>
        <w:rPr>
          <w:sz w:val="18"/>
          <w:szCs w:val="18"/>
        </w:rPr>
        <w:t xml:space="preserve">The x-axes represent indel categories and the y-axes indicate the proportion of each indel category within each signature. For those signatures that correspond to reference signatures in COSMIC 3.5 we use the same numbering, with sub-labels (a, b, c, d) when a single signature in the 83-type classification maps to multiple signatures in the 89-type classification. We use the identifier prefix “InsDel” to distinguish these signatures from signatures in COSMIC (prefix “ID”) and Koh </w:t>
      </w:r>
      <w:r>
        <w:rPr>
          <w:rFonts w:eastAsiaTheme="minorEastAsia" w:hint="eastAsia"/>
          <w:sz w:val="18"/>
          <w:szCs w:val="18"/>
        </w:rPr>
        <w:t>et al., 2025</w:t>
      </w:r>
      <w:r>
        <w:rPr>
          <w:sz w:val="18"/>
          <w:szCs w:val="18"/>
        </w:rPr>
        <w:t xml:space="preserve"> (prefix InD)</w:t>
      </w:r>
    </w:p>
    <w:p w14:paraId="1F6ED24C" w14:textId="77777777" w:rsidR="001F6413" w:rsidRDefault="00D64226">
      <w:pPr>
        <w:ind w:firstLine="0"/>
        <w:rPr>
          <w:rFonts w:eastAsiaTheme="minorEastAsia"/>
          <w:sz w:val="28"/>
          <w:szCs w:val="28"/>
        </w:rPr>
      </w:pPr>
      <w:r>
        <w:br w:type="page"/>
      </w:r>
    </w:p>
    <w:p w14:paraId="798675FD" w14:textId="77777777" w:rsidR="001F6413" w:rsidRDefault="00D64226">
      <w:pPr>
        <w:spacing w:after="0" w:line="240" w:lineRule="auto"/>
        <w:ind w:firstLine="0"/>
        <w:rPr>
          <w:rFonts w:eastAsiaTheme="minorEastAsia"/>
        </w:rPr>
      </w:pPr>
      <w:r>
        <w:rPr>
          <w:noProof/>
        </w:rPr>
        <w:lastRenderedPageBreak/>
        <w:drawing>
          <wp:inline distT="0" distB="0" distL="0" distR="0" wp14:anchorId="429199A5" wp14:editId="66C024F5">
            <wp:extent cx="5939790" cy="47948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noChangeArrowheads="1"/>
                    </pic:cNvPicPr>
                  </pic:nvPicPr>
                  <pic:blipFill>
                    <a:blip r:embed="rId27"/>
                    <a:stretch>
                      <a:fillRect/>
                    </a:stretch>
                  </pic:blipFill>
                  <pic:spPr bwMode="auto">
                    <a:xfrm>
                      <a:off x="0" y="0"/>
                      <a:ext cx="5939790" cy="4794885"/>
                    </a:xfrm>
                    <a:prstGeom prst="rect">
                      <a:avLst/>
                    </a:prstGeom>
                    <a:noFill/>
                  </pic:spPr>
                </pic:pic>
              </a:graphicData>
            </a:graphic>
          </wp:inline>
        </w:drawing>
      </w:r>
    </w:p>
    <w:p w14:paraId="36695695" w14:textId="77777777" w:rsidR="001F6413" w:rsidRDefault="00D64226">
      <w:pPr>
        <w:spacing w:after="0" w:line="240" w:lineRule="auto"/>
        <w:ind w:firstLine="0"/>
        <w:rPr>
          <w:b/>
          <w:bCs/>
          <w:sz w:val="18"/>
          <w:szCs w:val="18"/>
        </w:rPr>
      </w:pPr>
      <w:r>
        <w:rPr>
          <w:rFonts w:hint="eastAsia"/>
          <w:b/>
          <w:bCs/>
          <w:sz w:val="18"/>
          <w:szCs w:val="18"/>
        </w:rPr>
        <w:t>Figure 4a Activity of 83-type and 89-type mutational signatures across cancer types (part1, InsDel1a to InsDel14)</w:t>
      </w:r>
    </w:p>
    <w:p w14:paraId="022B6CB9"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56F69979" w14:textId="77777777" w:rsidR="001F6413" w:rsidRDefault="001F6413">
      <w:pPr>
        <w:ind w:firstLine="0"/>
        <w:rPr>
          <w:rFonts w:eastAsiaTheme="minorEastAsia"/>
        </w:rPr>
      </w:pPr>
    </w:p>
    <w:p w14:paraId="4D6A8D80" w14:textId="77777777" w:rsidR="001F6413" w:rsidRDefault="00D64226">
      <w:pPr>
        <w:spacing w:after="0" w:line="240" w:lineRule="auto"/>
        <w:ind w:firstLine="0"/>
        <w:rPr>
          <w:rFonts w:eastAsiaTheme="minorEastAsia"/>
        </w:rPr>
      </w:pPr>
      <w:r>
        <w:rPr>
          <w:noProof/>
        </w:rPr>
        <w:lastRenderedPageBreak/>
        <w:drawing>
          <wp:inline distT="0" distB="0" distL="0" distR="0" wp14:anchorId="7456B8EC" wp14:editId="3E01217B">
            <wp:extent cx="5939790" cy="43732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28"/>
                    <a:stretch>
                      <a:fillRect/>
                    </a:stretch>
                  </pic:blipFill>
                  <pic:spPr bwMode="auto">
                    <a:xfrm>
                      <a:off x="0" y="0"/>
                      <a:ext cx="5939790" cy="4373245"/>
                    </a:xfrm>
                    <a:prstGeom prst="rect">
                      <a:avLst/>
                    </a:prstGeom>
                    <a:noFill/>
                  </pic:spPr>
                </pic:pic>
              </a:graphicData>
            </a:graphic>
          </wp:inline>
        </w:drawing>
      </w:r>
    </w:p>
    <w:p w14:paraId="0BC3507A" w14:textId="77777777" w:rsidR="001F6413" w:rsidRDefault="00D64226">
      <w:pPr>
        <w:spacing w:after="0" w:line="240" w:lineRule="auto"/>
        <w:ind w:firstLine="0"/>
        <w:rPr>
          <w:b/>
          <w:bCs/>
          <w:sz w:val="18"/>
          <w:szCs w:val="18"/>
        </w:rPr>
      </w:pPr>
      <w:r>
        <w:rPr>
          <w:rFonts w:hint="eastAsia"/>
          <w:b/>
          <w:bCs/>
          <w:sz w:val="18"/>
          <w:szCs w:val="18"/>
        </w:rPr>
        <w:t>Figure 4</w:t>
      </w:r>
      <w:r>
        <w:rPr>
          <w:rFonts w:eastAsiaTheme="minorEastAsia" w:hint="eastAsia"/>
          <w:b/>
          <w:bCs/>
          <w:sz w:val="18"/>
          <w:szCs w:val="18"/>
        </w:rPr>
        <w:t>b</w:t>
      </w:r>
      <w:r>
        <w:rPr>
          <w:rFonts w:hint="eastAsia"/>
          <w:b/>
          <w:bCs/>
          <w:sz w:val="18"/>
          <w:szCs w:val="18"/>
        </w:rPr>
        <w:t xml:space="preserve"> Activity of 83-type and 89-type mutational signatures across cancer types (part1, InsDel</w:t>
      </w:r>
      <w:r>
        <w:rPr>
          <w:rFonts w:eastAsiaTheme="minorEastAsia" w:hint="eastAsia"/>
          <w:b/>
          <w:bCs/>
          <w:sz w:val="18"/>
          <w:szCs w:val="18"/>
        </w:rPr>
        <w:t>17</w:t>
      </w:r>
      <w:r>
        <w:rPr>
          <w:rFonts w:hint="eastAsia"/>
          <w:b/>
          <w:bCs/>
          <w:sz w:val="18"/>
          <w:szCs w:val="18"/>
        </w:rPr>
        <w:t xml:space="preserve"> to InsDel</w:t>
      </w:r>
      <w:r>
        <w:rPr>
          <w:rFonts w:eastAsiaTheme="minorEastAsia" w:hint="eastAsia"/>
          <w:b/>
          <w:bCs/>
          <w:sz w:val="18"/>
          <w:szCs w:val="18"/>
        </w:rPr>
        <w:t>_N</w:t>
      </w:r>
      <w:r>
        <w:rPr>
          <w:rFonts w:eastAsiaTheme="minorEastAsia"/>
          <w:b/>
          <w:bCs/>
          <w:sz w:val="18"/>
          <w:szCs w:val="18"/>
        </w:rPr>
        <w:t>β</w:t>
      </w:r>
      <w:r>
        <w:rPr>
          <w:rFonts w:hint="eastAsia"/>
          <w:b/>
          <w:bCs/>
          <w:sz w:val="18"/>
          <w:szCs w:val="18"/>
        </w:rPr>
        <w:t>)</w:t>
      </w:r>
    </w:p>
    <w:p w14:paraId="5EF31E27" w14:textId="77777777" w:rsidR="001F6413" w:rsidRDefault="00D64226">
      <w:pPr>
        <w:spacing w:after="0" w:line="240" w:lineRule="auto"/>
        <w:ind w:firstLine="0"/>
        <w:rPr>
          <w:sz w:val="18"/>
          <w:szCs w:val="18"/>
        </w:rPr>
      </w:pPr>
      <w:r>
        <w:rPr>
          <w:rFonts w:hint="eastAsia"/>
          <w:sz w:val="18"/>
          <w:szCs w:val="18"/>
        </w:rPr>
        <w:t xml:space="preserve">The color indicates the median </w:t>
      </w:r>
      <w:r>
        <w:rPr>
          <w:sz w:val="18"/>
          <w:szCs w:val="18"/>
        </w:rPr>
        <w:t xml:space="preserve">number of mutations due to the exposure (mut/Mb) and the size indicates the proportion of samples bearing </w:t>
      </w:r>
      <w:r>
        <w:rPr>
          <w:rFonts w:hint="eastAsia"/>
          <w:sz w:val="18"/>
          <w:szCs w:val="18"/>
        </w:rPr>
        <w:t>the given signature in the given cancer type.</w:t>
      </w:r>
    </w:p>
    <w:p w14:paraId="2FD8A319" w14:textId="77777777" w:rsidR="001F6413" w:rsidRDefault="001F6413">
      <w:pPr>
        <w:spacing w:after="0" w:line="240" w:lineRule="auto"/>
        <w:ind w:firstLine="0"/>
        <w:rPr>
          <w:rFonts w:eastAsiaTheme="minorEastAsia"/>
        </w:rPr>
      </w:pPr>
    </w:p>
    <w:p w14:paraId="24F5C343" w14:textId="77777777" w:rsidR="001F6413" w:rsidRDefault="00D64226">
      <w:pPr>
        <w:spacing w:after="0" w:line="240" w:lineRule="auto"/>
        <w:ind w:firstLine="0"/>
      </w:pPr>
      <w:r>
        <w:br w:type="page"/>
      </w:r>
    </w:p>
    <w:p w14:paraId="03509844" w14:textId="77777777" w:rsidR="001F6413" w:rsidRDefault="00D64226">
      <w:pPr>
        <w:ind w:firstLine="0"/>
        <w:rPr>
          <w:rFonts w:eastAsiaTheme="minorEastAsia"/>
          <w:b/>
          <w:bCs/>
          <w:sz w:val="16"/>
          <w:szCs w:val="16"/>
        </w:rPr>
      </w:pPr>
      <w:r>
        <w:rPr>
          <w:noProof/>
        </w:rPr>
        <w:lastRenderedPageBreak/>
        <w:drawing>
          <wp:inline distT="0" distB="0" distL="0" distR="0" wp14:anchorId="4C6E4D51" wp14:editId="3E98E9E7">
            <wp:extent cx="5441950" cy="617728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noChangeArrowheads="1"/>
                    </pic:cNvPicPr>
                  </pic:nvPicPr>
                  <pic:blipFill>
                    <a:blip r:embed="rId29"/>
                    <a:stretch>
                      <a:fillRect/>
                    </a:stretch>
                  </pic:blipFill>
                  <pic:spPr bwMode="auto">
                    <a:xfrm>
                      <a:off x="0" y="0"/>
                      <a:ext cx="5441950" cy="6177280"/>
                    </a:xfrm>
                    <a:prstGeom prst="rect">
                      <a:avLst/>
                    </a:prstGeom>
                    <a:noFill/>
                  </pic:spPr>
                </pic:pic>
              </a:graphicData>
            </a:graphic>
          </wp:inline>
        </w:drawing>
      </w:r>
    </w:p>
    <w:p w14:paraId="45EE21A6" w14:textId="77777777" w:rsidR="001F6413" w:rsidRDefault="00D64226">
      <w:pPr>
        <w:spacing w:after="0" w:line="240" w:lineRule="auto"/>
        <w:ind w:firstLine="0"/>
        <w:rPr>
          <w:rFonts w:eastAsiaTheme="minorEastAsia"/>
          <w:b/>
          <w:bCs/>
          <w:sz w:val="18"/>
          <w:szCs w:val="18"/>
        </w:rPr>
      </w:pPr>
      <w:r>
        <w:rPr>
          <w:rFonts w:eastAsiaTheme="minorEastAsia"/>
          <w:b/>
          <w:bCs/>
          <w:sz w:val="18"/>
          <w:szCs w:val="18"/>
        </w:rPr>
        <w:t xml:space="preserve">Figure </w:t>
      </w:r>
      <w:r>
        <w:rPr>
          <w:rFonts w:eastAsiaTheme="minorEastAsia" w:hint="eastAsia"/>
          <w:b/>
          <w:bCs/>
          <w:sz w:val="18"/>
          <w:szCs w:val="18"/>
        </w:rPr>
        <w:t>5</w:t>
      </w:r>
      <w:r>
        <w:rPr>
          <w:rFonts w:eastAsiaTheme="minorEastAsia"/>
          <w:b/>
          <w:bCs/>
          <w:sz w:val="18"/>
          <w:szCs w:val="18"/>
        </w:rPr>
        <w:t xml:space="preserve"> </w:t>
      </w:r>
      <w:r>
        <w:rPr>
          <w:rFonts w:eastAsiaTheme="minorEastAsia" w:hint="eastAsia"/>
          <w:b/>
          <w:bCs/>
          <w:sz w:val="18"/>
          <w:szCs w:val="18"/>
        </w:rPr>
        <w:t xml:space="preserve">Association of </w:t>
      </w:r>
      <w:r>
        <w:rPr>
          <w:rFonts w:eastAsiaTheme="minorEastAsia"/>
          <w:b/>
          <w:bCs/>
          <w:sz w:val="18"/>
          <w:szCs w:val="18"/>
        </w:rPr>
        <w:t>8</w:t>
      </w:r>
      <w:r>
        <w:rPr>
          <w:rFonts w:eastAsiaTheme="minorEastAsia" w:hint="eastAsia"/>
          <w:b/>
          <w:bCs/>
          <w:sz w:val="18"/>
          <w:szCs w:val="18"/>
        </w:rPr>
        <w:t>3-ty</w:t>
      </w:r>
      <w:r>
        <w:rPr>
          <w:rFonts w:eastAsiaTheme="minorEastAsia"/>
          <w:b/>
          <w:bCs/>
          <w:sz w:val="18"/>
          <w:szCs w:val="18"/>
        </w:rPr>
        <w:t>pe/8</w:t>
      </w:r>
      <w:r>
        <w:rPr>
          <w:rFonts w:eastAsiaTheme="minorEastAsia" w:hint="eastAsia"/>
          <w:b/>
          <w:bCs/>
          <w:sz w:val="18"/>
          <w:szCs w:val="18"/>
        </w:rPr>
        <w:t>9-ty</w:t>
      </w:r>
      <w:r>
        <w:rPr>
          <w:rFonts w:eastAsiaTheme="minorEastAsia"/>
          <w:b/>
          <w:bCs/>
          <w:sz w:val="18"/>
          <w:szCs w:val="18"/>
        </w:rPr>
        <w:t xml:space="preserve">pe indel signatures </w:t>
      </w:r>
      <w:r>
        <w:rPr>
          <w:rFonts w:eastAsiaTheme="minorEastAsia" w:hint="eastAsia"/>
          <w:b/>
          <w:bCs/>
          <w:sz w:val="18"/>
          <w:szCs w:val="18"/>
        </w:rPr>
        <w:t>with SBS signatures and cancer types</w:t>
      </w:r>
    </w:p>
    <w:p w14:paraId="5B8DB8F1"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(A)</w:t>
      </w:r>
      <w:r>
        <w:rPr>
          <w:rFonts w:eastAsiaTheme="minorEastAsia" w:hint="eastAsia"/>
          <w:sz w:val="18"/>
          <w:szCs w:val="18"/>
        </w:rPr>
        <w:t>The</w:t>
      </w:r>
      <w:r>
        <w:rPr>
          <w:rFonts w:eastAsiaTheme="minorEastAsia"/>
          <w:sz w:val="18"/>
          <w:szCs w:val="18"/>
        </w:rPr>
        <w:t xml:space="preserve"> heatmap of Spearman correlation coefficients between 83-type and 89-type indel signatures and various SBS signatures. Signatures were excluded if all correlation coefficients were between –0.1 and 0.1. The color intensity reflects the strength of the correlation, with darker colors indicating stronger correlations. Unsupervised hierarchical clustering of both rows and columns identified </w:t>
      </w:r>
      <w:r>
        <w:rPr>
          <w:rFonts w:eastAsiaTheme="minorEastAsia" w:hint="eastAsia"/>
          <w:sz w:val="18"/>
          <w:szCs w:val="18"/>
        </w:rPr>
        <w:t>seven</w:t>
      </w:r>
      <w:r>
        <w:rPr>
          <w:rFonts w:eastAsiaTheme="minorEastAsia"/>
          <w:sz w:val="18"/>
          <w:szCs w:val="18"/>
        </w:rPr>
        <w:t xml:space="preserve"> biological modules: MMR</w:t>
      </w:r>
      <w:r>
        <w:rPr>
          <w:rFonts w:eastAsiaTheme="minorEastAsia" w:hint="eastAsia"/>
          <w:sz w:val="18"/>
          <w:szCs w:val="18"/>
        </w:rPr>
        <w:t xml:space="preserve"> (DNA mismatch repair)</w:t>
      </w:r>
      <w:r>
        <w:rPr>
          <w:rFonts w:eastAsiaTheme="minorEastAsia"/>
          <w:sz w:val="18"/>
          <w:szCs w:val="18"/>
        </w:rPr>
        <w:t xml:space="preserve"> defects, GI-ROS</w:t>
      </w:r>
      <w:r>
        <w:rPr>
          <w:rFonts w:eastAsiaTheme="minorEastAsia" w:hint="eastAsia"/>
          <w:sz w:val="18"/>
          <w:szCs w:val="18"/>
        </w:rPr>
        <w:t xml:space="preserve"> (</w:t>
      </w:r>
      <w:r>
        <w:rPr>
          <w:rFonts w:eastAsiaTheme="minorEastAsia"/>
          <w:sz w:val="18"/>
          <w:szCs w:val="18"/>
        </w:rPr>
        <w:t>Gastrointestinal</w:t>
      </w:r>
      <w:r>
        <w:rPr>
          <w:rFonts w:eastAsiaTheme="minorEastAsia" w:hint="eastAsia"/>
          <w:sz w:val="18"/>
          <w:szCs w:val="18"/>
        </w:rPr>
        <w:t>-</w:t>
      </w:r>
      <w:r>
        <w:rPr>
          <w:rFonts w:eastAsiaTheme="minorEastAsia"/>
          <w:sz w:val="18"/>
          <w:szCs w:val="18"/>
        </w:rPr>
        <w:t>Reactive Oxygen Species</w:t>
      </w:r>
      <w:r>
        <w:rPr>
          <w:rFonts w:eastAsiaTheme="minorEastAsia" w:hint="eastAsia"/>
          <w:sz w:val="18"/>
          <w:szCs w:val="18"/>
        </w:rPr>
        <w:t>)</w:t>
      </w:r>
      <w:r>
        <w:rPr>
          <w:rFonts w:eastAsiaTheme="minorEastAsia"/>
          <w:sz w:val="18"/>
          <w:szCs w:val="18"/>
        </w:rPr>
        <w:t xml:space="preserve">, UV exposure, </w:t>
      </w:r>
      <w:r>
        <w:rPr>
          <w:rFonts w:eastAsiaTheme="minorEastAsia" w:hint="eastAsia"/>
          <w:sz w:val="18"/>
          <w:szCs w:val="18"/>
        </w:rPr>
        <w:t>L</w:t>
      </w:r>
      <w:r>
        <w:rPr>
          <w:rFonts w:eastAsiaTheme="minorEastAsia"/>
          <w:sz w:val="18"/>
          <w:szCs w:val="18"/>
        </w:rPr>
        <w:t>iver, HR</w:t>
      </w:r>
      <w:r>
        <w:rPr>
          <w:rFonts w:eastAsiaTheme="minorEastAsia" w:hint="eastAsia"/>
          <w:sz w:val="18"/>
          <w:szCs w:val="18"/>
        </w:rPr>
        <w:t xml:space="preserve"> (</w:t>
      </w:r>
      <w:r>
        <w:rPr>
          <w:rFonts w:eastAsiaTheme="minorEastAsia"/>
          <w:sz w:val="18"/>
          <w:szCs w:val="18"/>
        </w:rPr>
        <w:t>DNA homologous recombination repair</w:t>
      </w:r>
      <w:r>
        <w:rPr>
          <w:rFonts w:eastAsiaTheme="minorEastAsia" w:hint="eastAsia"/>
          <w:sz w:val="18"/>
          <w:szCs w:val="18"/>
        </w:rPr>
        <w:t>)</w:t>
      </w:r>
      <w:r>
        <w:rPr>
          <w:rFonts w:eastAsiaTheme="minorEastAsia"/>
          <w:sz w:val="18"/>
          <w:szCs w:val="18"/>
        </w:rPr>
        <w:t xml:space="preserve"> defects, </w:t>
      </w:r>
      <w:r>
        <w:rPr>
          <w:rFonts w:eastAsiaTheme="minorEastAsia" w:hint="eastAsia"/>
          <w:sz w:val="18"/>
          <w:szCs w:val="18"/>
        </w:rPr>
        <w:t>L</w:t>
      </w:r>
      <w:r>
        <w:rPr>
          <w:rFonts w:eastAsiaTheme="minorEastAsia"/>
          <w:sz w:val="18"/>
          <w:szCs w:val="18"/>
        </w:rPr>
        <w:t>ung tobacco smoking</w:t>
      </w:r>
      <w:r>
        <w:rPr>
          <w:rFonts w:eastAsiaTheme="minorEastAsia" w:hint="eastAsia"/>
          <w:sz w:val="18"/>
          <w:szCs w:val="18"/>
        </w:rPr>
        <w:t xml:space="preserve"> and APOBEC mutagenesis</w:t>
      </w:r>
      <w:r>
        <w:rPr>
          <w:rFonts w:eastAsiaTheme="minorEastAsia"/>
          <w:sz w:val="18"/>
          <w:szCs w:val="18"/>
        </w:rPr>
        <w:t>. Each signature is annotated according to the cluster to which it belongs.</w:t>
      </w:r>
    </w:p>
    <w:p w14:paraId="66FCEC03" w14:textId="77777777" w:rsidR="001F6413" w:rsidRDefault="00D64226">
      <w:pPr>
        <w:spacing w:after="0" w:line="240" w:lineRule="auto"/>
        <w:ind w:firstLine="0"/>
        <w:rPr>
          <w:rFonts w:eastAsiaTheme="minorEastAsia"/>
          <w:sz w:val="18"/>
          <w:szCs w:val="18"/>
        </w:rPr>
      </w:pPr>
      <w:r>
        <w:rPr>
          <w:rFonts w:eastAsiaTheme="minorEastAsia" w:hint="eastAsia"/>
          <w:b/>
          <w:bCs/>
          <w:sz w:val="18"/>
          <w:szCs w:val="18"/>
        </w:rPr>
        <w:t>(B)</w:t>
      </w:r>
      <w:r>
        <w:rPr>
          <w:rFonts w:eastAsiaTheme="minorEastAsia" w:hint="eastAsia"/>
          <w:sz w:val="18"/>
          <w:szCs w:val="18"/>
        </w:rPr>
        <w:t xml:space="preserve"> Enrichment of 83-type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0FF70F9A" w14:textId="77777777" w:rsidR="001F6413" w:rsidRDefault="00D64226">
      <w:pPr>
        <w:spacing w:after="0" w:line="240" w:lineRule="auto"/>
        <w:ind w:firstLine="0"/>
        <w:rPr>
          <w:rFonts w:eastAsiaTheme="minorEastAsia"/>
          <w:sz w:val="28"/>
          <w:szCs w:val="28"/>
        </w:rPr>
      </w:pPr>
      <w:r>
        <w:rPr>
          <w:rFonts w:eastAsiaTheme="minorEastAsia" w:hint="eastAsia"/>
          <w:b/>
          <w:bCs/>
          <w:sz w:val="18"/>
          <w:szCs w:val="18"/>
        </w:rPr>
        <w:t>(C)</w:t>
      </w:r>
      <w:r>
        <w:rPr>
          <w:rFonts w:eastAsiaTheme="minorEastAsia" w:hint="eastAsia"/>
          <w:sz w:val="18"/>
          <w:szCs w:val="18"/>
        </w:rPr>
        <w:t xml:space="preserve"> Enrichment of 89-type signatures in cancer types and MSI status. </w:t>
      </w:r>
      <w:r>
        <w:rPr>
          <w:rFonts w:eastAsiaTheme="minorEastAsia"/>
          <w:sz w:val="18"/>
          <w:szCs w:val="18"/>
        </w:rPr>
        <w:t xml:space="preserve">Dot size indicates the odds ratio from Fisher’s exact test comparing the number of samples with </w:t>
      </w:r>
      <w:r>
        <w:rPr>
          <w:rFonts w:eastAsiaTheme="minorEastAsia" w:hint="eastAsia"/>
          <w:sz w:val="18"/>
          <w:szCs w:val="18"/>
        </w:rPr>
        <w:t>exposure&gt;0 of the indel signature</w:t>
      </w:r>
      <w:r>
        <w:rPr>
          <w:rFonts w:eastAsiaTheme="minorEastAsia"/>
          <w:sz w:val="18"/>
          <w:szCs w:val="18"/>
        </w:rPr>
        <w:t xml:space="preserve"> in each cancer type versus </w:t>
      </w:r>
      <w:r>
        <w:rPr>
          <w:rFonts w:eastAsiaTheme="minorEastAsia" w:hint="eastAsia"/>
          <w:sz w:val="18"/>
          <w:szCs w:val="18"/>
        </w:rPr>
        <w:t>the remaining samples</w:t>
      </w:r>
      <w:r>
        <w:rPr>
          <w:rFonts w:eastAsiaTheme="minorEastAsia"/>
          <w:sz w:val="18"/>
          <w:szCs w:val="18"/>
        </w:rPr>
        <w:t>. Dot color represents the false discovery rate</w:t>
      </w:r>
      <w:r>
        <w:rPr>
          <w:rFonts w:eastAsiaTheme="minorEastAsia" w:hint="eastAsia"/>
          <w:sz w:val="18"/>
          <w:szCs w:val="18"/>
        </w:rPr>
        <w:t xml:space="preserve"> (FDR)</w:t>
      </w:r>
      <w:r>
        <w:rPr>
          <w:rFonts w:eastAsiaTheme="minorEastAsia"/>
          <w:sz w:val="18"/>
          <w:szCs w:val="18"/>
        </w:rPr>
        <w:t xml:space="preserve"> after multiple-testing correction. Larger dots indicate stronger enrichment, and darker colors indicate more significant associations.</w:t>
      </w:r>
    </w:p>
    <w:p w14:paraId="141E38A0" w14:textId="77777777" w:rsidR="001F6413" w:rsidRDefault="001F6413">
      <w:pPr>
        <w:spacing w:after="0" w:line="240" w:lineRule="auto"/>
        <w:ind w:firstLine="0"/>
        <w:rPr>
          <w:rFonts w:eastAsiaTheme="minorEastAsia"/>
        </w:rPr>
      </w:pPr>
    </w:p>
    <w:p w14:paraId="666F1602" w14:textId="77777777" w:rsidR="001F6413" w:rsidRDefault="001F6413">
      <w:pPr>
        <w:spacing w:after="0" w:line="240" w:lineRule="auto"/>
        <w:ind w:firstLine="0"/>
        <w:rPr>
          <w:rFonts w:eastAsiaTheme="minorEastAsia"/>
        </w:rPr>
      </w:pPr>
    </w:p>
    <w:p w14:paraId="4EAC3A4B" w14:textId="77777777" w:rsidR="001F6413" w:rsidRDefault="00D64226">
      <w:pPr>
        <w:spacing w:after="0" w:line="240" w:lineRule="auto"/>
        <w:ind w:firstLine="0"/>
        <w:rPr>
          <w:rFonts w:eastAsiaTheme="minorEastAsia"/>
        </w:rPr>
      </w:pPr>
      <w:r>
        <w:rPr>
          <w:noProof/>
        </w:rPr>
        <w:drawing>
          <wp:inline distT="0" distB="0" distL="0" distR="0" wp14:anchorId="0B5215B8" wp14:editId="6717DC4E">
            <wp:extent cx="4744720" cy="61734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30"/>
                    <a:stretch>
                      <a:fillRect/>
                    </a:stretch>
                  </pic:blipFill>
                  <pic:spPr bwMode="auto">
                    <a:xfrm>
                      <a:off x="0" y="0"/>
                      <a:ext cx="4744720" cy="6173470"/>
                    </a:xfrm>
                    <a:prstGeom prst="rect">
                      <a:avLst/>
                    </a:prstGeom>
                    <a:noFill/>
                  </pic:spPr>
                </pic:pic>
              </a:graphicData>
            </a:graphic>
          </wp:inline>
        </w:drawing>
      </w:r>
    </w:p>
    <w:p w14:paraId="40453AD8" w14:textId="77777777" w:rsidR="001F6413" w:rsidRDefault="00D64226">
      <w:pPr>
        <w:spacing w:after="0" w:line="240" w:lineRule="auto"/>
        <w:ind w:firstLine="0"/>
        <w:rPr>
          <w:rFonts w:eastAsiaTheme="minorEastAsia"/>
          <w:b/>
          <w:bCs/>
          <w:sz w:val="18"/>
          <w:szCs w:val="18"/>
        </w:rPr>
      </w:pPr>
      <w:r>
        <w:rPr>
          <w:b/>
          <w:bCs/>
          <w:sz w:val="18"/>
          <w:szCs w:val="18"/>
        </w:rPr>
        <w:t>Figure 6. 8</w:t>
      </w:r>
      <w:r>
        <w:rPr>
          <w:rFonts w:hint="eastAsia"/>
          <w:b/>
          <w:bCs/>
          <w:sz w:val="18"/>
          <w:szCs w:val="18"/>
        </w:rPr>
        <w:t>3-ty</w:t>
      </w:r>
      <w:r>
        <w:rPr>
          <w:b/>
          <w:bCs/>
          <w:sz w:val="18"/>
          <w:szCs w:val="18"/>
        </w:rPr>
        <w:t xml:space="preserve">pe mutational signatures asymmetries in strands, replication timing and DNA regions. </w:t>
      </w:r>
    </w:p>
    <w:p w14:paraId="3AEF4404" w14:textId="77777777" w:rsidR="001F6413" w:rsidRDefault="00D64226">
      <w:pPr>
        <w:spacing w:after="0" w:line="240" w:lineRule="auto"/>
        <w:ind w:firstLine="0"/>
        <w:rPr>
          <w:sz w:val="18"/>
          <w:szCs w:val="18"/>
        </w:rPr>
      </w:pPr>
      <w:r>
        <w:rPr>
          <w:b/>
          <w:bCs/>
          <w:sz w:val="18"/>
          <w:szCs w:val="18"/>
        </w:rPr>
        <w:t xml:space="preserve">(A) </w:t>
      </w:r>
      <w:r>
        <w:rPr>
          <w:sz w:val="18"/>
          <w:szCs w:val="18"/>
        </w:rPr>
        <w:t>Enrichment of mutations in genic and intergenic regions for 8</w:t>
      </w:r>
      <w:r>
        <w:rPr>
          <w:rFonts w:hint="eastAsia"/>
          <w:sz w:val="18"/>
          <w:szCs w:val="18"/>
        </w:rPr>
        <w:t>3-ty</w:t>
      </w:r>
      <w:r>
        <w:rPr>
          <w:sz w:val="18"/>
          <w:szCs w:val="18"/>
        </w:rPr>
        <w:t>pe signatures. Each row represents one 8</w:t>
      </w:r>
      <w:r>
        <w:rPr>
          <w:rFonts w:hint="eastAsia"/>
          <w:sz w:val="18"/>
          <w:szCs w:val="18"/>
        </w:rPr>
        <w:t>3-ty</w:t>
      </w:r>
      <w:r>
        <w:rPr>
          <w:sz w:val="18"/>
          <w:szCs w:val="18"/>
        </w:rPr>
        <w:t xml:space="preserve">pe signature, where n reflects the number of cancer types in which the signature was found. Signatures consistently enriched in genic and intergenic regions with p values &gt; 0.05 (Fisher’s exact test) are shown in circles with yellow and light blue colors, respectively. </w:t>
      </w:r>
      <w:r>
        <w:rPr>
          <w:rFonts w:hint="eastAsia"/>
          <w:sz w:val="18"/>
          <w:szCs w:val="18"/>
        </w:rPr>
        <w:t>Grey</w:t>
      </w:r>
      <w:r>
        <w:rPr>
          <w:sz w:val="18"/>
          <w:szCs w:val="18"/>
        </w:rPr>
        <w:t xml:space="preserve"> colors indicate inconsistent enrichments in different cancer types. Columns display the odds ratio between the ratio of real mutations and the ratio of simulated mutations (See Methods). Only odds ratios above 1.10 are shown. Circle sizes reflect the proportion of cancer types exhibiting specific enrichment in DNA regions in a signature. </w:t>
      </w:r>
    </w:p>
    <w:p w14:paraId="0811153D" w14:textId="77777777" w:rsidR="001F6413" w:rsidRDefault="00D64226">
      <w:pPr>
        <w:spacing w:after="0" w:line="240" w:lineRule="auto"/>
        <w:ind w:firstLine="0"/>
        <w:rPr>
          <w:sz w:val="18"/>
          <w:szCs w:val="18"/>
        </w:rPr>
      </w:pPr>
      <w:r>
        <w:rPr>
          <w:b/>
          <w:bCs/>
          <w:sz w:val="18"/>
          <w:szCs w:val="18"/>
        </w:rPr>
        <w:t>(B)</w:t>
      </w:r>
      <w:r>
        <w:rPr>
          <w:sz w:val="18"/>
          <w:szCs w:val="18"/>
        </w:rPr>
        <w:t xml:space="preserve"> Replication strand asymmetries of 8</w:t>
      </w:r>
      <w:r>
        <w:rPr>
          <w:rFonts w:hint="eastAsia"/>
          <w:sz w:val="18"/>
          <w:szCs w:val="18"/>
        </w:rPr>
        <w:t>3-ty</w:t>
      </w:r>
      <w:r>
        <w:rPr>
          <w:sz w:val="18"/>
          <w:szCs w:val="18"/>
        </w:rPr>
        <w:t>pe signatures. Data are presented in a format similar to the one in panel (A), with green and orange colors indicating replication strand asymmetries on the lagging and leading strands, respectively.</w:t>
      </w:r>
    </w:p>
    <w:p w14:paraId="12687917" w14:textId="77777777" w:rsidR="001F6413" w:rsidRDefault="00D64226">
      <w:pPr>
        <w:spacing w:after="0" w:line="240" w:lineRule="auto"/>
        <w:ind w:firstLine="0"/>
        <w:rPr>
          <w:sz w:val="18"/>
          <w:szCs w:val="18"/>
        </w:rPr>
      </w:pPr>
      <w:r>
        <w:rPr>
          <w:b/>
          <w:bCs/>
          <w:sz w:val="18"/>
          <w:szCs w:val="18"/>
        </w:rPr>
        <w:t xml:space="preserve">(C) </w:t>
      </w:r>
      <w:r>
        <w:rPr>
          <w:sz w:val="18"/>
          <w:szCs w:val="18"/>
        </w:rPr>
        <w:t>Transcription strand asymmetries of 8</w:t>
      </w:r>
      <w:r>
        <w:rPr>
          <w:rFonts w:hint="eastAsia"/>
          <w:sz w:val="18"/>
          <w:szCs w:val="18"/>
        </w:rPr>
        <w:t>3-ty</w:t>
      </w:r>
      <w:r>
        <w:rPr>
          <w:sz w:val="18"/>
          <w:szCs w:val="18"/>
        </w:rPr>
        <w:t>pe signatures. Data are presented in a format similar to the one in panel (A), with red and dark blue colors indicating transcription strand asymmetries on the transcribed and untranscribed strands, respectively.</w:t>
      </w:r>
    </w:p>
    <w:p w14:paraId="4CFA161C" w14:textId="77777777" w:rsidR="001F6413" w:rsidRDefault="00D64226">
      <w:pPr>
        <w:spacing w:after="0" w:line="240" w:lineRule="auto"/>
        <w:ind w:firstLine="0"/>
        <w:rPr>
          <w:sz w:val="18"/>
          <w:szCs w:val="18"/>
        </w:rPr>
      </w:pPr>
      <w:r>
        <w:rPr>
          <w:b/>
          <w:bCs/>
          <w:sz w:val="18"/>
          <w:szCs w:val="18"/>
        </w:rPr>
        <w:t>(D)</w:t>
      </w:r>
      <w:r>
        <w:rPr>
          <w:sz w:val="18"/>
          <w:szCs w:val="18"/>
        </w:rPr>
        <w:t xml:space="preserve"> 8</w:t>
      </w:r>
      <w:r>
        <w:rPr>
          <w:rFonts w:hint="eastAsia"/>
          <w:sz w:val="18"/>
          <w:szCs w:val="18"/>
        </w:rPr>
        <w:t>3-ty</w:t>
      </w:r>
      <w:r>
        <w:rPr>
          <w:sz w:val="18"/>
          <w:szCs w:val="18"/>
        </w:rPr>
        <w:t>pe signatures associated with early and late replication timing. Mutation densities of 8</w:t>
      </w:r>
      <w:r>
        <w:rPr>
          <w:rFonts w:hint="eastAsia"/>
          <w:sz w:val="18"/>
          <w:szCs w:val="18"/>
        </w:rPr>
        <w:t>3-ty</w:t>
      </w:r>
      <w:r>
        <w:rPr>
          <w:sz w:val="18"/>
          <w:szCs w:val="18"/>
        </w:rPr>
        <w:t xml:space="preserve">pe signatures per decile (y axes) are presented for early (left) to late (right) replication domains. Real mutations for signatures are shown as bars, and simulated mutations are shown as red dashed lines. As shown on top of each plot, green bars indicate signatures consistently associated with late replication timing across cancer types (e.g., C_ID3); yellow bars indicate signatures consistently associated with early replication timing across cancer types(e.g., C_ID17); purple bars indicate signatures not affected by replication timing across cancer types(e.g., ID_K); blue bars indicate signatures showing inconsistent trend across cancer types(e.g., ID_F).. </w:t>
      </w:r>
      <w:r>
        <w:br w:type="page"/>
      </w:r>
    </w:p>
    <w:p w14:paraId="46C8716A" w14:textId="2E31601B" w:rsidR="008D4D3E" w:rsidRDefault="00BE184C">
      <w:pPr>
        <w:spacing w:after="0" w:line="240" w:lineRule="auto"/>
        <w:ind w:firstLine="0"/>
        <w:rPr>
          <w:ins w:id="74" w:author="Mo Liu" w:date="2026-05-26T11:39:00Z" w16du:dateUtc="2026-05-26T15:39:00Z"/>
        </w:rPr>
      </w:pPr>
      <w:ins w:id="75" w:author="Mo Liu" w:date="2026-05-26T11:39:00Z" w16du:dateUtc="2026-05-26T15:39:00Z">
        <w:r>
          <w:rPr>
            <w:noProof/>
          </w:rPr>
          <w:lastRenderedPageBreak/>
          <w:drawing>
            <wp:inline distT="0" distB="0" distL="0" distR="0" wp14:anchorId="48A1678A" wp14:editId="3740C4F9">
              <wp:extent cx="5934075" cy="3819525"/>
              <wp:effectExtent l="0" t="0" r="9525" b="9525"/>
              <wp:docPr id="182416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934075" cy="3819525"/>
                      </a:xfrm>
                      <a:prstGeom prst="rect">
                        <a:avLst/>
                      </a:prstGeom>
                      <a:noFill/>
                      <a:ln>
                        <a:noFill/>
                      </a:ln>
                    </pic:spPr>
                  </pic:pic>
                </a:graphicData>
              </a:graphic>
            </wp:inline>
          </w:drawing>
        </w:r>
      </w:ins>
    </w:p>
    <w:p w14:paraId="312F1733" w14:textId="77777777" w:rsidR="001F6413" w:rsidRDefault="00D64226">
      <w:pPr>
        <w:spacing w:after="0" w:line="240" w:lineRule="auto"/>
        <w:ind w:firstLine="0"/>
        <w:rPr>
          <w:del w:id="76" w:author="Mo Liu" w:date="2026-05-26T11:39:00Z" w16du:dateUtc="2026-05-26T15:39:00Z"/>
        </w:rPr>
      </w:pPr>
      <w:del w:id="77" w:author="Mo Liu" w:date="2026-05-26T11:39:00Z" w16du:dateUtc="2026-05-26T15:39:00Z">
        <w:r>
          <w:rPr>
            <w:noProof/>
          </w:rPr>
          <w:drawing>
            <wp:inline distT="0" distB="0" distL="0" distR="0" wp14:anchorId="196B7979" wp14:editId="4B1FE854">
              <wp:extent cx="5931535" cy="38163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noChangeArrowheads="1"/>
                      </pic:cNvPicPr>
                    </pic:nvPicPr>
                    <pic:blipFill>
                      <a:blip r:embed="rId32"/>
                      <a:stretch>
                        <a:fillRect/>
                      </a:stretch>
                    </pic:blipFill>
                    <pic:spPr bwMode="auto">
                      <a:xfrm>
                        <a:off x="0" y="0"/>
                        <a:ext cx="5931535" cy="3816350"/>
                      </a:xfrm>
                      <a:prstGeom prst="rect">
                        <a:avLst/>
                      </a:prstGeom>
                      <a:noFill/>
                    </pic:spPr>
                  </pic:pic>
                </a:graphicData>
              </a:graphic>
            </wp:inline>
          </w:drawing>
        </w:r>
      </w:del>
    </w:p>
    <w:p w14:paraId="7699CFFF" w14:textId="77777777" w:rsidR="001F6413" w:rsidRDefault="00D64226">
      <w:pPr>
        <w:spacing w:after="0" w:line="240" w:lineRule="auto"/>
        <w:ind w:firstLine="0"/>
        <w:rPr>
          <w:b/>
          <w:bCs/>
          <w:sz w:val="18"/>
          <w:szCs w:val="18"/>
        </w:rPr>
      </w:pPr>
      <w:r>
        <w:rPr>
          <w:b/>
          <w:bCs/>
          <w:sz w:val="18"/>
          <w:szCs w:val="18"/>
        </w:rPr>
        <w:t xml:space="preserve">Figure </w:t>
      </w:r>
      <w:r>
        <w:rPr>
          <w:rFonts w:hint="eastAsia"/>
          <w:b/>
          <w:bCs/>
          <w:sz w:val="18"/>
          <w:szCs w:val="18"/>
        </w:rPr>
        <w:t>7</w:t>
      </w:r>
      <w:r>
        <w:rPr>
          <w:b/>
          <w:bCs/>
          <w:sz w:val="18"/>
          <w:szCs w:val="18"/>
        </w:rPr>
        <w:t xml:space="preserve"> N</w:t>
      </w:r>
      <w:r>
        <w:rPr>
          <w:rFonts w:hint="eastAsia"/>
          <w:b/>
          <w:bCs/>
          <w:sz w:val="18"/>
          <w:szCs w:val="18"/>
        </w:rPr>
        <w:t>ovel signature caused by RNase H2 deficiency and topoisomerase-1-associated mutagenesis (TOP1-TAM)</w:t>
      </w:r>
    </w:p>
    <w:p w14:paraId="05CD6CFD" w14:textId="77777777" w:rsidR="001F6413" w:rsidRDefault="00D64226">
      <w:pPr>
        <w:spacing w:after="0" w:line="240" w:lineRule="auto"/>
        <w:ind w:firstLine="0"/>
        <w:rPr>
          <w:rFonts w:eastAsiaTheme="minorEastAsia"/>
          <w:sz w:val="18"/>
          <w:szCs w:val="18"/>
        </w:rPr>
      </w:pPr>
      <w:r>
        <w:rPr>
          <w:rFonts w:hint="eastAsia"/>
          <w:b/>
          <w:bCs/>
          <w:sz w:val="18"/>
          <w:szCs w:val="18"/>
        </w:rPr>
        <w:t>(A)</w:t>
      </w:r>
      <w:r>
        <w:rPr>
          <w:rFonts w:hint="eastAsia"/>
          <w:sz w:val="18"/>
          <w:szCs w:val="18"/>
        </w:rPr>
        <w:t xml:space="preserve"> The mutational signature of RNase H2 deficiency (InsDel_F in the 89-type classification, ID_F in the 83-type classification), and a previously identified mutational </w:t>
      </w:r>
      <w:r>
        <w:rPr>
          <w:sz w:val="18"/>
          <w:szCs w:val="18"/>
        </w:rPr>
        <w:t>signature</w:t>
      </w:r>
      <w:r>
        <w:rPr>
          <w:rFonts w:hint="eastAsia"/>
          <w:sz w:val="18"/>
          <w:szCs w:val="18"/>
        </w:rPr>
        <w:t xml:space="preserve"> (InsDel4, C_ID4).</w:t>
      </w:r>
    </w:p>
    <w:p w14:paraId="34DAE96C" w14:textId="77777777" w:rsidR="001F6413" w:rsidRDefault="00D64226">
      <w:pPr>
        <w:spacing w:after="0" w:line="240" w:lineRule="auto"/>
        <w:ind w:firstLine="0"/>
        <w:rPr>
          <w:rFonts w:eastAsiaTheme="minorEastAsia"/>
          <w:sz w:val="18"/>
          <w:szCs w:val="18"/>
        </w:rPr>
      </w:pPr>
      <w:r>
        <w:rPr>
          <w:rFonts w:hint="eastAsia"/>
          <w:b/>
          <w:bCs/>
          <w:sz w:val="18"/>
          <w:szCs w:val="18"/>
        </w:rPr>
        <w:t xml:space="preserve">(B) </w:t>
      </w:r>
      <w:r>
        <w:rPr>
          <w:rFonts w:hint="eastAsia"/>
          <w:sz w:val="18"/>
          <w:szCs w:val="18"/>
        </w:rPr>
        <w:t xml:space="preserve">Deletions of </w:t>
      </w:r>
      <w:r>
        <w:rPr>
          <w:rFonts w:ascii="Liberation Serif" w:eastAsia="Liberation Serif" w:hAnsi="Liberation Serif" w:cs="Liberation Serif" w:hint="eastAsia"/>
          <w:sz w:val="18"/>
          <w:szCs w:val="18"/>
        </w:rPr>
        <w:t>≥</w:t>
      </w:r>
      <w:r>
        <w:rPr>
          <w:rFonts w:hint="eastAsia"/>
          <w:sz w:val="18"/>
          <w:szCs w:val="18"/>
        </w:rPr>
        <w:t xml:space="preserve"> 2 bases in the 476-type classification scheme in InsDel_F compared to InsDel4. InsDel4 has substantial proportions of deletions of 3 and 4 bases (Del3:U2:R2, Del4:U4:R2, Del3:M2, Del4:M2, Del4:M3) that are essentially absent in InsDel_F. Refer to panel </w:t>
      </w:r>
      <w:r>
        <w:rPr>
          <w:rFonts w:hint="eastAsia"/>
          <w:b/>
          <w:bCs/>
          <w:sz w:val="18"/>
          <w:szCs w:val="18"/>
        </w:rPr>
        <w:t>B</w:t>
      </w:r>
      <w:r>
        <w:rPr>
          <w:rFonts w:hint="eastAsia"/>
          <w:sz w:val="18"/>
          <w:szCs w:val="18"/>
        </w:rPr>
        <w:t xml:space="preserve"> for additional explanations of the mutation labels. </w:t>
      </w:r>
    </w:p>
    <w:p w14:paraId="4D39A0F6" w14:textId="77777777" w:rsidR="001F6413" w:rsidRDefault="00D64226">
      <w:pPr>
        <w:spacing w:after="0" w:line="240" w:lineRule="auto"/>
        <w:ind w:firstLine="0"/>
        <w:rPr>
          <w:rFonts w:eastAsiaTheme="minorEastAsia"/>
          <w:sz w:val="18"/>
          <w:szCs w:val="18"/>
        </w:rPr>
      </w:pPr>
      <w:r>
        <w:rPr>
          <w:rFonts w:hint="eastAsia"/>
          <w:b/>
          <w:bCs/>
          <w:sz w:val="18"/>
          <w:szCs w:val="18"/>
        </w:rPr>
        <w:lastRenderedPageBreak/>
        <w:t xml:space="preserve">(C) </w:t>
      </w:r>
      <w:r>
        <w:rPr>
          <w:rFonts w:hint="eastAsia"/>
          <w:sz w:val="18"/>
          <w:szCs w:val="18"/>
        </w:rPr>
        <w:t>Logos of the s</w:t>
      </w:r>
      <w:r>
        <w:rPr>
          <w:sz w:val="18"/>
          <w:szCs w:val="18"/>
        </w:rPr>
        <w:t xml:space="preserve">equence contexts of </w:t>
      </w:r>
      <w:r>
        <w:rPr>
          <w:rFonts w:hint="eastAsia"/>
          <w:sz w:val="18"/>
          <w:szCs w:val="18"/>
        </w:rPr>
        <w:t xml:space="preserve">2-base deletions in 5 samples with the highest InsDel_F activity (left) compared to 5 samples with the highest InsDel4 activity (right). The sequence contexts of the 2-base deletions in InsDel_F are on the whole different from the contexts of 2-base deletions in InsDel4. In the lower two sections (DEL:MH:2:1, 2-base deletions with 1 base of microhomology), the microhomologous bases (T:A) are shaded orange. </w:t>
      </w:r>
    </w:p>
    <w:p w14:paraId="36E0D735" w14:textId="77777777" w:rsidR="001F6413" w:rsidRDefault="00000000">
      <w:pPr>
        <w:ind w:firstLine="0"/>
        <w:rPr>
          <w:rFonts w:ascii="Calibri" w:eastAsia="SimSun" w:hAnsi="Calibri" w:cs="Noto Sans Arabic UI"/>
          <w:sz w:val="22"/>
          <w:szCs w:val="22"/>
        </w:rPr>
      </w:pPr>
      <w:ins w:id="78" w:author="Mo Liu" w:date="2026-05-26T11:39:00Z" w16du:dateUtc="2026-05-26T15:39:00Z">
        <w:r>
          <w:fldChar w:fldCharType="begin"/>
        </w:r>
        <w:r>
          <w:instrText>LINK Excel.Sheet.12 "C:\\Users\\lmliu\\Downloads\\table_1_autogenerated (1).xlsx" "Sheet1!R1C1:R23C6" \a \f 5 \h  \* MERGEFORMAT</w:instrText>
        </w:r>
        <w:r>
          <w:fldChar w:fldCharType="separate"/>
        </w:r>
        <w:r>
          <w:fldChar w:fldCharType="end"/>
        </w:r>
      </w:ins>
      <w:del w:id="79" w:author="Mo Liu" w:date="2026-05-26T11:39:00Z" w16du:dateUtc="2026-05-26T15:39:00Z">
        <w:r w:rsidR="00D64226">
          <w:fldChar w:fldCharType="begin"/>
        </w:r>
        <w:r w:rsidR="00D64226">
          <w:delInstrText>LINK Excel.Sheet.12 "C:\\Users\\lmliu\\Downloads\\table_1_autogenerated (1).xlsx" "Sheet1!R1C1:R23C6" \a \f 5 \h  \* MERGEFORMAT</w:delInstrText>
        </w:r>
        <w:r w:rsidR="00D64226">
          <w:fldChar w:fldCharType="end"/>
        </w:r>
      </w:del>
    </w:p>
    <w:sectPr w:rsidR="001F6413">
      <w:headerReference w:type="default" r:id="rId33"/>
      <w:footerReference w:type="even" r:id="rId34"/>
      <w:footerReference w:type="default" r:id="rId35"/>
      <w:footerReference w:type="first" r:id="rId36"/>
      <w:pgSz w:w="12240" w:h="15840"/>
      <w:pgMar w:top="720" w:right="1440" w:bottom="1440" w:left="1440" w:header="0" w:footer="720" w:gutter="0"/>
      <w:cols w:space="720"/>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0" w:author="Mo Liu" w:date="2026-05-25T16:05:00Z" w:initials="ML">
    <w:p w14:paraId="62A776D7" w14:textId="77777777" w:rsidR="008D4D3E" w:rsidRDefault="00000000">
      <w:pPr>
        <w:spacing w:after="0" w:line="240" w:lineRule="auto"/>
      </w:pPr>
      <w:r>
        <w:annotationRef/>
      </w:r>
      <w:r>
        <w:rPr>
          <w:rFonts w:ascii="Calibri" w:eastAsia="SimSun" w:hAnsi="Calibri" w:cs="Noto Sans Arabic UI"/>
          <w:sz w:val="22"/>
          <w:szCs w:val="22"/>
        </w:rPr>
        <w:t>Citation?</w:t>
      </w:r>
    </w:p>
  </w:comment>
  <w:comment w:id="19" w:author="Mo Liu" w:date="2026-05-25T16:05:00Z" w:initials="ML">
    <w:p w14:paraId="2220C266" w14:textId="77777777" w:rsidR="001F6413" w:rsidRDefault="00D64226">
      <w:pPr>
        <w:spacing w:after="0" w:line="240" w:lineRule="auto"/>
      </w:pPr>
      <w:r>
        <w:annotationRef/>
      </w:r>
      <w:r>
        <w:rPr>
          <w:rFonts w:ascii="Calibri" w:eastAsia="SimSun" w:hAnsi="Calibri" w:cs="Noto Sans Arabic UI"/>
          <w:sz w:val="22"/>
          <w:szCs w:val="22"/>
        </w:rPr>
        <w:t>Citation?</w:t>
      </w:r>
    </w:p>
  </w:comment>
  <w:comment w:id="29" w:author="Mo Liu" w:date="2026-05-16T08:47:00Z" w:initials="ML">
    <w:p w14:paraId="4D871329" w14:textId="77777777" w:rsidR="008D4D3E" w:rsidRDefault="00000000">
      <w:pPr>
        <w:spacing w:after="0" w:line="240" w:lineRule="auto"/>
      </w:pPr>
      <w:r>
        <w:annotationRef/>
      </w:r>
      <w:r>
        <w:rPr>
          <w:rFonts w:ascii="Calibri" w:eastAsia="SimSun" w:hAnsi="Calibri" w:cs="Noto Sans Arabic UI"/>
          <w:sz w:val="22"/>
          <w:szCs w:val="22"/>
        </w:rPr>
        <w:t>Steve to review this paragraph.</w:t>
      </w:r>
    </w:p>
  </w:comment>
  <w:comment w:id="28" w:author="Mo Liu" w:date="2026-05-16T08:47:00Z" w:initials="ML">
    <w:p w14:paraId="5DCE7B66" w14:textId="77777777" w:rsidR="001F6413" w:rsidRDefault="00D64226">
      <w:pPr>
        <w:spacing w:after="0" w:line="240" w:lineRule="auto"/>
      </w:pPr>
      <w:r>
        <w:annotationRef/>
      </w:r>
      <w:r>
        <w:rPr>
          <w:rFonts w:ascii="Calibri" w:eastAsia="SimSun" w:hAnsi="Calibri" w:cs="Noto Sans Arabic UI"/>
          <w:sz w:val="22"/>
          <w:szCs w:val="22"/>
        </w:rPr>
        <w:t>Steve to review this paragraph.</w:t>
      </w:r>
    </w:p>
  </w:comment>
  <w:comment w:id="31" w:author="Mo Liu" w:date="2026-05-20T09:26:00Z" w:initials="ML">
    <w:p w14:paraId="51F6EBCD" w14:textId="77777777" w:rsidR="008D4D3E" w:rsidRDefault="00000000">
      <w:pPr>
        <w:spacing w:after="0" w:line="240" w:lineRule="auto"/>
      </w:pPr>
      <w:r>
        <w:annotationRef/>
      </w:r>
      <w:r>
        <w:rPr>
          <w:rFonts w:ascii="Calibri" w:eastAsia="SimSun" w:hAnsi="Calibri" w:cs="Noto Sans Arabic UI"/>
          <w:sz w:val="22"/>
          <w:szCs w:val="22"/>
        </w:rPr>
        <w:t>I added cancer type enrichment plot to Figure 5</w:t>
      </w:r>
    </w:p>
  </w:comment>
  <w:comment w:id="30" w:author="Mo Liu" w:date="2026-05-20T09:26:00Z" w:initials="ML">
    <w:p w14:paraId="5560E8AC" w14:textId="77777777" w:rsidR="001F6413" w:rsidRDefault="00D64226">
      <w:pPr>
        <w:spacing w:after="0" w:line="240" w:lineRule="auto"/>
      </w:pPr>
      <w:r>
        <w:annotationRef/>
      </w:r>
      <w:r>
        <w:rPr>
          <w:rFonts w:ascii="Calibri" w:eastAsia="SimSun" w:hAnsi="Calibri" w:cs="Noto Sans Arabic UI"/>
          <w:sz w:val="22"/>
          <w:szCs w:val="22"/>
        </w:rPr>
        <w:t>I added cancer type enrichment plot to Figure 5</w:t>
      </w:r>
    </w:p>
  </w:comment>
  <w:comment w:id="33" w:author="Mo Liu" w:date="2026-05-26T08:41:00Z" w:initials="ML">
    <w:p w14:paraId="5ACBAE78" w14:textId="77777777" w:rsidR="00BA27A0" w:rsidRDefault="00BA27A0" w:rsidP="00BA27A0">
      <w:pPr>
        <w:pStyle w:val="CommentText"/>
        <w:ind w:firstLine="0"/>
      </w:pPr>
      <w:r>
        <w:rPr>
          <w:rStyle w:val="CommentReference"/>
        </w:rPr>
        <w:annotationRef/>
      </w:r>
      <w:r>
        <w:t>Correction: S5 now is the RNaseH2 null models from Reijn’s paper. We can keep S5</w:t>
      </w:r>
    </w:p>
  </w:comment>
  <w:comment w:id="36" w:author="Mo Liu" w:date="2026-05-25T13:45:00Z" w:initials="ML">
    <w:p w14:paraId="08C1047F" w14:textId="77777777" w:rsidR="008D4D3E" w:rsidRDefault="00000000">
      <w:pPr>
        <w:spacing w:after="0" w:line="240" w:lineRule="auto"/>
      </w:pPr>
      <w:r>
        <w:annotationRef/>
      </w:r>
      <w:r>
        <w:rPr>
          <w:rFonts w:ascii="Calibri" w:eastAsia="SimSun" w:hAnsi="Calibri" w:cs="Noto Sans Arabic UI"/>
          <w:sz w:val="22"/>
          <w:szCs w:val="22"/>
        </w:rPr>
        <w:t>This is true. But not sure if this worths mentioning?</w:t>
      </w:r>
    </w:p>
  </w:comment>
  <w:comment w:id="35" w:author="Mo Liu" w:date="2026-05-25T13:45:00Z" w:initials="ML">
    <w:p w14:paraId="01CAE88D" w14:textId="77777777" w:rsidR="001F6413" w:rsidRDefault="00D64226">
      <w:pPr>
        <w:spacing w:after="0" w:line="240" w:lineRule="auto"/>
      </w:pPr>
      <w:r>
        <w:annotationRef/>
      </w:r>
      <w:r>
        <w:rPr>
          <w:rFonts w:ascii="Calibri" w:eastAsia="SimSun" w:hAnsi="Calibri" w:cs="Noto Sans Arabic UI"/>
          <w:sz w:val="22"/>
          <w:szCs w:val="22"/>
        </w:rPr>
        <w:t>This is true. But not sure if this worths mentioning?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2A776D7" w15:done="0"/>
  <w15:commentEx w15:paraId="2220C266" w15:done="0"/>
  <w15:commentEx w15:paraId="4D871329" w15:done="0"/>
  <w15:commentEx w15:paraId="5DCE7B66" w15:done="0"/>
  <w15:commentEx w15:paraId="51F6EBCD" w15:done="0"/>
  <w15:commentEx w15:paraId="5560E8AC" w15:done="0"/>
  <w15:commentEx w15:paraId="5ACBAE78" w15:done="0"/>
  <w15:commentEx w15:paraId="08C1047F" w15:done="0"/>
  <w15:commentEx w15:paraId="01CAE8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2FBAFDF" w16cex:dateUtc="2026-05-26T00:4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2A776D7" w16cid:durableId="05C20496"/>
  <w16cid:commentId w16cid:paraId="2220C266" w16cid:durableId="2DC022B0"/>
  <w16cid:commentId w16cid:paraId="4D871329" w16cid:durableId="40A0C475"/>
  <w16cid:commentId w16cid:paraId="5DCE7B66" w16cid:durableId="2DC022B1"/>
  <w16cid:commentId w16cid:paraId="51F6EBCD" w16cid:durableId="28C82F79"/>
  <w16cid:commentId w16cid:paraId="5560E8AC" w16cid:durableId="2DC022B2"/>
  <w16cid:commentId w16cid:paraId="5ACBAE78" w16cid:durableId="42FBAFDF"/>
  <w16cid:commentId w16cid:paraId="08C1047F" w16cid:durableId="7D68DF36"/>
  <w16cid:commentId w16cid:paraId="01CAE88D" w16cid:durableId="2DC022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0C5CB" w14:textId="77777777" w:rsidR="0051580B" w:rsidRDefault="0051580B">
      <w:pPr>
        <w:spacing w:after="0" w:line="240" w:lineRule="auto"/>
      </w:pPr>
      <w:r>
        <w:separator/>
      </w:r>
    </w:p>
  </w:endnote>
  <w:endnote w:type="continuationSeparator" w:id="0">
    <w:p w14:paraId="61B5D155" w14:textId="77777777" w:rsidR="0051580B" w:rsidRDefault="005158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Noto Sans Arabic UI">
    <w:altName w:val="Cambria"/>
    <w:panose1 w:val="00000000000000000000"/>
    <w:charset w:val="00"/>
    <w:family w:val="roman"/>
    <w:notTrueType/>
    <w:pitch w:val="default"/>
  </w:font>
  <w:font w:name="DejaVu Sans">
    <w:altName w:val="Verdana"/>
    <w:charset w:val="01"/>
    <w:family w:val="swiss"/>
    <w:pitch w:val="variable"/>
  </w:font>
  <w:font w:name="Noto Sans CJK SC">
    <w:panose1 w:val="00000000000000000000"/>
    <w:charset w:val="00"/>
    <w:family w:val="roman"/>
    <w:notTrueType/>
    <w:pitch w:val="default"/>
  </w:font>
  <w:font w:name="Noto Sans Devanagari">
    <w:altName w:val="Cambria"/>
    <w:charset w:val="00"/>
    <w:family w:val="swiss"/>
    <w:pitch w:val="variable"/>
    <w:sig w:usb0="80008023" w:usb1="00002046" w:usb2="00000000" w:usb3="00000000" w:csb0="00000001"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OpenSymbol">
    <w:altName w:val="Arial Unicode MS"/>
    <w:charset w:val="01"/>
    <w:family w:val="swiss"/>
    <w:pitch w:val="variable"/>
  </w:font>
  <w:font w:name="Liberation Sans">
    <w:altName w:val="Arial"/>
    <w:panose1 w:val="020B0604020202020204"/>
    <w:charset w:val="01"/>
    <w:family w:val="swiss"/>
    <w:pitch w:val="variable"/>
    <w:sig w:usb0="E0000AFF" w:usb1="500078FF" w:usb2="00000021" w:usb3="00000000" w:csb0="000001BF" w:csb1="00000000"/>
  </w:font>
  <w:font w:name="Google Sans;Roboto;Arial;sans-s">
    <w:altName w:val="Cambria"/>
    <w:panose1 w:val="00000000000000000000"/>
    <w:charset w:val="00"/>
    <w:family w:val="roman"/>
    <w:notTrueType/>
    <w:pitch w:val="default"/>
  </w:font>
  <w:font w:name="Liberation Serif">
    <w:altName w:val="Times New Roman"/>
    <w:panose1 w:val="02020603050405020304"/>
    <w:charset w:val="01"/>
    <w:family w:val="roman"/>
    <w:pitch w:val="variable"/>
    <w:sig w:usb0="E0000AFF" w:usb1="500078FF" w:usb2="00000021" w:usb3="00000000" w:csb0="000001BF" w:csb1="00000000"/>
  </w:font>
  <w:font w:name="Cambria Math">
    <w:panose1 w:val="02040503050406030204"/>
    <w:charset w:val="00"/>
    <w:family w:val="roman"/>
    <w:pitch w:val="variable"/>
    <w:sig w:usb0="E00006FF" w:usb1="420024FF" w:usb2="02000000" w:usb3="00000000" w:csb0="0000019F" w:csb1="00000000"/>
  </w:font>
  <w:font w:name="SimHei">
    <w:altName w:val="黑体"/>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E9C12" w14:textId="77777777" w:rsidR="001F6413" w:rsidRDefault="001F641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AD76D9" w14:textId="77777777" w:rsidR="001F6413" w:rsidRDefault="00D64226">
    <w:pPr>
      <w:pStyle w:val="Footer"/>
      <w:jc w:val="right"/>
    </w:pPr>
    <w:r>
      <w:t xml:space="preserve">Page </w:t>
    </w:r>
  </w:p>
  <w:p w14:paraId="36B5304F" w14:textId="77777777" w:rsidR="001F6413" w:rsidRDefault="001F6413">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DDEBF7" w14:textId="77777777" w:rsidR="001F6413" w:rsidRDefault="00D64226">
    <w:pPr>
      <w:pStyle w:val="Footer"/>
      <w:jc w:val="right"/>
    </w:pPr>
    <w:r>
      <w:t xml:space="preserve">Page </w:t>
    </w:r>
  </w:p>
  <w:p w14:paraId="70B21980" w14:textId="77777777" w:rsidR="001F6413" w:rsidRDefault="001F6413">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C871CE" w14:textId="77777777" w:rsidR="0051580B" w:rsidRDefault="0051580B">
      <w:pPr>
        <w:spacing w:after="0" w:line="240" w:lineRule="auto"/>
      </w:pPr>
      <w:r>
        <w:separator/>
      </w:r>
    </w:p>
  </w:footnote>
  <w:footnote w:type="continuationSeparator" w:id="0">
    <w:p w14:paraId="2F3F54E2" w14:textId="77777777" w:rsidR="0051580B" w:rsidRDefault="0051580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C1BDF" w14:textId="77777777" w:rsidR="00E1026E" w:rsidRDefault="00E1026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D41DA"/>
    <w:multiLevelType w:val="multilevel"/>
    <w:tmpl w:val="02D86054"/>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8321BA4"/>
    <w:multiLevelType w:val="multilevel"/>
    <w:tmpl w:val="3DAA1336"/>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0A285DBE"/>
    <w:multiLevelType w:val="multilevel"/>
    <w:tmpl w:val="07C66FEA"/>
    <w:lvl w:ilvl="0">
      <w:start w:val="1"/>
      <w:numFmt w:val="none"/>
      <w:suff w:val="nothing"/>
      <w:lvlText w:val="%1"/>
      <w:lvlJc w:val="left"/>
      <w:pPr>
        <w:tabs>
          <w:tab w:val="num" w:pos="0"/>
        </w:tabs>
        <w:ind w:left="0" w:firstLine="0"/>
      </w:pPr>
    </w:lvl>
    <w:lvl w:ilvl="1">
      <w:start w:val="1"/>
      <w:numFmt w:val="none"/>
      <w:suff w:val="nothing"/>
      <w:lvlText w:val="%2"/>
      <w:lvlJc w:val="left"/>
      <w:pPr>
        <w:tabs>
          <w:tab w:val="num" w:pos="0"/>
        </w:tabs>
        <w:ind w:left="0" w:firstLine="0"/>
      </w:pPr>
    </w:lvl>
    <w:lvl w:ilvl="2">
      <w:start w:val="1"/>
      <w:numFmt w:val="none"/>
      <w:pStyle w:val="Heading3"/>
      <w:suff w:val="nothing"/>
      <w:lvlText w:val="%3"/>
      <w:lvlJc w:val="left"/>
      <w:pPr>
        <w:tabs>
          <w:tab w:val="num" w:pos="0"/>
        </w:tabs>
        <w:ind w:left="0" w:firstLine="0"/>
      </w:pPr>
    </w:lvl>
    <w:lvl w:ilvl="3">
      <w:start w:val="1"/>
      <w:numFmt w:val="none"/>
      <w:suff w:val="nothing"/>
      <w:lvlText w:val="%4"/>
      <w:lvlJc w:val="left"/>
      <w:pPr>
        <w:tabs>
          <w:tab w:val="num" w:pos="0"/>
        </w:tabs>
        <w:ind w:left="0" w:firstLine="0"/>
      </w:pPr>
    </w:lvl>
    <w:lvl w:ilvl="4">
      <w:start w:val="1"/>
      <w:numFmt w:val="none"/>
      <w:suff w:val="nothing"/>
      <w:lvlText w:val="%5"/>
      <w:lvlJc w:val="left"/>
      <w:pPr>
        <w:tabs>
          <w:tab w:val="num" w:pos="0"/>
        </w:tabs>
        <w:ind w:left="0" w:firstLine="0"/>
      </w:pPr>
    </w:lvl>
    <w:lvl w:ilvl="5">
      <w:start w:val="1"/>
      <w:numFmt w:val="none"/>
      <w:suff w:val="nothing"/>
      <w:lvlText w:val="%6"/>
      <w:lvlJc w:val="left"/>
      <w:pPr>
        <w:tabs>
          <w:tab w:val="num" w:pos="0"/>
        </w:tabs>
        <w:ind w:left="0" w:firstLine="0"/>
      </w:pPr>
    </w:lvl>
    <w:lvl w:ilvl="6">
      <w:start w:val="1"/>
      <w:numFmt w:val="none"/>
      <w:suff w:val="nothing"/>
      <w:lvlText w:val="%7"/>
      <w:lvlJc w:val="left"/>
      <w:pPr>
        <w:tabs>
          <w:tab w:val="num" w:pos="0"/>
        </w:tabs>
        <w:ind w:left="0" w:firstLine="0"/>
      </w:pPr>
    </w:lvl>
    <w:lvl w:ilvl="7">
      <w:start w:val="1"/>
      <w:numFmt w:val="none"/>
      <w:suff w:val="nothing"/>
      <w:lvlText w:val="%8"/>
      <w:lvlJc w:val="left"/>
      <w:pPr>
        <w:tabs>
          <w:tab w:val="num" w:pos="0"/>
        </w:tabs>
        <w:ind w:left="0" w:firstLine="0"/>
      </w:pPr>
    </w:lvl>
    <w:lvl w:ilvl="8">
      <w:start w:val="1"/>
      <w:numFmt w:val="none"/>
      <w:suff w:val="nothing"/>
      <w:lvlText w:val="%9"/>
      <w:lvlJc w:val="left"/>
      <w:pPr>
        <w:tabs>
          <w:tab w:val="num" w:pos="0"/>
        </w:tabs>
        <w:ind w:left="0" w:firstLine="0"/>
      </w:pPr>
    </w:lvl>
  </w:abstractNum>
  <w:abstractNum w:abstractNumId="3" w15:restartNumberingAfterBreak="0">
    <w:nsid w:val="3F5F6A12"/>
    <w:multiLevelType w:val="multilevel"/>
    <w:tmpl w:val="EF52D98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5A361D18"/>
    <w:multiLevelType w:val="multilevel"/>
    <w:tmpl w:val="AA921CD8"/>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5E4262EF"/>
    <w:multiLevelType w:val="multilevel"/>
    <w:tmpl w:val="6DBC1EA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6" w15:restartNumberingAfterBreak="0">
    <w:nsid w:val="67450EA4"/>
    <w:multiLevelType w:val="multilevel"/>
    <w:tmpl w:val="B7AE095A"/>
    <w:lvl w:ilvl="0">
      <w:start w:val="1"/>
      <w:numFmt w:val="bullet"/>
      <w:lvlText w:val=""/>
      <w:lvlJc w:val="left"/>
      <w:pPr>
        <w:tabs>
          <w:tab w:val="num" w:pos="720"/>
        </w:tabs>
        <w:ind w:left="720" w:hanging="283"/>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16cid:durableId="921914067">
    <w:abstractNumId w:val="2"/>
  </w:num>
  <w:num w:numId="2" w16cid:durableId="1794597586">
    <w:abstractNumId w:val="6"/>
  </w:num>
  <w:num w:numId="3" w16cid:durableId="1071272526">
    <w:abstractNumId w:val="1"/>
  </w:num>
  <w:num w:numId="4" w16cid:durableId="1253583250">
    <w:abstractNumId w:val="3"/>
  </w:num>
  <w:num w:numId="5" w16cid:durableId="811017895">
    <w:abstractNumId w:val="0"/>
  </w:num>
  <w:num w:numId="6" w16cid:durableId="864754440">
    <w:abstractNumId w:val="4"/>
  </w:num>
  <w:num w:numId="7" w16cid:durableId="1833645791">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o Liu">
    <w15:presenceInfo w15:providerId="Windows Live" w15:userId="e9c7212a1ac174da"/>
  </w15:person>
  <w15:person w15:author="Mini Huang">
    <w15:presenceInfo w15:providerId="Windows Live" w15:userId="5d44a38bec6127d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6413"/>
    <w:rsid w:val="00012D9A"/>
    <w:rsid w:val="00052D88"/>
    <w:rsid w:val="000D7FDC"/>
    <w:rsid w:val="000E37B8"/>
    <w:rsid w:val="00142EA8"/>
    <w:rsid w:val="001F4995"/>
    <w:rsid w:val="001F6413"/>
    <w:rsid w:val="00452954"/>
    <w:rsid w:val="004F4756"/>
    <w:rsid w:val="0051580B"/>
    <w:rsid w:val="005C7786"/>
    <w:rsid w:val="006128A1"/>
    <w:rsid w:val="007B01A1"/>
    <w:rsid w:val="00852A0E"/>
    <w:rsid w:val="008D4D3E"/>
    <w:rsid w:val="00916BF7"/>
    <w:rsid w:val="009A5C42"/>
    <w:rsid w:val="00BA27A0"/>
    <w:rsid w:val="00BE184C"/>
    <w:rsid w:val="00C55BDC"/>
    <w:rsid w:val="00C84F3F"/>
    <w:rsid w:val="00CD226D"/>
    <w:rsid w:val="00D41B03"/>
    <w:rsid w:val="00D64226"/>
    <w:rsid w:val="00E1026E"/>
    <w:rsid w:val="00E132C8"/>
    <w:rsid w:val="00E76DC9"/>
    <w:rsid w:val="00EC1E80"/>
    <w:rsid w:val="00F7781E"/>
  </w:rsids>
  <m:mathPr>
    <m:mathFont m:val="Cambria Math"/>
    <m:brkBin m:val="before"/>
    <m:brkBinSub m:val="--"/>
    <m:smallFrac m:val="0"/>
    <m:dispDef/>
    <m:lMargin m:val="0"/>
    <m:rMargin m:val="0"/>
    <m:defJc m:val="centerGroup"/>
    <m:wrapIndent m:val="1440"/>
    <m:intLim m:val="subSup"/>
    <m:naryLim m:val="undOvr"/>
  </m:mathPr>
  <w:themeFontLang w:val="en-US" w:eastAsia="zh-CN"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C7ADB"/>
  <w15:docId w15:val="{CF0A3EBB-92E5-3045-A64B-C8A9606ABE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Noto Sans Arabic UI"/>
        <w:sz w:val="22"/>
        <w:szCs w:val="22"/>
        <w:lang w:val="en-US" w:eastAsia="zh-CN"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480" w:lineRule="auto"/>
      <w:ind w:firstLine="720"/>
    </w:pPr>
    <w:rPr>
      <w:rFonts w:ascii="Times New Roman" w:eastAsia="DejaVu Sans" w:hAnsi="Times New Roman" w:cs="Times New Roman"/>
      <w:sz w:val="24"/>
      <w:szCs w:val="24"/>
    </w:rPr>
  </w:style>
  <w:style w:type="paragraph" w:styleId="Heading1">
    <w:name w:val="heading 1"/>
    <w:basedOn w:val="Normal"/>
    <w:next w:val="Normal"/>
    <w:link w:val="Heading1Char"/>
    <w:uiPriority w:val="9"/>
    <w:qFormat/>
    <w:pPr>
      <w:keepNext/>
      <w:keepLines/>
      <w:spacing w:before="240" w:after="120"/>
      <w:ind w:firstLine="0"/>
      <w:outlineLvl w:val="0"/>
    </w:pPr>
    <w:rPr>
      <w:b/>
      <w:bCs/>
    </w:rPr>
  </w:style>
  <w:style w:type="paragraph" w:styleId="Heading2">
    <w:name w:val="heading 2"/>
    <w:basedOn w:val="Normal"/>
    <w:next w:val="Normal"/>
    <w:link w:val="Heading2Char"/>
    <w:uiPriority w:val="9"/>
    <w:unhideWhenUsed/>
    <w:qFormat/>
    <w:pPr>
      <w:keepNext/>
      <w:keepLines/>
      <w:spacing w:before="40" w:after="0"/>
      <w:ind w:firstLine="0"/>
      <w:outlineLvl w:val="1"/>
    </w:pPr>
    <w:rPr>
      <w:b/>
      <w:bCs/>
      <w:i/>
      <w:iCs/>
      <w:color w:val="000000" w:themeColor="dark1"/>
    </w:rPr>
  </w:style>
  <w:style w:type="paragraph" w:styleId="Heading3">
    <w:name w:val="heading 3"/>
    <w:basedOn w:val="Heading"/>
    <w:next w:val="BodyText"/>
    <w:uiPriority w:val="9"/>
    <w:unhideWhenUsed/>
    <w:qFormat/>
    <w:pPr>
      <w:numPr>
        <w:ilvl w:val="2"/>
        <w:numId w:val="1"/>
      </w:numPr>
      <w:spacing w:before="140"/>
      <w:outlineLvl w:val="2"/>
    </w:pPr>
    <w:rPr>
      <w:rFonts w:ascii="Times New Roman" w:hAnsi="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qFormat/>
    <w:rPr>
      <w:sz w:val="18"/>
      <w:szCs w:val="18"/>
    </w:rPr>
  </w:style>
  <w:style w:type="character" w:customStyle="1" w:styleId="FooterChar">
    <w:name w:val="Footer Char"/>
    <w:basedOn w:val="DefaultParagraphFont"/>
    <w:link w:val="Footer"/>
    <w:qFormat/>
    <w:rPr>
      <w:sz w:val="18"/>
      <w:szCs w:val="18"/>
    </w:rPr>
  </w:style>
  <w:style w:type="character" w:styleId="PlaceholderText">
    <w:name w:val="Placeholder Text"/>
    <w:basedOn w:val="DefaultParagraphFont"/>
    <w:qFormat/>
    <w:rPr>
      <w:color w:val="666666"/>
    </w:rPr>
  </w:style>
  <w:style w:type="character" w:styleId="Hyperlink">
    <w:name w:val="Hyperlink"/>
    <w:basedOn w:val="DefaultParagraphFont"/>
    <w:rPr>
      <w:color w:val="0563C1" w:themeColor="hyperlink"/>
      <w:u w:val="single"/>
    </w:rPr>
  </w:style>
  <w:style w:type="character" w:styleId="UnresolvedMention">
    <w:name w:val="Unresolved Mention"/>
    <w:basedOn w:val="DefaultParagraphFont"/>
    <w:qFormat/>
    <w:rPr>
      <w:color w:val="605E5C"/>
      <w:shd w:val="clear" w:color="auto" w:fill="E1DFDD"/>
    </w:rPr>
  </w:style>
  <w:style w:type="character" w:styleId="CommentReference">
    <w:name w:val="annotation reference"/>
    <w:basedOn w:val="DefaultParagraphFont"/>
    <w:uiPriority w:val="99"/>
    <w:qFormat/>
    <w:rPr>
      <w:sz w:val="21"/>
      <w:szCs w:val="21"/>
    </w:rPr>
  </w:style>
  <w:style w:type="character" w:customStyle="1" w:styleId="CommentTextChar">
    <w:name w:val="Comment Text Char"/>
    <w:basedOn w:val="DefaultParagraphFont"/>
    <w:link w:val="CommentText"/>
    <w:uiPriority w:val="99"/>
    <w:qFormat/>
  </w:style>
  <w:style w:type="character" w:customStyle="1" w:styleId="CommentSubjectChar">
    <w:name w:val="Comment Subject Char"/>
    <w:basedOn w:val="CommentTextChar"/>
    <w:link w:val="CommentSubject"/>
    <w:qFormat/>
    <w:rPr>
      <w:b/>
      <w:bCs/>
    </w:rPr>
  </w:style>
  <w:style w:type="character" w:customStyle="1" w:styleId="BalloonTextChar">
    <w:name w:val="Balloon Text Char"/>
    <w:basedOn w:val="DefaultParagraphFont"/>
    <w:link w:val="BalloonText"/>
    <w:qFormat/>
    <w:rPr>
      <w:rFonts w:ascii="Segoe UI" w:hAnsi="Segoe UI" w:cs="Segoe UI"/>
      <w:sz w:val="18"/>
      <w:szCs w:val="18"/>
    </w:rPr>
  </w:style>
  <w:style w:type="character" w:customStyle="1" w:styleId="HTMLPreformattedChar">
    <w:name w:val="HTML Preformatted Char"/>
    <w:basedOn w:val="DefaultParagraphFont"/>
    <w:link w:val="HTMLPreformatted"/>
    <w:qFormat/>
    <w:rPr>
      <w:rFonts w:ascii="Courier New" w:hAnsi="Courier New" w:cs="Courier New"/>
      <w:sz w:val="20"/>
      <w:szCs w:val="20"/>
    </w:rPr>
  </w:style>
  <w:style w:type="character" w:customStyle="1" w:styleId="TitleChar">
    <w:name w:val="Title Char"/>
    <w:basedOn w:val="DefaultParagraphFont"/>
    <w:link w:val="Title"/>
    <w:qFormat/>
    <w:rPr>
      <w:rFonts w:ascii="Times New Roman" w:eastAsia="DejaVu Sans" w:hAnsi="Times New Roman" w:cs="Times New Roman"/>
      <w:b/>
      <w:bCs/>
      <w:spacing w:val="-10"/>
      <w:kern w:val="2"/>
      <w:sz w:val="28"/>
      <w:szCs w:val="28"/>
    </w:rPr>
  </w:style>
  <w:style w:type="character" w:customStyle="1" w:styleId="Heading1Char">
    <w:name w:val="Heading 1 Char"/>
    <w:basedOn w:val="DefaultParagraphFont"/>
    <w:link w:val="Heading1"/>
    <w:qFormat/>
    <w:rPr>
      <w:rFonts w:ascii="Times New Roman" w:eastAsia="DejaVu Sans" w:hAnsi="Times New Roman" w:cs="Times New Roman"/>
      <w:b/>
      <w:bCs/>
      <w:sz w:val="24"/>
      <w:szCs w:val="24"/>
    </w:rPr>
  </w:style>
  <w:style w:type="character" w:styleId="FollowedHyperlink">
    <w:name w:val="FollowedHyperlink"/>
    <w:basedOn w:val="DefaultParagraphFont"/>
    <w:rPr>
      <w:color w:val="954F72" w:themeColor="followedHyperlink"/>
      <w:u w:val="single"/>
    </w:rPr>
  </w:style>
  <w:style w:type="character" w:customStyle="1" w:styleId="normalfirstChar">
    <w:name w:val="normal_first Char"/>
    <w:basedOn w:val="DefaultParagraphFont"/>
    <w:link w:val="normalfirst"/>
    <w:qFormat/>
    <w:rPr>
      <w:rFonts w:ascii="Times New Roman" w:hAnsi="Times New Roman" w:cs="Times New Roman"/>
      <w:sz w:val="24"/>
      <w:szCs w:val="24"/>
    </w:rPr>
  </w:style>
  <w:style w:type="character" w:customStyle="1" w:styleId="Heading2Char">
    <w:name w:val="Heading 2 Char"/>
    <w:basedOn w:val="DefaultParagraphFont"/>
    <w:link w:val="Heading2"/>
    <w:qFormat/>
    <w:rPr>
      <w:rFonts w:ascii="Times New Roman" w:eastAsia="DejaVu Sans" w:hAnsi="Times New Roman" w:cs="Times New Roman"/>
      <w:b/>
      <w:bCs/>
      <w:i/>
      <w:iCs/>
      <w:color w:val="000000" w:themeColor="dark1"/>
      <w:sz w:val="24"/>
      <w:szCs w:val="24"/>
    </w:rPr>
  </w:style>
  <w:style w:type="character" w:customStyle="1" w:styleId="authorsandaffChar">
    <w:name w:val="authors_and_aff Char"/>
    <w:basedOn w:val="normalfirstChar"/>
    <w:link w:val="authorsandaff"/>
    <w:qFormat/>
    <w:rPr>
      <w:rFonts w:ascii="Times New Roman" w:hAnsi="Times New Roman" w:cs="Times New Roman"/>
      <w:sz w:val="24"/>
      <w:szCs w:val="24"/>
    </w:rPr>
  </w:style>
  <w:style w:type="character" w:customStyle="1" w:styleId="Bullets">
    <w:name w:val="Bullets"/>
    <w:qFormat/>
    <w:rPr>
      <w:rFonts w:ascii="OpenSymbol" w:eastAsia="OpenSymbol" w:hAnsi="OpenSymbol" w:cs="OpenSymbol"/>
    </w:rPr>
  </w:style>
  <w:style w:type="character" w:styleId="LineNumber">
    <w:name w:val="line number"/>
  </w:style>
  <w:style w:type="character" w:styleId="Strong">
    <w:name w:val="Strong"/>
    <w:uiPriority w:val="22"/>
    <w:qFormat/>
    <w:rPr>
      <w:b/>
      <w:bCs/>
    </w:rPr>
  </w:style>
  <w:style w:type="character" w:styleId="Emphasis">
    <w:name w:val="Emphasis"/>
    <w:qFormat/>
    <w:rPr>
      <w:i/>
      <w:iCs/>
    </w:rPr>
  </w:style>
  <w:style w:type="paragraph" w:customStyle="1" w:styleId="Heading">
    <w:name w:val="Heading"/>
    <w:basedOn w:val="Normal"/>
    <w:next w:val="BodyText"/>
    <w:qFormat/>
    <w:pPr>
      <w:keepNext/>
      <w:spacing w:before="240" w:after="120"/>
    </w:pPr>
    <w:rPr>
      <w:rFonts w:ascii="Liberation Sans" w:eastAsia="Noto Sans CJK SC" w:hAnsi="Liberation Sans" w:cs="Noto Sans Devanagari"/>
      <w:sz w:val="28"/>
      <w:szCs w:val="28"/>
    </w:rPr>
  </w:style>
  <w:style w:type="paragraph" w:styleId="BodyText">
    <w:name w:val="Body Text"/>
    <w:basedOn w:val="Normal"/>
    <w:pPr>
      <w:spacing w:after="140" w:line="276" w:lineRule="auto"/>
    </w:pPr>
  </w:style>
  <w:style w:type="paragraph" w:styleId="List">
    <w:name w:val="List"/>
    <w:basedOn w:val="BodyText"/>
    <w:rPr>
      <w:rFonts w:cs="Noto Sans Devanagari"/>
    </w:rPr>
  </w:style>
  <w:style w:type="paragraph" w:styleId="Caption">
    <w:name w:val="caption"/>
    <w:basedOn w:val="Normal"/>
    <w:qFormat/>
    <w:pPr>
      <w:suppressLineNumbers/>
      <w:spacing w:before="120" w:after="120"/>
    </w:pPr>
    <w:rPr>
      <w:rFonts w:cs="Noto Sans Devanagari"/>
      <w:i/>
      <w:iCs/>
    </w:rPr>
  </w:style>
  <w:style w:type="paragraph" w:customStyle="1" w:styleId="Index">
    <w:name w:val="Index"/>
    <w:basedOn w:val="Normal"/>
    <w:qFormat/>
    <w:pPr>
      <w:suppressLineNumbers/>
    </w:pPr>
    <w:rPr>
      <w:rFonts w:cs="Noto Sans Devanagari"/>
    </w:rPr>
  </w:style>
  <w:style w:type="paragraph" w:customStyle="1" w:styleId="HeaderandFooter">
    <w:name w:val="Header and Footer"/>
    <w:basedOn w:val="Normal"/>
    <w:qFormat/>
  </w:style>
  <w:style w:type="paragraph" w:styleId="Header">
    <w:name w:val="header"/>
    <w:basedOn w:val="Normal"/>
    <w:link w:val="HeaderChar"/>
    <w:pPr>
      <w:tabs>
        <w:tab w:val="center" w:pos="4153"/>
        <w:tab w:val="right" w:pos="8306"/>
      </w:tabs>
      <w:snapToGrid w:val="0"/>
      <w:spacing w:line="240" w:lineRule="auto"/>
      <w:jc w:val="center"/>
    </w:pPr>
    <w:rPr>
      <w:sz w:val="18"/>
      <w:szCs w:val="18"/>
    </w:rPr>
  </w:style>
  <w:style w:type="paragraph" w:styleId="Footer">
    <w:name w:val="footer"/>
    <w:basedOn w:val="Normal"/>
    <w:link w:val="FooterChar"/>
    <w:pPr>
      <w:tabs>
        <w:tab w:val="center" w:pos="4153"/>
        <w:tab w:val="right" w:pos="8306"/>
      </w:tabs>
      <w:snapToGrid w:val="0"/>
      <w:spacing w:line="240" w:lineRule="auto"/>
    </w:pPr>
    <w:rPr>
      <w:sz w:val="18"/>
      <w:szCs w:val="18"/>
    </w:rPr>
  </w:style>
  <w:style w:type="paragraph" w:styleId="CommentText">
    <w:name w:val="annotation text"/>
    <w:basedOn w:val="Normal"/>
    <w:link w:val="CommentTextChar"/>
    <w:uiPriority w:val="99"/>
  </w:style>
  <w:style w:type="paragraph" w:styleId="CommentSubject">
    <w:name w:val="annotation subject"/>
    <w:basedOn w:val="CommentText"/>
    <w:next w:val="CommentText"/>
    <w:link w:val="CommentSubjectChar"/>
    <w:qFormat/>
    <w:rPr>
      <w:b/>
      <w:bCs/>
    </w:rPr>
  </w:style>
  <w:style w:type="paragraph" w:styleId="BalloonText">
    <w:name w:val="Balloon Text"/>
    <w:basedOn w:val="Normal"/>
    <w:link w:val="BalloonTextChar"/>
    <w:qFormat/>
    <w:pPr>
      <w:spacing w:after="0" w:line="240" w:lineRule="auto"/>
    </w:pPr>
    <w:rPr>
      <w:rFonts w:ascii="Segoe UI" w:hAnsi="Segoe UI" w:cs="Segoe UI"/>
      <w:sz w:val="18"/>
      <w:szCs w:val="18"/>
    </w:rPr>
  </w:style>
  <w:style w:type="paragraph" w:styleId="Revision">
    <w:name w:val="Revision"/>
    <w:qFormat/>
    <w:rPr>
      <w:rFonts w:eastAsia="DejaVu Sans"/>
    </w:rPr>
  </w:style>
  <w:style w:type="paragraph" w:styleId="Bibliography">
    <w:name w:val="Bibliography"/>
    <w:basedOn w:val="Normal"/>
    <w:next w:val="Normal"/>
    <w:qFormat/>
    <w:pPr>
      <w:spacing w:after="240" w:line="240" w:lineRule="auto"/>
      <w:ind w:left="720" w:hanging="720"/>
    </w:pPr>
  </w:style>
  <w:style w:type="paragraph" w:styleId="HTMLPreformatted">
    <w:name w:val="HTML Preformatted"/>
    <w:basedOn w:val="Normal"/>
    <w:link w:val="HTMLPreformattedChar"/>
    <w:qFormat/>
    <w:rPr>
      <w:rFonts w:ascii="Courier New" w:hAnsi="Courier New" w:cs="Courier New"/>
      <w:sz w:val="20"/>
      <w:szCs w:val="20"/>
    </w:rPr>
  </w:style>
  <w:style w:type="paragraph" w:styleId="Title">
    <w:name w:val="Title"/>
    <w:basedOn w:val="Normal"/>
    <w:next w:val="Normal"/>
    <w:link w:val="TitleChar"/>
    <w:uiPriority w:val="10"/>
    <w:qFormat/>
    <w:pPr>
      <w:spacing w:after="240" w:line="240" w:lineRule="auto"/>
      <w:ind w:firstLine="0"/>
      <w:contextualSpacing/>
    </w:pPr>
    <w:rPr>
      <w:b/>
      <w:bCs/>
      <w:spacing w:val="-10"/>
      <w:kern w:val="2"/>
      <w:sz w:val="28"/>
      <w:szCs w:val="28"/>
    </w:rPr>
  </w:style>
  <w:style w:type="paragraph" w:styleId="ListParagraph">
    <w:name w:val="List Paragraph"/>
    <w:basedOn w:val="Normal"/>
    <w:qFormat/>
    <w:pPr>
      <w:ind w:firstLineChars="200" w:firstLine="200"/>
    </w:pPr>
  </w:style>
  <w:style w:type="paragraph" w:customStyle="1" w:styleId="normalfirst">
    <w:name w:val="normal_first"/>
    <w:basedOn w:val="Normal"/>
    <w:link w:val="normalfirstChar"/>
    <w:qFormat/>
    <w:pPr>
      <w:ind w:firstLine="0"/>
    </w:pPr>
  </w:style>
  <w:style w:type="paragraph" w:customStyle="1" w:styleId="authorsandaff">
    <w:name w:val="authors_and_aff"/>
    <w:basedOn w:val="normalfirst"/>
    <w:link w:val="authorsandaffChar"/>
    <w:qFormat/>
    <w:pPr>
      <w:spacing w:after="120" w:line="240" w:lineRule="auto"/>
    </w:pPr>
  </w:style>
  <w:style w:type="paragraph" w:customStyle="1" w:styleId="Comment">
    <w:name w:val="Comment"/>
    <w:basedOn w:val="Normal"/>
    <w:qFormat/>
    <w:pPr>
      <w:spacing w:before="56" w:after="0" w:line="240" w:lineRule="auto"/>
      <w:ind w:left="57" w:right="57" w:firstLine="0"/>
    </w:pPr>
    <w:rPr>
      <w:sz w:val="20"/>
      <w:szCs w:val="20"/>
    </w:rPr>
  </w:style>
  <w:style w:type="paragraph" w:customStyle="1" w:styleId="Bibliography1">
    <w:name w:val="Bibliography 1"/>
    <w:basedOn w:val="Index"/>
    <w:qFormat/>
    <w:pPr>
      <w:tabs>
        <w:tab w:val="right" w:leader="dot" w:pos="9360"/>
      </w:tabs>
      <w:ind w:firstLine="0"/>
    </w:pPr>
  </w:style>
  <w:style w:type="paragraph" w:styleId="NormalWeb">
    <w:name w:val="Normal (Web)"/>
    <w:basedOn w:val="Normal"/>
    <w:uiPriority w:val="99"/>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omments" Target="comments.xml"/><Relationship Id="rId18" Type="http://schemas.openxmlformats.org/officeDocument/2006/relationships/hyperlink" Target="https://cancer.sanger.ac.uk/signatures/id/" TargetMode="External"/><Relationship Id="rId26" Type="http://schemas.openxmlformats.org/officeDocument/2006/relationships/image" Target="media/image3.png"/><Relationship Id="rId39" Type="http://schemas.openxmlformats.org/officeDocument/2006/relationships/theme" Target="theme/theme1.xml"/><Relationship Id="rId21" Type="http://schemas.openxmlformats.org/officeDocument/2006/relationships/hyperlink" Target="https://hgdownload.cse.ucsc.edu/goldenPath/hg19/encodeDCC/wgEncodeUwRepliSeq/" TargetMode="External"/><Relationship Id="rId34" Type="http://schemas.openxmlformats.org/officeDocument/2006/relationships/footer" Target="footer1.xml"/><Relationship Id="rId7" Type="http://schemas.openxmlformats.org/officeDocument/2006/relationships/hyperlink" Target="mailto:mo.liu@gzhmu.edu.cn" TargetMode="External"/><Relationship Id="rId12" Type="http://schemas.openxmlformats.org/officeDocument/2006/relationships/hyperlink" Target="https://www.cell.com/cell/information-for-authors/article-types" TargetMode="External"/><Relationship Id="rId17" Type="http://schemas.openxmlformats.org/officeDocument/2006/relationships/hyperlink" Target="https://dcc.icgc.org/releases/current/Projects/" TargetMode="External"/><Relationship Id="rId25" Type="http://schemas.openxmlformats.org/officeDocument/2006/relationships/image" Target="media/image2.png"/><Relationship Id="rId33" Type="http://schemas.openxmlformats.org/officeDocument/2006/relationships/header" Target="header1.xml"/><Relationship Id="rId38" Type="http://schemas.microsoft.com/office/2011/relationships/people" Target="people.xml"/><Relationship Id="rId2" Type="http://schemas.openxmlformats.org/officeDocument/2006/relationships/styles" Target="styles.xml"/><Relationship Id="rId16" Type="http://schemas.microsoft.com/office/2018/08/relationships/commentsExtensible" Target="commentsExtensible.xml"/><Relationship Id="rId20" Type="http://schemas.openxmlformats.org/officeDocument/2006/relationships/hyperlink" Target="https://doi.org/10.1016/j.celrep.2023.112930" TargetMode="External"/><Relationship Id="rId29" Type="http://schemas.openxmlformats.org/officeDocument/2006/relationships/image" Target="media/image6.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cell.com/multi-journal-submission/authors" TargetMode="Externa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fontTable" Target="fontTable.xml"/><Relationship Id="rId5" Type="http://schemas.openxmlformats.org/officeDocument/2006/relationships/footnotes" Target="footnotes.xml"/><Relationship Id="rId15" Type="http://schemas.microsoft.com/office/2016/09/relationships/commentsIds" Target="commentsIds.xml"/><Relationship Id="rId23" Type="http://schemas.openxmlformats.org/officeDocument/2006/relationships/hyperlink" Target="https://www.synapse.org/" TargetMode="External"/><Relationship Id="rId28" Type="http://schemas.openxmlformats.org/officeDocument/2006/relationships/image" Target="media/image5.png"/><Relationship Id="rId36" Type="http://schemas.openxmlformats.org/officeDocument/2006/relationships/footer" Target="footer3.xml"/><Relationship Id="rId10" Type="http://schemas.openxmlformats.org/officeDocument/2006/relationships/hyperlink" Target="https://manusights.com/blog/cell-formatting-requirements" TargetMode="External"/><Relationship Id="rId19" Type="http://schemas.openxmlformats.org/officeDocument/2006/relationships/hyperlink" Target="https://bmcbioinformatics.biomedcentral.com/articles/10.1186/s12859-020-03772-3" TargetMode="External"/><Relationship Id="rId31"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yperlink" Target="https://www.cell.com/cell-genomics/information-for-authors/article-types" TargetMode="External"/><Relationship Id="rId14" Type="http://schemas.microsoft.com/office/2011/relationships/commentsExtended" Target="commentsExtended.xml"/><Relationship Id="rId22" Type="http://schemas.openxmlformats.org/officeDocument/2006/relationships/hyperlink" Target="https://genomebiology.biomedcentral.com/articles/10.1186/s13059-018-1509-y" TargetMode="Externa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footer" Target="footer2.xml"/><Relationship Id="rId8" Type="http://schemas.openxmlformats.org/officeDocument/2006/relationships/hyperlink" Target="https://manusights.com/blog/cell-formatting-requirements"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黑体"/>
        <a:cs typeface="DejaVu Sans"/>
      </a:majorFont>
      <a:minorFont>
        <a:latin typeface="Arial"/>
        <a:ea typeface="宋体"/>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41</Pages>
  <Words>12162</Words>
  <Characters>69325</Characters>
  <Application>Microsoft Office Word</Application>
  <DocSecurity>0</DocSecurity>
  <Lines>577</Lines>
  <Paragraphs>162</Paragraphs>
  <ScaleCrop>false</ScaleCrop>
  <Company/>
  <LinksUpToDate>false</LinksUpToDate>
  <CharactersWithSpaces>81325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Liu</dc:creator>
  <dc:description/>
  <cp:lastModifiedBy>Steve Rozen, Ph.D.</cp:lastModifiedBy>
  <cp:revision>2</cp:revision>
  <cp:lastPrinted>2025-06-06T09:23:00Z</cp:lastPrinted>
  <dcterms:created xsi:type="dcterms:W3CDTF">2026-05-25T05:45:00Z</dcterms:created>
  <dcterms:modified xsi:type="dcterms:W3CDTF">2026-05-26T15:45:00Z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0x010100FF6C6EA79DECA4438CEEEF1B06B7D479</vt:lpwstr>
  </property>
  <property fmtid="{D5CDD505-2E9C-101B-9397-08002B2CF9AE}" pid="3" name="ZOTERO_BREF_0R4W6QbbYRxt_1">
    <vt:lpwstr>ZOTERO_ITEM CSL_CITATION {"citationID":"Y5SdV6kI","properties":{"formattedCitation":"(Koh et al. 2025b)","plainCitation":"(Koh et al. 2025b)","noteIndex":0},"citationItems":[{"id":11805,"uris":["http://zotero.org/groups/6195561/items/NPIKTAJU"],"itemData"</vt:lpwstr>
  </property>
  <property fmtid="{D5CDD505-2E9C-101B-9397-08002B2CF9AE}" pid="4" name="ZOTERO_BREF_0R4W6QbbYRxt_10">
    <vt:lpwstr>"},{"family":"Memari","given":"Yasin"},{"family":"Shooter","given":"Scott"},{"family":"Czarnecki","given":"Jan"},{"family":"Brown","given":"Matthew Arthur"},{"family":"Davies","given":"Helen Ruth"},{"family":"Zou","given":"Xueqing"},{"family":"Nik-Zainal"</vt:lpwstr>
  </property>
  <property fmtid="{D5CDD505-2E9C-101B-9397-08002B2CF9AE}" pid="5" name="ZOTERO_BREF_0R4W6QbbYRxt_11">
    <vt:lpwstr>,"given":"Serena"}],"accessed":{"date-parts":[["2025",5,13]]},"issued":{"date-parts":[["2025",4,10]]}}}],"schema":"https://github.com/citation-style-language/schema/raw/master/csl-citation.json"}</vt:lpwstr>
  </property>
  <property fmtid="{D5CDD505-2E9C-101B-9397-08002B2CF9AE}" pid="6" name="ZOTERO_BREF_0R4W6QbbYRxt_2">
    <vt:lpwstr>:{"id":11805,"type":"article-journal","abstract":"Abstract\n            Despite their deleterious effects, small insertions and deletions (InDels) have received far less attention than substitutions. Here we generated isogenic CRISPR-edited human cellular</vt:lpwstr>
  </property>
  <property fmtid="{D5CDD505-2E9C-101B-9397-08002B2CF9AE}" pid="7" name="ZOTERO_BREF_0R4W6QbbYRxt_3">
    <vt:lpwstr> models of postreplicative repair dysfunction (PRRd), including individual and combined gene edits of DNA mismatch repair (MMR) and replicative polymerases (Pol ε and Pol δ). Unique, diverse InDel mutational footprints were revealed. However, the prevaili</vt:lpwstr>
  </property>
  <property fmtid="{D5CDD505-2E9C-101B-9397-08002B2CF9AE}" pid="8" name="ZOTERO_BREF_0R4W6QbbYRxt_4">
    <vt:lpwstr>ng InDel classification framework was unable to discriminate these InDel signatures from background mutagenesis and from each other. To address this, we developed an alternative InDel classification system that considers flanking sequences and informative</vt:lpwstr>
  </property>
  <property fmtid="{D5CDD505-2E9C-101B-9397-08002B2CF9AE}" pid="9" name="ZOTERO_BREF_0R4W6QbbYRxt_5">
    <vt:lpwstr> motifs (for example, longer homopolymers), enabling unambiguous InDel classification into 89 subtypes. Through focused characterization of seven tumor types from the 100,000 Genomes Project, we uncovered 37 InDel signatures; 27 were new. In addition to u</vt:lpwstr>
  </property>
  <property fmtid="{D5CDD505-2E9C-101B-9397-08002B2CF9AE}" pid="10" name="ZOTERO_BREF_0R4W6QbbYRxt_6">
    <vt:lpwstr>nveiling previously hidden biological insights, we also developed PRRDetect—a highly specific classifier of PRRd status in tumors, with potential implications for immunotherapies.","container-title":"Nature Genetics","DOI":"10.1038/s41588-025-02152-y","IS</vt:lpwstr>
  </property>
  <property fmtid="{D5CDD505-2E9C-101B-9397-08002B2CF9AE}" pid="11" name="ZOTERO_BREF_0R4W6QbbYRxt_7">
    <vt:lpwstr>SN":"1061-4036, 1546-1718","journalAbbreviation":"Nat Genet","language":"en","source":"DOI.org (Crossref)","title":"A redefined InDel taxonomy provides insights into mutational signatures","URL":"https://www.nature.com/articles/s41588-025-02152-y","author</vt:lpwstr>
  </property>
  <property fmtid="{D5CDD505-2E9C-101B-9397-08002B2CF9AE}" pid="12" name="ZOTERO_BREF_0R4W6QbbYRxt_8">
    <vt:lpwstr>":[{"family":"Koh","given":"Gene Ching Chiek"},{"family":"Nanda","given":"Arjun Scott"},{"family":"Rinaldi","given":"Giuseppe"},{"family":"Boushaki","given":"Soraya"},{"family":"Degasperi","given":"Andrea"},{"family":"Badja","given":"Cherif"},{"family":"P</vt:lpwstr>
  </property>
  <property fmtid="{D5CDD505-2E9C-101B-9397-08002B2CF9AE}" pid="13" name="ZOTERO_BREF_0R4W6QbbYRxt_9">
    <vt:lpwstr>regnall","given":"Andrew Marcel"},{"family":"Zhao","given":"Salome Jingchen"},{"family":"Chmelova","given":"Lucia"},{"family":"Black","given":"Daniella"},{"family":"Heskin","given":"Laura"},{"family":"Dias","given":"João"},{"family":"Young","given":"Jamie</vt:lpwstr>
  </property>
  <property fmtid="{D5CDD505-2E9C-101B-9397-08002B2CF9AE}" pid="14" name="ZOTERO_BREF_2bTJlJjriYWb_1">
    <vt:lpwstr>ZOTERO_ITEM CSL_CITATION {"citationID":"41t492Fr","properties":{"formattedCitation":"(Koh et al. 2025b)","plainCitation":"(Koh et al. 2025b)","dontUpdate":true,"noteIndex":0},"citationItems":[{"id":11805,"uris":["http://zotero.org/groups/6195561/items/NPI</vt:lpwstr>
  </property>
  <property fmtid="{D5CDD505-2E9C-101B-9397-08002B2CF9AE}" pid="15" name="ZOTERO_BREF_2bTJlJjriYWb_10">
    <vt:lpwstr>ng","given":"Jamie"},{"family":"Memari","given":"Yasin"},{"family":"Shooter","given":"Scott"},{"family":"Czarnecki","given":"Jan"},{"family":"Brown","given":"Matthew Arthur"},{"family":"Davies","given":"Helen Ruth"},{"family":"Zou","given":"Xueqing"},{"fa</vt:lpwstr>
  </property>
  <property fmtid="{D5CDD505-2E9C-101B-9397-08002B2CF9AE}" pid="16" name="ZOTERO_BREF_2bTJlJjriYWb_11">
    <vt:lpwstr>mily":"Nik-Zainal","given":"Serena"}],"accessed":{"date-parts":[["2025",5,13]]},"issued":{"date-parts":[["2025",4,10]]}}}],"schema":"https://github.com/citation-style-language/schema/raw/master/csl-citation.json"}</vt:lpwstr>
  </property>
  <property fmtid="{D5CDD505-2E9C-101B-9397-08002B2CF9AE}" pid="17" name="ZOTERO_BREF_2bTJlJjriYWb_2">
    <vt:lpwstr>KTAJU"],"itemData":{"id":11805,"type":"article-journal","abstract":"Abstract\n            Despite their deleterious effects, small insertions and deletions (InDels) have received far less attention than substitutions. Here we generated isogenic CRISPR-edi</vt:lpwstr>
  </property>
  <property fmtid="{D5CDD505-2E9C-101B-9397-08002B2CF9AE}" pid="18" name="ZOTERO_BREF_2bTJlJjriYWb_3">
    <vt:lpwstr>ted human cellular models of postreplicative repair dysfunction (PRRd), including individual and combined gene edits of DNA mismatch repair (MMR) and replicative polymerases (Pol ε and Pol δ). Unique, diverse InDel mutational footprints were revealed. How</vt:lpwstr>
  </property>
  <property fmtid="{D5CDD505-2E9C-101B-9397-08002B2CF9AE}" pid="19" name="ZOTERO_BREF_2bTJlJjriYWb_4">
    <vt:lpwstr>ever, the prevailing InDel classification framework was unable to discriminate these InDel signatures from background mutagenesis and from each other. To address this, we developed an alternative InDel classification system that considers flanking sequenc</vt:lpwstr>
  </property>
  <property fmtid="{D5CDD505-2E9C-101B-9397-08002B2CF9AE}" pid="20" name="ZOTERO_BREF_2bTJlJjriYWb_5">
    <vt:lpwstr>es and informative motifs (for example, longer homopolymers), enabling unambiguous InDel classification into 89 subtypes. Through focused characterization of seven tumor types from the 100,000 Genomes Project, we uncovered 37 InDel signatures; 27 were new</vt:lpwstr>
  </property>
  <property fmtid="{D5CDD505-2E9C-101B-9397-08002B2CF9AE}" pid="21" name="ZOTERO_BREF_2bTJlJjriYWb_6">
    <vt:lpwstr>. In addition to unveiling previously hidden biological insights, we also developed PRRDetect—a highly specific classifier of PRRd status in tumors, with potential implications for immunotherapies.","container-title":"Nature Genetics","DOI":"10.1038/s4158</vt:lpwstr>
  </property>
  <property fmtid="{D5CDD505-2E9C-101B-9397-08002B2CF9AE}" pid="22" name="ZOTERO_BREF_2bTJlJjriYWb_7">
    <vt:lpwstr>8-025-02152-y","ISSN":"1061-4036, 1546-1718","journalAbbreviation":"Nat Genet","language":"en","source":"DOI.org (Crossref)","title":"A redefined InDel taxonomy provides insights into mutational signatures","URL":"https://www.nature.com/articles/s41588-02</vt:lpwstr>
  </property>
  <property fmtid="{D5CDD505-2E9C-101B-9397-08002B2CF9AE}" pid="23" name="ZOTERO_BREF_2bTJlJjriYWb_8">
    <vt:lpwstr>5-02152-y","author":[{"family":"Koh","given":"Gene Ching Chiek"},{"family":"Nanda","given":"Arjun Scott"},{"family":"Rinaldi","given":"Giuseppe"},{"family":"Boushaki","given":"Soraya"},{"family":"Degasperi","given":"Andrea"},{"family":"Badja","given":"Che</vt:lpwstr>
  </property>
  <property fmtid="{D5CDD505-2E9C-101B-9397-08002B2CF9AE}" pid="24" name="ZOTERO_BREF_2bTJlJjriYWb_9">
    <vt:lpwstr>rif"},{"family":"Pregnall","given":"Andrew Marcel"},{"family":"Zhao","given":"Salome Jingchen"},{"family":"Chmelova","given":"Lucia"},{"family":"Black","given":"Daniella"},{"family":"Heskin","given":"Laura"},{"family":"Dias","given":"João"},{"family":"You</vt:lpwstr>
  </property>
  <property fmtid="{D5CDD505-2E9C-101B-9397-08002B2CF9AE}" pid="25" name="ZOTERO_BREF_6zFIi2vPZWZ4_1">
    <vt:lpwstr>ZOTERO_ITEM CSL_CITATION {"citationID":"pH8LYyTk","properties":{"formattedCitation":"(Koh et al. 2025a)","plainCitation":"(Koh et al. 2025a)","dontUpdate":true,"noteIndex":0},"citationItems":[{"id":"hrQZjRzN/xQVQzbmM","uris":["http://zotero.org/users/1485</vt:lpwstr>
  </property>
  <property fmtid="{D5CDD505-2E9C-101B-9397-08002B2CF9AE}" pid="26" name="ZOTERO_BREF_6zFIi2vPZWZ4_10">
    <vt:lpwstr>iven":"João"},{"family":"Young","given":"Jamie"},{"family":"Memari","given":"Yasin"},{"family":"Shooter","given":"Scott"},{"family":"Czarnecki","given":"Jan"},{"family":"Brown","given":"Matthew Arthur"},{"family":"Davies","given":"Helen Ruth"},{"family":"</vt:lpwstr>
  </property>
  <property fmtid="{D5CDD505-2E9C-101B-9397-08002B2CF9AE}" pid="27" name="ZOTERO_BREF_6zFIi2vPZWZ4_11">
    <vt:lpwstr>Zou","given":"Xueqing"},{"family":"Nik-Zainal","given":"Serena"}],"accessed":{"date-parts":[["2025",5,14]]},"issued":{"date-parts":[["2025",4,10]]}}}],"schema":"https://github.com/citation-style-language/schema/raw/master/csl-citation.json"}</vt:lpwstr>
  </property>
  <property fmtid="{D5CDD505-2E9C-101B-9397-08002B2CF9AE}" pid="28" name="ZOTERO_BREF_6zFIi2vPZWZ4_2">
    <vt:lpwstr>8941/items/TMR7S8H6"],"itemData":{"id":"LEYrocS4/kRAIYHGi","type":"article-journal","abstract":"Abstract\n            Despite their deleterious effects, small insertions and deletions (InDels) have received far less attention than substitutions. Here we g</vt:lpwstr>
  </property>
  <property fmtid="{D5CDD505-2E9C-101B-9397-08002B2CF9AE}" pid="29" name="ZOTERO_BREF_6zFIi2vPZWZ4_3">
    <vt:lpwstr>enerated isogenic CRISPR-edited human cellular models of postreplicative repair dysfunction (PRRd), including individual and combined gene edits of DNA mismatch repair (MMR) and replicative polymerases (Pol ε and Pol δ). Unique, diverse InDel mutational f</vt:lpwstr>
  </property>
  <property fmtid="{D5CDD505-2E9C-101B-9397-08002B2CF9AE}" pid="30" name="ZOTERO_BREF_6zFIi2vPZWZ4_4">
    <vt:lpwstr>ootprints were revealed. However, the prevailing InDel classification framework was unable to discriminate these InDel signatures from background mutagenesis and from each other. To address this, we developed an alternative InDel classification system tha</vt:lpwstr>
  </property>
  <property fmtid="{D5CDD505-2E9C-101B-9397-08002B2CF9AE}" pid="31" name="ZOTERO_BREF_6zFIi2vPZWZ4_5">
    <vt:lpwstr>t considers flanking sequences and informative motifs (for example, longer homopolymers), enabling unambiguous InDel classification into 89 subtypes. Through focused characterization of seven tumor types from the 100,000 Genomes Project, we uncovered 37 I</vt:lpwstr>
  </property>
  <property fmtid="{D5CDD505-2E9C-101B-9397-08002B2CF9AE}" pid="32" name="ZOTERO_BREF_6zFIi2vPZWZ4_6">
    <vt:lpwstr>nDel signatures; 27 were new. In addition to unveiling previously hidden biological insights, we also developed PRRDetect—a highly specific classifier of PRRd status in tumors, with potential implications for immunotherapies.","container-title":"Nature Ge</vt:lpwstr>
  </property>
  <property fmtid="{D5CDD505-2E9C-101B-9397-08002B2CF9AE}" pid="33" name="ZOTERO_BREF_6zFIi2vPZWZ4_7">
    <vt:lpwstr>netics","DOI":"10.1038/s41588-025-02152-y","ISSN":"1061-4036, 1546-1718","journalAbbreviation":"Nat Genet","language":"en","source":"DOI.org (Crossref)","title":"A redefined InDel taxonomy provides insights into mutational signatures","URL":"https://www.n</vt:lpwstr>
  </property>
  <property fmtid="{D5CDD505-2E9C-101B-9397-08002B2CF9AE}" pid="34" name="ZOTERO_BREF_6zFIi2vPZWZ4_8">
    <vt:lpwstr>ature.com/articles/s41588-025-02152-y","author":[{"family":"Koh","given":"Gene Ching Chiek"},{"family":"Nanda","given":"Arjun Scott"},{"family":"Rinaldi","given":"Giuseppe"},{"family":"Boushaki","given":"Soraya"},{"family":"Degasperi","given":"Andrea"},{"</vt:lpwstr>
  </property>
  <property fmtid="{D5CDD505-2E9C-101B-9397-08002B2CF9AE}" pid="35" name="ZOTERO_BREF_6zFIi2vPZWZ4_9">
    <vt:lpwstr>family":"Badja","given":"Cherif"},{"family":"Pregnall","given":"Andrew Marcel"},{"family":"Zhao","given":"Salome Jingchen"},{"family":"Chmelova","given":"Lucia"},{"family":"Black","given":"Daniella"},{"family":"Heskin","given":"Laura"},{"family":"Dias","g</vt:lpwstr>
  </property>
  <property fmtid="{D5CDD505-2E9C-101B-9397-08002B2CF9AE}" pid="36" name="ZOTERO_BREF_97iR0u2ckHXQ_1">
    <vt:lpwstr>ZOTERO_ITEM CSL_CITATION {"citationID":"jG8gd0B6","properties":{"formattedCitation":"(Boot et al. 2018; Huang et al. 2017; Kucab et al. 2019; Caipa Garcia et al. 2024; Riva et al. 2020)","plainCitation":"(Boot et al. 2018; Huang et al. 2017; Kucab et al. </vt:lpwstr>
  </property>
  <property fmtid="{D5CDD505-2E9C-101B-9397-08002B2CF9AE}" pid="37" name="ZOTERO_BREF_97iR0u2ckHXQ_10">
    <vt:lpwstr>t previous cisplatin exposure in human hepatocellular carcinomas and esophageal adenocarcinomas with high confidence.","container-title":"Genome Research","DOI":"10.1101/gr.230219.117","ISSN":"15495469","issue":"5","note":"PMID: 29632087\npublisher: Cold </vt:lpwstr>
  </property>
  <property fmtid="{D5CDD505-2E9C-101B-9397-08002B2CF9AE}" pid="38" name="ZOTERO_BREF_97iR0u2ckHXQ_11">
    <vt:lpwstr>Spring Harbor Laboratory Press","page":"654-665","title":"In-depth characterization of the cisplatin mutational signature in human cell lines and in esophageal and liver tumors","volume":"28","author":[{"family":"Boot","given":"Arnoud"},{"family":"Huang",</vt:lpwstr>
  </property>
  <property fmtid="{D5CDD505-2E9C-101B-9397-08002B2CF9AE}" pid="39" name="ZOTERO_BREF_97iR0u2ckHXQ_12">
    <vt:lpwstr>"given":"Mi Ni"},{"family":"Ng","given":"Alvin W.T."},{"family":"Ho","given":"Szu Chi"},{"family":"Lim","given":"Jing Quan"},{"family":"Kawakami","given":"Yoshiiku"},{"family":"Chayama","given":"Kazuaki"},{"family":"Teh","given":"Bin Tean"},{"family":"Nak</vt:lpwstr>
  </property>
  <property fmtid="{D5CDD505-2E9C-101B-9397-08002B2CF9AE}" pid="40" name="ZOTERO_BREF_97iR0u2ckHXQ_13">
    <vt:lpwstr>agawa","given":"Hidewaki"},{"family":"Rozen","given":"Steven G."}],"issued":{"date-parts":[["2018",5,1]]}}},{"id":"hrQZjRzN/dk1I5EJB","uris":["http://zotero.org/users/14858941/items/Q53JF7HS"],"itemData":{"id":523,"type":"article-journal","abstract":"Afla</vt:lpwstr>
  </property>
  <property fmtid="{D5CDD505-2E9C-101B-9397-08002B2CF9AE}" pid="41" name="ZOTERO_BREF_97iR0u2ckHXQ_14">
    <vt:lpwstr>toxin B1 (AFB1) is a mutagen and IARC (International Agency for Research on Cancer) Group 1 carcinogen that causes hepatocellular carcinoma (HCC). Here, we present the first whole-genome data on the mutational signatures of AFB1 exposure from a total of &gt;</vt:lpwstr>
  </property>
  <property fmtid="{D5CDD505-2E9C-101B-9397-08002B2CF9AE}" pid="42" name="ZOTERO_BREF_97iR0u2ckHXQ_15">
    <vt:lpwstr>40,000 mutations in four experimental systems: two different human cell lines, in liver tumors in wild-type mice, and in mice that carried a hepatitis B surface antigen transgene-this to model the multiplicative effects of aflatoxin exposure and hepatitis</vt:lpwstr>
  </property>
  <property fmtid="{D5CDD505-2E9C-101B-9397-08002B2CF9AE}" pid="43" name="ZOTERO_BREF_97iR0u2ckHXQ_16">
    <vt:lpwstr> B in causing HCC. AFB1 mutational signatures from all four experimental systems were remarkably similar. We integrated the experimental mutational signatures with data from newly sequenced HCCs from Qidong County, China, a region of well-studied aflatoxi</vt:lpwstr>
  </property>
  <property fmtid="{D5CDD505-2E9C-101B-9397-08002B2CF9AE}" pid="44" name="ZOTERO_BREF_97iR0u2ckHXQ_17">
    <vt:lpwstr>n exposure. This indicated that COSMIC mutational signature 24, previously hypothesized to stem from aflatoxin exposure, indeed likely represents AFB1 exposure, possibly combined with other exposures. Among published somatic mutation data, we found eviden</vt:lpwstr>
  </property>
  <property fmtid="{D5CDD505-2E9C-101B-9397-08002B2CF9AE}" pid="45" name="ZOTERO_BREF_97iR0u2ckHXQ_18">
    <vt:lpwstr>ce of AFB1 exposure in 0.7% of HCCs treated in North America, 1% of HCCs from Japan, but 16% of HCCs from Hong Kong. Thus, aflatoxin exposure apparently remains a substantial public health issue in some areas. This aspect of our study exemplifies the prom</vt:lpwstr>
  </property>
  <property fmtid="{D5CDD505-2E9C-101B-9397-08002B2CF9AE}" pid="46" name="ZOTERO_BREF_97iR0u2ckHXQ_19">
    <vt:lpwstr>ise of future widespread resequencing of tumor genomes in providing new insights into the contribution of mutagenic exposures to cancer incidence.","container-title":"Genome Research","DOI":"10.1101/gr.220038.116","ISSN":"15495469","issue":"9","note":"PMI</vt:lpwstr>
  </property>
  <property fmtid="{D5CDD505-2E9C-101B-9397-08002B2CF9AE}" pid="47" name="ZOTERO_BREF_97iR0u2ckHXQ_2">
    <vt:lpwstr>2019; Caipa Garcia et al. 2024; Riva et al. 2020)","dontUpdate":true,"noteIndex":0},"citationItems":[{"id":"hrQZjRzN/VXCAUF5B","uris":["http://zotero.org/users/14858941/items/6QYA9AF9"],"itemData":{"id":707,"type":"article-journal","abstract":"Cisplatin r</vt:lpwstr>
  </property>
  <property fmtid="{D5CDD505-2E9C-101B-9397-08002B2CF9AE}" pid="48" name="ZOTERO_BREF_97iR0u2ckHXQ_20">
    <vt:lpwstr>D: 28739859","page":"1475-1486","title":"Genome-scale mutational signatures of aflatoxin in cells, mice, and human tumors","volume":"27","author":[{"family":"Huang","given":"Mi Ni"},{"family":"Yu","given":"Willie"},{"family":"Teoh","given":"Wei Wei"},{"fa</vt:lpwstr>
  </property>
  <property fmtid="{D5CDD505-2E9C-101B-9397-08002B2CF9AE}" pid="49" name="ZOTERO_BREF_97iR0u2ckHXQ_21">
    <vt:lpwstr>mily":"Ardin","given":"Maude"},{"family":"Jusakul","given":"Apinya"},{"family":"Ng","given":"Alvin Wei Tian"},{"family":"Boot","given":"Arnoud"},{"family":"Abedi-Ardekani","given":"Behnoush"},{"family":"Villar","given":"Stephanie"},{"family":"Myint","give</vt:lpwstr>
  </property>
  <property fmtid="{D5CDD505-2E9C-101B-9397-08002B2CF9AE}" pid="50" name="ZOTERO_BREF_97iR0u2ckHXQ_22">
    <vt:lpwstr>n":"Swe Swe"},{"family":"Othman","given":"Rashidah"},{"family":"Poon","given":"Song Ling"},{"family":"Heguy","given":"Adriana"},{"family":"Olivier","given":"Magali"},{"family":"Hollstein","given":"Monica"},{"family":"Tan","given":"Patrick"},{"family":"Teh</vt:lpwstr>
  </property>
  <property fmtid="{D5CDD505-2E9C-101B-9397-08002B2CF9AE}" pid="51" name="ZOTERO_BREF_97iR0u2ckHXQ_23">
    <vt:lpwstr>","given":"Bin Tean"},{"family":"Sabapathy","given":"Kanaga"},{"family":"Zavadil","given":"Jiri"},{"family":"Rozen","given":"Steven G."}],"issued":{"date-parts":[["2017"]]}}},{"id":"hrQZjRzN/NC3MLzfw","uris":["http://zotero.org/users/14858941/items/68A8PI</vt:lpwstr>
  </property>
  <property fmtid="{D5CDD505-2E9C-101B-9397-08002B2CF9AE}" pid="52" name="ZOTERO_BREF_97iR0u2ckHXQ_24">
    <vt:lpwstr>RQ"],"itemData":{"id":657,"type":"article-journal","abstract":"Whole-genome-sequencing (WGS) of human tumors has revealed distinct mutation patterns that hint at the causative origins of cancer. We examined mutational signatures in 324 WGS human-induced p</vt:lpwstr>
  </property>
  <property fmtid="{D5CDD505-2E9C-101B-9397-08002B2CF9AE}" pid="53" name="ZOTERO_BREF_97iR0u2ckHXQ_25">
    <vt:lpwstr>luripotent stem cells exposed to 79 known or suspected environmental carcinogens. Forty-one yielded characteristic substitution mutational signatures. Some were similar to signatures found in human tumors. Additionally, six agents produced double-substitu</vt:lpwstr>
  </property>
  <property fmtid="{D5CDD505-2E9C-101B-9397-08002B2CF9AE}" pid="54" name="ZOTERO_BREF_97iR0u2ckHXQ_26">
    <vt:lpwstr>tion signatures and eight produced indel signatures. Investigating mutation asymmetries across genome topography revealed fully functional mismatch and transcription-coupled repair pathways. DNA damage induced by environmental mutagens can be resolved by </vt:lpwstr>
  </property>
  <property fmtid="{D5CDD505-2E9C-101B-9397-08002B2CF9AE}" pid="55" name="ZOTERO_BREF_97iR0u2ckHXQ_27">
    <vt:lpwstr>disparate repair and/or replicative pathways, resulting in an assortment of signature outcomes even for a single agent. This compendium of experimentally induced mutational signatures permits further exploration of roles of environmental agents in cancer </vt:lpwstr>
  </property>
  <property fmtid="{D5CDD505-2E9C-101B-9397-08002B2CF9AE}" pid="56" name="ZOTERO_BREF_97iR0u2ckHXQ_28">
    <vt:lpwstr>etiology and underscores how human stem cell DNA is directly vulnerable to environmental agents. Video Abstract: The effects of a range of environmental mutagens in terms of the kinds of mutations they induce and how these are repaired by the cell is pres</vt:lpwstr>
  </property>
  <property fmtid="{D5CDD505-2E9C-101B-9397-08002B2CF9AE}" pid="57" name="ZOTERO_BREF_97iR0u2ckHXQ_29">
    <vt:lpwstr>ented in the form of a resource.","container-title":"Cell","DOI":"10.1016/j.cell.2019.03.001","ISSN":"10974172","issue":"4","note":"PMID: 30982602\npublisher: Cell Press","page":"821-836.e16","title":"A Compendium of Mutational Signatures of Environmental</vt:lpwstr>
  </property>
  <property fmtid="{D5CDD505-2E9C-101B-9397-08002B2CF9AE}" pid="58" name="ZOTERO_BREF_97iR0u2ckHXQ_3">
    <vt:lpwstr>eacts with DNA and thereby likely generates a characteristic pattern of somatic mutations, called a mutational signature. Despite widespread use of cisplatin in cancer treatment and its role in contributing to secondary malignancies, its mutational signat</vt:lpwstr>
  </property>
  <property fmtid="{D5CDD505-2E9C-101B-9397-08002B2CF9AE}" pid="59" name="ZOTERO_BREF_97iR0u2ckHXQ_30">
    <vt:lpwstr> Agents","volume":"177","author":[{"family":"Kucab","given":"Jill E."},{"family":"Zou","given":"Xueqing"},{"family":"Morganella","given":"Sandro"},{"family":"Joel","given":"Madeleine"},{"family":"Nanda","given":"A. Scott"},{"family":"Nagy","given":"Eszter</vt:lpwstr>
  </property>
  <property fmtid="{D5CDD505-2E9C-101B-9397-08002B2CF9AE}" pid="60" name="ZOTERO_BREF_97iR0u2ckHXQ_31">
    <vt:lpwstr>"},{"family":"Gomez","given":"Celine"},{"family":"Degasperi","given":"Andrea"},{"family":"Harris","given":"Rebecca"},{"family":"Jackson","given":"Stephen P."},{"family":"Arlt","given":"Volker M."},{"family":"Phillips","given":"David H."},{"family":"Nik-Za</vt:lpwstr>
  </property>
  <property fmtid="{D5CDD505-2E9C-101B-9397-08002B2CF9AE}" pid="61" name="ZOTERO_BREF_97iR0u2ckHXQ_32">
    <vt:lpwstr>inal","given":"Serena"}],"issued":{"date-parts":[["2019",5,2]]}}},{"id":"hrQZjRzN/1CM1x4w5","uris":["http://zotero.org/users/14858941/items/ZHYU7DND"],"itemData":{"id":723,"type":"article-journal","abstract":"Human tissue three-dimensional (3D) organoid c</vt:lpwstr>
  </property>
  <property fmtid="{D5CDD505-2E9C-101B-9397-08002B2CF9AE}" pid="62" name="ZOTERO_BREF_97iR0u2ckHXQ_33">
    <vt:lpwstr>ultures have the potential to reproduce in vitro the physiological properties and cellular architecture of the organs from which they are derived. The ability of organoid cultures derived from human stomach, liver, kidney, and colon to metabolically activ</vt:lpwstr>
  </property>
  <property fmtid="{D5CDD505-2E9C-101B-9397-08002B2CF9AE}" pid="63" name="ZOTERO_BREF_97iR0u2ckHXQ_34">
    <vt:lpwstr>ate three dietary carcinogens, aflatoxin B1 (AFB1), aristolochic acid I (AAI), and 2-amino-1-methyl-6-phenylimidazo[4,5-b]pyridine (PhIP), was investigated. In each case, the response of a target tissue (liver for AFB1; kidney for AAI; colon for PhIP) was</vt:lpwstr>
  </property>
  <property fmtid="{D5CDD505-2E9C-101B-9397-08002B2CF9AE}" pid="64" name="ZOTERO_BREF_97iR0u2ckHXQ_35">
    <vt:lpwstr> compared with that of a nontarget tissue (gastric). After treatment cell viabilities were measured, DNA damage response (DDR) was determined by Western blotting for p-p53, p21, p-CHK2, and γ-H2AX, and DNA adduct formation was quantified by mass spectrome</vt:lpwstr>
  </property>
  <property fmtid="{D5CDD505-2E9C-101B-9397-08002B2CF9AE}" pid="65" name="ZOTERO_BREF_97iR0u2ckHXQ_36">
    <vt:lpwstr>try. Induction of the key xenobiotic-metabolizing enzymes (XMEs) CYP1A1, CYP1A2, CYP3A4, and NQO1 was assessed by qRT-PCR. We found that organoids from different tissues can activate AAI, AFB1, and PhIP. In some cases, this metabolic potential varied betw</vt:lpwstr>
  </property>
  <property fmtid="{D5CDD505-2E9C-101B-9397-08002B2CF9AE}" pid="66" name="ZOTERO_BREF_97iR0u2ckHXQ_37">
    <vt:lpwstr>een tissues and between different cultures of the same tissue. Similarly, variations in the levels of expression of XMEs were observed. At comparable levels of cytotoxicity, organoids derived from tissues that are considered targets for these carcinogens </vt:lpwstr>
  </property>
  <property fmtid="{D5CDD505-2E9C-101B-9397-08002B2CF9AE}" pid="67" name="ZOTERO_BREF_97iR0u2ckHXQ_38">
    <vt:lpwstr>had higher levels of adduct formation than a nontarget tissue.","container-title":"Chemical Research in Toxicology","DOI":"10.1021/acs.chemrestox.3c00255","ISSN":"0893-228X, 1520-5010","issue":"2","journalAbbreviation":"Chem. Res. Toxicol.","language":"en</vt:lpwstr>
  </property>
  <property fmtid="{D5CDD505-2E9C-101B-9397-08002B2CF9AE}" pid="68" name="ZOTERO_BREF_97iR0u2ckHXQ_39">
    <vt:lpwstr>","license":"https://creativecommons.org/licenses/by/4.0/","page":"234-247","source":"DOI.org (Crossref)","title":"Tissue Organoid Cultures Metabolize Dietary Carcinogens Proficiently and Are Effective Models for DNA Adduct Formation","volume":"37","autho</vt:lpwstr>
  </property>
  <property fmtid="{D5CDD505-2E9C-101B-9397-08002B2CF9AE}" pid="69" name="ZOTERO_BREF_97iR0u2ckHXQ_4">
    <vt:lpwstr>ure has not been delineated. We hypothesize that cisplatin’s mutational signature can serve as a biomarker to identify cisplatin mutagenesis in suspected secondary malignancies. Knowledge of which tissues are at risk of developing cisplatin-induced second</vt:lpwstr>
  </property>
  <property fmtid="{D5CDD505-2E9C-101B-9397-08002B2CF9AE}" pid="70" name="ZOTERO_BREF_97iR0u2ckHXQ_40">
    <vt:lpwstr>r":[{"family":"Caipa Garcia","given":"Angela L."},{"family":"Kucab","given":"Jill E."},{"family":"Al-Serori","given":"Halh"},{"family":"Beck","given":"Rebekah S. S."},{"family":"Bellamri","given":"Madjda"},{"family":"Turesky","given":"Robert J."},{"family</vt:lpwstr>
  </property>
  <property fmtid="{D5CDD505-2E9C-101B-9397-08002B2CF9AE}" pid="71" name="ZOTERO_BREF_97iR0u2ckHXQ_41">
    <vt:lpwstr>":"Groopman","given":"John D."},{"family":"Francies","given":"Hayley E."},{"family":"Garnett","given":"Mathew J."},{"family":"Huch","given":"Meritxell"},{"family":"Drost","given":"Jarno"},{"family":"Zilbauer","given":"Matthias"},{"family":"Arlt","given":"</vt:lpwstr>
  </property>
  <property fmtid="{D5CDD505-2E9C-101B-9397-08002B2CF9AE}" pid="72" name="ZOTERO_BREF_97iR0u2ckHXQ_42">
    <vt:lpwstr>Volker M."},{"family":"Phillips","given":"David H."}],"issued":{"date-parts":[["2024",2,19]]}}},{"id":"hrQZjRzN/IEcr0qM3","uris":["http://zotero.org/users/14858941/items/JN7Q4RD4"],"itemData":{"id":724,"type":"article-journal","container-title":"Nature Ge</vt:lpwstr>
  </property>
  <property fmtid="{D5CDD505-2E9C-101B-9397-08002B2CF9AE}" pid="73" name="ZOTERO_BREF_97iR0u2ckHXQ_43">
    <vt:lpwstr>netics","DOI":"10.1038/s41588-020-0692-4","ISSN":"1061-4036, 1546-1718","issue":"11","journalAbbreviation":"Nat Genet","language":"en","page":"1189-1197","source":"DOI.org (Crossref)","title":"The mutational signature profile of known and suspected human </vt:lpwstr>
  </property>
  <property fmtid="{D5CDD505-2E9C-101B-9397-08002B2CF9AE}" pid="74" name="ZOTERO_BREF_97iR0u2ckHXQ_44">
    <vt:lpwstr>carcinogens in mice","volume":"52","author":[{"family":"Riva","given":"Laura"},{"family":"Pandiri","given":"Arun R."},{"family":"Li","given":"Yun Rose"},{"family":"Droop","given":"Alastair"},{"family":"Hewinson","given":"James"},{"family":"Quail","given":</vt:lpwstr>
  </property>
  <property fmtid="{D5CDD505-2E9C-101B-9397-08002B2CF9AE}" pid="75" name="ZOTERO_BREF_97iR0u2ckHXQ_45">
    <vt:lpwstr>"Michael A."},{"family":"Iyer","given":"Vivek"},{"family":"Shepherd","given":"Rebecca"},{"family":"Herbert","given":"Ronald A."},{"family":"Campbell","given":"Peter J."},{"family":"Sills","given":"Robert C."},{"family":"Alexandrov","given":"Ludmil B."},{"</vt:lpwstr>
  </property>
  <property fmtid="{D5CDD505-2E9C-101B-9397-08002B2CF9AE}" pid="76" name="ZOTERO_BREF_97iR0u2ckHXQ_46">
    <vt:lpwstr>family":"Balmain","given":"Allan"},{"family":"Adams","given":"David J."}],"issued":{"date-parts":[["2020",11]]}}}],"schema":"https://github.com/citation-style-language/schema/raw/master/csl-citation.json"}</vt:lpwstr>
  </property>
  <property fmtid="{D5CDD505-2E9C-101B-9397-08002B2CF9AE}" pid="77" name="ZOTERO_BREF_97iR0u2ckHXQ_5">
    <vt:lpwstr>ary malignancies could lead to guidelines for noninvasive monitoring for secondary malignancies after cisplatin chemotherapy. We performed whole genome sequencing of 10 independent clones of cisplatin-exposed MCF-10A and HepG2 cells and delineated the pat</vt:lpwstr>
  </property>
  <property fmtid="{D5CDD505-2E9C-101B-9397-08002B2CF9AE}" pid="78" name="ZOTERO_BREF_97iR0u2ckHXQ_6">
    <vt:lpwstr>terns of single and dinucleotide mutations in terms of flanking sequence, transcription strand bias, and other characteristics. We used the mSigAct signature presence test and nonnegative matrix factorization to search for cisplatin mutagenesis in hepatoc</vt:lpwstr>
  </property>
  <property fmtid="{D5CDD505-2E9C-101B-9397-08002B2CF9AE}" pid="79" name="ZOTERO_BREF_97iR0u2ckHXQ_7">
    <vt:lpwstr>ellular carcinomas and esophageal adenocarcinomas. All clones showed highly consistent patterns of single and dinucleotide substitutions. The proportion of dinucleotide substitutions was high: 8.1% of single nucleotide substitutions were part of dinucleot</vt:lpwstr>
  </property>
  <property fmtid="{D5CDD505-2E9C-101B-9397-08002B2CF9AE}" pid="80" name="ZOTERO_BREF_97iR0u2ckHXQ_8">
    <vt:lpwstr>ide substitutions, presumably due to cisplatin’s propensity to form intra- and interstrand crosslinks between purine bases in DNA. We identified likely cisplatin exposure in nine hepatocellular carcinomas and three esophageal adenocarcinomas. All hepatoce</vt:lpwstr>
  </property>
  <property fmtid="{D5CDD505-2E9C-101B-9397-08002B2CF9AE}" pid="81" name="ZOTERO_BREF_97iR0u2ckHXQ_9">
    <vt:lpwstr>llular carcinomas for which clinical data were available and all esophageal cancers indeed had histories of cisplatin treatment. We experimentally delineated the single and dinucleotide mutational signature of cisplatin. This signature enabled us to detec</vt:lpwstr>
  </property>
  <property fmtid="{D5CDD505-2E9C-101B-9397-08002B2CF9AE}" pid="82" name="ZOTERO_BREF_Ax2rB3g50il2_1">
    <vt:lpwstr>ZOTERO_ITEM CSL_CITATION {"citationID":"mC0HXKAo","properties":{"formattedCitation":"(Islam et al. 2022)","plainCitation":"(Islam et al. 2022)","noteIndex":0},"citationItems":[{"id":11841,"uris":["http://zotero.org/groups/6195561/items/L82XAQGL"],"itemDat</vt:lpwstr>
  </property>
  <property fmtid="{D5CDD505-2E9C-101B-9397-08002B2CF9AE}" pid="83" name="ZOTERO_BREF_Ax2rB3g50il2_10">
    <vt:lpwstr>y":"Gruber","given":"Andreas J."},{"family":"Steele","given":"Christopher D."},{"family":"Otlu","given":"Burçak"},{"family":"Khandekar","given":"Azhar"},{"family":"Abbasi","given":"Ammal"},{"family":"Humphreys","given":"Laura"},{"family":"Syulyukina","giv</vt:lpwstr>
  </property>
  <property fmtid="{D5CDD505-2E9C-101B-9397-08002B2CF9AE}" pid="84" name="ZOTERO_BREF_Ax2rB3g50il2_11">
    <vt:lpwstr>en":"Natalia"},{"family":"Brady","given":"Samuel W."},{"family":"Alexandrov","given":"Boian S."},{"family":"Pillay","given":"Nischalan"},{"family":"Zhang","given":"Jinghui"},{"family":"Adams","given":"David J."},{"family":"Martincorena","given":"Iñigo"},{</vt:lpwstr>
  </property>
  <property fmtid="{D5CDD505-2E9C-101B-9397-08002B2CF9AE}" pid="85" name="ZOTERO_BREF_Ax2rB3g50il2_12">
    <vt:lpwstr>"family":"Wedge","given":"David C."},{"family":"Landi","given":"Maria Teresa"},{"family":"Brennan","given":"Paul"},{"family":"Stratton","given":"Michael R."},{"family":"Rozen","given":"Steven G."},{"family":"Alexandrov","given":"Ludmil B."}],"issued":{"da</vt:lpwstr>
  </property>
  <property fmtid="{D5CDD505-2E9C-101B-9397-08002B2CF9AE}" pid="86" name="ZOTERO_BREF_Ax2rB3g50il2_13">
    <vt:lpwstr>te-parts":[["2022",11,9]]}}}],"schema":"https://github.com/citation-style-language/schema/raw/master/csl-citation.json"}</vt:lpwstr>
  </property>
  <property fmtid="{D5CDD505-2E9C-101B-9397-08002B2CF9AE}" pid="87" name="ZOTERO_BREF_Ax2rB3g50il2_2">
    <vt:lpwstr>a":{"id":11841,"type":"article-journal","abstract":"Mutational signature analysis is commonly performed in cancer genomic studies. Here, we present SigProfilerExtractor, an automated tool for de novo extraction of mutational signatures, and benchmark it a</vt:lpwstr>
  </property>
  <property fmtid="{D5CDD505-2E9C-101B-9397-08002B2CF9AE}" pid="88" name="ZOTERO_BREF_Ax2rB3g50il2_3">
    <vt:lpwstr>gainst another 13 bioinformatics tools by using 34 scenarios encompassing 2,500 simulated signatures found in 60,000 synthetic genomes and 20,000 synthetic exomes. For simulations with 5% noise, reflecting high-quality datasets, SigProfilerExtractor outpe</vt:lpwstr>
  </property>
  <property fmtid="{D5CDD505-2E9C-101B-9397-08002B2CF9AE}" pid="89" name="ZOTERO_BREF_Ax2rB3g50il2_4">
    <vt:lpwstr>rforms other approaches by elucidating between 20% and 50% more true-positive signatures while yielding 5-fold less false-positive signatures. Applying SigProfilerExtractor to 4,643 whole-genome- and 19,184 whole-exome-sequenced cancers reveals four novel</vt:lpwstr>
  </property>
  <property fmtid="{D5CDD505-2E9C-101B-9397-08002B2CF9AE}" pid="90" name="ZOTERO_BREF_Ax2rB3g50il2_5">
    <vt:lpwstr> signatures. Two of the signatures are confirmed in independent cohorts, and one of these signatures is associated with tobacco smoking. In summary, this report provides a reference tool for analysis of mutational signatures, a comprehensive benchmarking </vt:lpwstr>
  </property>
  <property fmtid="{D5CDD505-2E9C-101B-9397-08002B2CF9AE}" pid="91" name="ZOTERO_BREF_Ax2rB3g50il2_6">
    <vt:lpwstr>of bioinformatics tools for extracting signatures, and several novel mutational signatures, including one putatively attributed to direct tobacco smoking mutagenesis in bladder tissues.","container-title":"Cell Genomics","DOI":"10.1016/j.xgen.2022.100179"</vt:lpwstr>
  </property>
  <property fmtid="{D5CDD505-2E9C-101B-9397-08002B2CF9AE}" pid="92" name="ZOTERO_BREF_Ax2rB3g50il2_7">
    <vt:lpwstr>,"ISSN":"2666979X","issue":"11","publisher":"Cell Press","title":"Uncovering novel mutational signatures by de novo extraction with SigProfilerExtractor","volume":"2","author":[{"family":"Islam","given":"S. M.Ashiqul"},{"family":"Díaz-Gay","given":"Marcos</vt:lpwstr>
  </property>
  <property fmtid="{D5CDD505-2E9C-101B-9397-08002B2CF9AE}" pid="93" name="ZOTERO_BREF_Ax2rB3g50il2_8">
    <vt:lpwstr>"},{"family":"Wu","given":"Yang"},{"family":"Barnes","given":"Mark"},{"family":"Vangara","given":"Raviteja"},{"family":"Bergstrom","given":"Erik N."},{"family":"He","given":"Yudou"},{"family":"Vella","given":"Mike"},{"family":"Wang","given":"Jingwei"},{"f</vt:lpwstr>
  </property>
  <property fmtid="{D5CDD505-2E9C-101B-9397-08002B2CF9AE}" pid="94" name="ZOTERO_BREF_Ax2rB3g50il2_9">
    <vt:lpwstr>amily":"Teague","given":"Jon W."},{"family":"Clapham","given":"Peter"},{"family":"Moody","given":"Sarah"},{"family":"Senkin","given":"Sergey"},{"family":"Li","given":"Yun Rose"},{"family":"Riva","given":"Laura"},{"family":"Zhang","given":"Tongwu"},{"famil</vt:lpwstr>
  </property>
  <property fmtid="{D5CDD505-2E9C-101B-9397-08002B2CF9AE}" pid="95" name="ZOTERO_BREF_D2iecPnvmjdB_1">
    <vt:lpwstr>ZOTERO_ITEM CSL_CITATION {"citationID":"ZyHgtAsm","properties":{"formattedCitation":"(Boot et al. 2022)","plainCitation":"(Boot et al. 2022)","noteIndex":0},"citationItems":[{"id":11813,"uris":["http://zotero.org/groups/6195561/items/JLJ2F7W7"],"itemData"</vt:lpwstr>
  </property>
  <property fmtid="{D5CDD505-2E9C-101B-9397-08002B2CF9AE}" pid="96" name="ZOTERO_BREF_D2iecPnvmjdB_10">
    <vt:lpwstr>s absent from all other tumors examined (\n              n\n              = 12,269). Each tumor with the ID_TOP2α signature had indels in several known cancer genes, which included frameshift mutations in tumor suppressors PTEN and TP53 and an activating </vt:lpwstr>
  </property>
  <property fmtid="{D5CDD505-2E9C-101B-9397-08002B2CF9AE}" pid="97" name="ZOTERO_BREF_D2iecPnvmjdB_11">
    <vt:lpwstr>insertion in BRAF. Sequence motifs found at ID_TOP2α mutations were present at 80% of indels in cancer-driver genes, suggesting that ID_TOP2α mutagenesis may contribute to tumorigenesis. The results reported here shed further light on the role of topoisom</vt:lpwstr>
  </property>
  <property fmtid="{D5CDD505-2E9C-101B-9397-08002B2CF9AE}" pid="98" name="ZOTERO_BREF_D2iecPnvmjdB_12">
    <vt:lpwstr>erase II in genome instability.","container-title":"Proceedings of the National Academy of Sciences","DOI":"10.1073/pnas.2114024119","ISSN":"0027-8424, 1091-6490","issue":"4","journalAbbreviation":"Proc. Natl. Acad. Sci. U.S.A.","language":"en","page":"e2</vt:lpwstr>
  </property>
  <property fmtid="{D5CDD505-2E9C-101B-9397-08002B2CF9AE}" pid="99" name="ZOTERO_BREF_D2iecPnvmjdB_13">
    <vt:lpwstr>114024119","source":"DOI.org (Crossref)","title":"Recurrent mutations in topoisomerase IIα cause a previously undescribed mutator phenotype in human cancers","volume":"119","author":[{"family":"Boot","given":"Arnoud"},{"family":"Liu","given":"Mo"},{"famil</vt:lpwstr>
  </property>
  <property fmtid="{D5CDD505-2E9C-101B-9397-08002B2CF9AE}" pid="100" name="ZOTERO_BREF_D2iecPnvmjdB_14">
    <vt:lpwstr>y":"Stantial","given":"Nicole"},{"family":"Shah","given":"Viraj"},{"family":"Yu","given":"Willie"},{"family":"Nitiss","given":"Karin C."},{"family":"Nitiss","given":"John L."},{"family":"Jinks-Robertson","given":"Sue"},{"family":"Rozen","given":"Steven G.</vt:lpwstr>
  </property>
  <property fmtid="{D5CDD505-2E9C-101B-9397-08002B2CF9AE}" pid="101" name="ZOTERO_BREF_D2iecPnvmjdB_15">
    <vt:lpwstr>"}],"issued":{"date-parts":[["2022",1,25]]}}}],"schema":"https://github.com/citation-style-language/schema/raw/master/csl-citation.json"}</vt:lpwstr>
  </property>
  <property fmtid="{D5CDD505-2E9C-101B-9397-08002B2CF9AE}" pid="102" name="ZOTERO_BREF_D2iecPnvmjdB_2">
    <vt:lpwstr>:{"id":11813,"type":"article-journal","abstract":"Significance\n            Topoisomerases are crucial for genome maintenance and are targets for several chemotherapeutic agents. While anticancer drugs targeting topoisomerases can lead to secondary malign</vt:lpwstr>
  </property>
  <property fmtid="{D5CDD505-2E9C-101B-9397-08002B2CF9AE}" pid="103" name="ZOTERO_BREF_D2iecPnvmjdB_3">
    <vt:lpwstr>ancies, there have been no descriptions of genetic defects in topoisomerases having roles in cancer development. Here we show that a somatic topoisomerase IIα mutation found in human tumors results in a mutator phenotype. We show that this mutation and th</vt:lpwstr>
  </property>
  <property fmtid="{D5CDD505-2E9C-101B-9397-08002B2CF9AE}" pid="104" name="ZOTERO_BREF_D2iecPnvmjdB_4">
    <vt:lpwstr>e concomitant mutational signature, which we call ID_TOP2α, are associated with genomic rearrangements and with potentially oncogenic indel mutations in known driver genes. Our results shed new light on topoisomerase IIα function, on repair of trapped cle</vt:lpwstr>
  </property>
  <property fmtid="{D5CDD505-2E9C-101B-9397-08002B2CF9AE}" pid="105" name="ZOTERO_BREF_D2iecPnvmjdB_5">
    <vt:lpwstr>avage complexes, and on a likely oncogenic role for topoisomerases.\n          , \n            \n              Topoisomerases nick and reseal DNA to relieve torsional stress associated with transcription and replication and to resolve structures such as k</vt:lpwstr>
  </property>
  <property fmtid="{D5CDD505-2E9C-101B-9397-08002B2CF9AE}" pid="106" name="ZOTERO_BREF_D2iecPnvmjdB_6">
    <vt:lpwstr>nots and catenanes. Stabilization of the yeast Top2 cleavage intermediates is mutagenic in yeast, but whether this extends to higher eukaryotes is less clear. Chemotherapeutic topoisomerase poisons also elevate cleavage, resulting in mutagenesis. Here, we</vt:lpwstr>
  </property>
  <property fmtid="{D5CDD505-2E9C-101B-9397-08002B2CF9AE}" pid="107" name="ZOTERO_BREF_D2iecPnvmjdB_7">
    <vt:lpwstr> describe p.K743N mutations in human topoisomerase hTOP2α and link them to a previously undescribed mutator phenotype in cancer. Overexpression of the orthologous mutant protein in yeast generated a characteristic pattern of 2- to 4-base pair (bp) duplica</vt:lpwstr>
  </property>
  <property fmtid="{D5CDD505-2E9C-101B-9397-08002B2CF9AE}" pid="108" name="ZOTERO_BREF_D2iecPnvmjdB_8">
    <vt:lpwstr>tions resembling those in tumors with p.K743N. Using mutant strains and biochemical analysis, we determined the genetic requirements of this mutagenic process and showed that it results from trapping of the mutant yeast yTop2 cleavage complex. In addition</vt:lpwstr>
  </property>
  <property fmtid="{D5CDD505-2E9C-101B-9397-08002B2CF9AE}" pid="109" name="ZOTERO_BREF_D2iecPnvmjdB_9">
    <vt:lpwstr> to 2- to 4-bp duplications, hTOP2α p.K743N is also associated with deletions that are absent in yeast. We call the combined pattern of duplications and deletions ID_TOP2α. All seven tumors carrying the hTOP2α p.K743N mutation showed ID_TOP2α, while it wa</vt:lpwstr>
  </property>
  <property fmtid="{D5CDD505-2E9C-101B-9397-08002B2CF9AE}" pid="110" name="ZOTERO_BREF_DDRXI6EgPLjA_1">
    <vt:lpwstr>ZOTERO_ITEM CSL_CITATION {"citationID":"xlu6Z2Gq","properties":{"formattedCitation":"(Alexandrov et al. 2020; 2014; Nik-Zainal et al. 2012; Degasperi et al. 2022; Chen et al. 2024; Jin et al. 2024; Koh et al. 2025a)","plainCitation":"(Alexandrov et al. 20</vt:lpwstr>
  </property>
  <property fmtid="{D5CDD505-2E9C-101B-9397-08002B2CF9AE}" pid="111" name="ZOTERO_BREF_DDRXI6EgPLjA_10">
    <vt:lpwstr>y":"Huang","given":"Mi Ni"},{"family":"Tian Ng","given":"Alvin Wei"},{"family":"Wu","given":"Yang"},{"family":"Boot","given":"Arnoud"},{"family":"Covington","given":"Kyle R."},{"family":"Gordenin","given":"Dmitry A."},{"family":"Bergstrom","given":"Erik N</vt:lpwstr>
  </property>
  <property fmtid="{D5CDD505-2E9C-101B-9397-08002B2CF9AE}" pid="112" name="ZOTERO_BREF_DDRXI6EgPLjA_11">
    <vt:lpwstr>."},{"family":"Islam","given":"S. M.Ashiqul"},{"family":"Lopez-Bigas","given":"Nuria"},{"family":"Klimczak","given":"Leszek J."},{"family":"McPherson","given":"John R."},{"family":"Morganella","given":"Sandro"},{"family":"Sabarinathan","given":"Radhakrish</vt:lpwstr>
  </property>
  <property fmtid="{D5CDD505-2E9C-101B-9397-08002B2CF9AE}" pid="113" name="ZOTERO_BREF_DDRXI6EgPLjA_12">
    <vt:lpwstr>nan"},{"family":"Wheeler","given":"David A."},{"family":"Mustonen","given":"Ville"},{"family":"Boutros","given":"Paul"},{"family":"Chan","given":"Kin"},{"family":"Fujimoto","given":"Akihiro"},{"family":"Getz","given":"Gad"},{"family":"Huang","given":"Mi N</vt:lpwstr>
  </property>
  <property fmtid="{D5CDD505-2E9C-101B-9397-08002B2CF9AE}" pid="114" name="ZOTERO_BREF_DDRXI6EgPLjA_13">
    <vt:lpwstr>i"},{"family":"Kazanov","given":"Marat"},{"family":"Lawrence","given":"Michael"},{"family":"Martincorena","given":"Iñigo"},{"family":"Morganella","given":"Sandro"},{"family":"Nakagawa","given":"Hidewaki"},{"family":"Polak","given":"Paz"},{"family":"Prokop</vt:lpwstr>
  </property>
  <property fmtid="{D5CDD505-2E9C-101B-9397-08002B2CF9AE}" pid="115" name="ZOTERO_BREF_DDRXI6EgPLjA_14">
    <vt:lpwstr>ec","given":"Stephenie"},{"family":"Roberts","given":"Steven A."},{"family":"Rozen","given":"Steven G."},{"family":"Saini","given":"Natalie"},{"family":"Shibata","given":"Tatsuhiro"},{"family":"Shiraishi","given":"Yuichi"},{"family":"Stratton","given":"Mi</vt:lpwstr>
  </property>
  <property fmtid="{D5CDD505-2E9C-101B-9397-08002B2CF9AE}" pid="116" name="ZOTERO_BREF_DDRXI6EgPLjA_15">
    <vt:lpwstr>chael R."},{"family":"Teh","given":"Bin Tean"},{"family":"Vázquez-García","given":"Ignacio"},{"family":"Yousif","given":"Fouad"},{"family":"Yu","given":"Willie"}],"issued":{"date-parts":[["2020",2,6]]}}},{"id":"hrQZjRzN/OwAMNaSm","uris":["http://zotero.or</vt:lpwstr>
  </property>
  <property fmtid="{D5CDD505-2E9C-101B-9397-08002B2CF9AE}" pid="117" name="ZOTERO_BREF_DDRXI6EgPLjA_16">
    <vt:lpwstr>g/users/14858941/items/RRYFUNRP"],"itemData":{"id":407,"type":"article-journal","DOI":"10.1038/nature12477.Signatures","issue":"7463","page":"415-421","title":"Signatures of mutational processes in human cancer","volume":"500","author":[{"family":"Alexand</vt:lpwstr>
  </property>
  <property fmtid="{D5CDD505-2E9C-101B-9397-08002B2CF9AE}" pid="118" name="ZOTERO_BREF_DDRXI6EgPLjA_17">
    <vt:lpwstr>rov","given":"Ludmil B"},{"family":"Nik-zainal","given":"Serena"},{"family":"Wedge","given":"David C"},{"family":"Aparicio","given":"Samuel A J R"}],"issued":{"date-parts":[["2014"]]}}},{"id":"hrQZjRzN/EXc5lf5S","uris":["http://zotero.org/users/14858941/i</vt:lpwstr>
  </property>
  <property fmtid="{D5CDD505-2E9C-101B-9397-08002B2CF9AE}" pid="119" name="ZOTERO_BREF_DDRXI6EgPLjA_18">
    <vt:lpwstr>tems/VJYSVGFQ"],"itemData":{"id":399,"type":"article-journal","abstract":"All cancers carry somatic mutations. The patterns of mutation in cancer genomes reflect the DNA damage and repair processes to which cancer cells and their precursors have been expo</vt:lpwstr>
  </property>
  <property fmtid="{D5CDD505-2E9C-101B-9397-08002B2CF9AE}" pid="120" name="ZOTERO_BREF_DDRXI6EgPLjA_19">
    <vt:lpwstr>sed. To explore these mechanisms further, we generated catalogs of somatic mutation from 21 breast cancers and applied mathematical methods to extract mutational signatures of the underlying processes. Multiple distinct single- and double-nucleotide subst</vt:lpwstr>
  </property>
  <property fmtid="{D5CDD505-2E9C-101B-9397-08002B2CF9AE}" pid="121" name="ZOTERO_BREF_DDRXI6EgPLjA_2">
    <vt:lpwstr>20; 2014; Nik-Zainal et al. 2012; Degasperi et al. 2022; Chen et al. 2024; Jin et al. 2024; Koh et al. 2025a)","dontUpdate":true,"noteIndex":0},"citationItems":[{"id":"hrQZjRzN/nFr6nyDx","uris":["http://zotero.org/users/14858941/items/D4J6FKUG"],"itemData</vt:lpwstr>
  </property>
  <property fmtid="{D5CDD505-2E9C-101B-9397-08002B2CF9AE}" pid="122" name="ZOTERO_BREF_DDRXI6EgPLjA_20">
    <vt:lpwstr>itution signatures were discernible. Cancers with BRCA1 or BRCA2 mutations exhibited a characteristic combination of substitution mutation signatures and a distinctive profile of deletions. Complex relationships between somatic mutation prevalence and tra</vt:lpwstr>
  </property>
  <property fmtid="{D5CDD505-2E9C-101B-9397-08002B2CF9AE}" pid="123" name="ZOTERO_BREF_DDRXI6EgPLjA_21">
    <vt:lpwstr>nscription were detected. A remarkable phenomenon of localized hypermutation, termed \"kataegis,\" was observed. Regions of kataegis differed between cancers but usually colocalized with somatic rearrangements. Base substitutions in these regions were alm</vt:lpwstr>
  </property>
  <property fmtid="{D5CDD505-2E9C-101B-9397-08002B2CF9AE}" pid="124" name="ZOTERO_BREF_DDRXI6EgPLjA_22">
    <vt:lpwstr>ost exclusively of cytosine at TpC dinucleotides. The mechanisms underlying most of these mutational signatures are unknown. However, a role for the APOBEC family of cytidine deaminases is proposed. © 2012 Elsevier Inc.","container-title":"Cell","DOI":"10</vt:lpwstr>
  </property>
  <property fmtid="{D5CDD505-2E9C-101B-9397-08002B2CF9AE}" pid="125" name="ZOTERO_BREF_DDRXI6EgPLjA_23">
    <vt:lpwstr>.1016/j.cell.2012.04.024","ISSN":"00928674","issue":"5","note":"PMID: 22608084\nISBN: 1097-4172 (Electronic)\\r0092-8674 (Linking)","page":"979-993","title":"Mutational processes molding the genomes of 21 breast cancers","volume":"149","author":[{"family"</vt:lpwstr>
  </property>
  <property fmtid="{D5CDD505-2E9C-101B-9397-08002B2CF9AE}" pid="126" name="ZOTERO_BREF_DDRXI6EgPLjA_24">
    <vt:lpwstr>:"Nik-Zainal","given":"Serena"},{"family":"Alexandrov","given":"Ludmil B."},{"family":"Wedge","given":"David C."},{"family":"Van Loo","given":"Peter"},{"family":"Greenman","given":"Christopher D."},{"family":"Raine","given":"Keiran"},{"family":"Jones","gi</vt:lpwstr>
  </property>
  <property fmtid="{D5CDD505-2E9C-101B-9397-08002B2CF9AE}" pid="127" name="ZOTERO_BREF_DDRXI6EgPLjA_25">
    <vt:lpwstr>ven":"David"},{"family":"Hinton","given":"Jonathan"},{"family":"Marshall","given":"John"},{"family":"Stebbings","given":"Lucy A."},{"family":"Menzies","given":"Andrew"},{"family":"Martin","given":"Sancha"},{"family":"Leung","given":"Kenric"},{"family":"Ch</vt:lpwstr>
  </property>
  <property fmtid="{D5CDD505-2E9C-101B-9397-08002B2CF9AE}" pid="128" name="ZOTERO_BREF_DDRXI6EgPLjA_26">
    <vt:lpwstr>en","given":"Lina"},{"family":"Leroy","given":"Catherine"},{"family":"Ramakrishna","given":"Manasa"},{"family":"Rance","given":"Richard"},{"family":"Lau","given":"King Wai"},{"family":"Mudie","given":"Laura J."},{"family":"Varela","given":"Ignacio"},{"fam</vt:lpwstr>
  </property>
  <property fmtid="{D5CDD505-2E9C-101B-9397-08002B2CF9AE}" pid="129" name="ZOTERO_BREF_DDRXI6EgPLjA_27">
    <vt:lpwstr>ily":"McBride","given":"David J."},{"family":"Bignell","given":"Graham R."},{"family":"Cooke","given":"Susanna L."},{"family":"Shlien","given":"Adam"},{"family":"Gamble","given":"John"},{"family":"Whitmore","given":"Ian"},{"family":"Maddison","given":"Mar</vt:lpwstr>
  </property>
  <property fmtid="{D5CDD505-2E9C-101B-9397-08002B2CF9AE}" pid="130" name="ZOTERO_BREF_DDRXI6EgPLjA_28">
    <vt:lpwstr>k"},{"family":"Tarpey","given":"Patrick S."},{"family":"Davies","given":"Helen R."},{"family":"Papaemmanuil","given":"Elli"},{"family":"Stephens","given":"Philip J."},{"family":"McLaren","given":"Stuart"},{"family":"Butler","given":"Adam P."},{"family":"T</vt:lpwstr>
  </property>
  <property fmtid="{D5CDD505-2E9C-101B-9397-08002B2CF9AE}" pid="131" name="ZOTERO_BREF_DDRXI6EgPLjA_29">
    <vt:lpwstr>eague","given":"Jon W."},{"family":"Jönsson","given":"Göran"},{"family":"Garber","given":"Judy E."},{"family":"Silver","given":"Daniel"},{"family":"Miron","given":"Penelope"},{"family":"Fatima","given":"Aquila"},{"family":"Boyault","given":"Sandrine"},{"f</vt:lpwstr>
  </property>
  <property fmtid="{D5CDD505-2E9C-101B-9397-08002B2CF9AE}" pid="132" name="ZOTERO_BREF_DDRXI6EgPLjA_3">
    <vt:lpwstr>":{"id":659,"type":"article-journal","abstract":"Somatic mutations in cancer genomes are caused by multiple mutational processes, each of which generates a characteristic mutational signature1. Here, as part of the Pan-Cancer Analysis of Whole Genomes (PC</vt:lpwstr>
  </property>
  <property fmtid="{D5CDD505-2E9C-101B-9397-08002B2CF9AE}" pid="133" name="ZOTERO_BREF_DDRXI6EgPLjA_30">
    <vt:lpwstr>amily":"Langerod","given":"Anita"},{"family":"Tutt","given":"Andrew"},{"family":"Martens","given":"John W.M."},{"family":"Aparicio","given":"Samuel A.J.R."},{"family":"Borg","given":"Åke"},{"family":"Salomon","given":"Anne Vincent"},{"family":"Thomas","gi</vt:lpwstr>
  </property>
  <property fmtid="{D5CDD505-2E9C-101B-9397-08002B2CF9AE}" pid="134" name="ZOTERO_BREF_DDRXI6EgPLjA_31">
    <vt:lpwstr>ven":"Gilles"},{"family":"Borresen-Dale","given":"Anne Lise"},{"family":"Richardson","given":"Andrea L."},{"family":"Neuberger","given":"Michael S."},{"family":"Futreal","given":"P. Andrew"},{"family":"Campbell","given":"Peter J."},{"family":"Stratton","g</vt:lpwstr>
  </property>
  <property fmtid="{D5CDD505-2E9C-101B-9397-08002B2CF9AE}" pid="135" name="ZOTERO_BREF_DDRXI6EgPLjA_32">
    <vt:lpwstr>iven":"Michael R."}],"issued":{"date-parts":[["2012"]]}}},{"id":"hrQZjRzN/UlE4HZK1","uris":["http://zotero.org/users/14858941/items/TB9QELAF"],"itemData":{"id":634,"type":"article-journal","abstract":"Whole-genome sequencing (WGS) permits comprehensive ca</vt:lpwstr>
  </property>
  <property fmtid="{D5CDD505-2E9C-101B-9397-08002B2CF9AE}" pid="136" name="ZOTERO_BREF_DDRXI6EgPLjA_33">
    <vt:lpwstr>ncer genome analyses, revealing mutational signatures, imprints of DNA damage, and repair processes that have arisen in each patient’s cancer. We performed mutational signature analyses on 12,222 whole-genome–sequenced tumor-normal matched pairs from pati</vt:lpwstr>
  </property>
  <property fmtid="{D5CDD505-2E9C-101B-9397-08002B2CF9AE}" pid="137" name="ZOTERO_BREF_DDRXI6EgPLjA_34">
    <vt:lpwstr>ents recruited via the UK National Health Service (NHS). We contrasted our results with two independent cancer WGS datasets—from the International Cancer Genome Consortium (ICGC) and the Hartwig Medical Foundation (HMF)—involving 18,640 whole-genome–seque</vt:lpwstr>
  </property>
  <property fmtid="{D5CDD505-2E9C-101B-9397-08002B2CF9AE}" pid="138" name="ZOTERO_BREF_DDRXI6EgPLjA_35">
    <vt:lpwstr>nced cancers in total. Our analyses add 40 single and 18 double substitution signatures to the current mutational signature tally. We show for each organ that cancers have a limited number of common signatures and a long tail of rare signatures, and we pr</vt:lpwstr>
  </property>
  <property fmtid="{D5CDD505-2E9C-101B-9397-08002B2CF9AE}" pid="139" name="ZOTERO_BREF_DDRXI6EgPLjA_36">
    <vt:lpwstr>ovide a practical solution for applying this concept of common versus rare signatures to future analyses.","container-title":"Science","DOI":"10.1126/science.abl9283","ISSN":"10959203","issue":"6591","note":"PMID: 35949260\npublisher: American Association</vt:lpwstr>
  </property>
  <property fmtid="{D5CDD505-2E9C-101B-9397-08002B2CF9AE}" pid="140" name="ZOTERO_BREF_DDRXI6EgPLjA_37">
    <vt:lpwstr> for the Advancement of Science","title":"Substitution mutational signatures in whole-genome–sequenced cancers in the UK population","volume":"376","author":[{"family":"Degasperi","given":"Andrea"},{"family":"Zou","given":"Xueqing"},{"family":"Amarante","</vt:lpwstr>
  </property>
  <property fmtid="{D5CDD505-2E9C-101B-9397-08002B2CF9AE}" pid="141" name="ZOTERO_BREF_DDRXI6EgPLjA_38">
    <vt:lpwstr>given":"Tauanne Dias"},{"family":"Martinez-Martinez","given":"Andrea"},{"family":"Koh","given":"Gene Ching Chiek"},{"family":"Dias","given":"João M.L."},{"family":"Heskin","given":"Laura"},{"family":"Chmelova","given":"Lucia"},{"family":"Rinaldi","given":</vt:lpwstr>
  </property>
  <property fmtid="{D5CDD505-2E9C-101B-9397-08002B2CF9AE}" pid="142" name="ZOTERO_BREF_DDRXI6EgPLjA_39">
    <vt:lpwstr>"Giuseppe"},{"family":"Wang","given":"Valerie Ya Wen"},{"family":"Nanda","given":"Arjun S."},{"family":"Bernstein","given":"Aaron"},{"family":"Momen","given":"Sophie E."},{"family":"Young","given":"Jamie"},{"family":"Perez-Gil","given":"Daniel"},{"family"</vt:lpwstr>
  </property>
  <property fmtid="{D5CDD505-2E9C-101B-9397-08002B2CF9AE}" pid="143" name="ZOTERO_BREF_DDRXI6EgPLjA_4">
    <vt:lpwstr>AWG) Consortium2 of the International Cancer Genome Consortium (ICGC) and The Cancer Genome Atlas (TCGA), we characterized mutational signatures using 84,729,690 somatic mutations from 4,645 whole-genome and 19,184 exome sequences that encompass most type</vt:lpwstr>
  </property>
  <property fmtid="{D5CDD505-2E9C-101B-9397-08002B2CF9AE}" pid="144" name="ZOTERO_BREF_DDRXI6EgPLjA_40">
    <vt:lpwstr>:"Memari","given":"Yasin"},{"family":"Badja","given":"Cherif"},{"family":"Shooter","given":"Scott"},{"family":"Czarnecki","given":"Jan"},{"family":"Brown","given":"Matthew A."},{"family":"Davies","given":"Helen R."},{"family":"Nik-Zainal","given":"Serena"</vt:lpwstr>
  </property>
  <property fmtid="{D5CDD505-2E9C-101B-9397-08002B2CF9AE}" pid="145" name="ZOTERO_BREF_DDRXI6EgPLjA_41">
    <vt:lpwstr>}],"issued":{"date-parts":[["2022",4,22]]}}},{"id":"hrQZjRzN/AaRYYdxc","uris":["http://zotero.org/users/14858941/items/U9IWAMHL"],"itemData":{"id":630,"type":"article-journal","abstract":"Over half of hepatocellular carcinoma (HCC) cases diagnosed worldwi</vt:lpwstr>
  </property>
  <property fmtid="{D5CDD505-2E9C-101B-9397-08002B2CF9AE}" pid="146" name="ZOTERO_BREF_DDRXI6EgPLjA_42">
    <vt:lpwstr>de are in China1–3. However, whole-genome analysis of hepatitis B virus (HBV)-associated HCC in Chinese individuals is limited4–8, with current analyses of HCC mainly from non-HBV-enriched populations9,10. Here we initiated the Chinese Liver Cancer Atlas </vt:lpwstr>
  </property>
  <property fmtid="{D5CDD505-2E9C-101B-9397-08002B2CF9AE}" pid="147" name="ZOTERO_BREF_DDRXI6EgPLjA_43">
    <vt:lpwstr>(CLCA) project and performed deep whole-genome sequencing (average depth, 120×) of 494 HCC tumours. We identified 6 coding and 28 non-coding previously undescribed driver candidates. Five previously undescribed mutational signatures were found, including </vt:lpwstr>
  </property>
  <property fmtid="{D5CDD505-2E9C-101B-9397-08002B2CF9AE}" pid="148" name="ZOTERO_BREF_DDRXI6EgPLjA_44">
    <vt:lpwstr>aristolochic-acid-associated indel and doublet base signatures, and a single-base-substitution signature that we termed SBS_H8. Pentanucleotide context analysis and experimental validation confirmed that SBS_H8 was distinct to the aristolochic-acid-associ</vt:lpwstr>
  </property>
  <property fmtid="{D5CDD505-2E9C-101B-9397-08002B2CF9AE}" pid="149" name="ZOTERO_BREF_DDRXI6EgPLjA_45">
    <vt:lpwstr>ated SBS22. Notably, HBV integrations could take the form of extrachromosomal circular DNA, resulting in elevated copy numbers and gene expression. Our high-depth data also enabled us to characterize subclonal clustered alterations, including chromothrips</vt:lpwstr>
  </property>
  <property fmtid="{D5CDD505-2E9C-101B-9397-08002B2CF9AE}" pid="150" name="ZOTERO_BREF_DDRXI6EgPLjA_46">
    <vt:lpwstr>is, chromoplexy and kataegis, suggesting that these catastrophic events could also occur in late stages of hepatocarcinogenesis. Pathway analysis of all classes of alterations further linked non-coding mutations to dysregulation of liver metabolism. Final</vt:lpwstr>
  </property>
  <property fmtid="{D5CDD505-2E9C-101B-9397-08002B2CF9AE}" pid="151" name="ZOTERO_BREF_DDRXI6EgPLjA_47">
    <vt:lpwstr>ly, we performed in vitro and in vivo assays to show that fibrinogen alpha chain (FGA), determined as both a candidate coding and non-coding driver, regulates HCC progression and metastasis. Our CLCA study depicts a detailed genomic landscape and evolutio</vt:lpwstr>
  </property>
  <property fmtid="{D5CDD505-2E9C-101B-9397-08002B2CF9AE}" pid="152" name="ZOTERO_BREF_DDRXI6EgPLjA_48">
    <vt:lpwstr>nary history of HCC in Chinese individuals, providing important clinical implications.","container-title":"Nature","DOI":"10.1038/s41586-024-07054-3","ISSN":"14764687","language":"en-US","note":"publisher: Nature Research","title":"Deep whole-genome analy</vt:lpwstr>
  </property>
  <property fmtid="{D5CDD505-2E9C-101B-9397-08002B2CF9AE}" pid="153" name="ZOTERO_BREF_DDRXI6EgPLjA_49">
    <vt:lpwstr>sis of 494 hepatocellular carcinomas","author":[{"family":"Chen","given":"Lei"},{"family":"Zhang","given":"Chong"},{"family":"Xue","given":"Ruidong"},{"family":"Liu","given":"Mo"},{"family":"Bai","given":"Jian"},{"family":"Bao","given":"Jinxia"},{"family"</vt:lpwstr>
  </property>
  <property fmtid="{D5CDD505-2E9C-101B-9397-08002B2CF9AE}" pid="154" name="ZOTERO_BREF_DDRXI6EgPLjA_5">
    <vt:lpwstr>s of cancer. We identified 49 single-base-substitution, 11 doublet-base-substitution, 4 clustered-base-substitution and 17 small insertion-and-deletion signatures. The substantial size of our dataset, compared with previous analyses3–15, enabled the disco</vt:lpwstr>
  </property>
  <property fmtid="{D5CDD505-2E9C-101B-9397-08002B2CF9AE}" pid="155" name="ZOTERO_BREF_DDRXI6EgPLjA_50">
    <vt:lpwstr>:"Wang","given":"Yin"},{"family":"Jiang","given":"Nanhai"},{"family":"Li","given":"Zhixuan"},{"family":"Wang","given":"Wenwen"},{"family":"Wang","given":"Ruiru"},{"family":"Zheng","given":"Bo"},{"family":"Yang","given":"Airong"},{"family":"Hu","given":"Ji</vt:lpwstr>
  </property>
  <property fmtid="{D5CDD505-2E9C-101B-9397-08002B2CF9AE}" pid="156" name="ZOTERO_BREF_DDRXI6EgPLjA_51">
    <vt:lpwstr>"},{"family":"Liu","given":"Ke"},{"family":"Shen","given":"Siyun"},{"family":"Zhang","given":"Yangqianwen"},{"family":"Bai","given":"Mixue"},{"family":"Wang","given":"Yan"},{"family":"Zhu","given":"Yanjing"},{"family":"Yang","given":"Shuai"},{"family":"Ga</vt:lpwstr>
  </property>
  <property fmtid="{D5CDD505-2E9C-101B-9397-08002B2CF9AE}" pid="157" name="ZOTERO_BREF_DDRXI6EgPLjA_52">
    <vt:lpwstr>o","given":"Qiang"},{"family":"Gu","given":"Jin"},{"family":"Gao","given":"Dong"},{"family":"Wang","given":"Xin Wei"},{"family":"Nakagawa","given":"Hidewaki"},{"family":"Zhang","given":"Ning"},{"family":"Wu","given":"Lin"},{"family":"Rozen","given":"Steve</vt:lpwstr>
  </property>
  <property fmtid="{D5CDD505-2E9C-101B-9397-08002B2CF9AE}" pid="158" name="ZOTERO_BREF_DDRXI6EgPLjA_53">
    <vt:lpwstr>n G."},{"family":"Bai","given":"Fan"},{"family":"Wang","given":"Hongyang"}],"issued":{"date-parts":[["2024",3,21]]}}},{"id":"hrQZjRzN/3MSh2D7f","uris":["http://zotero.org/users/14858941/items/WC3TIICG"],"itemData":{"id":636,"type":"article-journal","abstr</vt:lpwstr>
  </property>
  <property fmtid="{D5CDD505-2E9C-101B-9397-08002B2CF9AE}" pid="159" name="ZOTERO_BREF_DDRXI6EgPLjA_54">
    <vt:lpwstr>act":"Mutational signature analysis is a recent computational approach for interpreting somatic mutations in the genome. Its application to cancer data has enhanced our understanding of mutational forces driving tumorigenesis and demonstrated its potentia</vt:lpwstr>
  </property>
  <property fmtid="{D5CDD505-2E9C-101B-9397-08002B2CF9AE}" pid="160" name="ZOTERO_BREF_DDRXI6EgPLjA_55">
    <vt:lpwstr>l to inform prognosis and treatment decisions. However, methodological challenges remain for discovering new signatures and assigning proper weights to existing signatures, thereby hindering broader clinical applications. Here we present Mutational Signat</vt:lpwstr>
  </property>
  <property fmtid="{D5CDD505-2E9C-101B-9397-08002B2CF9AE}" pid="161" name="ZOTERO_BREF_DDRXI6EgPLjA_56">
    <vt:lpwstr>ure Calculator (MuSiCal), a rigorous analytical framework with algorithms that solve major problems in the standard workflow. Our simulation studies demonstrate that MuSiCal outperforms state-of-the-art algorithms for both signature discovery and assignme</vt:lpwstr>
  </property>
  <property fmtid="{D5CDD505-2E9C-101B-9397-08002B2CF9AE}" pid="162" name="ZOTERO_BREF_DDRXI6EgPLjA_57">
    <vt:lpwstr>nt. By reanalyzing more than 2,700 cancer genomes, we provide an improved catalog of signatures and their assignments, discover nine indel signatures absent in the current catalog, resolve long-standing issues with the ambiguous ‘flat’ signatures and give</vt:lpwstr>
  </property>
  <property fmtid="{D5CDD505-2E9C-101B-9397-08002B2CF9AE}" pid="163" name="ZOTERO_BREF_DDRXI6EgPLjA_58">
    <vt:lpwstr> insights into signatures with unknown etiologies. We expect MuSiCal and the improved catalog to be a step towards establishing best practices for mutational signature analysis.","container-title":"Nature Genetics","DOI":"10.1038/s41588-024-01659-0","ISSN</vt:lpwstr>
  </property>
  <property fmtid="{D5CDD505-2E9C-101B-9397-08002B2CF9AE}" pid="164" name="ZOTERO_BREF_DDRXI6EgPLjA_59">
    <vt:lpwstr>":"15461718","issue":"3","note":"PMID: 38361034\npublisher: Nature Research","page":"541-552","title":"Accurate and sensitive mutational signature analysis with MuSiCal","volume":"56","author":[{"family":"Jin","given":"Hu"},{"family":"Gulhan","given":"Dog</vt:lpwstr>
  </property>
  <property fmtid="{D5CDD505-2E9C-101B-9397-08002B2CF9AE}" pid="165" name="ZOTERO_BREF_DDRXI6EgPLjA_6">
    <vt:lpwstr>very of new signatures, the separation of overlapping signatures and the decomposition of signatures into components that may represent associated—but distinct—DNA damage, repair and/or replication mechanisms. By estimating the contribution of each signat</vt:lpwstr>
  </property>
  <property fmtid="{D5CDD505-2E9C-101B-9397-08002B2CF9AE}" pid="166" name="ZOTERO_BREF_DDRXI6EgPLjA_60">
    <vt:lpwstr>a C."},{"family":"Geiger","given":"Benedikt"},{"family":"Ben-Isvy","given":"Daniel"},{"family":"Geng","given":"David"},{"family":"Ljungström","given":"Viktor"},{"family":"Park","given":"Peter J."}],"issued":{"date-parts":[["2024",3,1]]}}},{"id":"hrQZjRzN/</vt:lpwstr>
  </property>
  <property fmtid="{D5CDD505-2E9C-101B-9397-08002B2CF9AE}" pid="167" name="ZOTERO_BREF_DDRXI6EgPLjA_61">
    <vt:lpwstr>xQVQzbmM","uris":["http://zotero.org/users/14858941/items/TMR7S8H6"],"itemData":{"id":899,"type":"article-journal","abstract":"Abstract\n            Despite their deleterious effects, small insertions and deletions (InDels) have received far less attentio</vt:lpwstr>
  </property>
  <property fmtid="{D5CDD505-2E9C-101B-9397-08002B2CF9AE}" pid="168" name="ZOTERO_BREF_DDRXI6EgPLjA_62">
    <vt:lpwstr>n than substitutions. Here we generated isogenic CRISPR-edited human cellular models of postreplicative repair dysfunction (PRRd), including individual and combined gene edits of DNA mismatch repair (MMR) and replicative polymerases (Pol ε and Pol δ). Uni</vt:lpwstr>
  </property>
  <property fmtid="{D5CDD505-2E9C-101B-9397-08002B2CF9AE}" pid="169" name="ZOTERO_BREF_DDRXI6EgPLjA_63">
    <vt:lpwstr>que, diverse InDel mutational footprints were revealed. However, the prevailing InDel classification framework was unable to discriminate these InDel signatures from background mutagenesis and from each other. To address this, we developed an alternative </vt:lpwstr>
  </property>
  <property fmtid="{D5CDD505-2E9C-101B-9397-08002B2CF9AE}" pid="170" name="ZOTERO_BREF_DDRXI6EgPLjA_64">
    <vt:lpwstr>InDel classification system that considers flanking sequences and informative motifs (for example, longer homopolymers), enabling unambiguous InDel classification into 89 subtypes. Through focused characterization of seven tumor types from the 100,000 Gen</vt:lpwstr>
  </property>
  <property fmtid="{D5CDD505-2E9C-101B-9397-08002B2CF9AE}" pid="171" name="ZOTERO_BREF_DDRXI6EgPLjA_65">
    <vt:lpwstr>omes Project, we uncovered 37 InDel signatures; 27 were new. In addition to unveiling previously hidden biological insights, we also developed PRRDetect—a highly specific classifier of PRRd status in tumors, with potential implications for immunotherapies</vt:lpwstr>
  </property>
  <property fmtid="{D5CDD505-2E9C-101B-9397-08002B2CF9AE}" pid="172" name="ZOTERO_BREF_DDRXI6EgPLjA_66">
    <vt:lpwstr>.","container-title":"Nature Genetics","DOI":"10.1038/s41588-025-02152-y","ISSN":"1061-4036, 1546-1718","journalAbbreviation":"Nat Genet","language":"en","source":"DOI.org (Crossref)","title":"A redefined InDel taxonomy provides insights into mutational s</vt:lpwstr>
  </property>
  <property fmtid="{D5CDD505-2E9C-101B-9397-08002B2CF9AE}" pid="173" name="ZOTERO_BREF_DDRXI6EgPLjA_67">
    <vt:lpwstr>ignatures","URL":"https://www.nature.com/articles/s41588-025-02152-y","author":[{"family":"Koh","given":"Gene Ching Chiek"},{"family":"Nanda","given":"Arjun Scott"},{"family":"Rinaldi","given":"Giuseppe"},{"family":"Boushaki","given":"Soraya"},{"family":"</vt:lpwstr>
  </property>
  <property fmtid="{D5CDD505-2E9C-101B-9397-08002B2CF9AE}" pid="174" name="ZOTERO_BREF_DDRXI6EgPLjA_68">
    <vt:lpwstr>Degasperi","given":"Andrea"},{"family":"Badja","given":"Cherif"},{"family":"Pregnall","given":"Andrew Marcel"},{"family":"Zhao","given":"Salome Jingchen"},{"family":"Chmelova","given":"Lucia"},{"family":"Black","given":"Daniella"},{"family":"Heskin","give</vt:lpwstr>
  </property>
  <property fmtid="{D5CDD505-2E9C-101B-9397-08002B2CF9AE}" pid="175" name="ZOTERO_BREF_DDRXI6EgPLjA_69">
    <vt:lpwstr>n":"Laura"},{"family":"Dias","given":"João"},{"family":"Young","given":"Jamie"},{"family":"Memari","given":"Yasin"},{"family":"Shooter","given":"Scott"},{"family":"Czarnecki","given":"Jan"},{"family":"Brown","given":"Matthew Arthur"},{"family":"Davies","g</vt:lpwstr>
  </property>
  <property fmtid="{D5CDD505-2E9C-101B-9397-08002B2CF9AE}" pid="176" name="ZOTERO_BREF_DDRXI6EgPLjA_7">
    <vt:lpwstr>ure to the mutational catalogues of individual cancer genomes, we revealed associations of signatures to exogenous or endogenous exposures, as well as to defective DNA-maintenance processes. However, many signatures are of unknown cause. This analysis pro</vt:lpwstr>
  </property>
  <property fmtid="{D5CDD505-2E9C-101B-9397-08002B2CF9AE}" pid="177" name="ZOTERO_BREF_DDRXI6EgPLjA_70">
    <vt:lpwstr>iven":"Helen Ruth"},{"family":"Zou","given":"Xueqing"},{"family":"Nik-Zainal","given":"Serena"}],"accessed":{"date-parts":[["2025",5,14]]},"issued":{"date-parts":[["2025",4,10]]}}}],"schema":"https://github.com/citation-style-language/schema/raw/master/cs</vt:lpwstr>
  </property>
  <property fmtid="{D5CDD505-2E9C-101B-9397-08002B2CF9AE}" pid="178" name="ZOTERO_BREF_DDRXI6EgPLjA_71">
    <vt:lpwstr>l-citation.json"}</vt:lpwstr>
  </property>
  <property fmtid="{D5CDD505-2E9C-101B-9397-08002B2CF9AE}" pid="179" name="ZOTERO_BREF_DDRXI6EgPLjA_8">
    <vt:lpwstr>vides a systematic perspective on the repertoire of mutational processes that contribute to the development of human cancer.","container-title":"Nature","DOI":"10.1038/s41586-020-1943-3","ISSN":"14764687","issue":"7793","note":"PMID: 32025018\npublisher: </vt:lpwstr>
  </property>
  <property fmtid="{D5CDD505-2E9C-101B-9397-08002B2CF9AE}" pid="180" name="ZOTERO_BREF_DDRXI6EgPLjA_9">
    <vt:lpwstr>Nature Research","page":"94-101","title":"The repertoire of mutational signatures in human cancer","volume":"578","author":[{"family":"Alexandrov","given":"Ludmil B."},{"family":"Kim","given":"Jaegil"},{"family":"Haradhvala","given":"Nicholas J."},{"famil</vt:lpwstr>
  </property>
  <property fmtid="{D5CDD505-2E9C-101B-9397-08002B2CF9AE}" pid="181" name="ZOTERO_BREF_F69glrCEhxC1_1">
    <vt:lpwstr>ZOTERO_ITEM CSL_CITATION {"citationID":"a0qeHwl0","properties":{"formattedCitation":"(Chen et al. 2024)","plainCitation":"(Chen et al. 2024)","noteIndex":0},"citationItems":[{"id":"hrQZjRzN/AaRYYdxc","uris":["http://zotero.org/users/14858941/items/U9IWAMH</vt:lpwstr>
  </property>
  <property fmtid="{D5CDD505-2E9C-101B-9397-08002B2CF9AE}" pid="182" name="ZOTERO_BREF_F69glrCEhxC1_10">
    <vt:lpwstr>Xue","given":"Ruidong"},{"family":"Liu","given":"Mo"},{"family":"Bai","given":"Jian"},{"family":"Bao","given":"Jinxia"},{"family":"Wang","given":"Yin"},{"family":"Jiang","given":"Nanhai"},{"family":"Li","given":"Zhixuan"},{"family":"Wang","given":"Wenwen"</vt:lpwstr>
  </property>
  <property fmtid="{D5CDD505-2E9C-101B-9397-08002B2CF9AE}" pid="183" name="ZOTERO_BREF_F69glrCEhxC1_11">
    <vt:lpwstr>},{"family":"Wang","given":"Ruiru"},{"family":"Zheng","given":"Bo"},{"family":"Yang","given":"Airong"},{"family":"Hu","given":"Ji"},{"family":"Liu","given":"Ke"},{"family":"Shen","given":"Siyun"},{"family":"Zhang","given":"Yangqianwen"},{"family":"Bai","g</vt:lpwstr>
  </property>
  <property fmtid="{D5CDD505-2E9C-101B-9397-08002B2CF9AE}" pid="184" name="ZOTERO_BREF_F69glrCEhxC1_12">
    <vt:lpwstr>iven":"Mixue"},{"family":"Wang","given":"Yan"},{"family":"Zhu","given":"Yanjing"},{"family":"Yang","given":"Shuai"},{"family":"Gao","given":"Qiang"},{"family":"Gu","given":"Jin"},{"family":"Gao","given":"Dong"},{"family":"Wang","given":"Xin Wei"},{"family</vt:lpwstr>
  </property>
  <property fmtid="{D5CDD505-2E9C-101B-9397-08002B2CF9AE}" pid="185" name="ZOTERO_BREF_F69glrCEhxC1_13">
    <vt:lpwstr>":"Nakagawa","given":"Hidewaki"},{"family":"Zhang","given":"Ning"},{"family":"Wu","given":"Lin"},{"family":"Rozen","given":"Steven G."},{"family":"Bai","given":"Fan"},{"family":"Wang","given":"Hongyang"}],"issued":{"date-parts":[["2024",3,21]]}}}],"schema</vt:lpwstr>
  </property>
  <property fmtid="{D5CDD505-2E9C-101B-9397-08002B2CF9AE}" pid="186" name="ZOTERO_BREF_F69glrCEhxC1_14">
    <vt:lpwstr>":"https://github.com/citation-style-language/schema/raw/master/csl-citation.json"}</vt:lpwstr>
  </property>
  <property fmtid="{D5CDD505-2E9C-101B-9397-08002B2CF9AE}" pid="187" name="ZOTERO_BREF_F69glrCEhxC1_2">
    <vt:lpwstr>L"],"itemData":{"id":630,"type":"article-journal","abstract":"Over half of hepatocellular carcinoma (HCC) cases diagnosed worldwide are in China1–3. However, whole-genome analysis of hepatitis B virus (HBV)-associated HCC in Chinese individuals is limited</vt:lpwstr>
  </property>
  <property fmtid="{D5CDD505-2E9C-101B-9397-08002B2CF9AE}" pid="188" name="ZOTERO_BREF_F69glrCEhxC1_3">
    <vt:lpwstr>4–8, with current analyses of HCC mainly from non-HBV-enriched populations9,10. Here we initiated the Chinese Liver Cancer Atlas (CLCA) project and performed deep whole-genome sequencing (average depth, 120×) of 494 HCC tumours. We identified 6 coding and</vt:lpwstr>
  </property>
  <property fmtid="{D5CDD505-2E9C-101B-9397-08002B2CF9AE}" pid="189" name="ZOTERO_BREF_F69glrCEhxC1_4">
    <vt:lpwstr> 28 non-coding previously undescribed driver candidates. Five previously undescribed mutational signatures were found, including aristolochic-acid-associated indel and doublet base signatures, and a single-base-substitution signature that we termed SBS_H8</vt:lpwstr>
  </property>
  <property fmtid="{D5CDD505-2E9C-101B-9397-08002B2CF9AE}" pid="190" name="ZOTERO_BREF_F69glrCEhxC1_5">
    <vt:lpwstr>. Pentanucleotide context analysis and experimental validation confirmed that SBS_H8 was distinct to the aristolochic-acid-associated SBS22. Notably, HBV integrations could take the form of extrachromosomal circular DNA, resulting in elevated copy numbers</vt:lpwstr>
  </property>
  <property fmtid="{D5CDD505-2E9C-101B-9397-08002B2CF9AE}" pid="191" name="ZOTERO_BREF_F69glrCEhxC1_6">
    <vt:lpwstr> and gene expression. Our high-depth data also enabled us to characterize subclonal clustered alterations, including chromothripsis, chromoplexy and kataegis, suggesting that these catastrophic events could also occur in late stages of hepatocarcinogenesi</vt:lpwstr>
  </property>
  <property fmtid="{D5CDD505-2E9C-101B-9397-08002B2CF9AE}" pid="192" name="ZOTERO_BREF_F69glrCEhxC1_7">
    <vt:lpwstr>s. Pathway analysis of all classes of alterations further linked non-coding mutations to dysregulation of liver metabolism. Finally, we performed in vitro and in vivo assays to show that fibrinogen alpha chain (FGA), determined as both a candidate coding </vt:lpwstr>
  </property>
  <property fmtid="{D5CDD505-2E9C-101B-9397-08002B2CF9AE}" pid="193" name="ZOTERO_BREF_F69glrCEhxC1_8">
    <vt:lpwstr>and non-coding driver, regulates HCC progression and metastasis. Our CLCA study depicts a detailed genomic landscape and evolutionary history of HCC in Chinese individuals, providing important clinical implications.","container-title":"Nature","DOI":"10.1</vt:lpwstr>
  </property>
  <property fmtid="{D5CDD505-2E9C-101B-9397-08002B2CF9AE}" pid="194" name="ZOTERO_BREF_F69glrCEhxC1_9">
    <vt:lpwstr>038/s41586-024-07054-3","ISSN":"14764687","language":"en-US","note":"publisher: Nature Research","title":"Deep whole-genome analysis of 494 hepatocellular carcinomas","author":[{"family":"Chen","given":"Lei"},{"family":"Zhang","given":"Chong"},{"family":"</vt:lpwstr>
  </property>
  <property fmtid="{D5CDD505-2E9C-101B-9397-08002B2CF9AE}" pid="195" name="ZOTERO_BREF_HAsxUjHZcJ4v_1">
    <vt:lpwstr>ZOTERO_ITEM CSL_CITATION {"citationID":"e2clggfU","properties":{"formattedCitation":"(Mart\\uc0\\u237{}nez-Jim\\uc0\\u233{}nez et al. 2023; Bavi et al. 2020)","plainCitation":"(Martínez-Jiménez et al. 2023; Bavi et al. 2020)","noteIndex":0},"citationItems</vt:lpwstr>
  </property>
  <property fmtid="{D5CDD505-2E9C-101B-9397-08002B2CF9AE}" pid="196" name="ZOTERO_BREF_HAsxUjHZcJ4v_10">
    <vt:lpwstr>container-title":"Nature","DOI":"10.1038/s41586-023-06054-z","ISSN":"0028-0836, 1476-4687","issue":"7964","journalAbbreviation":"Nature","language":"en","page":"333-341","source":"DOI.org (Crossref)","title":"Pan-cancer whole-genome comparison of primary </vt:lpwstr>
  </property>
  <property fmtid="{D5CDD505-2E9C-101B-9397-08002B2CF9AE}" pid="197" name="ZOTERO_BREF_HAsxUjHZcJ4v_100">
    <vt:lpwstr>iven":"Gu"},{"family":"Kool","given":"Marcel"},{"family":"Korbel","given":"Jan O."},{"family":"Korchina","given":"Viktoriya"},{"family":"Korshunov","given":"Andrey"},{"family":"Koscher","given":"Michael"},{"family":"Koster","given":"Roelof"},{"family":"Ko</vt:lpwstr>
  </property>
  <property fmtid="{D5CDD505-2E9C-101B-9397-08002B2CF9AE}" pid="198" name="ZOTERO_BREF_HAsxUjHZcJ4v_101">
    <vt:lpwstr>te-Jarai","given":"Zsofia"},{"family":"Koures","given":"Antonios"},{"family":"Kovacevic","given":"Milena"},{"family":"Kremeyer","given":"Barbara"},{"family":"Kretzmer","given":"Helene"},{"family":"Kreuz","given":"Markus"},{"family":"Krishnamurthy","given"</vt:lpwstr>
  </property>
  <property fmtid="{D5CDD505-2E9C-101B-9397-08002B2CF9AE}" pid="199" name="ZOTERO_BREF_HAsxUjHZcJ4v_102">
    <vt:lpwstr>:"Savitri"},{"family":"Kube","given":"Dieter"},{"family":"Kumar","given":"Kiran"},{"family":"Kumar","given":"Pardeep"},{"family":"Kumar","given":"Sushant"},{"family":"Kumar","given":"Yogesh"},{"family":"Kundra","given":"Ritika"},{"family":"Kübler","given"</vt:lpwstr>
  </property>
  <property fmtid="{D5CDD505-2E9C-101B-9397-08002B2CF9AE}" pid="200" name="ZOTERO_BREF_HAsxUjHZcJ4v_103">
    <vt:lpwstr>:"Kirsten"},{"family":"Küppers","given":"Ralf"},{"family":"Lagergren","given":"Jesper"},{"family":"Lai","given":"Phillip H."},{"family":"Laird","given":"Peter W."},{"family":"Lakhani","given":"Sunil R."},{"family":"Lalansingh","given":"Christopher M."},{"</vt:lpwstr>
  </property>
  <property fmtid="{D5CDD505-2E9C-101B-9397-08002B2CF9AE}" pid="201" name="ZOTERO_BREF_HAsxUjHZcJ4v_104">
    <vt:lpwstr>family":"Lalonde","given":"Emilie"},{"family":"Lamaze","given":"Fabien C."},{"family":"Lambert","given":"Adam"},{"family":"Lander","given":"Eric"},{"family":"Landgraf","given":"Pablo"},{"family":"Landoni","given":"Luca"},{"family":"Langerød","given":"Anit</vt:lpwstr>
  </property>
  <property fmtid="{D5CDD505-2E9C-101B-9397-08002B2CF9AE}" pid="202" name="ZOTERO_BREF_HAsxUjHZcJ4v_105">
    <vt:lpwstr>a"},{"family":"Lanzós","given":"Andrés"},{"family":"Larsimont","given":"Denis"},{"family":"Larsson","given":"Erik"},{"family":"Lathrop","given":"Mark"},{"family":"Lau","given":"Loretta M. S."},{"family":"Lawerenz","given":"Chris"},{"family":"Lawlor","give</vt:lpwstr>
  </property>
  <property fmtid="{D5CDD505-2E9C-101B-9397-08002B2CF9AE}" pid="203" name="ZOTERO_BREF_HAsxUjHZcJ4v_106">
    <vt:lpwstr>n":"Rita T."},{"family":"Lawrence","given":"Michael S."},{"family":"Lazar","given":"Alexander J."},{"family":"Lazic","given":"Ana Mijalkovic"},{"family":"Le","given":"Xuan"},{"family":"Lee","given":"Darlene"},{"family":"Lee","given":"Donghoon"},{"family":</vt:lpwstr>
  </property>
  <property fmtid="{D5CDD505-2E9C-101B-9397-08002B2CF9AE}" pid="204" name="ZOTERO_BREF_HAsxUjHZcJ4v_107">
    <vt:lpwstr>"Lee","given":"Eunjung Alice"},{"family":"Lee","given":"Hee Jin"},{"family":"Lee","given":"Jake June-Koo"},{"family":"Lee","given":"Jeong-Yeon"},{"family":"Lee","given":"Juhee"},{"family":"Lee","given":"Ming Ta Michael"},{"family":"Lee-Six","given":"Henry</vt:lpwstr>
  </property>
  <property fmtid="{D5CDD505-2E9C-101B-9397-08002B2CF9AE}" pid="205" name="ZOTERO_BREF_HAsxUjHZcJ4v_108">
    <vt:lpwstr>"},{"family":"Lehmann","given":"Kjong-Van"},{"family":"Lehrach","given":"Hans"},{"family":"Lenze","given":"Dido"},{"family":"Leonard","given":"Conrad R."},{"family":"Leongamornlert","given":"Daniel A."},{"family":"Leshchiner","given":"Ignaty"},{"family":"</vt:lpwstr>
  </property>
  <property fmtid="{D5CDD505-2E9C-101B-9397-08002B2CF9AE}" pid="206" name="ZOTERO_BREF_HAsxUjHZcJ4v_109">
    <vt:lpwstr>Letourneau","given":"Louis"},{"family":"Letunic","given":"Ivica"},{"family":"Levine","given":"Douglas A."},{"family":"Lewis","given":"Lora"},{"family":"Ley","given":"Tim"},{"family":"Li","given":"Chang"},{"family":"Li","given":"Constance H."},{"family":"L</vt:lpwstr>
  </property>
  <property fmtid="{D5CDD505-2E9C-101B-9397-08002B2CF9AE}" pid="207" name="ZOTERO_BREF_HAsxUjHZcJ4v_11">
    <vt:lpwstr>and metastatic solid tumours","volume":"618","author":[{"family":"Martínez-Jiménez","given":"Francisco"},{"family":"Movasati","given":"Ali"},{"family":"Brunner","given":"Sascha Remy"},{"family":"Nguyen","given":"Luan"},{"family":"Priestley","given":"Peter</vt:lpwstr>
  </property>
  <property fmtid="{D5CDD505-2E9C-101B-9397-08002B2CF9AE}" pid="208" name="ZOTERO_BREF_HAsxUjHZcJ4v_110">
    <vt:lpwstr>i","given":"Haiyan Irene"},{"family":"Li","given":"Jun"},{"family":"Li","given":"Lin"},{"family":"Li","given":"Shantao"},{"family":"Li","given":"Siliang"},{"family":"Li","given":"Xiaobo"},{"family":"Li","given":"Xiaotong"},{"family":"Li","given":"Xinyue"}</vt:lpwstr>
  </property>
  <property fmtid="{D5CDD505-2E9C-101B-9397-08002B2CF9AE}" pid="209" name="ZOTERO_BREF_HAsxUjHZcJ4v_111">
    <vt:lpwstr>,{"family":"Li","given":"Yilong"},{"family":"Liang","given":"Han"},{"family":"Liang","given":"Sheng-Ben"},{"family":"Lichter","given":"Peter"},{"family":"Lin","given":"Pei"},{"family":"Lin","given":"Ziao"},{"family":"Linehan","given":"W. M."},{"family":"L</vt:lpwstr>
  </property>
  <property fmtid="{D5CDD505-2E9C-101B-9397-08002B2CF9AE}" pid="210" name="ZOTERO_BREF_HAsxUjHZcJ4v_112">
    <vt:lpwstr>ingjærde","given":"Ole Christian"},{"family":"Liu","given":"Dongbing"},{"family":"Liu","given":"Eric Minwei"},{"family":"Liu","given":"Fei-Fei Fei"},{"family":"Liu","given":"Fenglin"},{"family":"Liu","given":"Jia"},{"family":"Liu","given":"Xingmin"},{"fam</vt:lpwstr>
  </property>
  <property fmtid="{D5CDD505-2E9C-101B-9397-08002B2CF9AE}" pid="211" name="ZOTERO_BREF_HAsxUjHZcJ4v_113">
    <vt:lpwstr>ily":"Livingstone","given":"Julie"},{"family":"Livitz","given":"Dimitri"},{"family":"Livni","given":"Naomi"},{"family":"Lochovsky","given":"Lucas"},{"family":"Loeffler","given":"Markus"},{"family":"Long","given":"Georgina V."},{"family":"Lopez-Guillermo",</vt:lpwstr>
  </property>
  <property fmtid="{D5CDD505-2E9C-101B-9397-08002B2CF9AE}" pid="212" name="ZOTERO_BREF_HAsxUjHZcJ4v_114">
    <vt:lpwstr>"given":"Armando"},{"family":"Lou","given":"Shaoke"},{"family":"Louis","given":"David N."},{"family":"Lovat","given":"Laurence B."},{"family":"Lu","given":"Yiling"},{"family":"Lu","given":"Yong-Jie"},{"family":"Lu","given":"Youyong"},{"family":"Luchini","</vt:lpwstr>
  </property>
  <property fmtid="{D5CDD505-2E9C-101B-9397-08002B2CF9AE}" pid="213" name="ZOTERO_BREF_HAsxUjHZcJ4v_115">
    <vt:lpwstr>given":"Claudio"},{"family":"Lungu","given":"Ilinca"},{"family":"Luo","given":"Xuemei"},{"family":"Luxton","given":"Hayley J."},{"family":"Lynch","given":"Andy G."},{"family":"Lype","given":"Lisa"},{"family":"López","given":"Cristina"},{"family":"López-Ot</vt:lpwstr>
  </property>
  <property fmtid="{D5CDD505-2E9C-101B-9397-08002B2CF9AE}" pid="214" name="ZOTERO_BREF_HAsxUjHZcJ4v_116">
    <vt:lpwstr>ín","given":"Carlos"},{"family":"Ma","given":"Eric Z."},{"family":"Ma","given":"Yussanne"},{"family":"MacGrogan","given":"Gaetan"},{"family":"MacRae","given":"Shona"},{"family":"Macintyre","given":"Geoff"},{"family":"Madsen","given":"Tobias"},{"family":"M</vt:lpwstr>
  </property>
  <property fmtid="{D5CDD505-2E9C-101B-9397-08002B2CF9AE}" pid="215" name="ZOTERO_BREF_HAsxUjHZcJ4v_117">
    <vt:lpwstr>aejima","given":"Kazuhiro"},{"family":"Mafficini","given":"Andrea"},{"family":"Maglinte","given":"Dennis T."},{"family":"Maitra","given":"Arindam"},{"family":"Majumder","given":"Partha P."},{"family":"Malcovati","given":"Luca"},{"family":"Malikic","given"</vt:lpwstr>
  </property>
  <property fmtid="{D5CDD505-2E9C-101B-9397-08002B2CF9AE}" pid="216" name="ZOTERO_BREF_HAsxUjHZcJ4v_118">
    <vt:lpwstr>:"Salem"},{"family":"Malleo","given":"Giuseppe"},{"family":"Mann","given":"Graham J."},{"family":"Mantovani-Löffler","given":"Luisa"},{"family":"Marchal","given":"Kathleen"},{"family":"Marchegiani","given":"Giovanni"},{"family":"Mardis","given":"Elaine R.</vt:lpwstr>
  </property>
  <property fmtid="{D5CDD505-2E9C-101B-9397-08002B2CF9AE}" pid="217" name="ZOTERO_BREF_HAsxUjHZcJ4v_119">
    <vt:lpwstr>"},{"family":"Margolin","given":"Adam A."},{"family":"Marin","given":"Maximillian G."},{"family":"Markowetz","given":"Florian"},{"family":"Markowski","given":"Julia"},{"family":"Marques-Bonet","given":"Tomas"},{"family":"Marra","given":"Marco A."},{"famil</vt:lpwstr>
  </property>
  <property fmtid="{D5CDD505-2E9C-101B-9397-08002B2CF9AE}" pid="218" name="ZOTERO_BREF_HAsxUjHZcJ4v_12">
    <vt:lpwstr>"},{"family":"Cuppen","given":"Edwin"},{"family":"Van Hoeck","given":"Arne"}],"issued":{"date-parts":[["2023",6,8]]}}},{"id":"LEYrocS4/kn8m9CyP","uris":["http://zotero.org/users/14858941/items/J5XJQ3EK"],"itemData":{"id":663,"type":"article-journal","abst</vt:lpwstr>
  </property>
  <property fmtid="{D5CDD505-2E9C-101B-9397-08002B2CF9AE}" pid="219" name="ZOTERO_BREF_HAsxUjHZcJ4v_120">
    <vt:lpwstr>y":"Marsden","given":"Luke"},{"family":"Martens","given":"John W. M."},{"family":"Martin","given":"Sancha"},{"family":"Martin-Subero","given":"Jose I."},{"family":"Martincorena","given":"Iñigo"},{"family":"Martinez-Fundichely","given":"Alexander"},{"famil</vt:lpwstr>
  </property>
  <property fmtid="{D5CDD505-2E9C-101B-9397-08002B2CF9AE}" pid="220" name="ZOTERO_BREF_HAsxUjHZcJ4v_121">
    <vt:lpwstr>y":"Maruvka","given":"Yosef E."},{"family":"Mashl","given":"R. Jay"},{"family":"Massie","given":"Charlie E."},{"family":"Matthew","given":"Thomas J."},{"family":"Matthews","given":"Lucy"},{"family":"Mayer","given":"Erik"},{"family":"Mayes","given":"Simon"</vt:lpwstr>
  </property>
  <property fmtid="{D5CDD505-2E9C-101B-9397-08002B2CF9AE}" pid="221" name="ZOTERO_BREF_HAsxUjHZcJ4v_122">
    <vt:lpwstr>},{"family":"Mayo","given":"Michael"},{"family":"Mbabaali","given":"Faridah"},{"family":"McCune","given":"Karen"},{"family":"McDermott","given":"Ultan"},{"family":"McGillivray","given":"Patrick D."},{"family":"McLellan","given":"Michael D."},{"family":"Mc</vt:lpwstr>
  </property>
  <property fmtid="{D5CDD505-2E9C-101B-9397-08002B2CF9AE}" pid="222" name="ZOTERO_BREF_HAsxUjHZcJ4v_123">
    <vt:lpwstr>Pherson","given":"John D."},{"family":"McPherson","given":"John R."},{"family":"McPherson","given":"Treasa A."},{"family":"Meier","given":"Samuel R."},{"family":"Meng","given":"Alice"},{"family":"Meng","given":"Shaowu"},{"family":"Menzies","given":"Andrew</vt:lpwstr>
  </property>
  <property fmtid="{D5CDD505-2E9C-101B-9397-08002B2CF9AE}" pid="223" name="ZOTERO_BREF_HAsxUjHZcJ4v_124">
    <vt:lpwstr>"},{"family":"Merrett","given":"Neil D."},{"family":"Merson","given":"Sue"},{"family":"Meyerson","given":"Matthew"},{"family":"Meyerson","given":"William"},{"family":"Mieczkowski","given":"Piotr A."},{"family":"Mihaiescu","given":"George L."},{"family":"M</vt:lpwstr>
  </property>
  <property fmtid="{D5CDD505-2E9C-101B-9397-08002B2CF9AE}" pid="224" name="ZOTERO_BREF_HAsxUjHZcJ4v_125">
    <vt:lpwstr>ijalkovic","given":"Sanja"},{"family":"Mikkelsen","given":"Tom"},{"family":"Milella","given":"Michele"},{"family":"Mileshkin","given":"Linda"},{"family":"Miller","given":"Christopher A."},{"family":"Miller","given":"David K."},{"family":"Miller","given":"</vt:lpwstr>
  </property>
  <property fmtid="{D5CDD505-2E9C-101B-9397-08002B2CF9AE}" pid="225" name="ZOTERO_BREF_HAsxUjHZcJ4v_126">
    <vt:lpwstr>Jessica K."},{"family":"Mills","given":"Gordon B."},{"family":"Milovanovic","given":"Ana"},{"family":"Minner","given":"Sarah"},{"family":"Miotto","given":"Marco"},{"family":"Arnau","given":"Gisela Mir"},{"family":"Mirabello","given":"Lisa"},{"family":"Mit</vt:lpwstr>
  </property>
  <property fmtid="{D5CDD505-2E9C-101B-9397-08002B2CF9AE}" pid="226" name="ZOTERO_BREF_HAsxUjHZcJ4v_127">
    <vt:lpwstr>chell","given":"Chris"},{"family":"Mitchell","given":"Thomas J."},{"family":"Miyano","given":"Satoru"},{"family":"Miyoshi","given":"Naoki"},{"family":"Mizuno","given":"Shinichi"},{"family":"Molnár-Gábor","given":"Fruzsina"},{"family":"Moore","given":"Malc</vt:lpwstr>
  </property>
  <property fmtid="{D5CDD505-2E9C-101B-9397-08002B2CF9AE}" pid="227" name="ZOTERO_BREF_HAsxUjHZcJ4v_128">
    <vt:lpwstr>olm J."},{"family":"Moore","given":"Richard A."},{"family":"Morganella","given":"Sandro"},{"family":"Morris","given":"Quaid D."},{"family":"Mose","given":"Lisle E."},{"family":"Moser","given":"Catherine D."},{"family":"Muiños","given":"Ferran"},{"family":</vt:lpwstr>
  </property>
  <property fmtid="{D5CDD505-2E9C-101B-9397-08002B2CF9AE}" pid="228" name="ZOTERO_BREF_HAsxUjHZcJ4v_129">
    <vt:lpwstr>"Mularoni","given":"Loris"},{"family":"Mungall","given":"Andrew J."},{"family":"Mungall","given":"Karen"},{"family":"Musgrove","given":"Elizabeth A."},{"family":"Mustonen","given":"Ville"},{"family":"Mutch","given":"David"},{"family":"Muyas","given":"Fran</vt:lpwstr>
  </property>
  <property fmtid="{D5CDD505-2E9C-101B-9397-08002B2CF9AE}" pid="229" name="ZOTERO_BREF_HAsxUjHZcJ4v_13">
    <vt:lpwstr>ract":"&lt;p&gt; Cancer is driven by genetic change, and the advent of massively parallel sequencing has enabled systematic documentation of this variation at the whole-genome scale &lt;sup&gt;1–3&lt;/sup&gt; . Here we report the integrative analysis of 2,658 whole-cancer </vt:lpwstr>
  </property>
  <property fmtid="{D5CDD505-2E9C-101B-9397-08002B2CF9AE}" pid="230" name="ZOTERO_BREF_HAsxUjHZcJ4v_130">
    <vt:lpwstr>cesc"},{"family":"Muzny","given":"Donna M."},{"family":"Muñoz","given":"Alfonso"},{"family":"Myers","given":"Jerome"},{"family":"Myklebost","given":"Ola"},{"family":"Möller","given":"Peter"},{"family":"Nagae","given":"Genta"},{"family":"Nagrial","given":"</vt:lpwstr>
  </property>
  <property fmtid="{D5CDD505-2E9C-101B-9397-08002B2CF9AE}" pid="231" name="ZOTERO_BREF_HAsxUjHZcJ4v_131">
    <vt:lpwstr>Adnan M."},{"family":"Nahal-Bose","given":"Hardeep K."},{"family":"Nakagama","given":"Hitoshi"},{"family":"Nakagawa","given":"Hidewaki"},{"family":"Nakamura","given":"Hiromi"},{"family":"Nakamura","given":"Toru"},{"family":"Nakano","given":"Kaoru"},{"fami</vt:lpwstr>
  </property>
  <property fmtid="{D5CDD505-2E9C-101B-9397-08002B2CF9AE}" pid="232" name="ZOTERO_BREF_HAsxUjHZcJ4v_132">
    <vt:lpwstr>ly":"Nandi","given":"Tannistha"},{"family":"Nangalia","given":"Jyoti"},{"family":"Nastic","given":"Mia"},{"family":"Navarro","given":"Arcadi"},{"family":"Navarro","given":"Fabio C. P."},{"family":"Neal","given":"David E."},{"family":"Nettekoven","given":"</vt:lpwstr>
  </property>
  <property fmtid="{D5CDD505-2E9C-101B-9397-08002B2CF9AE}" pid="233" name="ZOTERO_BREF_HAsxUjHZcJ4v_133">
    <vt:lpwstr>Gerd"},{"family":"Newell","given":"Felicity"},{"family":"Newhouse","given":"Steven J."},{"family":"Newton","given":"Yulia"},{"family":"Ng","given":"Alvin Wei Tian"},{"family":"Ng","given":"Anthony"},{"family":"Nicholson","given":"Jonathan"},{"family":"Nic</vt:lpwstr>
  </property>
  <property fmtid="{D5CDD505-2E9C-101B-9397-08002B2CF9AE}" pid="234" name="ZOTERO_BREF_HAsxUjHZcJ4v_134">
    <vt:lpwstr>ol","given":"David"},{"family":"Nie","given":"Yongzhan"},{"family":"Nielsen","given":"G. Petur"},{"family":"Nielsen","given":"Morten Muhlig"},{"family":"Nik-Zainal","given":"Serena"},{"family":"Noble","given":"Michael S."},{"family":"Nones","given":"Katia</vt:lpwstr>
  </property>
  <property fmtid="{D5CDD505-2E9C-101B-9397-08002B2CF9AE}" pid="235" name="ZOTERO_BREF_HAsxUjHZcJ4v_135">
    <vt:lpwstr>"},{"family":"Northcott","given":"Paul A."},{"family":"Notta","given":"Faiyaz"},{"family":"O’Connor","given":"Brian D."},{"family":"O’Donnell","given":"Peter"},{"family":"O’Donovan","given":"Maria"},{"family":"O’Meara","given":"Sarah"},{"family":"O’Neill"</vt:lpwstr>
  </property>
  <property fmtid="{D5CDD505-2E9C-101B-9397-08002B2CF9AE}" pid="236" name="ZOTERO_BREF_HAsxUjHZcJ4v_136">
    <vt:lpwstr>,"given":"Brian Patrick"},{"family":"O’Neill","given":"J. Robert"},{"family":"Ocana","given":"David"},{"family":"Ochoa","given":"Angelica"},{"family":"Oesper","given":"Layla"},{"family":"Ogden","given":"Christopher"},{"family":"Ohdan","given":"Hideki"},{"</vt:lpwstr>
  </property>
  <property fmtid="{D5CDD505-2E9C-101B-9397-08002B2CF9AE}" pid="237" name="ZOTERO_BREF_HAsxUjHZcJ4v_137">
    <vt:lpwstr>family":"Ohi","given":"Kazuhiro"},{"family":"Ohno-Machado","given":"Lucila"},{"family":"Oien","given":"Karin A."},{"family":"Ojesina","given":"Akinyemi I."},{"family":"Ojima","given":"Hidenori"},{"family":"Okusaka","given":"Takuji"},{"family":"Omberg","gi</vt:lpwstr>
  </property>
  <property fmtid="{D5CDD505-2E9C-101B-9397-08002B2CF9AE}" pid="238" name="ZOTERO_BREF_HAsxUjHZcJ4v_138">
    <vt:lpwstr>ven":"Larsson"},{"family":"Ong","given":"Choon Kiat"},{"family":"Ossowski","given":"Stephan"},{"family":"Ott","given":"German"},{"family":"Ouellette","given":"B. F. Francis"},{"family":"P’ng","given":"Christine"},{"family":"Paczkowska","given":"Marta"},{"</vt:lpwstr>
  </property>
  <property fmtid="{D5CDD505-2E9C-101B-9397-08002B2CF9AE}" pid="239" name="ZOTERO_BREF_HAsxUjHZcJ4v_139">
    <vt:lpwstr>family":"Paiella","given":"Salvatore"},{"family":"Pairojkul","given":"Chawalit"},{"family":"Pajic","given":"Marina"},{"family":"Pan-Hammarström","given":"Qiang"},{"family":"Papaemmanuil","given":"Elli"},{"family":"Papatheodorou","given":"Irene"},{"family"</vt:lpwstr>
  </property>
  <property fmtid="{D5CDD505-2E9C-101B-9397-08002B2CF9AE}" pid="240" name="ZOTERO_BREF_HAsxUjHZcJ4v_14">
    <vt:lpwstr>genomes and their matching normal tissues across 38 tumour types from the Pan-Cancer Analysis of Whole Genomes (PCAWG) Consortium of the International Cancer Genome Consortium (ICGC) and The Cancer Genome Atlas (TCGA). We describe the generation of the PC</vt:lpwstr>
  </property>
  <property fmtid="{D5CDD505-2E9C-101B-9397-08002B2CF9AE}" pid="241" name="ZOTERO_BREF_HAsxUjHZcJ4v_140">
    <vt:lpwstr>:"Paramasivam","given":"Nagarajan"},{"family":"Park","given":"Ji Wan"},{"family":"Park","given":"Joong-Won"},{"family":"Park","given":"Keunchil"},{"family":"Park","given":"Kiejung"},{"family":"Park","given":"Peter J."},{"family":"Parker","given":"Joel S."</vt:lpwstr>
  </property>
  <property fmtid="{D5CDD505-2E9C-101B-9397-08002B2CF9AE}" pid="242" name="ZOTERO_BREF_HAsxUjHZcJ4v_141">
    <vt:lpwstr>},{"family":"Parsons","given":"Simon L."},{"family":"Pass","given":"Harvey"},{"family":"Pasternack","given":"Danielle"},{"family":"Pastore","given":"Alessandro"},{"family":"Patch","given":"Ann-Marie"},{"family":"Pauporté","given":"Iris"},{"family":"Pearso</vt:lpwstr>
  </property>
  <property fmtid="{D5CDD505-2E9C-101B-9397-08002B2CF9AE}" pid="243" name="ZOTERO_BREF_HAsxUjHZcJ4v_142">
    <vt:lpwstr>n","given":"John V."},{"family":"Pedamallu","given":"Chandra Sekhar"},{"family":"Pedersen","given":"Jakob Skou"},{"family":"Pederzoli","given":"Paolo"},{"family":"Peifer","given":"Martin"},{"family":"Pennell","given":"Nathan A."},{"family":"Perou","given"</vt:lpwstr>
  </property>
  <property fmtid="{D5CDD505-2E9C-101B-9397-08002B2CF9AE}" pid="244" name="ZOTERO_BREF_HAsxUjHZcJ4v_143">
    <vt:lpwstr>:"Charles M."},{"family":"Perry","given":"Marc D."},{"family":"Petersen","given":"Gloria M."},{"family":"Peto","given":"Myron"},{"family":"Petrelli","given":"Nicholas"},{"family":"Petryszak","given":"Robert"},{"family":"Pfister","given":"Stefan M."},{"fam</vt:lpwstr>
  </property>
  <property fmtid="{D5CDD505-2E9C-101B-9397-08002B2CF9AE}" pid="245" name="ZOTERO_BREF_HAsxUjHZcJ4v_144">
    <vt:lpwstr>ily":"Phillips","given":"Mark"},{"family":"Pich","given":"Oriol"},{"family":"Pickett","given":"Hilda A."},{"family":"Pihl","given":"Todd D."},{"family":"Pillay","given":"Nischalan"},{"family":"Pinder","given":"Sarah"},{"family":"Pinese","given":"Mark"},{"</vt:lpwstr>
  </property>
  <property fmtid="{D5CDD505-2E9C-101B-9397-08002B2CF9AE}" pid="246" name="ZOTERO_BREF_HAsxUjHZcJ4v_145">
    <vt:lpwstr>family":"Pinho","given":"Andreia V."},{"family":"Pitkänen","given":"Esa"},{"family":"Piñeiro-Yáñez","given":"Elena"},{"family":"Planko","given":"Laura"},{"family":"Plass","given":"Christoph"},{"family":"Polak","given":"Paz"},{"family":"Pons","given":"Tirs</vt:lpwstr>
  </property>
  <property fmtid="{D5CDD505-2E9C-101B-9397-08002B2CF9AE}" pid="247" name="ZOTERO_BREF_HAsxUjHZcJ4v_146">
    <vt:lpwstr>o"},{"family":"Popescu","given":"Irinel"},{"family":"Potapova","given":"Olga"},{"family":"Prasad","given":"Aparna"},{"family":"Preston","given":"Shaun R."},{"family":"Prinz","given":"Manuel"},{"family":"Pritchard","given":"Antonia L."},{"family":"Prokopec</vt:lpwstr>
  </property>
  <property fmtid="{D5CDD505-2E9C-101B-9397-08002B2CF9AE}" pid="248" name="ZOTERO_BREF_HAsxUjHZcJ4v_147">
    <vt:lpwstr>","given":"Stephenie D."},{"family":"Provenzano","given":"Elena"},{"family":"Puente","given":"Xose S."},{"family":"Puig","given":"Sonia"},{"family":"Puiggròs","given":"Montserrat"},{"family":"Pulido-Tamayo","given":"Sergio"},{"family":"Pupo","given":"Guli</vt:lpwstr>
  </property>
  <property fmtid="{D5CDD505-2E9C-101B-9397-08002B2CF9AE}" pid="249" name="ZOTERO_BREF_HAsxUjHZcJ4v_148">
    <vt:lpwstr>etta M."},{"family":"Purdie","given":"Colin A."},{"family":"Quinn","given":"Michael C."},{"family":"Rabionet","given":"Raquel"},{"family":"Rader","given":"Janet S."},{"family":"Radlwimmer","given":"Bernhard"},{"family":"Radovic","given":"Petar"},{"family"</vt:lpwstr>
  </property>
  <property fmtid="{D5CDD505-2E9C-101B-9397-08002B2CF9AE}" pid="250" name="ZOTERO_BREF_HAsxUjHZcJ4v_149">
    <vt:lpwstr>:"Raeder","given":"Benjamin"},{"family":"Raine","given":"Keiran M."},{"family":"Ramakrishna","given":"Manasa"},{"family":"Ramakrishnan","given":"Kamna"},{"family":"Ramalingam","given":"Suresh"},{"family":"Raphael","given":"Benjamin J."},{"family":"Rathmel</vt:lpwstr>
  </property>
  <property fmtid="{D5CDD505-2E9C-101B-9397-08002B2CF9AE}" pid="251" name="ZOTERO_BREF_HAsxUjHZcJ4v_15">
    <vt:lpwstr>AWG resource, facilitated by international data sharing using compute clouds. On average, cancer genomes contained 4–5 driver mutations when combining coding and non-coding genomic elements; however, in around 5% of cases no drivers were identified, sugge</vt:lpwstr>
  </property>
  <property fmtid="{D5CDD505-2E9C-101B-9397-08002B2CF9AE}" pid="252" name="ZOTERO_BREF_HAsxUjHZcJ4v_150">
    <vt:lpwstr>l","given":"W. Kimryn"},{"family":"Rausch","given":"Tobias"},{"family":"Reifenberger","given":"Guido"},{"family":"Reimand","given":"Jüri"},{"family":"Reis-Filho","given":"Jorge"},{"family":"Reuter","given":"Victor"},{"family":"Reyes-Salazar","given":"Iker</vt:lpwstr>
  </property>
  <property fmtid="{D5CDD505-2E9C-101B-9397-08002B2CF9AE}" pid="253" name="ZOTERO_BREF_HAsxUjHZcJ4v_151">
    <vt:lpwstr>"},{"family":"Reyna","given":"Matthew A."},{"family":"Reynolds","given":"Sheila M."},{"family":"Rheinbay","given":"Esther"},{"family":"Riazalhosseini","given":"Yasser"},{"family":"Richardson","given":"Andrea L."},{"family":"Richter","given":"Julia"},{"fam</vt:lpwstr>
  </property>
  <property fmtid="{D5CDD505-2E9C-101B-9397-08002B2CF9AE}" pid="254" name="ZOTERO_BREF_HAsxUjHZcJ4v_152">
    <vt:lpwstr>ily":"Ringel","given":"Matthew"},{"family":"Ringnér","given":"Markus"},{"family":"Rino","given":"Yasushi"},{"family":"Rippe","given":"Karsten"},{"family":"Roach","given":"Jeffrey"},{"family":"Roberts","given":"Lewis R."},{"family":"Roberts","given":"Nicol</vt:lpwstr>
  </property>
  <property fmtid="{D5CDD505-2E9C-101B-9397-08002B2CF9AE}" pid="255" name="ZOTERO_BREF_HAsxUjHZcJ4v_153">
    <vt:lpwstr>a D."},{"family":"Roberts","given":"Steven A."},{"family":"Robertson","given":"A. Gordon"},{"family":"Robertson","given":"Alan J."},{"family":"Rodriguez","given":"Javier Bartolomé"},{"family":"Rodriguez-Martin","given":"Bernardo"},{"family":"Rodríguez-Gon</vt:lpwstr>
  </property>
  <property fmtid="{D5CDD505-2E9C-101B-9397-08002B2CF9AE}" pid="256" name="ZOTERO_BREF_HAsxUjHZcJ4v_154">
    <vt:lpwstr>zález","given":"F. Germán"},{"family":"Rohde","given":"Marius"},{"family":"Rokutan","given":"Hirofumi"},{"family":"Rooman","given":"Ilse"},{"family":"Roques","given":"Tom"},{"family":"Rosebrock","given":"Daniel"},{"family":"Rosenberg","given":"Mara"},{"fa</vt:lpwstr>
  </property>
  <property fmtid="{D5CDD505-2E9C-101B-9397-08002B2CF9AE}" pid="257" name="ZOTERO_BREF_HAsxUjHZcJ4v_155">
    <vt:lpwstr>mily":"Rosenstiel","given":"Philip C."},{"family":"Rosenwald","given":"Andreas"},{"family":"Rowe","given":"Edward W."},{"family":"Royo","given":"Romina"},{"family":"Rozen","given":"Steven G."},{"family":"Rubanova","given":"Yulia"},{"family":"Rubin","given</vt:lpwstr>
  </property>
  <property fmtid="{D5CDD505-2E9C-101B-9397-08002B2CF9AE}" pid="258" name="ZOTERO_BREF_HAsxUjHZcJ4v_156">
    <vt:lpwstr>":"Mark A."},{"family":"Rubio-Perez","given":"Carlota"},{"family":"Rudneva","given":"Vasilisa A."},{"family":"Rusev","given":"Borislav C."},{"family":"Ruzzenente","given":"Andrea"},{"family":"Rätsch","given":"Gunnar"},{"family":"Sabarinathan","given":"Rad</vt:lpwstr>
  </property>
  <property fmtid="{D5CDD505-2E9C-101B-9397-08002B2CF9AE}" pid="259" name="ZOTERO_BREF_HAsxUjHZcJ4v_157">
    <vt:lpwstr>hakrishnan"},{"family":"Sabelnykova","given":"Veronica Y."},{"family":"Sadeghi","given":"Sara"},{"family":"Sahinalp","given":"S. Cenk"},{"family":"Saini","given":"Natalie"},{"family":"Saito-Adachi","given":"Mihoko"},{"family":"Saksena","given":"Gordon"},{</vt:lpwstr>
  </property>
  <property fmtid="{D5CDD505-2E9C-101B-9397-08002B2CF9AE}" pid="260" name="ZOTERO_BREF_HAsxUjHZcJ4v_158">
    <vt:lpwstr>"family":"Salgado","given":"Roberto"},{"family":"Salichos","given":"Leonidas"},{"family":"Sallari","given":"Richard"},{"family":"Saller","given":"Charles"},{"family":"Salvia","given":"Roberto"},{"family":"Sam","given":"Michelle"},{"family":"Samra","given"</vt:lpwstr>
  </property>
  <property fmtid="{D5CDD505-2E9C-101B-9397-08002B2CF9AE}" pid="261" name="ZOTERO_BREF_HAsxUjHZcJ4v_159">
    <vt:lpwstr>:"Jaswinder S."},{"family":"Sanchez-Vega","given":"Francisco"},{"family":"Sander","given":"Chris"},{"family":"Sanders","given":"Grant"},{"family":"Sarin","given":"Rajiv"},{"family":"Sarrafi","given":"Iman"},{"family":"Sasaki-Oku","given":"Aya"},{"family":</vt:lpwstr>
  </property>
  <property fmtid="{D5CDD505-2E9C-101B-9397-08002B2CF9AE}" pid="262" name="ZOTERO_BREF_HAsxUjHZcJ4v_16">
    <vt:lpwstr>sting that cancer driver discovery is not yet complete. Chromothripsis, in which many clustered structural variants arise in a single catastrophic event, is frequently an early event in tumour evolution; in acral melanoma, for example, these events preced</vt:lpwstr>
  </property>
  <property fmtid="{D5CDD505-2E9C-101B-9397-08002B2CF9AE}" pid="263" name="ZOTERO_BREF_HAsxUjHZcJ4v_160">
    <vt:lpwstr>"Sauer","given":"Torill"},{"family":"Sauter","given":"Guido"},{"family":"Saw","given":"Robyn P. M."},{"family":"Scardoni","given":"Maria"},{"family":"Scarlett","given":"Christopher J."},{"family":"Scarpa","given":"Aldo"},{"family":"Scelo","given":"Ghislai</vt:lpwstr>
  </property>
  <property fmtid="{D5CDD505-2E9C-101B-9397-08002B2CF9AE}" pid="264" name="ZOTERO_BREF_HAsxUjHZcJ4v_161">
    <vt:lpwstr>ne"},{"family":"Schadendorf","given":"Dirk"},{"family":"Schein","given":"Jacqueline E."},{"family":"Schilhabel","given":"Markus B."},{"family":"Schlesner","given":"Matthias"},{"family":"Schlomm","given":"Thorsten"},{"family":"Schmidt","given":"Heather K."</vt:lpwstr>
  </property>
  <property fmtid="{D5CDD505-2E9C-101B-9397-08002B2CF9AE}" pid="265" name="ZOTERO_BREF_HAsxUjHZcJ4v_162">
    <vt:lpwstr>},{"family":"Schreiber","given":"Stefan"},{"family":"Schultz","given":"Nikolaus"},{"family":"Schumacher","given":"Steven E."},{"family":"Schwarz","given":"Roland F."},{"family":"Scolyer","given":"Richard A."},{"family":"Scott","given":"David"},{"family":"</vt:lpwstr>
  </property>
  <property fmtid="{D5CDD505-2E9C-101B-9397-08002B2CF9AE}" pid="266" name="ZOTERO_BREF_HAsxUjHZcJ4v_163">
    <vt:lpwstr>Scully","given":"Ralph"},{"family":"Seethala","given":"Raja"},{"family":"Segre","given":"Ayellet V."},{"family":"Selander","given":"Iris"},{"family":"Semple","given":"Colin A."},{"family":"Senbabaoglu","given":"Yasin"},{"family":"Sengupta","given":"Subhaj</vt:lpwstr>
  </property>
  <property fmtid="{D5CDD505-2E9C-101B-9397-08002B2CF9AE}" pid="267" name="ZOTERO_BREF_HAsxUjHZcJ4v_164">
    <vt:lpwstr>it"},{"family":"Sereni","given":"Elisabetta"},{"family":"Serra","given":"Stefano"},{"family":"Shackleton","given":"Mark"},{"family":"Shah","given":"Nimish C."},{"family":"Shahabi","given":"Sagedeh"},{"family":"Shang","given":"Catherine A."},{"family":"Sha</vt:lpwstr>
  </property>
  <property fmtid="{D5CDD505-2E9C-101B-9397-08002B2CF9AE}" pid="268" name="ZOTERO_BREF_HAsxUjHZcJ4v_165">
    <vt:lpwstr>ng","given":"Ping"},{"family":"Shapira","given":"Ofer"},{"family":"Shelton","given":"Troy"},{"family":"Shen","given":"Ciyue"},{"family":"Shen","given":"Hui"},{"family":"Shepherd","given":"Rebecca"},{"family":"Shi","given":"Yan"},{"family":"Shiah","given":</vt:lpwstr>
  </property>
  <property fmtid="{D5CDD505-2E9C-101B-9397-08002B2CF9AE}" pid="269" name="ZOTERO_BREF_HAsxUjHZcJ4v_166">
    <vt:lpwstr>"Yu-Jia"},{"family":"Shibata","given":"Tatsuhiro"},{"family":"Shih","given":"Juliann"},{"family":"Shimizu","given":"Eigo"},{"family":"Shin","given":"Seung Jun"},{"family":"Shiraishi","given":"Yuichi"},{"family":"Shmaya","given":"Tal"},{"family":"Shmulevic</vt:lpwstr>
  </property>
  <property fmtid="{D5CDD505-2E9C-101B-9397-08002B2CF9AE}" pid="270" name="ZOTERO_BREF_HAsxUjHZcJ4v_167">
    <vt:lpwstr>h","given":"Ilya"},{"family":"Shorser","given":"Solomon I."},{"family":"Shrestha","given":"Raunak"},{"family":"Shringarpure","given":"Suyash S."},{"family":"Shriver","given":"Craig"},{"family":"Shuai","given":"Shimin"},{"family":"Sidiropoulos","given":"Ni</vt:lpwstr>
  </property>
  <property fmtid="{D5CDD505-2E9C-101B-9397-08002B2CF9AE}" pid="271" name="ZOTERO_BREF_HAsxUjHZcJ4v_168">
    <vt:lpwstr>kos"},{"family":"Siebert","given":"Reiner"},{"family":"Sieuwerts","given":"Anieta M."},{"family":"Sieverling","given":"Lina"},{"family":"Signoretti","given":"Sabina"},{"family":"Sikora","given":"Katarzyna O."},{"family":"Simbolo","given":"Michele"},{"fami</vt:lpwstr>
  </property>
  <property fmtid="{D5CDD505-2E9C-101B-9397-08002B2CF9AE}" pid="272" name="ZOTERO_BREF_HAsxUjHZcJ4v_169">
    <vt:lpwstr>ly":"Simon","given":"Ronald"},{"family":"Simons","given":"Janae V."},{"family":"Simpson","given":"Jared T."},{"family":"Simpson","given":"Peter T."},{"family":"Singer","given":"Samuel"},{"family":"Sinnott-Armstrong","given":"Nasa"},{"family":"Sipahimalani</vt:lpwstr>
  </property>
  <property fmtid="{D5CDD505-2E9C-101B-9397-08002B2CF9AE}" pid="273" name="ZOTERO_BREF_HAsxUjHZcJ4v_17">
    <vt:lpwstr>e most somatic point mutations and affect several cancer-associated genes simultaneously. Cancers with abnormal telomere maintenance often originate from tissues with low replicative activity and show several mechanisms of preventing telomere attrition to</vt:lpwstr>
  </property>
  <property fmtid="{D5CDD505-2E9C-101B-9397-08002B2CF9AE}" pid="274" name="ZOTERO_BREF_HAsxUjHZcJ4v_170">
    <vt:lpwstr>","given":"Payal"},{"family":"Skelly","given":"Tara J."},{"family":"Smid","given":"Marcel"},{"family":"Smith","given":"Jaclyn"},{"family":"Smith-McCune","given":"Karen"},{"family":"Socci","given":"Nicholas D."},{"family":"Soloway","given":"Matthew G."},{"</vt:lpwstr>
  </property>
  <property fmtid="{D5CDD505-2E9C-101B-9397-08002B2CF9AE}" pid="275" name="ZOTERO_BREF_HAsxUjHZcJ4v_171">
    <vt:lpwstr>family":"Song","given":"Lei"},{"family":"Sood","given":"Anil K."},{"family":"Sothi","given":"Sharmila"},{"family":"Sotiriou","given":"Christos"},{"family":"Soulette","given":"Cameron M."},{"family":"Span","given":"Paul N."},{"family":"Spellman","given":"P</vt:lpwstr>
  </property>
  <property fmtid="{D5CDD505-2E9C-101B-9397-08002B2CF9AE}" pid="276" name="ZOTERO_BREF_HAsxUjHZcJ4v_172">
    <vt:lpwstr>aul T."},{"family":"Spillane","given":"Andrew J."},{"family":"Spiro","given":"Oliver"},{"family":"Spring","given":"Jonathan"},{"family":"Staaf","given":"Johan"},{"family":"Stadler","given":"Peter F."},{"family":"Staib","given":"Peter"},{"family":"Stark","</vt:lpwstr>
  </property>
  <property fmtid="{D5CDD505-2E9C-101B-9397-08002B2CF9AE}" pid="277" name="ZOTERO_BREF_HAsxUjHZcJ4v_173">
    <vt:lpwstr>given":"Stefan G."},{"family":"Stebbings","given":"Lucy"},{"family":"Stefánsson","given":"Ólafur Andri"},{"family":"Stegle","given":"Oliver"},{"family":"Stein","given":"Lincoln D."},{"family":"Stenhouse","given":"Alasdair"},{"family":"Stewart","given":"Ch</vt:lpwstr>
  </property>
  <property fmtid="{D5CDD505-2E9C-101B-9397-08002B2CF9AE}" pid="278" name="ZOTERO_BREF_HAsxUjHZcJ4v_174">
    <vt:lpwstr>ip"},{"family":"Stilgenbauer","given":"Stephan"},{"family":"Stobbe","given":"Miranda D."},{"family":"Stratton","given":"Michael R."},{"family":"Stretch","given":"Jonathan R."},{"family":"Struck","given":"Adam J."},{"family":"Stuart","given":"Joshua M."},{</vt:lpwstr>
  </property>
  <property fmtid="{D5CDD505-2E9C-101B-9397-08002B2CF9AE}" pid="279" name="ZOTERO_BREF_HAsxUjHZcJ4v_175">
    <vt:lpwstr>"family":"Stunnenberg","given":"Henk G."},{"family":"Su","given":"Hong"},{"family":"Su","given":"Xiaoping"},{"family":"Sungalee","given":"Stephanie"},{"family":"Susak","given":"Hana"},{"family":"Suzuki","given":"Akihiro"},{"family":"Sweep","given":"Fred"}</vt:lpwstr>
  </property>
  <property fmtid="{D5CDD505-2E9C-101B-9397-08002B2CF9AE}" pid="280" name="ZOTERO_BREF_HAsxUjHZcJ4v_176">
    <vt:lpwstr>,{"family":"Szczepanowski","given":"Monika"},{"family":"Sültmann","given":"Holger"},{"family":"Yugawa","given":"Takashi"},{"family":"Tam","given":"Angela"},{"family":"Tamborero","given":"David"},{"family":"Tan","given":"Benita Kiat Tee"},{"family":"Tan","</vt:lpwstr>
  </property>
  <property fmtid="{D5CDD505-2E9C-101B-9397-08002B2CF9AE}" pid="281" name="ZOTERO_BREF_HAsxUjHZcJ4v_177">
    <vt:lpwstr>given":"Donghui"},{"family":"Tan","given":"Patrick"},{"family":"Tanaka","given":"Hiroko"},{"family":"Taniguchi","given":"Hirokazu"},{"family":"Tanskanen","given":"Tomas J."},{"family":"Tarabichi","given":"Maxime"},{"family":"Tarnuzzer","given":"Roy"},{"fa</vt:lpwstr>
  </property>
  <property fmtid="{D5CDD505-2E9C-101B-9397-08002B2CF9AE}" pid="282" name="ZOTERO_BREF_HAsxUjHZcJ4v_178">
    <vt:lpwstr>mily":"Tarpey","given":"Patrick"},{"family":"Taschuk","given":"Morgan L."},{"family":"Tatsuno","given":"Kenji"},{"family":"Tavaré","given":"Simon"},{"family":"Taylor","given":"Darrin F."},{"family":"Taylor-Weiner","given":"Amaro"},{"family":"Teague","give</vt:lpwstr>
  </property>
  <property fmtid="{D5CDD505-2E9C-101B-9397-08002B2CF9AE}" pid="283" name="ZOTERO_BREF_HAsxUjHZcJ4v_179">
    <vt:lpwstr>n":"Jon W."},{"family":"Teh","given":"Bin Tean"},{"family":"Tembe","given":"Varsha"},{"family":"Temes","given":"Javier"},{"family":"Thai","given":"Kevin"},{"family":"Thiessen","given":"Nina"},{"family":"Thomas","given":"Gilles"},{"family":"Thomas","given"</vt:lpwstr>
  </property>
  <property fmtid="{D5CDD505-2E9C-101B-9397-08002B2CF9AE}" pid="284" name="ZOTERO_BREF_HAsxUjHZcJ4v_18">
    <vt:lpwstr> critical levels. Common and rare germline variants affect patterns of somatic mutation, including point mutations, structural variants and somatic retrotransposition. A collection of papers from the PCAWG Consortium describes non-coding mutations that dr</vt:lpwstr>
  </property>
  <property fmtid="{D5CDD505-2E9C-101B-9397-08002B2CF9AE}" pid="285" name="ZOTERO_BREF_HAsxUjHZcJ4v_180">
    <vt:lpwstr>:"Sarah"},{"family":"Thompson","given":"Alastair M."},{"family":"Thompson","given":"John F. F."},{"family":"Thompson","given":"R. Houston"},{"family":"Thorne","given":"Heather"},{"family":"Thorne","given":"Leigh B."},{"family":"Thorogood","given":"Adrian"</vt:lpwstr>
  </property>
  <property fmtid="{D5CDD505-2E9C-101B-9397-08002B2CF9AE}" pid="286" name="ZOTERO_BREF_HAsxUjHZcJ4v_181">
    <vt:lpwstr>},{"family":"Tiao","given":"Grace"},{"family":"Tijanic","given":"Nebojsa"},{"family":"Timms","given":"Lee E."},{"family":"Tirabosco","given":"Roberto"},{"family":"Tojo","given":"Marta"},{"family":"Tommasi","given":"Stefania"},{"family":"Toon","given":"Chr</vt:lpwstr>
  </property>
  <property fmtid="{D5CDD505-2E9C-101B-9397-08002B2CF9AE}" pid="287" name="ZOTERO_BREF_HAsxUjHZcJ4v_182">
    <vt:lpwstr>istopher W."},{"family":"Torrents","given":"David"},{"family":"Tortora","given":"Giampaolo"},{"family":"Tost","given":"Jörg"},{"family":"Totoki","given":"Yasushi"},{"family":"Townend","given":"David"},{"family":"Traficante","given":"Nadia"},{"family":"Tro</vt:lpwstr>
  </property>
  <property fmtid="{D5CDD505-2E9C-101B-9397-08002B2CF9AE}" pid="288" name="ZOTERO_BREF_HAsxUjHZcJ4v_183">
    <vt:lpwstr>tta","given":"Jean-Rémi"},{"family":"Trümper","given":"Lorenz H. P."},{"family":"Tsao","given":"Ming"},{"family":"Tsunoda","given":"Tatsuhiko"},{"family":"Tucker","given":"Olga"},{"family":"Turkington","given":"Richard"},{"family":"Turner","given":"Daniel</vt:lpwstr>
  </property>
  <property fmtid="{D5CDD505-2E9C-101B-9397-08002B2CF9AE}" pid="289" name="ZOTERO_BREF_HAsxUjHZcJ4v_184">
    <vt:lpwstr> J."},{"family":"Tutt","given":"Andrew"},{"family":"Ueno","given":"Masaki"},{"family":"Umbricht","given":"Christopher"},{"family":"Umer","given":"Husen M."},{"family":"Underwood","given":"Timothy J."},{"family":"Urushidate","given":"Tomoko"},{"family":"Us</vt:lpwstr>
  </property>
  <property fmtid="{D5CDD505-2E9C-101B-9397-08002B2CF9AE}" pid="290" name="ZOTERO_BREF_HAsxUjHZcJ4v_185">
    <vt:lpwstr>hiku","given":"Tetsuo"},{"family":"Uusküla-Reimand","given":"Liis"},{"family":"Valencia","given":"Alfonso"},{"family":"Van Den Berg","given":"David J."},{"family":"Van Laere","given":"Steven"},{"family":"Van Meir","given":"Erwin G."},{"family":"Van den Ey</vt:lpwstr>
  </property>
  <property fmtid="{D5CDD505-2E9C-101B-9397-08002B2CF9AE}" pid="291" name="ZOTERO_BREF_HAsxUjHZcJ4v_186">
    <vt:lpwstr>nden","given":"Gert G."},{"family":"Van der Kwast","given":"Theodorus"},{"family":"Vasudev","given":"Naveen"},{"family":"Vazquez","given":"Miguel"},{"family":"Vedururu","given":"Ravikiran"},{"family":"Veluvolu","given":"Umadevi"},{"family":"Vembu","given"</vt:lpwstr>
  </property>
  <property fmtid="{D5CDD505-2E9C-101B-9397-08002B2CF9AE}" pid="292" name="ZOTERO_BREF_HAsxUjHZcJ4v_187">
    <vt:lpwstr>:"Shankar"},{"family":"Verbeke","given":"Lieven P. C."},{"family":"Vermeulen","given":"Peter"},{"family":"Verrill","given":"Clare"},{"family":"Viari","given":"Alain"},{"family":"Vicente","given":"David"},{"family":"Vicentini","given":"Caterina"},{"family"</vt:lpwstr>
  </property>
  <property fmtid="{D5CDD505-2E9C-101B-9397-08002B2CF9AE}" pid="293" name="ZOTERO_BREF_HAsxUjHZcJ4v_188">
    <vt:lpwstr>:"VijayRaghavan","given":"K."},{"family":"Viksna","given":"Juris"},{"family":"Vilain","given":"Ricardo E."},{"family":"Villasante","given":"Izar"},{"family":"Vincent-Salomon","given":"Anne"},{"family":"Voet","given":"Douglas"},{"family":"Vázquez-García","</vt:lpwstr>
  </property>
  <property fmtid="{D5CDD505-2E9C-101B-9397-08002B2CF9AE}" pid="294" name="ZOTERO_BREF_HAsxUjHZcJ4v_189">
    <vt:lpwstr>given":"Ignacio"},{"family":"Waddell","given":"Nick M."},{"family":"Waddell","given":"Nicola"},{"family":"Wadelius","given":"Claes"},{"family":"Wadi","given":"Lina"},{"family":"Wagener","given":"Rabea"},{"family":"Wala","given":"Jeremiah A."},{"family":"W</vt:lpwstr>
  </property>
  <property fmtid="{D5CDD505-2E9C-101B-9397-08002B2CF9AE}" pid="295" name="ZOTERO_BREF_HAsxUjHZcJ4v_19">
    <vt:lpwstr>ive cancer beyond those in the &lt;italic&gt;TERT&lt;/italic&gt; promoter &lt;sup&gt;4&lt;/sup&gt; ; identifies new signatures of mutational processes that cause base substitutions, small insertions and deletions and structural variation &lt;sup&gt;5,6&lt;/sup&gt; ; analyses timings and pat</vt:lpwstr>
  </property>
  <property fmtid="{D5CDD505-2E9C-101B-9397-08002B2CF9AE}" pid="296" name="ZOTERO_BREF_HAsxUjHZcJ4v_190">
    <vt:lpwstr>ang","given":"Jian"},{"family":"Wang","given":"Jiayin"},{"family":"Wang","given":"Linghua"},{"family":"Wang","given":"Wenyi"},{"family":"Wang","given":"Yumeng"},{"family":"Wang","given":"Zhining"},{"family":"Waring","given":"Paul M."},{"family":"Warnatz",</vt:lpwstr>
  </property>
  <property fmtid="{D5CDD505-2E9C-101B-9397-08002B2CF9AE}" pid="297" name="ZOTERO_BREF_HAsxUjHZcJ4v_191">
    <vt:lpwstr>"given":"Hans-Jörg"},{"family":"Warrell","given":"Jonathan"},{"family":"Warren","given":"Anne Y."},{"family":"Waszak","given":"Sebastian M."},{"family":"Wedge","given":"David C."},{"family":"Weichenhan","given":"Dieter"},{"family":"Weinstein","given":"Joh</vt:lpwstr>
  </property>
  <property fmtid="{D5CDD505-2E9C-101B-9397-08002B2CF9AE}" pid="298" name="ZOTERO_BREF_HAsxUjHZcJ4v_192">
    <vt:lpwstr>n N."},{"family":"Weischenfeldt","given":"Joachim"},{"family":"Weisenberger","given":"Daniel J."},{"family":"Welch","given":"Ian"},{"family":"Wendl","given":"Michael C."},{"family":"Werner","given":"Johannes"},{"family":"Wheeler","given":"David A."},{"fam</vt:lpwstr>
  </property>
  <property fmtid="{D5CDD505-2E9C-101B-9397-08002B2CF9AE}" pid="299" name="ZOTERO_BREF_HAsxUjHZcJ4v_193">
    <vt:lpwstr>ily":"Whitaker","given":"Hayley C."},{"family":"Wigle","given":"Dennis"},{"family":"Wilkerson","given":"Matthew D."},{"family":"Williams","given":"Ashley"},{"family":"Wilmott","given":"James S."},{"family":"Wilson","given":"Gavin W."},{"family":"Wilson","</vt:lpwstr>
  </property>
  <property fmtid="{D5CDD505-2E9C-101B-9397-08002B2CF9AE}" pid="300" name="ZOTERO_BREF_HAsxUjHZcJ4v_194">
    <vt:lpwstr>given":"Julie M."},{"family":"Wilson","given":"Richard K."},{"family":"Winterhoff","given":"Boris"},{"family":"Wintersinger","given":"Jeffrey A."},{"family":"Wiznerowicz","given":"Maciej"},{"family":"Wolf","given":"Stephan"},{"family":"Wong","given":"Bern</vt:lpwstr>
  </property>
  <property fmtid="{D5CDD505-2E9C-101B-9397-08002B2CF9AE}" pid="301" name="ZOTERO_BREF_HAsxUjHZcJ4v_195">
    <vt:lpwstr>ice H."},{"family":"Wong","given":"Tina"},{"family":"Wong","given":"Winghing"},{"family":"Wood","given":"Scott"},{"family":"Wouters","given":"Bradly G."},{"family":"Wright","given":"Adam J."},{"family":"Wright","given":"Derek W."},{"family":"Wu","given":"</vt:lpwstr>
  </property>
  <property fmtid="{D5CDD505-2E9C-101B-9397-08002B2CF9AE}" pid="302" name="ZOTERO_BREF_HAsxUjHZcJ4v_196">
    <vt:lpwstr>Chin-Lee"},{"family":"Wu","given":"Dai-Ying"},{"family":"Wu","given":"Jianmin"},{"family":"Wu","given":"Kui"},{"family":"Wu","given":"Yang"},{"family":"Wu","given":"Zhenggang"},{"family":"Xi","given":"Liu"},{"family":"Xia","given":"Tian"},{"family":"Xiao"</vt:lpwstr>
  </property>
  <property fmtid="{D5CDD505-2E9C-101B-9397-08002B2CF9AE}" pid="303" name="ZOTERO_BREF_HAsxUjHZcJ4v_197">
    <vt:lpwstr>,"given":"Xiao"},{"family":"Xing","given":"Rui"},{"family":"Xiong","given":"Heng"},{"family":"Xu","given":"Qinying"},{"family":"Xu","given":"Yanxun"},{"family":"Xue","given":"Hong"},{"family":"Yachida","given":"Shinichi"},{"family":"Yakneen","given":"Serg</vt:lpwstr>
  </property>
  <property fmtid="{D5CDD505-2E9C-101B-9397-08002B2CF9AE}" pid="304" name="ZOTERO_BREF_HAsxUjHZcJ4v_198">
    <vt:lpwstr>ei"},{"family":"Yamaguchi","given":"Rui"},{"family":"Yamaguchi","given":"Takafumi N."},{"family":"Yamamoto","given":"Masakazu"},{"family":"Yamamoto","given":"Shogo"},{"family":"Yamaue","given":"Hiroki"},{"family":"Yang","given":"Fan"},{"family":"Yang","gi</vt:lpwstr>
  </property>
  <property fmtid="{D5CDD505-2E9C-101B-9397-08002B2CF9AE}" pid="305" name="ZOTERO_BREF_HAsxUjHZcJ4v_199">
    <vt:lpwstr>ven":"Jean Y."},{"family":"Yang","given":"Liming"},{"family":"Yang","given":"Lixing"},{"family":"Yang","given":"Shanlin"},{"family":"Yang","given":"Tsun-Po"},{"family":"Yang","given":"Yang"},{"family":"Yao","given":"Xiaotong"},{"family":"Yaspo","given":"M</vt:lpwstr>
  </property>
  <property fmtid="{D5CDD505-2E9C-101B-9397-08002B2CF9AE}" pid="306" name="ZOTERO_BREF_HAsxUjHZcJ4v_2">
    <vt:lpwstr>":[{"id":"LEYrocS4/cdKK1m8K","uris":["http://zotero.org/users/14858941/items/7KY3QWQK"],"itemData":{"id":912,"type":"article-journal","abstract":"Abstract\n            \n              Metastatic cancer remains an almost inevitably lethal disease\n        </vt:lpwstr>
  </property>
  <property fmtid="{D5CDD505-2E9C-101B-9397-08002B2CF9AE}" pid="307" name="ZOTERO_BREF_HAsxUjHZcJ4v_20">
    <vt:lpwstr>terns of tumour evolution &lt;sup&gt;7&lt;/sup&gt; ; describes the diverse transcriptional consequences of somatic mutation on splicing, expression levels, fusion genes and promoter activity &lt;sup&gt;8,9&lt;/sup&gt; ; and evaluates a range of more-specialized features of cance</vt:lpwstr>
  </property>
  <property fmtid="{D5CDD505-2E9C-101B-9397-08002B2CF9AE}" pid="308" name="ZOTERO_BREF_HAsxUjHZcJ4v_200">
    <vt:lpwstr>arie-Laure"},{"family":"Yates","given":"Lucy"},{"family":"Yau","given":"Christina"},{"family":"Ye","given":"Kai"},{"family":"Yellapantula","given":"Venkata D."},{"family":"Yoon","given":"Christopher J."},{"family":"Yoon","given":"Sung-Soo"},{"family":"You</vt:lpwstr>
  </property>
  <property fmtid="{D5CDD505-2E9C-101B-9397-08002B2CF9AE}" pid="309" name="ZOTERO_BREF_HAsxUjHZcJ4v_201">
    <vt:lpwstr>sif","given":"Fouad"},{"family":"Yu","given":"Jun"},{"family":"Yu","given":"Kaixian"},{"family":"Yu","given":"Willie"},{"family":"Yu","given":"Yingyan"},{"family":"Yuan","given":"Ke"},{"family":"Yuan","given":"Yuan"},{"family":"Yuen","given":"Denis"},{"fa</vt:lpwstr>
  </property>
  <property fmtid="{D5CDD505-2E9C-101B-9397-08002B2CF9AE}" pid="310" name="ZOTERO_BREF_HAsxUjHZcJ4v_202">
    <vt:lpwstr>mily":"Yung","given":"Christina K."},{"family":"Zaikova","given":"Olga"},{"family":"Zamora","given":"Jorge"},{"family":"Zenklusen","given":"Jean C."},{"family":"Zenz","given":"Thorsten"},{"family":"Zeps","given":"Nikolajs"},{"family":"Zhang","given":"Chen</vt:lpwstr>
  </property>
  <property fmtid="{D5CDD505-2E9C-101B-9397-08002B2CF9AE}" pid="311" name="ZOTERO_BREF_HAsxUjHZcJ4v_203">
    <vt:lpwstr>g-Zhong"},{"family":"Zhang","given":"Fan"},{"family":"Zhang","given":"Hailei"},{"family":"Zhang","given":"Hongwei"},{"family":"Zhang","given":"Jiashan"},{"family":"Zhang","given":"Jing"},{"family":"Zhang","given":"Junjun"},{"family":"Zhang","given":"Xuanp</vt:lpwstr>
  </property>
  <property fmtid="{D5CDD505-2E9C-101B-9397-08002B2CF9AE}" pid="312" name="ZOTERO_BREF_HAsxUjHZcJ4v_204">
    <vt:lpwstr>ing"},{"family":"Zhang","given":"Zemin"},{"family":"Zheng","given":"Liangtao"},{"family":"Zheng","given":"Xiuqing"},{"family":"Zhou","given":"Wanding"},{"family":"Zhou","given":"Yong"},{"family":"Zhu","given":"Bin"},{"family":"Zhu","given":"Hongtu"},{"fam</vt:lpwstr>
  </property>
  <property fmtid="{D5CDD505-2E9C-101B-9397-08002B2CF9AE}" pid="313" name="ZOTERO_BREF_HAsxUjHZcJ4v_205">
    <vt:lpwstr>ily":"Zhu","given":"Jingchun"},{"family":"Zhu","given":"Shida"},{"family":"Zou","given":"Lihua"},{"family":"Zou","given":"Xueqing"},{"family":"deFazio","given":"Anna"},{"family":"As","given":"Nicholas","non-dropping-particle":"van"},{"family":"Deurzen","g</vt:lpwstr>
  </property>
  <property fmtid="{D5CDD505-2E9C-101B-9397-08002B2CF9AE}" pid="314" name="ZOTERO_BREF_HAsxUjHZcJ4v_206">
    <vt:lpwstr>iven":"Carolien H. M.","non-dropping-particle":"van"},{"family":"Vijver","given":"Marc J.","non-dropping-particle":"van de"},{"family":"Veer","given":"L.","non-dropping-particle":"van’t"},{"family":"Mering","given":"Christian","non-dropping-particle":"von</vt:lpwstr>
  </property>
  <property fmtid="{D5CDD505-2E9C-101B-9397-08002B2CF9AE}" pid="315" name="ZOTERO_BREF_HAsxUjHZcJ4v_207">
    <vt:lpwstr>"}],"issued":{"date-parts":[["2020",2,6]]}}}],"schema":"https://github.com/citation-style-language/schema/raw/master/csl-citation.json"}</vt:lpwstr>
  </property>
  <property fmtid="{D5CDD505-2E9C-101B-9397-08002B2CF9AE}" pid="316" name="ZOTERO_BREF_HAsxUjHZcJ4v_21">
    <vt:lpwstr>r genomes &lt;sup&gt;8,10–18&lt;/sup&gt; . &lt;/p&gt;","container-title":"Nature","DOI":"10.1038/s41586-020-1969-6","ISSN":"0028-0836","issue":"7793","page":"82-93","title":"Pan-cancer analysis of whole genomes","volume":"578","author":[{"family":"Bavi","given":"Prashant"}</vt:lpwstr>
  </property>
  <property fmtid="{D5CDD505-2E9C-101B-9397-08002B2CF9AE}" pid="317" name="ZOTERO_BREF_HAsxUjHZcJ4v_22">
    <vt:lpwstr>,{"family":"Baylin","given":"Stephen B."},{"family":"Bazant","given":"Wojciech"},{"family":"Beardsmore","given":"Duncan"},{"family":"Beck","given":"Timothy A."},{"family":"Behjati","given":"Sam"},{"family":"Behren","given":"Andreas"},{"family":"Niu","give</vt:lpwstr>
  </property>
  <property fmtid="{D5CDD505-2E9C-101B-9397-08002B2CF9AE}" pid="318" name="ZOTERO_BREF_HAsxUjHZcJ4v_23">
    <vt:lpwstr>n":"Beifang"},{"family":"Bell","given":"Cindy"},{"family":"Beltran","given":"Sergi"},{"family":"Benz","given":"Christopher"},{"family":"Berchuck","given":"Andrew"},{"family":"Bergmann","given":"Anke K."},{"family":"Bergstrom","given":"Erik N."},{"family":</vt:lpwstr>
  </property>
  <property fmtid="{D5CDD505-2E9C-101B-9397-08002B2CF9AE}" pid="319" name="ZOTERO_BREF_HAsxUjHZcJ4v_24">
    <vt:lpwstr>"Berman","given":"Benjamin P."},{"family":"Berney","given":"Daniel M."},{"family":"Bernhart","given":"Stephan H."},{"family":"Beroukhim","given":"Rameen"},{"family":"Berrios","given":"Mario"},{"family":"Bersani","given":"Samantha"},{"family":"Bertl","give</vt:lpwstr>
  </property>
  <property fmtid="{D5CDD505-2E9C-101B-9397-08002B2CF9AE}" pid="320" name="ZOTERO_BREF_HAsxUjHZcJ4v_25">
    <vt:lpwstr>n":"Johanna"},{"family":"Betancourt","given":"Miguel"},{"family":"Bhandari","given":"Vinayak"},{"family":"Bhosle","given":"Shriram G."},{"family":"Biankin","given":"Andrew V."},{"family":"Bieg","given":"Matthias"},{"family":"Bigner","given":"Darell"},{"fa</vt:lpwstr>
  </property>
  <property fmtid="{D5CDD505-2E9C-101B-9397-08002B2CF9AE}" pid="321" name="ZOTERO_BREF_HAsxUjHZcJ4v_26">
    <vt:lpwstr>mily":"Binder","given":"Hans"},{"family":"Birney","given":"Ewan"},{"family":"Birrer","given":"Michael"},{"family":"Biswas","given":"Nidhan K."},{"family":"Bjerkehagen","given":"Bodil"},{"family":"Bodenheimer","given":"Tom"},{"family":"Boice","given":"Lori</vt:lpwstr>
  </property>
  <property fmtid="{D5CDD505-2E9C-101B-9397-08002B2CF9AE}" pid="322" name="ZOTERO_BREF_HAsxUjHZcJ4v_27">
    <vt:lpwstr>"},{"family":"Bonizzato","given":"Giada"},{"family":"De Bono","given":"Johann S."},{"family":"Boot","given":"Arnoud"},{"family":"Bootwalla","given":"Moiz S."},{"family":"Borg","given":"Ake"},{"family":"Borkhardt","given":"Arndt"},{"family":"Boroevich","gi</vt:lpwstr>
  </property>
  <property fmtid="{D5CDD505-2E9C-101B-9397-08002B2CF9AE}" pid="323" name="ZOTERO_BREF_HAsxUjHZcJ4v_28">
    <vt:lpwstr>ven":"Keith A."},{"family":"Borozan","given":"Ivan"},{"family":"Borst","given":"Christoph"},{"family":"Bosenberg","given":"Marcus"},{"family":"Bosio","given":"Mattia"},{"family":"Boultwood","given":"Jacqueline"},{"family":"Bourque","given":"Guillaume"},{"</vt:lpwstr>
  </property>
  <property fmtid="{D5CDD505-2E9C-101B-9397-08002B2CF9AE}" pid="324" name="ZOTERO_BREF_HAsxUjHZcJ4v_29">
    <vt:lpwstr>family":"Boutros","given":"Paul C."},{"family":"Bova","given":"G. Steven"},{"family":"Bowen","given":"David T."},{"family":"Bowlby","given":"Reanne"},{"family":"Bowtell","given":"David D. L."},{"family":"Boyault","given":"Sandrine"},{"family":"Boyce","giv</vt:lpwstr>
  </property>
  <property fmtid="{D5CDD505-2E9C-101B-9397-08002B2CF9AE}" pid="325" name="ZOTERO_BREF_HAsxUjHZcJ4v_3">
    <vt:lpwstr>      1–3\n              . A better understanding of disease progression and response to therapies therefore remains of utmost importance. Here we characterize the genomic differences between early-stage untreated primary tumours and late-stage treated me</vt:lpwstr>
  </property>
  <property fmtid="{D5CDD505-2E9C-101B-9397-08002B2CF9AE}" pid="326" name="ZOTERO_BREF_HAsxUjHZcJ4v_30">
    <vt:lpwstr>en":"Rich"},{"family":"Boyd","given":"Jeffrey"},{"family":"Brazma","given":"Alvis"},{"family":"Brennan","given":"Paul"},{"family":"Brewer","given":"Daniel S."},{"family":"Brinkman","given":"Arie B."},{"family":"Bristow","given":"Robert G."},{"family":"Bro</vt:lpwstr>
  </property>
  <property fmtid="{D5CDD505-2E9C-101B-9397-08002B2CF9AE}" pid="327" name="ZOTERO_BREF_HAsxUjHZcJ4v_31">
    <vt:lpwstr>addus","given":"Russell R."},{"family":"Brock","given":"Jane E."},{"family":"Brock","given":"Malcolm"},{"family":"Broeks","given":"Annegien"},{"family":"Brooks","given":"Angela N."},{"family":"Brooks","given":"Denise"},{"family":"Brors","given":"Benedikt"</vt:lpwstr>
  </property>
  <property fmtid="{D5CDD505-2E9C-101B-9397-08002B2CF9AE}" pid="328" name="ZOTERO_BREF_HAsxUjHZcJ4v_32">
    <vt:lpwstr>},{"family":"Brunak","given":"Søren"},{"family":"Bruxner","given":"Timothy J. C."},{"family":"Bruzos","given":"Alicia L."},{"family":"Buchanan","given":"Alex"},{"family":"Buchhalter","given":"Ivo"},{"family":"Buchholz","given":"Christiane"},{"family":"Bul</vt:lpwstr>
  </property>
  <property fmtid="{D5CDD505-2E9C-101B-9397-08002B2CF9AE}" pid="329" name="ZOTERO_BREF_HAsxUjHZcJ4v_33">
    <vt:lpwstr>lman","given":"Susan"},{"family":"Burke","given":"Hazel"},{"family":"Burkhardt","given":"Birgit"},{"family":"Burns","given":"Kathleen H."},{"family":"Busanovich","given":"John"},{"family":"Bustamante","given":"Carlos D."},{"family":"Butler","given":"Adam </vt:lpwstr>
  </property>
  <property fmtid="{D5CDD505-2E9C-101B-9397-08002B2CF9AE}" pid="330" name="ZOTERO_BREF_HAsxUjHZcJ4v_34">
    <vt:lpwstr>P."},{"family":"Butte","given":"Atul J."},{"family":"Byrne","given":"Niall J."},{"family":"Børresen-Dale","given":"Anne-Lise"},{"family":"Caesar-Johnson","given":"Samantha J."},{"family":"Cafferkey","given":"Andy"},{"family":"Cahill","given":"Declan"},{"f</vt:lpwstr>
  </property>
  <property fmtid="{D5CDD505-2E9C-101B-9397-08002B2CF9AE}" pid="331" name="ZOTERO_BREF_HAsxUjHZcJ4v_35">
    <vt:lpwstr>amily":"Calabrese","given":"Claudia"},{"family":"Caldas","given":"Carlos"},{"family":"Calvo","given":"Fabien"},{"family":"Camacho","given":"Niedzica"},{"family":"Campbell","given":"Peter J."},{"family":"Campo","given":"Elias"},{"family":"Cantù","given":"C</vt:lpwstr>
  </property>
  <property fmtid="{D5CDD505-2E9C-101B-9397-08002B2CF9AE}" pid="332" name="ZOTERO_BREF_HAsxUjHZcJ4v_36">
    <vt:lpwstr>inzia"},{"family":"Cao","given":"Shaolong"},{"family":"Carey","given":"Thomas E."},{"family":"Carlevaro-Fita","given":"Joana"},{"family":"Carlsen","given":"Rebecca"},{"family":"Cataldo","given":"Ivana"},{"family":"Cazzola","given":"Mario"},{"family":"Cebo</vt:lpwstr>
  </property>
  <property fmtid="{D5CDD505-2E9C-101B-9397-08002B2CF9AE}" pid="333" name="ZOTERO_BREF_HAsxUjHZcJ4v_37">
    <vt:lpwstr>n","given":"Jonathan"},{"family":"Cerfolio","given":"Robert"},{"family":"Chadwick","given":"Dianne E."},{"family":"Chakravarty","given":"Dimple"},{"family":"Chalmers","given":"Don"},{"family":"Chan","given":"Calvin Wing Yiu"},{"family":"Chan","given":"Kin</vt:lpwstr>
  </property>
  <property fmtid="{D5CDD505-2E9C-101B-9397-08002B2CF9AE}" pid="334" name="ZOTERO_BREF_HAsxUjHZcJ4v_38">
    <vt:lpwstr>"},{"family":"Chan-Seng-Yue","given":"Michelle"},{"family":"Chandan","given":"Vishal S."},{"family":"Chang","given":"David K."},{"family":"Chanock","given":"Stephen J."},{"family":"Chantrill","given":"Lorraine A."},{"family":"Chateigner","given":"Aurélien</vt:lpwstr>
  </property>
  <property fmtid="{D5CDD505-2E9C-101B-9397-08002B2CF9AE}" pid="335" name="ZOTERO_BREF_HAsxUjHZcJ4v_39">
    <vt:lpwstr>"},{"family":"Chatterjee","given":"Nilanjan"},{"family":"Chayama","given":"Kazuaki"},{"family":"Chen","given":"Hsiao-Wei"},{"family":"Chen","given":"Jieming"},{"family":"Chen","given":"Ken"},{"family":"Chen","given":"Yiwen"},{"family":"Chen","given":"Zhao</vt:lpwstr>
  </property>
  <property fmtid="{D5CDD505-2E9C-101B-9397-08002B2CF9AE}" pid="336" name="ZOTERO_BREF_HAsxUjHZcJ4v_4">
    <vt:lpwstr>tastatic tumours using a harmonized pan-cancer analysis (or reanalysis) of two unpaired primary\n              4\n              and metastatic\n              5\n              cohorts of 7,108 whole-genome-sequenced tumours. Metastatic tumours in general h</vt:lpwstr>
  </property>
  <property fmtid="{D5CDD505-2E9C-101B-9397-08002B2CF9AE}" pid="337" name="ZOTERO_BREF_HAsxUjHZcJ4v_40">
    <vt:lpwstr>hong"},{"family":"Cherniack","given":"Andrew D."},{"family":"Chien","given":"Jeremy"},{"family":"Chiew","given":"Yoke-Eng"},{"family":"Chin","given":"Suet-Feung"},{"family":"Cho","given":"Juok"},{"family":"Cho","given":"Sunghoon"},{"family":"Choi","given"</vt:lpwstr>
  </property>
  <property fmtid="{D5CDD505-2E9C-101B-9397-08002B2CF9AE}" pid="338" name="ZOTERO_BREF_HAsxUjHZcJ4v_41">
    <vt:lpwstr>:"Jung Kyoon"},{"family":"Choi","given":"Wan"},{"family":"Chomienne","given":"Christine"},{"family":"Chong","given":"Zechen"},{"family":"Choo","given":"Su Pin"},{"family":"Chou","given":"Angela"},{"family":"Christ","given":"Angelika N."},{"family":"Christ</vt:lpwstr>
  </property>
  <property fmtid="{D5CDD505-2E9C-101B-9397-08002B2CF9AE}" pid="339" name="ZOTERO_BREF_HAsxUjHZcJ4v_42">
    <vt:lpwstr>ie","given":"Elizabeth L."},{"family":"Chuah","given":"Eric"},{"family":"Cibulskis","given":"Carrie"},{"family":"Cibulskis","given":"Kristian"},{"family":"Cingarlini","given":"Sara"},{"family":"Clapham","given":"Peter"},{"family":"Claviez","given":"Alexan</vt:lpwstr>
  </property>
  <property fmtid="{D5CDD505-2E9C-101B-9397-08002B2CF9AE}" pid="340" name="ZOTERO_BREF_HAsxUjHZcJ4v_43">
    <vt:lpwstr>der"},{"family":"Cleary","given":"Sean"},{"family":"Cloonan","given":"Nicole"},{"family":"Cmero","given":"Marek"},{"family":"Collins","given":"Colin C."},{"family":"Connor","given":"Ashton A."},{"family":"Cooke","given":"Susanna L."},{"family":"Cooper","g</vt:lpwstr>
  </property>
  <property fmtid="{D5CDD505-2E9C-101B-9397-08002B2CF9AE}" pid="341" name="ZOTERO_BREF_HAsxUjHZcJ4v_44">
    <vt:lpwstr>iven":"Colin S."},{"family":"Cope","given":"Leslie"},{"family":"Corbo","given":"Vincenzo"},{"family":"Cordes","given":"Matthew G."},{"family":"Cordner","given":"Stephen M."},{"family":"Cortés-Ciriano","given":"Isidro"},{"family":"Covington","given":"Kyle"</vt:lpwstr>
  </property>
  <property fmtid="{D5CDD505-2E9C-101B-9397-08002B2CF9AE}" pid="342" name="ZOTERO_BREF_HAsxUjHZcJ4v_45">
    <vt:lpwstr>},{"family":"Cowin","given":"Prue A."},{"family":"Craft","given":"Brian"},{"family":"Craft","given":"David"},{"family":"Creighton","given":"Chad J."},{"family":"Cun","given":"Yupeng"},{"family":"Curley","given":"Erin"},{"family":"Cutcutache","given":"Ioan</vt:lpwstr>
  </property>
  <property fmtid="{D5CDD505-2E9C-101B-9397-08002B2CF9AE}" pid="343" name="ZOTERO_BREF_HAsxUjHZcJ4v_46">
    <vt:lpwstr>a"},{"family":"Czajka","given":"Karolina"},{"family":"Czerniak","given":"Bogdan"},{"family":"Dagg","given":"Rebecca A."},{"family":"Danilova","given":"Ludmila"},{"family":"Davi","given":"Maria Vittoria"},{"family":"Davidson","given":"Natalie R."},{"family</vt:lpwstr>
  </property>
  <property fmtid="{D5CDD505-2E9C-101B-9397-08002B2CF9AE}" pid="344" name="ZOTERO_BREF_HAsxUjHZcJ4v_47">
    <vt:lpwstr>":"Davies","given":"Helen"},{"family":"Davis","given":"Ian J."},{"family":"Davis-Dusenbery","given":"Brandi N."},{"family":"Dawson","given":"Kevin J."},{"family":"De La Vega","given":"Francisco M."},{"family":"De Paoli-Iseppi","given":"Ricardo"},{"family"</vt:lpwstr>
  </property>
  <property fmtid="{D5CDD505-2E9C-101B-9397-08002B2CF9AE}" pid="345" name="ZOTERO_BREF_HAsxUjHZcJ4v_48">
    <vt:lpwstr>:"Defreitas","given":"Timothy"},{"family":"Tos","given":"Angelo P. Dei"},{"family":"Delaneau","given":"Olivier"},{"family":"Demchok","given":"John A."},{"family":"Demeulemeester","given":"Jonas"},{"family":"Demidov","given":"German M."},{"family":"Demirci</vt:lpwstr>
  </property>
  <property fmtid="{D5CDD505-2E9C-101B-9397-08002B2CF9AE}" pid="346" name="ZOTERO_BREF_HAsxUjHZcJ4v_49">
    <vt:lpwstr>oğlu","given":"Deniz"},{"family":"Dennis","given":"Nening M."},{"family":"Denroche","given":"Robert E."},{"family":"Dentro","given":"Stefan C."},{"family":"Desai","given":"Nikita"},{"family":"Deshpande","given":"Vikram"},{"family":"Deshwar","given":"Amit </vt:lpwstr>
  </property>
  <property fmtid="{D5CDD505-2E9C-101B-9397-08002B2CF9AE}" pid="347" name="ZOTERO_BREF_HAsxUjHZcJ4v_5">
    <vt:lpwstr>ave a lower intratumour heterogeneity and a conserved karyotype, displaying only a modest increase in mutations, although frequencies of structural variants are elevated overall. Furthermore, highly variable tumour-specific contributions of mutational foo</vt:lpwstr>
  </property>
  <property fmtid="{D5CDD505-2E9C-101B-9397-08002B2CF9AE}" pid="348" name="ZOTERO_BREF_HAsxUjHZcJ4v_50">
    <vt:lpwstr>G."},{"family":"Desmedt","given":"Christine"},{"family":"Deu-Pons","given":"Jordi"},{"family":"Dhalla","given":"Noreen"},{"family":"Dhani","given":"Neesha C."},{"family":"Dhingra","given":"Priyanka"},{"family":"Dhir","given":"Rajiv"},{"family":"DiBiase","</vt:lpwstr>
  </property>
  <property fmtid="{D5CDD505-2E9C-101B-9397-08002B2CF9AE}" pid="349" name="ZOTERO_BREF_HAsxUjHZcJ4v_51">
    <vt:lpwstr>given":"Anthony"},{"family":"Diamanti","given":"Klev"},{"family":"Ding","given":"Li"},{"family":"Ding","given":"Shuai"},{"family":"Dinh","given":"Huy Q."},{"family":"Dirix","given":"Luc"},{"family":"Doddapaneni","given":"HarshaVardhan"},{"family":"Donmez"</vt:lpwstr>
  </property>
  <property fmtid="{D5CDD505-2E9C-101B-9397-08002B2CF9AE}" pid="350" name="ZOTERO_BREF_HAsxUjHZcJ4v_52">
    <vt:lpwstr>,"given":"Nilgun"},{"family":"Dow","given":"Michelle T."},{"family":"Drapkin","given":"Ronny"},{"family":"Drechsel","given":"Oliver"},{"family":"Drews","given":"Ruben M."},{"family":"Serge","given":"Serge"},{"family":"Dudderidge","given":"Tim"},{"family":</vt:lpwstr>
  </property>
  <property fmtid="{D5CDD505-2E9C-101B-9397-08002B2CF9AE}" pid="351" name="ZOTERO_BREF_HAsxUjHZcJ4v_53">
    <vt:lpwstr>"Dueso-Barroso","given":"Ana"},{"family":"Dunford","given":"Andrew J."},{"family":"Dunn","given":"Michael"},{"family":"Dursi","given":"Lewis Jonathan"},{"family":"Duthie","given":"Fraser R."},{"family":"Dutton-Regester","given":"Ken"},{"family":"Eagles","</vt:lpwstr>
  </property>
  <property fmtid="{D5CDD505-2E9C-101B-9397-08002B2CF9AE}" pid="352" name="ZOTERO_BREF_HAsxUjHZcJ4v_54">
    <vt:lpwstr>given":"Jenna"},{"family":"Easton","given":"Douglas F."},{"family":"Edmonds","given":"Stuart"},{"family":"Edwards","given":"Paul A."},{"family":"Edwards","given":"Sandra E."},{"family":"Eeles","given":"Rosalind A."},{"family":"Ehinger","given":"Anna"},{"f</vt:lpwstr>
  </property>
  <property fmtid="{D5CDD505-2E9C-101B-9397-08002B2CF9AE}" pid="353" name="ZOTERO_BREF_HAsxUjHZcJ4v_55">
    <vt:lpwstr>amily":"Eils","given":"Juergen"},{"family":"Eils","given":"Roland"},{"family":"El-Naggar","given":"Adel"},{"family":"Eldridge","given":"Matthew"},{"family":"Ellrott","given":"Kyle"},{"family":"Erkek","given":"Serap"},{"family":"Escaramis","given":"Georgia</vt:lpwstr>
  </property>
  <property fmtid="{D5CDD505-2E9C-101B-9397-08002B2CF9AE}" pid="354" name="ZOTERO_BREF_HAsxUjHZcJ4v_56">
    <vt:lpwstr>"},{"family":"Espiritu","given":"Shadrielle M. G."},{"family":"Estivill","given":"Xavier"},{"family":"Etemadmoghadam","given":"Dariush"},{"family":"Eyfjord","given":"Jorunn E."},{"family":"Faltas","given":"Bishoy M."},{"family":"Fan","given":"Daiming"},{"</vt:lpwstr>
  </property>
  <property fmtid="{D5CDD505-2E9C-101B-9397-08002B2CF9AE}" pid="355" name="ZOTERO_BREF_HAsxUjHZcJ4v_57">
    <vt:lpwstr>family":"Faquin","given":"William C."},{"family":"Farcas","given":"Claudiu"},{"family":"Fassan","given":"Matteo"},{"family":"Fatima","given":"Aquila"},{"family":"Favero","given":"Francesco"},{"family":"Fayzullaev","given":"Nodirjon"},{"family":"Felau","gi</vt:lpwstr>
  </property>
  <property fmtid="{D5CDD505-2E9C-101B-9397-08002B2CF9AE}" pid="356" name="ZOTERO_BREF_HAsxUjHZcJ4v_58">
    <vt:lpwstr>ven":"Ina"},{"family":"Fereday","given":"Sian"},{"family":"Ferguson","given":"Martin L."},{"family":"Ferretti","given":"Vincent"},{"family":"Feuerbach","given":"Lars"},{"family":"Field","given":"Matthew A."},{"family":"Fink","given":"J. Lynn"},{"family":"</vt:lpwstr>
  </property>
  <property fmtid="{D5CDD505-2E9C-101B-9397-08002B2CF9AE}" pid="357" name="ZOTERO_BREF_HAsxUjHZcJ4v_59">
    <vt:lpwstr>Finocchiaro","given":"Gaetano"},{"family":"Fisher","given":"Cyril"},{"family":"Fittall","given":"Matthew W."},{"family":"Fitzgerald","given":"Anna"},{"family":"Fitzgerald","given":"Rebecca C."},{"family":"Flanagan","given":"Adrienne M."},{"family":"Fleshn</vt:lpwstr>
  </property>
  <property fmtid="{D5CDD505-2E9C-101B-9397-08002B2CF9AE}" pid="358" name="ZOTERO_BREF_HAsxUjHZcJ4v_6">
    <vt:lpwstr>tprints of endogenous (for example, SBS1 and APOBEC) and exogenous mutational processes (for example, platinum treatment) are present. The majority of cancer types had either moderate genomic differences (for example, lung adenocarcinoma) or highly consis</vt:lpwstr>
  </property>
  <property fmtid="{D5CDD505-2E9C-101B-9397-08002B2CF9AE}" pid="359" name="ZOTERO_BREF_HAsxUjHZcJ4v_60">
    <vt:lpwstr>er","given":"Neil E."},{"family":"Flicek","given":"Paul"},{"family":"Foekens","given":"John A."},{"family":"Fong","given":"Kwun M."},{"family":"Fonseca","given":"Nuno A."},{"family":"Foster","given":"Christopher S."},{"family":"Fox","given":"Natalie S."},</vt:lpwstr>
  </property>
  <property fmtid="{D5CDD505-2E9C-101B-9397-08002B2CF9AE}" pid="360" name="ZOTERO_BREF_HAsxUjHZcJ4v_61">
    <vt:lpwstr>{"family":"Fraser","given":"Michael"},{"family":"Frazer","given":"Scott"},{"family":"Frenkel-Morgenstern","given":"Milana"},{"family":"Friedman","given":"William"},{"family":"Frigola","given":"Joan"},{"family":"Fronick","given":"Catrina C."},{"family":"Fu</vt:lpwstr>
  </property>
  <property fmtid="{D5CDD505-2E9C-101B-9397-08002B2CF9AE}" pid="361" name="ZOTERO_BREF_HAsxUjHZcJ4v_62">
    <vt:lpwstr>jimoto","given":"Akihiro"},{"family":"Fujita","given":"Masashi"},{"family":"Fukayama","given":"Masashi"},{"family":"Fulton","given":"Lucinda A."},{"family":"Fulton","given":"Robert S."},{"family":"Furuta","given":"Mayuko"},{"family":"Futreal","given":"P. </vt:lpwstr>
  </property>
  <property fmtid="{D5CDD505-2E9C-101B-9397-08002B2CF9AE}" pid="362" name="ZOTERO_BREF_HAsxUjHZcJ4v_63">
    <vt:lpwstr>Andrew"},{"family":"Füllgrabe","given":"Anja"},{"family":"Gabriel","given":"Stacey B."},{"family":"Gallinger","given":"Steven"},{"family":"Gambacorti-Passerini","given":"Carlo"},{"family":"Gao","given":"Jianjiong"},{"family":"Gao","given":"Shengjie"},{"fa</vt:lpwstr>
  </property>
  <property fmtid="{D5CDD505-2E9C-101B-9397-08002B2CF9AE}" pid="363" name="ZOTERO_BREF_HAsxUjHZcJ4v_64">
    <vt:lpwstr>mily":"Garraway","given":"Levi"},{"family":"Garred","given":"Øystein"},{"family":"Garrison","given":"Erik"},{"family":"Garsed","given":"Dale W."},{"family":"Gehlenborg","given":"Nils"},{"family":"Gelpi","given":"Josep L. L."},{"family":"George","given":"J</vt:lpwstr>
  </property>
  <property fmtid="{D5CDD505-2E9C-101B-9397-08002B2CF9AE}" pid="364" name="ZOTERO_BREF_HAsxUjHZcJ4v_65">
    <vt:lpwstr>oshy"},{"family":"Gerhard","given":"Daniela S."},{"family":"Gerhauser","given":"Clarissa"},{"family":"Gershenwald","given":"Jeffrey E."},{"family":"Gerstein","given":"Mark"},{"family":"Gerstung","given":"Moritz"},{"family":"Getz","given":"Gad"},{"family":</vt:lpwstr>
  </property>
  <property fmtid="{D5CDD505-2E9C-101B-9397-08002B2CF9AE}" pid="365" name="ZOTERO_BREF_HAsxUjHZcJ4v_66">
    <vt:lpwstr>"Ghori","given":"Mohammed"},{"family":"Ghossein","given":"Ronald"},{"family":"Giama","given":"Nasra H."},{"family":"Gibbs","given":"Richard A."},{"family":"Gibson","given":"Bob"},{"family":"Gill","given":"Anthony J."},{"family":"Gill","given":"Pelvender"}</vt:lpwstr>
  </property>
  <property fmtid="{D5CDD505-2E9C-101B-9397-08002B2CF9AE}" pid="366" name="ZOTERO_BREF_HAsxUjHZcJ4v_67">
    <vt:lpwstr>,{"family":"Giri","given":"Dilip D."},{"family":"Glodzik","given":"Dominik"},{"family":"Gnanapragasam","given":"Vincent J."},{"family":"Goebler","given":"Maria Elisabeth"},{"family":"Goldman","given":"Mary J."},{"family":"Gomez","given":"Carmen"},{"family</vt:lpwstr>
  </property>
  <property fmtid="{D5CDD505-2E9C-101B-9397-08002B2CF9AE}" pid="367" name="ZOTERO_BREF_HAsxUjHZcJ4v_68">
    <vt:lpwstr>":"Gonzalez","given":"Santiago"},{"family":"Gonzalez-Perez","given":"Abel"},{"family":"Gordenin","given":"Dmitry A."},{"family":"Gossage","given":"James"},{"family":"Gotoh","given":"Kunihito"},{"family":"Govindan","given":"Ramaswamy"},{"family":"Grabau","</vt:lpwstr>
  </property>
  <property fmtid="{D5CDD505-2E9C-101B-9397-08002B2CF9AE}" pid="368" name="ZOTERO_BREF_HAsxUjHZcJ4v_69">
    <vt:lpwstr>given":"Dorthe"},{"family":"Graham","given":"Janet S."},{"family":"Grant","given":"Robert C."},{"family":"Green","given":"Anthony R."},{"family":"Green","given":"Eric"},{"family":"Greger","given":"Liliana"},{"family":"Grehan","given":"Nicola"},{"family":"</vt:lpwstr>
  </property>
  <property fmtid="{D5CDD505-2E9C-101B-9397-08002B2CF9AE}" pid="369" name="ZOTERO_BREF_HAsxUjHZcJ4v_7">
    <vt:lpwstr>tent genomic portraits (for example, ovarian serous carcinoma) when comparing early-stage and late-stage disease. Breast, prostate, thyroid and kidney renal clear cell carcinomas and pancreatic neuroendocrine tumours are clear exceptions to the rule, disp</vt:lpwstr>
  </property>
  <property fmtid="{D5CDD505-2E9C-101B-9397-08002B2CF9AE}" pid="370" name="ZOTERO_BREF_HAsxUjHZcJ4v_70">
    <vt:lpwstr>Grimaldi","given":"Sonia"},{"family":"Grimmond","given":"Sean M."},{"family":"Grossman","given":"Robert L."},{"family":"Gundem","given":"Gunes"},{"family":"Guo","given":"Qianyun"},{"family":"Gupta","given":"Manaswi"},{"family":"Gupta","given":"Shailja"},{</vt:lpwstr>
  </property>
  <property fmtid="{D5CDD505-2E9C-101B-9397-08002B2CF9AE}" pid="371" name="ZOTERO_BREF_HAsxUjHZcJ4v_71">
    <vt:lpwstr>"family":"Gut","given":"Ivo G."},{"family":"Gut","given":"Marta"},{"family":"Göke","given":"Jonathan"},{"family":"Ha","given":"Gavin"},{"family":"Haake","given":"Andrea"},{"family":"Haan","given":"David"},{"family":"Haas","given":"Siegfried"},{"family":"H</vt:lpwstr>
  </property>
  <property fmtid="{D5CDD505-2E9C-101B-9397-08002B2CF9AE}" pid="372" name="ZOTERO_BREF_HAsxUjHZcJ4v_72">
    <vt:lpwstr>aase","given":"Kerstin"},{"family":"Haber","given":"James E."},{"family":"Habermann","given":"Nina"},{"family":"Hach","given":"Faraz"},{"family":"Haider","given":"Syed"},{"family":"Hama","given":"Natsuko"},{"family":"Hamdy","given":"Freddie C."},{"family"</vt:lpwstr>
  </property>
  <property fmtid="{D5CDD505-2E9C-101B-9397-08002B2CF9AE}" pid="373" name="ZOTERO_BREF_HAsxUjHZcJ4v_73">
    <vt:lpwstr>:"Hamilton","given":"Anne"},{"family":"Hamilton","given":"Mark P."},{"family":"Han","given":"Leng"},{"family":"Hanna","given":"George B."},{"family":"Hansmann","given":"Martin"},{"family":"Haradhvala","given":"Nicholas J."},{"family":"Harismendy","given":</vt:lpwstr>
  </property>
  <property fmtid="{D5CDD505-2E9C-101B-9397-08002B2CF9AE}" pid="374" name="ZOTERO_BREF_HAsxUjHZcJ4v_74">
    <vt:lpwstr>"Olivier"},{"family":"Harliwong","given":"Ivon"},{"family":"Harmanci","given":"Arif O."},{"family":"Harrington","given":"Eoghan"},{"family":"Hasegawa","given":"Takanori"},{"family":"Haussler","given":"David"},{"family":"Hawkins","given":"Steve"},{"family"</vt:lpwstr>
  </property>
  <property fmtid="{D5CDD505-2E9C-101B-9397-08002B2CF9AE}" pid="375" name="ZOTERO_BREF_HAsxUjHZcJ4v_75">
    <vt:lpwstr>:"Hayami","given":"Shinya"},{"family":"Hayashi","given":"Shuto"},{"family":"Hayes","given":"D. Neil"},{"family":"Hayes","given":"Stephen J."},{"family":"Hayward","given":"Nicholas K."},{"family":"Hazell","given":"Steven"},{"family":"He","given":"Yao"},{"f</vt:lpwstr>
  </property>
  <property fmtid="{D5CDD505-2E9C-101B-9397-08002B2CF9AE}" pid="376" name="ZOTERO_BREF_HAsxUjHZcJ4v_76">
    <vt:lpwstr>amily":"Heath","given":"Allison P."},{"family":"Heath","given":"Simon C."},{"family":"Hedley","given":"David"},{"family":"Hegde","given":"Apurva M."},{"family":"Heiman","given":"David I."},{"family":"Heinold","given":"Michael C."},{"family":"Heins","given</vt:lpwstr>
  </property>
  <property fmtid="{D5CDD505-2E9C-101B-9397-08002B2CF9AE}" pid="377" name="ZOTERO_BREF_HAsxUjHZcJ4v_77">
    <vt:lpwstr>":"Zachary"},{"family":"Heisler","given":"Lawrence E."},{"family":"Hellstrom-Lindberg","given":"Eva"},{"family":"Helmy","given":"Mohamed"},{"family":"Heo","given":"Seong Gu"},{"family":"Hepperla","given":"Austin J."},{"family":"Heredia-Genestar","given":"</vt:lpwstr>
  </property>
  <property fmtid="{D5CDD505-2E9C-101B-9397-08002B2CF9AE}" pid="378" name="ZOTERO_BREF_HAsxUjHZcJ4v_78">
    <vt:lpwstr>José María"},{"family":"Herrmann","given":"Carl"},{"family":"Hersey","given":"Peter"},{"family":"Hess","given":"Julian M."},{"family":"Hilmarsdottir","given":"Holmfridur"},{"family":"Hinton","given":"Jonathan"},{"family":"Hirano","given":"Satoshi"},{"fami</vt:lpwstr>
  </property>
  <property fmtid="{D5CDD505-2E9C-101B-9397-08002B2CF9AE}" pid="379" name="ZOTERO_BREF_HAsxUjHZcJ4v_79">
    <vt:lpwstr>ly":"Hiraoka","given":"Nobuyoshi"},{"family":"Hoadley","given":"Katherine A."},{"family":"Hobolth","given":"Asger"},{"family":"Hodzic","given":"Ermin"},{"family":"Hoell","given":"Jessica I."},{"family":"Hoffmann","given":"Steve"},{"family":"Hofmann","give</vt:lpwstr>
  </property>
  <property fmtid="{D5CDD505-2E9C-101B-9397-08002B2CF9AE}" pid="380" name="ZOTERO_BREF_HAsxUjHZcJ4v_8">
    <vt:lpwstr>laying an extensive transformation of their genomic landscape in advanced stages. Exposure to treatment further scars the tumour genome and introduces an evolutionary bottleneck that selects for known therapy-resistant drivers in approximately half of tre</vt:lpwstr>
  </property>
  <property fmtid="{D5CDD505-2E9C-101B-9397-08002B2CF9AE}" pid="381" name="ZOTERO_BREF_HAsxUjHZcJ4v_80">
    <vt:lpwstr>n":"Oliver"},{"family":"Holbrook","given":"Andrea"},{"family":"Holik","given":"Aliaksei Z."},{"family":"Hollingsworth","given":"Michael A."},{"family":"Holmes","given":"Oliver"},{"family":"Holt","given":"Robert A."},{"family":"Hong","given":"Chen"},{"fami</vt:lpwstr>
  </property>
  <property fmtid="{D5CDD505-2E9C-101B-9397-08002B2CF9AE}" pid="382" name="ZOTERO_BREF_HAsxUjHZcJ4v_81">
    <vt:lpwstr>ly":"Hong","given":"Eun Pyo"},{"family":"Hong","given":"Jongwhi H."},{"family":"Hooijer","given":"Gerrit K."},{"family":"Hornshøj","given":"Henrik"},{"family":"Hosoda","given":"Fumie"},{"family":"Hou","given":"Yong"},{"family":"Hovestadt","given":"Volker"</vt:lpwstr>
  </property>
  <property fmtid="{D5CDD505-2E9C-101B-9397-08002B2CF9AE}" pid="383" name="ZOTERO_BREF_HAsxUjHZcJ4v_82">
    <vt:lpwstr>},{"family":"Howat","given":"William"},{"family":"Hoyle","given":"Alan P."},{"family":"Hruban","given":"Ralph H."},{"family":"Hu","given":"Jianhong"},{"family":"Hu","given":"Taobo"},{"family":"Hua","given":"Xing"},{"family":"Huang","given":"Kuan-lin"},{"f</vt:lpwstr>
  </property>
  <property fmtid="{D5CDD505-2E9C-101B-9397-08002B2CF9AE}" pid="384" name="ZOTERO_BREF_HAsxUjHZcJ4v_83">
    <vt:lpwstr>amily":"Huang","given":"Mei"},{"family":"Huang","given":"Mi Ni"},{"family":"Huang","given":"Vincent"},{"family":"Huang","given":"Yi"},{"family":"Huber","given":"Wolfgang"},{"family":"Hudson","given":"Thomas J."},{"family":"Hummel","given":"Michael"},{"fam</vt:lpwstr>
  </property>
  <property fmtid="{D5CDD505-2E9C-101B-9397-08002B2CF9AE}" pid="385" name="ZOTERO_BREF_HAsxUjHZcJ4v_84">
    <vt:lpwstr>ily":"Hung","given":"Jillian A."},{"family":"Huntsman","given":"David"},{"family":"Hupp","given":"Ted R."},{"family":"Huse","given":"Jason"},{"family":"Huska","given":"Matthew R."},{"family":"Hutter","given":"Barbara"},{"family":"Hutter","given":"Carolyn </vt:lpwstr>
  </property>
  <property fmtid="{D5CDD505-2E9C-101B-9397-08002B2CF9AE}" pid="386" name="ZOTERO_BREF_HAsxUjHZcJ4v_85">
    <vt:lpwstr>M."},{"family":"Hübschmann","given":"Daniel"},{"family":"Iacobuzio-Donahue","given":"Christine A."},{"family":"Imbusch","given":"Charles David"},{"family":"Imielinski","given":"Marcin"},{"family":"Imoto","given":"Seiya"},{"family":"Isaacs","given":"Willia</vt:lpwstr>
  </property>
  <property fmtid="{D5CDD505-2E9C-101B-9397-08002B2CF9AE}" pid="387" name="ZOTERO_BREF_HAsxUjHZcJ4v_86">
    <vt:lpwstr>m B."},{"family":"Isaev","given":"Keren"},{"family":"Ishikawa","given":"Shumpei"},{"family":"Iskar","given":"Murat"},{"family":"Islam","given":"S. M. Ashiqul"},{"family":"Ittmann","given":"Michael"},{"family":"Ivkovic","given":"Sinisa"},{"family":"Izarzug</vt:lpwstr>
  </property>
  <property fmtid="{D5CDD505-2E9C-101B-9397-08002B2CF9AE}" pid="388" name="ZOTERO_BREF_HAsxUjHZcJ4v_87">
    <vt:lpwstr>aza","given":"Jose M. G."},{"family":"Jacquemier","given":"Jocelyne"},{"family":"Jakrot","given":"Valerie"},{"family":"Jamieson","given":"Nigel B."},{"family":"Jang","given":"Gun Ho"},{"family":"Jang","given":"Se Jin"},{"family":"Jayaseelan","given":"Joy </vt:lpwstr>
  </property>
  <property fmtid="{D5CDD505-2E9C-101B-9397-08002B2CF9AE}" pid="389" name="ZOTERO_BREF_HAsxUjHZcJ4v_88">
    <vt:lpwstr>C."},{"family":"Jayasinghe","given":"Reyka"},{"family":"Jefferys","given":"Stuart R."},{"family":"Jegalian","given":"Karine"},{"family":"Jennings","given":"Jennifer L."},{"family":"Jeon","given":"Seung-Hyup"},{"family":"Jerman","given":"Lara"},{"family":"</vt:lpwstr>
  </property>
  <property fmtid="{D5CDD505-2E9C-101B-9397-08002B2CF9AE}" pid="390" name="ZOTERO_BREF_HAsxUjHZcJ4v_89">
    <vt:lpwstr>Ji","given":"Yuan"},{"family":"Jiao","given":"Wei"},{"family":"Johansson","given":"Peter A."},{"family":"Johns","given":"Amber L."},{"family":"Johns","given":"Jeremy"},{"family":"Johnson","given":"Rory"},{"family":"Johnson","given":"Todd A."},{"family":"J</vt:lpwstr>
  </property>
  <property fmtid="{D5CDD505-2E9C-101B-9397-08002B2CF9AE}" pid="391" name="ZOTERO_BREF_HAsxUjHZcJ4v_9">
    <vt:lpwstr>ated patients. Our data showcase the potential of pan-cancer whole-genome analysis to identify distinctive features of late-stage tumours and provide a valuable resource to further investigate the biological basis of cancer and resistance to therapies.","</vt:lpwstr>
  </property>
  <property fmtid="{D5CDD505-2E9C-101B-9397-08002B2CF9AE}" pid="392" name="ZOTERO_BREF_HAsxUjHZcJ4v_90">
    <vt:lpwstr>olly","given":"Clemency"},{"family":"Joly","given":"Yann"},{"family":"Jonasson","given":"Jon G."},{"family":"Jones","given":"Corbin D."},{"family":"Jones","given":"David R."},{"family":"Jones","given":"David T. W."},{"family":"Jones","given":"Nic"},{"fami</vt:lpwstr>
  </property>
  <property fmtid="{D5CDD505-2E9C-101B-9397-08002B2CF9AE}" pid="393" name="ZOTERO_BREF_HAsxUjHZcJ4v_91">
    <vt:lpwstr>ly":"Jones","given":"Steven J. M."},{"family":"Jonkers","given":"Jos"},{"family":"Ju","given":"Young Seok"},{"family":"Juhl","given":"Hartmut"},{"family":"Jung","given":"Jongsun"},{"family":"Juul","given":"Malene"},{"family":"Juul","given":"Randi Istrup"}</vt:lpwstr>
  </property>
  <property fmtid="{D5CDD505-2E9C-101B-9397-08002B2CF9AE}" pid="394" name="ZOTERO_BREF_HAsxUjHZcJ4v_92">
    <vt:lpwstr>,{"family":"Juul","given":"Sissel"},{"family":"Jäger","given":"Natalie"},{"family":"Kahles","given":"Andre"},{"family":"Kahraman","given":"Abdullah"},{"family":"Kaiser","given":"Vera B."},{"family":"Kakavand","given":"Hojabr"},{"family":"Kalimuthu","given</vt:lpwstr>
  </property>
  <property fmtid="{D5CDD505-2E9C-101B-9397-08002B2CF9AE}" pid="395" name="ZOTERO_BREF_HAsxUjHZcJ4v_93">
    <vt:lpwstr>":"Sangeetha"},{"family":"Kalle","given":"Christof","non-dropping-particle":"von"},{"family":"Kang","given":"Koo Jeong"},{"family":"Karlan","given":"Beth"},{"family":"Karlić","given":"Rosa"},{"family":"Karsch","given":"Dennis"},{"family":"Kasaian","given"</vt:lpwstr>
  </property>
  <property fmtid="{D5CDD505-2E9C-101B-9397-08002B2CF9AE}" pid="396" name="ZOTERO_BREF_HAsxUjHZcJ4v_94">
    <vt:lpwstr>:"Katayoon"},{"family":"Kassahn","given":"Karin S."},{"family":"Katai","given":"Hitoshi"},{"family":"Kato","given":"Mamoru"},{"family":"Katoh","given":"Hiroto"},{"family":"Kawakami","given":"Yoshiiku"},{"family":"Kay","given":"Jonathan D."},{"family":"Kaz</vt:lpwstr>
  </property>
  <property fmtid="{D5CDD505-2E9C-101B-9397-08002B2CF9AE}" pid="397" name="ZOTERO_BREF_HAsxUjHZcJ4v_95">
    <vt:lpwstr>akoff","given":"Stephen H."},{"family":"Kazanov","given":"Marat D."},{"family":"Keays","given":"Maria"},{"family":"Kebebew","given":"Electron"},{"family":"Kefford","given":"Richard F."},{"family":"Kellis","given":"Manolis"},{"family":"Kench","given":"Jame</vt:lpwstr>
  </property>
  <property fmtid="{D5CDD505-2E9C-101B-9397-08002B2CF9AE}" pid="398" name="ZOTERO_BREF_HAsxUjHZcJ4v_96">
    <vt:lpwstr>s G."},{"family":"Kennedy","given":"Catherine J."},{"family":"Kerssemakers","given":"Jules N. A."},{"family":"Khoo","given":"David"},{"family":"Khoo","given":"Vincent"},{"family":"Khuntikeo","given":"Narong"},{"family":"Khurana","given":"Ekta"},{"family":</vt:lpwstr>
  </property>
  <property fmtid="{D5CDD505-2E9C-101B-9397-08002B2CF9AE}" pid="399" name="ZOTERO_BREF_HAsxUjHZcJ4v_97">
    <vt:lpwstr>"Kilpinen","given":"Helena"},{"family":"Kim","given":"Hark Kyun"},{"family":"Kim","given":"Hyung-Lae"},{"family":"Kim","given":"Hyung-Yong"},{"family":"Kim","given":"Hyunghwan"},{"family":"Kim","given":"Jaegil"},{"family":"Kim","given":"Jihoon"},{"family"</vt:lpwstr>
  </property>
  <property fmtid="{D5CDD505-2E9C-101B-9397-08002B2CF9AE}" pid="400" name="ZOTERO_BREF_HAsxUjHZcJ4v_98">
    <vt:lpwstr>:"Kim","given":"Jong K."},{"family":"Kim","given":"Youngwook"},{"family":"King","given":"Tari A."},{"family":"Klapper","given":"Wolfram"},{"family":"Kleinheinz","given":"Kortine"},{"family":"Klimczak","given":"Leszek J."},{"family":"Knappskog","given":"St</vt:lpwstr>
  </property>
  <property fmtid="{D5CDD505-2E9C-101B-9397-08002B2CF9AE}" pid="401" name="ZOTERO_BREF_HAsxUjHZcJ4v_99">
    <vt:lpwstr>ian"},{"family":"Kneba","given":"Michael"},{"family":"Knoppers","given":"Bartha M."},{"family":"Koh","given":"Youngil"},{"family":"Komorowski","given":"Jan"},{"family":"Komura","given":"Daisuke"},{"family":"Komura","given":"Mitsuhiro"},{"family":"Kong","g</vt:lpwstr>
  </property>
  <property fmtid="{D5CDD505-2E9C-101B-9397-08002B2CF9AE}" pid="402" name="ZOTERO_BREF_IM4gJ3yQ6hq2_1">
    <vt:lpwstr>ZOTERO_ITEM CSL_CITATION {"citationID":"HweOr1Yg","properties":{"formattedCitation":"(Alexandrov et al. 2016; Ng et al. 2017; Dziuba\\uc0\\u324{}ska-Kusibab et al. 2020; Boot et al. 2020)","plainCitation":"(Alexandrov et al. 2016; Ng et al. 2017; Dziubańs</vt:lpwstr>
  </property>
  <property fmtid="{D5CDD505-2E9C-101B-9397-08002B2CF9AE}" pid="403" name="ZOTERO_BREF_IM4gJ3yQ6hq2_10">
    <vt:lpwstr>"}],"issued":{"date-parts":[["2016",11,4]]}}},{"id":"hrQZjRzN/NZaoAwd9","uris":["http://zotero.org/users/14858941/items/MRBGYGMA"],"itemData":{"id":703,"type":"article-journal","abstract":"Many traditional pharmacopeias include Aristolochia and related pl</vt:lpwstr>
  </property>
  <property fmtid="{D5CDD505-2E9C-101B-9397-08002B2CF9AE}" pid="404" name="ZOTERO_BREF_IM4gJ3yQ6hq2_11">
    <vt:lpwstr>ants, which contain nephrotoxins and mutagens in the form of aristolochic acids and similar compounds (collectively, AA). AA is implicated in multiple cancer types, sometimes with very high mutational burdens, especially in upper tract urothelial cancers </vt:lpwstr>
  </property>
  <property fmtid="{D5CDD505-2E9C-101B-9397-08002B2CF9AE}" pid="405" name="ZOTERO_BREF_IM4gJ3yQ6hq2_12">
    <vt:lpwstr>(UTUCs). AA-associated kidney failure and UTUCs are prevalent in Taiwan, but AA's role in hepatocellular carcinomas (HCCs) there remains unexplored. Therefore, we sequenced the whole exomes of 98 HCCs from two hospitals in Taiwan and found that 78% showed</vt:lpwstr>
  </property>
  <property fmtid="{D5CDD505-2E9C-101B-9397-08002B2CF9AE}" pid="406" name="ZOTERO_BREF_IM4gJ3yQ6hq2_13">
    <vt:lpwstr> the distinctive mutational signature of AA exposure, accounting for most of the nonsilent mutations in known cancer driver genes. We then searched for the AA signature in 1400 HCCs from diverse geographic regions. Consistent with exposure through known h</vt:lpwstr>
  </property>
  <property fmtid="{D5CDD505-2E9C-101B-9397-08002B2CF9AE}" pid="407" name="ZOTERO_BREF_IM4gJ3yQ6hq2_14">
    <vt:lpwstr>erbal medicines, 47% of Chinese HCCs showed the signature, albeit with lower mutation loads than in Taiwan. In addition, 29% of HCCs from Southeast Asia showed the signature. The AA signature was also detected in 13 and 2.7% of HCCs from Korea and Japan a</vt:lpwstr>
  </property>
  <property fmtid="{D5CDD505-2E9C-101B-9397-08002B2CF9AE}" pid="408" name="ZOTERO_BREF_IM4gJ3yQ6hq2_15">
    <vt:lpwstr>s well as in 4.8 and 1.7% of HCCs from North America and Europe, respectively, excluding one U.S. hospital where 22% of 87 \"Asian\" HCCs had the signature. Thus, AA exposure is geographically widespread. Asia, especially Taiwan, appears to be much more e</vt:lpwstr>
  </property>
  <property fmtid="{D5CDD505-2E9C-101B-9397-08002B2CF9AE}" pid="409" name="ZOTERO_BREF_IM4gJ3yQ6hq2_16">
    <vt:lpwstr>xtensively affected, which is consistent with other evidence of patterns of AA exposure. We propose that additional measures aimed at primary prevention through avoidance of AA exposure and investigation of possible approaches to secondary prevention are </vt:lpwstr>
  </property>
  <property fmtid="{D5CDD505-2E9C-101B-9397-08002B2CF9AE}" pid="410" name="ZOTERO_BREF_IM4gJ3yQ6hq2_17">
    <vt:lpwstr>warranted.","title":"Aristolochic acids and their derivatives are widely implicated in liver cancers in Taiwan and throughout Asia","URL":"https://www.science.org","author":[{"family":"Ng","given":"Alvin W T"},{"family":"Poon","given":"Song Ling"},{"famil</vt:lpwstr>
  </property>
  <property fmtid="{D5CDD505-2E9C-101B-9397-08002B2CF9AE}" pid="411" name="ZOTERO_BREF_IM4gJ3yQ6hq2_18">
    <vt:lpwstr>y":"Huang","given":"Mi Ni"},{"family":"Lim","given":"Jing Quan"},{"family":"Boot","given":"Arnoud"},{"family":"Yu","given":"Willie"},{"family":"Suzuki","given":"Yuka"},{"family":"Thangaraju","given":"Saranya"},{"family":"Ng","given":"Cedric C Y"},{"family</vt:lpwstr>
  </property>
  <property fmtid="{D5CDD505-2E9C-101B-9397-08002B2CF9AE}" pid="412" name="ZOTERO_BREF_IM4gJ3yQ6hq2_19">
    <vt:lpwstr>":"Tan","given":"Patrick"},{"family":"Pang","given":"See-Tong"},{"family":"Huang","given":"Hao-Yi"},{"family":"Yu","given":"Ming-Chin"},{"family":"Lee","given":"Po-Huang"},{"family":"Hsieh","given":"Sen-Yung"},{"family":"Chang","given":"Alex Y"},{"family"</vt:lpwstr>
  </property>
  <property fmtid="{D5CDD505-2E9C-101B-9397-08002B2CF9AE}" pid="413" name="ZOTERO_BREF_IM4gJ3yQ6hq2_2">
    <vt:lpwstr>ka-Kusibab et al. 2020; Boot et al. 2020)","noteIndex":0},"citationItems":[{"id":"hrQZjRzN/FhwFITgj","uris":["http://zotero.org/users/14858941/items/D7AJ6DEW"],"itemData":{"id":719,"type":"article-journal","abstract":"Tobacco smoking increases the risk of</vt:lpwstr>
  </property>
  <property fmtid="{D5CDD505-2E9C-101B-9397-08002B2CF9AE}" pid="414" name="ZOTERO_BREF_IM4gJ3yQ6hq2_20">
    <vt:lpwstr>:"Bin","given":"†"},{"family":"Teh","given":"T"},{"family":"Steven","given":"†"},{"family":"Rozen","given":"G"}],"issued":{"date-parts":[["2017"]]}}},{"id":"hrQZjRzN/Na7z2p0d","uris":["http://zotero.org/users/14858941/items/H6T3QXLU"],"itemData":{"id":715</vt:lpwstr>
  </property>
  <property fmtid="{D5CDD505-2E9C-101B-9397-08002B2CF9AE}" pid="415" name="ZOTERO_BREF_IM4gJ3yQ6hq2_21">
    <vt:lpwstr>,"type":"article-journal","abstract":"The mucosal epithelium is a common target of damage by chronic bacterial infections and the accompanying toxins, and most cancers originate from this tissue. We investigated whether colibactin, a potent genotoxin1 ass</vt:lpwstr>
  </property>
  <property fmtid="{D5CDD505-2E9C-101B-9397-08002B2CF9AE}" pid="416" name="ZOTERO_BREF_IM4gJ3yQ6hq2_22">
    <vt:lpwstr>ociated with certain strains of Escherichia coli2, creates a specific DNA-damage signature in infected human colorectal cells. Notably, the genomic contexts of colibactin-induced DNA double-strand breaks were enriched for an AT-rich hexameric sequence mot</vt:lpwstr>
  </property>
  <property fmtid="{D5CDD505-2E9C-101B-9397-08002B2CF9AE}" pid="417" name="ZOTERO_BREF_IM4gJ3yQ6hq2_23">
    <vt:lpwstr>if, associated with distinct DNA-shape characteristics. A survey of somatic mutations at colibactin target sites of several thousand cancer genomes revealed notable enrichment of this motif in colorectal cancers. Moreover, the exact double-strand-break lo</vt:lpwstr>
  </property>
  <property fmtid="{D5CDD505-2E9C-101B-9397-08002B2CF9AE}" pid="418" name="ZOTERO_BREF_IM4gJ3yQ6hq2_24">
    <vt:lpwstr>ci corresponded with mutational hot spots in cancer genomes, reminiscent of a trinucleotide signature previously identified in healthy colorectal epithelial cells3. The present study provides evidence for the etiological role of colibactin in human cancer</vt:lpwstr>
  </property>
  <property fmtid="{D5CDD505-2E9C-101B-9397-08002B2CF9AE}" pid="419" name="ZOTERO_BREF_IM4gJ3yQ6hq2_25">
    <vt:lpwstr>.","container-title":"Nature Medicine","DOI":"10.1038/s41591-020-0908-2","ISSN":"1546170X","issue":"7","note":"PMID: 32483361\npublisher: Nature Research","page":"1063-1069","title":"Colibactin DNA-damage signature indicates mutational impact in colorecta</vt:lpwstr>
  </property>
  <property fmtid="{D5CDD505-2E9C-101B-9397-08002B2CF9AE}" pid="420" name="ZOTERO_BREF_IM4gJ3yQ6hq2_26">
    <vt:lpwstr>l cancer","volume":"26","author":[{"family":"Dziubańska-Kusibab","given":"Paulina J."},{"family":"Berger","given":"Hilmar"},{"family":"Battistini","given":"Federica"},{"family":"Bouwman","given":"Britta A.M."},{"family":"Iftekhar","given":"Amina"},{"famil</vt:lpwstr>
  </property>
  <property fmtid="{D5CDD505-2E9C-101B-9397-08002B2CF9AE}" pid="421" name="ZOTERO_BREF_IM4gJ3yQ6hq2_27">
    <vt:lpwstr>y":"Katainen","given":"Riku"},{"family":"Cajuso","given":"Tatiana"},{"family":"Crosetto","given":"Nicola"},{"family":"Orozco","given":"Modesto"},{"family":"Aaltonen","given":"Lauri A."},{"family":"Meyer","given":"Thomas F."}],"issued":{"date-parts":[["202</vt:lpwstr>
  </property>
  <property fmtid="{D5CDD505-2E9C-101B-9397-08002B2CF9AE}" pid="422" name="ZOTERO_BREF_IM4gJ3yQ6hq2_28">
    <vt:lpwstr>0",7,1]]}}},{"id":"hrQZjRzN/Ce7h8hau","uris":["http://zotero.org/users/14858941/items/52N2VB8F"],"itemData":{"id":709,"type":"article-journal","abstract":"Mutational signatures can reveal the history of mutagenic processes that cells were exposed to befor</vt:lpwstr>
  </property>
  <property fmtid="{D5CDD505-2E9C-101B-9397-08002B2CF9AE}" pid="423" name="ZOTERO_BREF_IM4gJ3yQ6hq2_29">
    <vt:lpwstr>e and during tumorigenesis. We expect that as-yet-undiscovered mutational processes will shed further light on mutagenesis leading to carcinogenesis. With this in mind, we analyzed the mutational spectra of 36 Asian oral squamous cell carcinomas. The muta</vt:lpwstr>
  </property>
  <property fmtid="{D5CDD505-2E9C-101B-9397-08002B2CF9AE}" pid="424" name="ZOTERO_BREF_IM4gJ3yQ6hq2_3">
    <vt:lpwstr> at least 17 classes of human cancer. We analyzed somatic mutations and DNA methylation in 5243 cancers of types for which tobacco smoking confers an elevated risk. Smoking is associated with increased mutation burdens of multiple distinct mutational sign</vt:lpwstr>
  </property>
  <property fmtid="{D5CDD505-2E9C-101B-9397-08002B2CF9AE}" pid="425" name="ZOTERO_BREF_IM4gJ3yQ6hq2_30">
    <vt:lpwstr>tional spectra of two samples from patients who presented with oral bacterial infections showed novel mutational signatures. One of these novel signatures, SBS_AnT, is characterized by a preponderance of thymine mutations, strong transcriptional strand bi</vt:lpwstr>
  </property>
  <property fmtid="{D5CDD505-2E9C-101B-9397-08002B2CF9AE}" pid="426" name="ZOTERO_BREF_IM4gJ3yQ6hq2_31">
    <vt:lpwstr>as, and enrichment for adenines in the 4 bp 5' of mutation sites. The mutational signature described in this manuscript was shown to be caused by colibactin, a bacterial mutagen produced by E. coli carrying the pks-island. Examination of publicly availabl</vt:lpwstr>
  </property>
  <property fmtid="{D5CDD505-2E9C-101B-9397-08002B2CF9AE}" pid="427" name="ZOTERO_BREF_IM4gJ3yQ6hq2_32">
    <vt:lpwstr>e sequencing data revealed SBS_AnT in 25 tumors from several mucosal tissue types, expanding the list of tissues in which this mutational signature is observed.","container-title":"Genome Research","DOI":"10.1101/gr.255620.119","ISSN":"15495469","issue":"</vt:lpwstr>
  </property>
  <property fmtid="{D5CDD505-2E9C-101B-9397-08002B2CF9AE}" pid="428" name="ZOTERO_BREF_IM4gJ3yQ6hq2_33">
    <vt:lpwstr>6","note":"PMID: 32661091\npublisher: Cold Spring Harbor Laboratory Press","page":"803-813","title":"Characterization of colibactin-associated mutational signature in an Asian oral squamous cell carcinoma and in other mucosal tumor types","volume":"30","a</vt:lpwstr>
  </property>
  <property fmtid="{D5CDD505-2E9C-101B-9397-08002B2CF9AE}" pid="429" name="ZOTERO_BREF_IM4gJ3yQ6hq2_34">
    <vt:lpwstr>uthor":[{"family":"Boot","given":"Arnoud"},{"family":"Ng","given":"Alvin W.T."},{"family":"Chong","given":"Fui Teen"},{"family":"Ho","given":"Szu Chi"},{"family":"Yu","given":"Willie"},{"family":"Tan","given":"Daniel S.W."},{"family":"Iyer","given":"N. Go</vt:lpwstr>
  </property>
  <property fmtid="{D5CDD505-2E9C-101B-9397-08002B2CF9AE}" pid="430" name="ZOTERO_BREF_IM4gJ3yQ6hq2_35">
    <vt:lpwstr>palakrishna"},{"family":"Roze","given":"Steven G."}],"issued":{"date-parts":[["2020",6,1]]}}}],"schema":"https://github.com/citation-style-language/schema/raw/master/csl-citation.json"}</vt:lpwstr>
  </property>
  <property fmtid="{D5CDD505-2E9C-101B-9397-08002B2CF9AE}" pid="431" name="ZOTERO_BREF_IM4gJ3yQ6hq2_4">
    <vt:lpwstr>atures, which contribute to different extents in different cancers. One of these signatures, mainly found in cancers derived from tissues directly exposed to tobacco smoke, is attributable to misreplication of DNA damage caused by tobacco carcinogens. Oth</vt:lpwstr>
  </property>
  <property fmtid="{D5CDD505-2E9C-101B-9397-08002B2CF9AE}" pid="432" name="ZOTERO_BREF_IM4gJ3yQ6hq2_5">
    <vt:lpwstr>ers likely reflect indirect activation of DNA editing by APOBEC cytidine deaminases and of an endogenous clocklike mutational process. Smoking is associated with limited differences in methylation. The results are consistent with the proposition that smok</vt:lpwstr>
  </property>
  <property fmtid="{D5CDD505-2E9C-101B-9397-08002B2CF9AE}" pid="433" name="ZOTERO_BREF_IM4gJ3yQ6hq2_6">
    <vt:lpwstr>ing increases cancer risk by increasing the somatic mutation load, although direct evidence for this mechanism is lacking in some smoking-related cancer types.","container-title":"Science","DOI":"10.1126/science.aag0299","ISSN":"10959203","issue":"6312","</vt:lpwstr>
  </property>
  <property fmtid="{D5CDD505-2E9C-101B-9397-08002B2CF9AE}" pid="434" name="ZOTERO_BREF_IM4gJ3yQ6hq2_7">
    <vt:lpwstr>note":"PMID: 27811275\npublisher: American Association for the Advancement of Science","page":"618-622","title":"Mutational signatures associated with tobacco smoking in human cancer","volume":"354","author":[{"family":"Alexandrov","given":"Ludmil B."},{"</vt:lpwstr>
  </property>
  <property fmtid="{D5CDD505-2E9C-101B-9397-08002B2CF9AE}" pid="435" name="ZOTERO_BREF_IM4gJ3yQ6hq2_8">
    <vt:lpwstr>family":"Ju","given":"Young Seok"},{"family":"Haase","given":"Kerstin"},{"family":"Van Loo","given":"Peter"},{"family":"Martincorena","given":"Iñigo"},{"family":"Nik-Zainal","given":"Serena"},{"family":"Totoki","given":"Yasushi"},{"family":"Fujimoto","giv</vt:lpwstr>
  </property>
  <property fmtid="{D5CDD505-2E9C-101B-9397-08002B2CF9AE}" pid="436" name="ZOTERO_BREF_IM4gJ3yQ6hq2_9">
    <vt:lpwstr>en":"Akihiro"},{"family":"Nakagawa","given":"Hidewaki"},{"family":"Shibata","given":"Tatsuhiro"},{"family":"Campbell","given":"Peter J."},{"family":"Vineis","given":"Paolo"},{"family":"Phillips","given":"David H."},{"family":"Stratton","given":"Michael R.</vt:lpwstr>
  </property>
  <property fmtid="{D5CDD505-2E9C-101B-9397-08002B2CF9AE}" pid="437" name="ZOTERO_BREF_Icd6wZN2C4n7_1">
    <vt:lpwstr>ZOTERO_ITEM CSL_CITATION {"citationID":"It5pCsjD","properties":{"formattedCitation":"(Jiang et al. 2024)","plainCitation":"(Jiang et al. 2024)","noteIndex":0},"citationItems":[{"id":"LEYrocS4/TQ9eaRNn","uris":["http://zotero.org/users/14858941/items/TNZKE</vt:lpwstr>
  </property>
  <property fmtid="{D5CDD505-2E9C-101B-9397-08002B2CF9AE}" pid="438" name="ZOTERO_BREF_Icd6wZN2C4n7_10">
    <vt:lpwstr>ai"},{"family":"Wu","given":"Yang"},{"family":"Rozen","given":"Steven G"}],"issued":{"date-parts":[["2024"]]}}}],"schema":"https://github.com/citation-style-language/schema/raw/master/csl-citation.json"}</vt:lpwstr>
  </property>
  <property fmtid="{D5CDD505-2E9C-101B-9397-08002B2CF9AE}" pid="439" name="ZOTERO_BREF_Icd6wZN2C4n7_2">
    <vt:lpwstr>37K"],"itemData":{"id":687,"type":"article-journal","abstract":"Mutational signatures are characteristic patterns of mutations caused by endogenous mutational processes or by exogenous mutational exposures. Much research has focused on the problem of infe</vt:lpwstr>
  </property>
  <property fmtid="{D5CDD505-2E9C-101B-9397-08002B2CF9AE}" pid="440" name="ZOTERO_BREF_Icd6wZN2C4n7_3">
    <vt:lpwstr>rring mutational signatures as latent variables in somatic mutation data from multiple tumors. However, the problem of determining which signatures are present in a given sample and how many mutations each signature is responsible for has received negligi</vt:lpwstr>
  </property>
  <property fmtid="{D5CDD505-2E9C-101B-9397-08002B2CF9AE}" pid="441" name="ZOTERO_BREF_Icd6wZN2C4n7_4">
    <vt:lpwstr>ble attention. In particular, there has been little systematic benchmarking of various approaches to this problem. This problem is referred to as \"signature attribution\" in a single sample. We show that this is a challenging problem, because there are o</vt:lpwstr>
  </property>
  <property fmtid="{D5CDD505-2E9C-101B-9397-08002B2CF9AE}" pid="442" name="ZOTERO_BREF_Icd6wZN2C4n7_5">
    <vt:lpwstr>ften many combinations of signatures that can reconstruct the mutational spectrum of a given sample reasonably well. We benchmarked the accuracy of five approaches to signature attribution, including a new approach we call Presence Attribute Signature Act</vt:lpwstr>
  </property>
  <property fmtid="{D5CDD505-2E9C-101B-9397-08002B2CF9AE}" pid="443" name="ZOTERO_BREF_Icd6wZN2C4n7_6">
    <vt:lpwstr>ivity (PASA), on large synthetic data sets. These data sets recapitulated the single-base, insertion-deletion, and doublet-base mutational signature repertoires of 9 cancer types. For single-base substitution mutations, PASA outperformed other approaches </vt:lpwstr>
  </property>
  <property fmtid="{D5CDD505-2E9C-101B-9397-08002B2CF9AE}" pid="444" name="ZOTERO_BREF_Icd6wZN2C4n7_7">
    <vt:lpwstr>on all the cancer types combined. Interestingly, however, the ranking of approaches varied by cancer type. For doublet-base substitutions and small insertions and deletions, the ranking of approaches was more stable, with PASA outperforming other approach</vt:lpwstr>
  </property>
  <property fmtid="{D5CDD505-2E9C-101B-9397-08002B2CF9AE}" pid="445" name="ZOTERO_BREF_Icd6wZN2C4n7_8">
    <vt:lpwstr>es in most, but not all of the nine cancer types. For all mutation types, the ranking of approaches varied by cancer type, and no approach achieved both high precision and recall. We believe these observations reflect the inherent challenges in signature </vt:lpwstr>
  </property>
  <property fmtid="{D5CDD505-2E9C-101B-9397-08002B2CF9AE}" pid="446" name="ZOTERO_BREF_Icd6wZN2C4n7_9">
    <vt:lpwstr>attribution.","container-title":"bioRxiv","DOI":"10.1101/2024.05.20.594967","title":"A new approach to the challenging problem of mutational signature attribution","URL":"https://doi.org/10.1101/2024.05.20.594967","author":[{"family":"Jiang","given":"Nanh</vt:lpwstr>
  </property>
  <property fmtid="{D5CDD505-2E9C-101B-9397-08002B2CF9AE}" pid="447" name="ZOTERO_BREF_JvwdUEeJfzJa_1">
    <vt:lpwstr>ZOTERO_ITEM CSL_CITATION {"citationID":"earEN8hA","properties":{"formattedCitation":"(Hoang et al. 2013; Poon et al. 2013)","plainCitation":"(Hoang et al. 2013; Poon et al. 2013)","noteIndex":0},"citationItems":[{"id":"hrQZjRzN/EaOeM5HZ","uris":["http://z</vt:lpwstr>
  </property>
  <property fmtid="{D5CDD505-2E9C-101B-9397-08002B2CF9AE}" pid="448" name="ZOTERO_BREF_JvwdUEeJfzJa_10">
    <vt:lpwstr>g the telltale signature of AA mutagenesis.\n            The identification of a specific molecular signature for AA has both clinical and public health implications. For individual patients, the molecular signature could help physicians identify which tu</vt:lpwstr>
  </property>
  <property fmtid="{D5CDD505-2E9C-101B-9397-08002B2CF9AE}" pid="449" name="ZOTERO_BREF_JvwdUEeJfzJa_11">
    <vt:lpwstr>mors were caused by AA. Although this information cannot yet be used to optimize the treatment of individual patients, those who are diagnosed with AA-associated cancers could be monitored more closely for the appearance of additional tumors. Meanwhile, a</vt:lpwstr>
  </property>
  <property fmtid="{D5CDD505-2E9C-101B-9397-08002B2CF9AE}" pid="450" name="ZOTERO_BREF_JvwdUEeJfzJa_12">
    <vt:lpwstr> better understanding of the mutagenic effects of AA should also help to strengthen public health efforts to decrease exposure to this carcinogenic herb.\n          , \n            \n              In humans, exposure to aristolochic acid (AA) is associate</vt:lpwstr>
  </property>
  <property fmtid="{D5CDD505-2E9C-101B-9397-08002B2CF9AE}" pid="451" name="ZOTERO_BREF_JvwdUEeJfzJa_13">
    <vt:lpwstr>d with urothelial carcinoma of the upper urinary tract (UTUC). Exome sequencing of UTUCs from 19 individuals with documented exposure to AA revealed a remarkably large number of somatic mutations and an unusual mutational signature attributable to AA. Mos</vt:lpwstr>
  </property>
  <property fmtid="{D5CDD505-2E9C-101B-9397-08002B2CF9AE}" pid="452" name="ZOTERO_BREF_JvwdUEeJfzJa_14">
    <vt:lpwstr>t of the mutations (72%) in these tumors were A:T-to-T:A transversions, located predominantly on the nontranscribed strand, with a strong preference for deoxyadenosine in a consensus sequence (T/C\n              A\n              G). This trinucleotide mot</vt:lpwstr>
  </property>
  <property fmtid="{D5CDD505-2E9C-101B-9397-08002B2CF9AE}" pid="453" name="ZOTERO_BREF_JvwdUEeJfzJa_15">
    <vt:lpwstr>if overlaps the canonical splice acceptor site, possibly accounting for the excess of splice site mutations observed in these tumors. The AA mutational fingerprint was found frequently in oncogenes and tumor suppressor genes in AA-associated UTUC. The AA </vt:lpwstr>
  </property>
  <property fmtid="{D5CDD505-2E9C-101B-9397-08002B2CF9AE}" pid="454" name="ZOTERO_BREF_JvwdUEeJfzJa_16">
    <vt:lpwstr>mutational signature was observed in one patient’s tumor from a UTUC cohort without previous indication of AA exposure. Together, these results directly link an established environmental mutagen to cancer through genome-wide sequencing and highlight its p</vt:lpwstr>
  </property>
  <property fmtid="{D5CDD505-2E9C-101B-9397-08002B2CF9AE}" pid="455" name="ZOTERO_BREF_JvwdUEeJfzJa_17">
    <vt:lpwstr>ower to reveal individual exposure to carcinogens.","container-title":"Science Translational Medicine","DOI":"10.1126/scitranslmed.3006200","ISSN":"1946-6234, 1946-6242","issue":"197","journalAbbreviation":"Sci. Transl. Med.","language":"en","source":"DOI</vt:lpwstr>
  </property>
  <property fmtid="{D5CDD505-2E9C-101B-9397-08002B2CF9AE}" pid="456" name="ZOTERO_BREF_JvwdUEeJfzJa_18">
    <vt:lpwstr>.org (Crossref)","title":"Mutational Signature of Aristolochic Acid Exposure as Revealed by Whole-Exome Sequencing","URL":"https://www.science.org/doi/10.1126/scitranslmed.3006200","volume":"5","author":[{"family":"Hoang","given":"Margaret L."},{"family":</vt:lpwstr>
  </property>
  <property fmtid="{D5CDD505-2E9C-101B-9397-08002B2CF9AE}" pid="457" name="ZOTERO_BREF_JvwdUEeJfzJa_19">
    <vt:lpwstr>"Chen","given":"Chung-Hsin"},{"family":"Sidorenko","given":"Viktoriya S."},{"family":"He","given":"Jian"},{"family":"Dickman","given":"Kathleen G."},{"family":"Yun","given":"Byeong Hwa"},{"family":"Moriya","given":"Masaaki"},{"family":"Niknafs","given":"N</vt:lpwstr>
  </property>
  <property fmtid="{D5CDD505-2E9C-101B-9397-08002B2CF9AE}" pid="458" name="ZOTERO_BREF_JvwdUEeJfzJa_2">
    <vt:lpwstr>otero.org/users/14858941/items/S55I5SSE"],"itemData":{"id":891,"type":"article-journal","abstract":"The mutational signature of aristolochic acid exemplifies how genome-wide sequencing can be used to identify environmental exposures leading to cancer.\n  </vt:lpwstr>
  </property>
  <property fmtid="{D5CDD505-2E9C-101B-9397-08002B2CF9AE}" pid="459" name="ZOTERO_BREF_JvwdUEeJfzJa_20">
    <vt:lpwstr>oushin"},{"family":"Douville","given":"Christopher"},{"family":"Karchin","given":"Rachel"},{"family":"Turesky","given":"Robert J."},{"family":"Pu","given":"Yeong-Shiau"},{"family":"Vogelstein","given":"Bert"},{"family":"Papadopoulos","given":"Nickolas"},{</vt:lpwstr>
  </property>
  <property fmtid="{D5CDD505-2E9C-101B-9397-08002B2CF9AE}" pid="460" name="ZOTERO_BREF_JvwdUEeJfzJa_21">
    <vt:lpwstr>"family":"Grollman","given":"Arthur P."},{"family":"Kinzler","given":"Kenneth W."},{"family":"Rosenquist","given":"Thomas A."}],"accessed":{"date-parts":[["2025",4,17]]},"issued":{"date-parts":[["2013",8,7]]}}},{"id":"hrQZjRzN/RABXruww","uris":["http://zo</vt:lpwstr>
  </property>
  <property fmtid="{D5CDD505-2E9C-101B-9397-08002B2CF9AE}" pid="461" name="ZOTERO_BREF_JvwdUEeJfzJa_22">
    <vt:lpwstr>tero.org/users/14858941/items/NWN6BXZ7"],"itemData":{"id":890,"type":"article-journal","abstract":"Genome-wide mutational signatures of the group 1 carcinogen aristolochic acid are observed in urothelial cancers and liver cancers from Asia.\n          , \</vt:lpwstr>
  </property>
  <property fmtid="{D5CDD505-2E9C-101B-9397-08002B2CF9AE}" pid="462" name="ZOTERO_BREF_JvwdUEeJfzJa_23">
    <vt:lpwstr>n            Carcinogen AAlert\n            \n              Aristolochic acid (AA) is a natural compound derived from plants in the\n              Aristolochia\n              genus. For centuries,\n              Aristolochia\n              has been used t</vt:lpwstr>
  </property>
  <property fmtid="{D5CDD505-2E9C-101B-9397-08002B2CF9AE}" pid="463" name="ZOTERO_BREF_JvwdUEeJfzJa_24">
    <vt:lpwstr>hroughout Asia to treat a variety of ailments as a component of traditional Chinese medicine. In recent years, however, a more sinister side of this herb has come to light when it was linked to kidney damage and cancers of the urinary tract. Now, two stud</vt:lpwstr>
  </property>
  <property fmtid="{D5CDD505-2E9C-101B-9397-08002B2CF9AE}" pid="464" name="ZOTERO_BREF_JvwdUEeJfzJa_25">
    <vt:lpwstr>ies by Poon\n              et al.\n              and Hoang\n              et al.\n              present a “molecular signature” of AA-induced DNA damage, which helps to explain the mutagenic effects of AA and may also be useful as a way to detect unsuspec</vt:lpwstr>
  </property>
  <property fmtid="{D5CDD505-2E9C-101B-9397-08002B2CF9AE}" pid="465" name="ZOTERO_BREF_JvwdUEeJfzJa_26">
    <vt:lpwstr>ted AA exposure as a cause of cancer.\n            \n            The molecular signature seen in AA-associated tumors is characterized by a predominance of A:T-to-T:A transversions, a relatively unusual type of mutation that is infrequently seen in other </vt:lpwstr>
  </property>
  <property fmtid="{D5CDD505-2E9C-101B-9397-08002B2CF9AE}" pid="466" name="ZOTERO_BREF_JvwdUEeJfzJa_27">
    <vt:lpwstr>types of cancer, including those caused by other carcinogens. These mutations concentrate at splice sites, causing the inappropriate inclusion or exclusion of entire exons in the resulting mRNA. The overall mutation rate is another notable feature of AA-a</vt:lpwstr>
  </property>
  <property fmtid="{D5CDD505-2E9C-101B-9397-08002B2CF9AE}" pid="467" name="ZOTERO_BREF_JvwdUEeJfzJa_28">
    <vt:lpwstr>ssociated cancers because it is several times higher than the rate of mutations caused by other carcinogens such as tobacco and ultraviolet light. In both studies, the authors also used the molecular signature to discover that AA was a likely cause of tum</vt:lpwstr>
  </property>
  <property fmtid="{D5CDD505-2E9C-101B-9397-08002B2CF9AE}" pid="468" name="ZOTERO_BREF_JvwdUEeJfzJa_29">
    <vt:lpwstr>ors previously attributed to other carcinogens. In one case, a urinary tract cancer that had been attributed to smoking and, in the other case, a liver cancer previously attributed to a chronic hepatitis infection were both identified as having the tellta</vt:lpwstr>
  </property>
  <property fmtid="{D5CDD505-2E9C-101B-9397-08002B2CF9AE}" pid="469" name="ZOTERO_BREF_JvwdUEeJfzJa_3">
    <vt:lpwstr>        , \n            Carcinogen AAlert\n            \n              Aristolochic acid (AA) is a natural compound derived from plants in the\n              Aristolochia\n              genus. For centuries,\n              Aristolochia\n              has </vt:lpwstr>
  </property>
  <property fmtid="{D5CDD505-2E9C-101B-9397-08002B2CF9AE}" pid="470" name="ZOTERO_BREF_JvwdUEeJfzJa_30">
    <vt:lpwstr>le signature of AA mutagenesis.\n            The identification of a specific molecular signature for AA has both clinical and public health implications. For individual patients, the molecular signature could help physicians identify which tumors were ca</vt:lpwstr>
  </property>
  <property fmtid="{D5CDD505-2E9C-101B-9397-08002B2CF9AE}" pid="471" name="ZOTERO_BREF_JvwdUEeJfzJa_31">
    <vt:lpwstr>used by AA. Although this information cannot yet be used to optimize the treatment of individual patients, those who are diagnosed with AA-associated cancers could be monitored more closely for the appearance of additional tumors. Meanwhile, a better unde</vt:lpwstr>
  </property>
  <property fmtid="{D5CDD505-2E9C-101B-9397-08002B2CF9AE}" pid="472" name="ZOTERO_BREF_JvwdUEeJfzJa_32">
    <vt:lpwstr>rstanding of the mutagenic effects of AA should also help to strengthen public health efforts to decrease exposure to this carcinogenic herb.\n          , \n            \n              Aristolochic acid (AA), a natural product of\n              Aristoloch</vt:lpwstr>
  </property>
  <property fmtid="{D5CDD505-2E9C-101B-9397-08002B2CF9AE}" pid="473" name="ZOTERO_BREF_JvwdUEeJfzJa_33">
    <vt:lpwstr>ia\n              plants found in herbal remedies and health supplements, is a group 1 carcinogen that can cause nephrotoxicity and upper urinary tract urothelial cell carcinoma (UTUC). Whole-genome and exome analysis of nine AA-associated UTUCs revealed </vt:lpwstr>
  </property>
  <property fmtid="{D5CDD505-2E9C-101B-9397-08002B2CF9AE}" pid="474" name="ZOTERO_BREF_JvwdUEeJfzJa_34">
    <vt:lpwstr>a strikingly high somatic mutation rate (150 mutations/Mb), exceeding smoking-associated lung cancer (8 mutations/Mb) and ultraviolet radiation–associated melanoma (111 mutations/Mb). The AA-UTUC mutational signature was characterized by A:T to T:A transv</vt:lpwstr>
  </property>
  <property fmtid="{D5CDD505-2E9C-101B-9397-08002B2CF9AE}" pid="475" name="ZOTERO_BREF_JvwdUEeJfzJa_35">
    <vt:lpwstr>ersions at the sequence motif A[C|T]\n              A\n              GG, located primarily on nontranscribed strands. AA-induced mutations were also significantly enriched at splice sites, suggesting a role for splice-site mutations in UTUC pathogenesis. </vt:lpwstr>
  </property>
  <property fmtid="{D5CDD505-2E9C-101B-9397-08002B2CF9AE}" pid="476" name="ZOTERO_BREF_JvwdUEeJfzJa_36">
    <vt:lpwstr>RNA sequencing of AA-UTUC confirmed a general up-regulation of nonsense-mediated decay machinery components and aberrant splicing events associated with splice-site mutations. We observed a high frequency of somatic mutations in chromatin modifiers, parti</vt:lpwstr>
  </property>
  <property fmtid="{D5CDD505-2E9C-101B-9397-08002B2CF9AE}" pid="477" name="ZOTERO_BREF_JvwdUEeJfzJa_37">
    <vt:lpwstr>cularly\n              KDM6A\n              , in AA-UTUC, demonstrated the sufficiency of AA to induce renal dysplasia in mice, and reproduced the AA mutational signature in experimentally treated human renal tubular cells. Finally, exploring other malign</vt:lpwstr>
  </property>
  <property fmtid="{D5CDD505-2E9C-101B-9397-08002B2CF9AE}" pid="478" name="ZOTERO_BREF_JvwdUEeJfzJa_38">
    <vt:lpwstr>ancies that were not known to be associated with AA, we screened 93 hepatocellular carcinoma genomes/exomes and identified AA-like mutational signatures in 11. Our study highlights an unusual genome-wide AA mutational signature and the potential use of mu</vt:lpwstr>
  </property>
  <property fmtid="{D5CDD505-2E9C-101B-9397-08002B2CF9AE}" pid="479" name="ZOTERO_BREF_JvwdUEeJfzJa_39">
    <vt:lpwstr>tation signatures as “molecular fingerprints” for interrogating high-throughput cancer genome data to infer previous carcinogen exposures.","container-title":"Science Translational Medicine","DOI":"10.1126/scitranslmed.3006086","ISSN":"1946-6234, 1946-624</vt:lpwstr>
  </property>
  <property fmtid="{D5CDD505-2E9C-101B-9397-08002B2CF9AE}" pid="480" name="ZOTERO_BREF_JvwdUEeJfzJa_4">
    <vt:lpwstr>been used throughout Asia to treat a variety of ailments as a component of traditional Chinese medicine. In recent years, however, a more sinister side of this herb has come to light when it was linked to kidney damage and cancers of the urinary tract. No</vt:lpwstr>
  </property>
  <property fmtid="{D5CDD505-2E9C-101B-9397-08002B2CF9AE}" pid="481" name="ZOTERO_BREF_JvwdUEeJfzJa_40">
    <vt:lpwstr>2","issue":"197","journalAbbreviation":"Sci. Transl. Med.","language":"en","source":"DOI.org (Crossref)","title":"Genome-Wide Mutational Signatures of Aristolochic Acid and Its Application as a Screening Tool","URL":"https://www.science.org/doi/10.1126/sc</vt:lpwstr>
  </property>
  <property fmtid="{D5CDD505-2E9C-101B-9397-08002B2CF9AE}" pid="482" name="ZOTERO_BREF_JvwdUEeJfzJa_41">
    <vt:lpwstr>itranslmed.3006086","volume":"5","author":[{"family":"Poon","given":"Song Ling"},{"family":"Pang","given":"See-Tong"},{"family":"McPherson","given":"John R."},{"family":"Yu","given":"Willie"},{"family":"Huang","given":"Kie Kyon"},{"family":"Guan","given":</vt:lpwstr>
  </property>
  <property fmtid="{D5CDD505-2E9C-101B-9397-08002B2CF9AE}" pid="483" name="ZOTERO_BREF_JvwdUEeJfzJa_42">
    <vt:lpwstr>"Peiyong"},{"family":"Weng","given":"Wen-Hui"},{"family":"Siew","given":"Ee Yan"},{"family":"Liu","given":"Yujing"},{"family":"Heng","given":"Hong Lee"},{"family":"Chong","given":"Soo Ching"},{"family":"Gan","given":"Anna"},{"family":"Tay","given":"Su Tin</vt:lpwstr>
  </property>
  <property fmtid="{D5CDD505-2E9C-101B-9397-08002B2CF9AE}" pid="484" name="ZOTERO_BREF_JvwdUEeJfzJa_43">
    <vt:lpwstr>g"},{"family":"Lim","given":"Weng Khong"},{"family":"Cutcutache","given":"Ioana"},{"family":"Huang","given":"Dachuan"},{"family":"Ler","given":"Lian Dee"},{"family":"Nairismägi","given":"Maarja-Liisa"},{"family":"Lee","given":"Ming Hui"},{"family":"Chang"</vt:lpwstr>
  </property>
  <property fmtid="{D5CDD505-2E9C-101B-9397-08002B2CF9AE}" pid="485" name="ZOTERO_BREF_JvwdUEeJfzJa_44">
    <vt:lpwstr>,"given":"Ying-Hsu"},{"family":"Yu","given":"Kai-Jie"},{"family":"Chan-on","given":"Waraporn"},{"family":"Li","given":"Bin-Kui"},{"family":"Yuan","given":"Yun-Fei"},{"family":"Qian","given":"Chao-Nan"},{"family":"Ng","given":"Kwai-Fong"},{"family":"Wu","g</vt:lpwstr>
  </property>
  <property fmtid="{D5CDD505-2E9C-101B-9397-08002B2CF9AE}" pid="486" name="ZOTERO_BREF_JvwdUEeJfzJa_45">
    <vt:lpwstr>iven":"Ching-Fang"},{"family":"Hsu","given":"Cheng-Lung"},{"family":"Bunte","given":"Ralph M."},{"family":"Stratton","given":"Michael R."},{"family":"Futreal","given":"P. Andrew"},{"family":"Sung","given":"Wing-Kin"},{"family":"Chuang","given":"Cheng-Keng</vt:lpwstr>
  </property>
  <property fmtid="{D5CDD505-2E9C-101B-9397-08002B2CF9AE}" pid="487" name="ZOTERO_BREF_JvwdUEeJfzJa_46">
    <vt:lpwstr>"},{"family":"Ong","given":"Choon Kiat"},{"family":"Rozen","given":"Steven G."},{"family":"Tan","given":"Patrick"},{"family":"Teh","given":"Bin Tean"}],"accessed":{"date-parts":[["2025",4,17]]},"issued":{"date-parts":[["2013",8,7]]}}}],"schema":"https://g</vt:lpwstr>
  </property>
  <property fmtid="{D5CDD505-2E9C-101B-9397-08002B2CF9AE}" pid="488" name="ZOTERO_BREF_JvwdUEeJfzJa_47">
    <vt:lpwstr>ithub.com/citation-style-language/schema/raw/master/csl-citation.json"}</vt:lpwstr>
  </property>
  <property fmtid="{D5CDD505-2E9C-101B-9397-08002B2CF9AE}" pid="489" name="ZOTERO_BREF_JvwdUEeJfzJa_5">
    <vt:lpwstr>w, two studies by Poon\n              et al.\n              and Hoang\n              et al.\n              present a “molecular signature” of AA-induced DNA damage, which helps to explain the mutagenic effects of AA and may also be useful as a way to dete</vt:lpwstr>
  </property>
  <property fmtid="{D5CDD505-2E9C-101B-9397-08002B2CF9AE}" pid="490" name="ZOTERO_BREF_JvwdUEeJfzJa_6">
    <vt:lpwstr>ct unsuspected AA exposure as a cause of cancer.\n            \n            The molecular signature seen in AA-associated tumors is characterized by a predominance of A:T-to-T:A transversions, a relatively unusual type of mutation that is infrequently see</vt:lpwstr>
  </property>
  <property fmtid="{D5CDD505-2E9C-101B-9397-08002B2CF9AE}" pid="491" name="ZOTERO_BREF_JvwdUEeJfzJa_7">
    <vt:lpwstr>n in other types of cancer, including those caused by other carcinogens. These mutations concentrate at splice sites, causing the inappropriate inclusion or exclusion of entire exons in the resulting mRNA. The overall mutation rate is another notable feat</vt:lpwstr>
  </property>
  <property fmtid="{D5CDD505-2E9C-101B-9397-08002B2CF9AE}" pid="492" name="ZOTERO_BREF_JvwdUEeJfzJa_8">
    <vt:lpwstr>ure of AA-associated cancers, because it is several times higher than the rate of mutations caused by other carcinogens such as tobacco and ultraviolet light. In both studies, the authors also used the molecular signature to discover that AA was a likely </vt:lpwstr>
  </property>
  <property fmtid="{D5CDD505-2E9C-101B-9397-08002B2CF9AE}" pid="493" name="ZOTERO_BREF_JvwdUEeJfzJa_9">
    <vt:lpwstr>cause of tumors previously attributed to other carcinogens. In one case, a urinary tract cancer that had been attributed to smoking and, in the other case, a liver cancer previously attributed to a chronic hepatitis infection were both identified as havin</vt:lpwstr>
  </property>
  <property fmtid="{D5CDD505-2E9C-101B-9397-08002B2CF9AE}" pid="494" name="ZOTERO_BREF_LiVs887hgA47_1">
    <vt:lpwstr>ZOTERO_BIBL {"uncited":[],"omitted":[],"custom":[]} CSL_BIBLIOGRAPHY</vt:lpwstr>
  </property>
  <property fmtid="{D5CDD505-2E9C-101B-9397-08002B2CF9AE}" pid="495" name="ZOTERO_BREF_NhmgMLG5UTqp_1">
    <vt:lpwstr>ZOTERO_ITEM CSL_CITATION {"citationID":"m8DfwMxt","properties":{"formattedCitation":"(Ng et al. 2017; Poon et al. 2015)","plainCitation":"(Ng et al. 2017; Poon et al. 2015)","noteIndex":0},"citationItems":[{"id":"hrQZjRzN/NZaoAwd9","uris":["http://zotero.</vt:lpwstr>
  </property>
  <property fmtid="{D5CDD505-2E9C-101B-9397-08002B2CF9AE}" pid="496" name="ZOTERO_BREF_NhmgMLG5UTqp_10">
    <vt:lpwstr>ud"},{"family":"Yu","given":"Willie"},{"family":"Suzuki","given":"Yuka"},{"family":"Thangaraju","given":"Saranya"},{"family":"Ng","given":"Cedric C Y"},{"family":"Tan","given":"Patrick"},{"family":"Pang","given":"See-Tong"},{"family":"Huang","given":"Hao-</vt:lpwstr>
  </property>
  <property fmtid="{D5CDD505-2E9C-101B-9397-08002B2CF9AE}" pid="497" name="ZOTERO_BREF_NhmgMLG5UTqp_11">
    <vt:lpwstr>Yi"},{"family":"Yu","given":"Ming-Chin"},{"family":"Lee","given":"Po-Huang"},{"family":"Hsieh","given":"Sen-Yung"},{"family":"Chang","given":"Alex Y"},{"family":"Bin","given":"†"},{"family":"Teh","given":"T"},{"family":"Steven","given":"†"},{"family":"Roz</vt:lpwstr>
  </property>
  <property fmtid="{D5CDD505-2E9C-101B-9397-08002B2CF9AE}" pid="498" name="ZOTERO_BREF_NhmgMLG5UTqp_12">
    <vt:lpwstr>en","given":"G"}],"issued":{"date-parts":[["2017"]]}}},{"id":"hrQZjRzN/3hJNj7td","uris":["http://zotero.org/users/14858941/items/UIWWU7GW"],"itemData":{"id":893,"type":"article-journal","abstract":"Background: Aristolochic acid (AA) is a natural compound </vt:lpwstr>
  </property>
  <property fmtid="{D5CDD505-2E9C-101B-9397-08002B2CF9AE}" pid="499" name="ZOTERO_BREF_NhmgMLG5UTqp_13">
    <vt:lpwstr>found in many plants of the Aristolochia genus, and these plants are widely used in traditional medicines for numerous conditions and for weight loss. Previous work has connected AA-mutagenesis to upper-tract urothelial cell carcinomas and hepatocellular </vt:lpwstr>
  </property>
  <property fmtid="{D5CDD505-2E9C-101B-9397-08002B2CF9AE}" pid="500" name="ZOTERO_BREF_NhmgMLG5UTqp_14">
    <vt:lpwstr>carcinomas. We hypothesize that AA may also contribute to bladder cancer.\nMethods: Here, we investigated the involvement of AA-mutagenesis in bladder cancer by sequencing bladder tumor genomes from two patients with known exposure to AA. After detecting </vt:lpwstr>
  </property>
  <property fmtid="{D5CDD505-2E9C-101B-9397-08002B2CF9AE}" pid="501" name="ZOTERO_BREF_NhmgMLG5UTqp_15">
    <vt:lpwstr>strong mutational signatures of AA exposure in these tumors, we exome-sequenced and analyzed an additional 11 bladder tumors and analyzed publicly available somatic mutation data from a further 336 bladder tumors.\nResults: The somatic mutations in the bl</vt:lpwstr>
  </property>
  <property fmtid="{D5CDD505-2E9C-101B-9397-08002B2CF9AE}" pid="502" name="ZOTERO_BREF_NhmgMLG5UTqp_16">
    <vt:lpwstr>adder tumors from the two patients with known AA exposure showed overwhelming AA signatures. We also detected evidence of AA exposure in 1 out of 11 bladder tumors from Singapore and in 3 out of 99 bladder tumors from China. In addition, 1 out of 194 blad</vt:lpwstr>
  </property>
  <property fmtid="{D5CDD505-2E9C-101B-9397-08002B2CF9AE}" pid="503" name="ZOTERO_BREF_NhmgMLG5UTqp_17">
    <vt:lpwstr>der tumors from North America showed a pattern of mutations that might have resulted from exposure to an unknown mutagen with a heretofore undescribed pattern of A &gt; T mutations. Besides the signature of AA exposure, the bladder tumors also showed the CpG</vt:lpwstr>
  </property>
  <property fmtid="{D5CDD505-2E9C-101B-9397-08002B2CF9AE}" pid="504" name="ZOTERO_BREF_NhmgMLG5UTqp_18">
    <vt:lpwstr> &gt; TpG and activated-APOBEC signatures, which have been previously reported in bladder cancer.\nConclusions: This study demonstrates the utility of inferring mutagenic exposures from somatic mutation spectra. Moreover, AA exposure in bladder cancer appear</vt:lpwstr>
  </property>
  <property fmtid="{D5CDD505-2E9C-101B-9397-08002B2CF9AE}" pid="505" name="ZOTERO_BREF_NhmgMLG5UTqp_19">
    <vt:lpwstr>s to be more pervasive in the East, where traditional herbal medicine is more widely used. More broadly, our results suggest that AA exposure is more extensive than previously thought both in terms of populations at risk and in terms of types of cancers i</vt:lpwstr>
  </property>
  <property fmtid="{D5CDD505-2E9C-101B-9397-08002B2CF9AE}" pid="506" name="ZOTERO_BREF_NhmgMLG5UTqp_2">
    <vt:lpwstr>org/users/14858941/items/MRBGYGMA"],"itemData":{"id":703,"type":"article-journal","abstract":"Many traditional pharmacopeias include Aristolochia and related plants, which contain nephrotoxins and mutagens in the form of aristolochic acids and similar com</vt:lpwstr>
  </property>
  <property fmtid="{D5CDD505-2E9C-101B-9397-08002B2CF9AE}" pid="507" name="ZOTERO_BREF_NhmgMLG5UTqp_20">
    <vt:lpwstr>nvolved. This appears to be an important public health issue that should be addressed by further investigation and by primary prevention through regulation and education. In addition to opportunities for primary prevention, knowledge of AA exposure would </vt:lpwstr>
  </property>
  <property fmtid="{D5CDD505-2E9C-101B-9397-08002B2CF9AE}" pid="508" name="ZOTERO_BREF_NhmgMLG5UTqp_21">
    <vt:lpwstr>provide opportunities for secondary prevention in the form of intensified screening of patients with known or suspected AA exposure.","container-title":"Genome Medicine","DOI":"10.1186/s13073-015-0161-3","ISSN":"1756-994X","issue":"1","journalAbbreviation</vt:lpwstr>
  </property>
  <property fmtid="{D5CDD505-2E9C-101B-9397-08002B2CF9AE}" pid="509" name="ZOTERO_BREF_NhmgMLG5UTqp_22">
    <vt:lpwstr>":"Genome Med","language":"en","page":"38","source":"DOI.org (Crossref)","title":"Mutation signatures implicate aristolochic acid in bladder cancer development","volume":"7","author":[{"family":"Poon","given":"Song Ling"},{"family":"Huang","given":"Mi Ni"</vt:lpwstr>
  </property>
  <property fmtid="{D5CDD505-2E9C-101B-9397-08002B2CF9AE}" pid="510" name="ZOTERO_BREF_NhmgMLG5UTqp_23">
    <vt:lpwstr>},{"family":"Choo","given":"Yang"},{"family":"McPherson","given":"John R"},{"family":"Yu","given":"Willie"},{"family":"Heng","given":"Hong Lee"},{"family":"Gan","given":"Anna"},{"family":"Myint","given":"Swe Swe"},{"family":"Siew","given":"Ee Yan"},{"fami</vt:lpwstr>
  </property>
  <property fmtid="{D5CDD505-2E9C-101B-9397-08002B2CF9AE}" pid="511" name="ZOTERO_BREF_NhmgMLG5UTqp_24">
    <vt:lpwstr>ly":"Ler","given":"Lian Dee"},{"family":"Ng","given":"Lay Guat"},{"family":"Weng","given":"Wen-Hui"},{"family":"Chuang","given":"Cheng-Keng"},{"family":"Yuen","given":"John Sp"},{"family":"Pang","given":"See-Tong"},{"family":"Tan","given":"Patrick"},{"fam</vt:lpwstr>
  </property>
  <property fmtid="{D5CDD505-2E9C-101B-9397-08002B2CF9AE}" pid="512" name="ZOTERO_BREF_NhmgMLG5UTqp_25">
    <vt:lpwstr>ily":"Teh","given":"Bin Tean"},{"family":"Rozen","given":"Steven G"}],"issued":{"date-parts":[["2015",4,28]]}}}],"schema":"https://github.com/citation-style-language/schema/raw/master/csl-citation.json"}</vt:lpwstr>
  </property>
  <property fmtid="{D5CDD505-2E9C-101B-9397-08002B2CF9AE}" pid="513" name="ZOTERO_BREF_NhmgMLG5UTqp_3">
    <vt:lpwstr>pounds (collectively, AA). AA is implicated in multiple cancer types, sometimes with very high mutational burdens, especially in upper tract urothelial cancers (UTUCs). AA-associated kidney failure and UTUCs are prevalent in Taiwan, but AA's role in hepat</vt:lpwstr>
  </property>
  <property fmtid="{D5CDD505-2E9C-101B-9397-08002B2CF9AE}" pid="514" name="ZOTERO_BREF_NhmgMLG5UTqp_4">
    <vt:lpwstr>ocellular carcinomas (HCCs) there remains unexplored. Therefore, we sequenced the whole exomes of 98 HCCs from two hospitals in Taiwan and found that 78% showed the distinctive mutational signature of AA exposure, accounting for most of the nonsilent muta</vt:lpwstr>
  </property>
  <property fmtid="{D5CDD505-2E9C-101B-9397-08002B2CF9AE}" pid="515" name="ZOTERO_BREF_NhmgMLG5UTqp_5">
    <vt:lpwstr>tions in known cancer driver genes. We then searched for the AA signature in 1400 HCCs from diverse geographic regions. Consistent with exposure through known herbal medicines, 47% of Chinese HCCs showed the signature, albeit with lower mutation loads tha</vt:lpwstr>
  </property>
  <property fmtid="{D5CDD505-2E9C-101B-9397-08002B2CF9AE}" pid="516" name="ZOTERO_BREF_NhmgMLG5UTqp_6">
    <vt:lpwstr>n in Taiwan. In addition, 29% of HCCs from Southeast Asia showed the signature. The AA signature was also detected in 13 and 2.7% of HCCs from Korea and Japan as well as in 4.8 and 1.7% of HCCs from North America and Europe, respectively, excluding one U.</vt:lpwstr>
  </property>
  <property fmtid="{D5CDD505-2E9C-101B-9397-08002B2CF9AE}" pid="517" name="ZOTERO_BREF_NhmgMLG5UTqp_7">
    <vt:lpwstr>S. hospital where 22% of 87 \"Asian\" HCCs had the signature. Thus, AA exposure is geographically widespread. Asia, especially Taiwan, appears to be much more extensively affected, which is consistent with other evidence of patterns of AA exposure. We pro</vt:lpwstr>
  </property>
  <property fmtid="{D5CDD505-2E9C-101B-9397-08002B2CF9AE}" pid="518" name="ZOTERO_BREF_NhmgMLG5UTqp_8">
    <vt:lpwstr>pose that additional measures aimed at primary prevention through avoidance of AA exposure and investigation of possible approaches to secondary prevention are warranted.","title":"Aristolochic acids and their derivatives are widely implicated in liver ca</vt:lpwstr>
  </property>
  <property fmtid="{D5CDD505-2E9C-101B-9397-08002B2CF9AE}" pid="519" name="ZOTERO_BREF_NhmgMLG5UTqp_9">
    <vt:lpwstr>ncers in Taiwan and throughout Asia","URL":"https://www.science.org","author":[{"family":"Ng","given":"Alvin W T"},{"family":"Poon","given":"Song Ling"},{"family":"Huang","given":"Mi Ni"},{"family":"Lim","given":"Jing Quan"},{"family":"Boot","given":"Arno</vt:lpwstr>
  </property>
  <property fmtid="{D5CDD505-2E9C-101B-9397-08002B2CF9AE}" pid="520" name="ZOTERO_BREF_SKWaXNETtpY0_1">
    <vt:lpwstr>ZOTERO_ITEM CSL_CITATION {"citationID":"myrzr0HC","properties":{"formattedCitation":"(Alexandrov et al. 2014)","plainCitation":"(Alexandrov et al. 2014)","noteIndex":0},"citationItems":[{"id":"hrQZjRzN/OwAMNaSm","uris":["http://zotero.org/users/14858941/i</vt:lpwstr>
  </property>
  <property fmtid="{D5CDD505-2E9C-101B-9397-08002B2CF9AE}" pid="521" name="ZOTERO_BREF_SKWaXNETtpY0_2">
    <vt:lpwstr>tems/RRYFUNRP"],"itemData":{"id":407,"type":"article-journal","DOI":"10.1038/nature12477.Signatures","issue":"7463","page":"415-421","title":"Signatures of mutational processes in human cancer","volume":"500","author":[{"family":"Alexandrov","given":"Ludm</vt:lpwstr>
  </property>
  <property fmtid="{D5CDD505-2E9C-101B-9397-08002B2CF9AE}" pid="522" name="ZOTERO_BREF_SKWaXNETtpY0_3">
    <vt:lpwstr>il B"},{"family":"Nik-zainal","given":"Serena"},{"family":"Wedge","given":"David C"},{"family":"Aparicio","given":"Samuel A J R"}],"issued":{"date-parts":[["2014"]]}}}],"schema":"https://github.com/citation-style-language/schema/raw/master/csl-citation.js</vt:lpwstr>
  </property>
  <property fmtid="{D5CDD505-2E9C-101B-9397-08002B2CF9AE}" pid="523" name="ZOTERO_BREF_SKWaXNETtpY0_4">
    <vt:lpwstr>on"}</vt:lpwstr>
  </property>
  <property fmtid="{D5CDD505-2E9C-101B-9397-08002B2CF9AE}" pid="524" name="ZOTERO_BREF_Yu0snU1feDwM_1">
    <vt:lpwstr>ZOTERO_ITEM CSL_CITATION {"citationID":"chja2ELk","properties":{"formattedCitation":"(Davies et al. 2017)","plainCitation":"(Davies et al. 2017)","noteIndex":0},"citationItems":[{"id":"LEYrocS4/YWud6I9Z","uris":["http://zotero.org/users/14858941/items/FX3</vt:lpwstr>
  </property>
  <property fmtid="{D5CDD505-2E9C-101B-9397-08002B2CF9AE}" pid="525" name="ZOTERO_BREF_Yu0snU1feDwM_10">
    <vt:lpwstr>iven":"Dominik"},{"family":"Morganella","given":"Sandro"},{"family":"Yates","given":"Lucy R."},{"family":"Staaf","given":"Johan"},{"family":"Zou","given":"Xueqing"},{"family":"Ramakrishna","given":"Manasa"},{"family":"Martin","given":"Sancha"},{"family":"</vt:lpwstr>
  </property>
  <property fmtid="{D5CDD505-2E9C-101B-9397-08002B2CF9AE}" pid="526" name="ZOTERO_BREF_Yu0snU1feDwM_11">
    <vt:lpwstr>Boyault","given":"Sandrine"},{"family":"Sieuwerts","given":"Anieta M."},{"family":"Simpson","given":"Peter T."},{"family":"King","given":"Tari A."},{"family":"Raine","given":"Keiran"},{"family":"Eyfjord","given":"Jorunn E."},{"family":"Kong","given":"Gu"}</vt:lpwstr>
  </property>
  <property fmtid="{D5CDD505-2E9C-101B-9397-08002B2CF9AE}" pid="527" name="ZOTERO_BREF_Yu0snU1feDwM_12">
    <vt:lpwstr>,{"family":"Borg","given":"Åke"},{"family":"Birney","given":"Ewan"},{"family":"Stunnenberg","given":"Hendrik G."},{"family":"Van De Vijver","given":"Marc J."},{"family":"Børresen-Dale","given":"Anne Lise"},{"family":"Martens","given":"John W.M."},{"family</vt:lpwstr>
  </property>
  <property fmtid="{D5CDD505-2E9C-101B-9397-08002B2CF9AE}" pid="528" name="ZOTERO_BREF_Yu0snU1feDwM_13">
    <vt:lpwstr>":"Span","given":"Paul N."},{"family":"Lakhani","given":"Sunil R."},{"family":"Vincent-Salomon","given":"Anne"},{"family":"Sotiriou","given":"Christos"},{"family":"Tutt","given":"Andrew"},{"family":"Thompson","given":"Alastair M."},{"family":"Van Laere","</vt:lpwstr>
  </property>
  <property fmtid="{D5CDD505-2E9C-101B-9397-08002B2CF9AE}" pid="529" name="ZOTERO_BREF_Yu0snU1feDwM_14">
    <vt:lpwstr>given":"Steven"},{"family":"Richardson","given":"Andrea L."},{"family":"Viari","given":"Alain"},{"family":"Campbell","given":"Peter J."},{"family":"Stratton","given":"Michael R."},{"family":"Nik-Zainal","given":"Serena"}],"issued":{"date-parts":[["2017",4</vt:lpwstr>
  </property>
  <property fmtid="{D5CDD505-2E9C-101B-9397-08002B2CF9AE}" pid="530" name="ZOTERO_BREF_Yu0snU1feDwM_15">
    <vt:lpwstr>,1]]}}}],"schema":"https://github.com/citation-style-language/schema/raw/master/csl-citation.json"}</vt:lpwstr>
  </property>
  <property fmtid="{D5CDD505-2E9C-101B-9397-08002B2CF9AE}" pid="531" name="ZOTERO_BREF_Yu0snU1feDwM_2">
    <vt:lpwstr>CFPG5"],"itemData":{"id":713,"type":"article-journal","abstract":"Approximately 1-5% of breast cancers are attributed to inherited mutations in BRCA1 or BRCA2 and are selectively sensitive to poly(ADP-ribose) polymerase (PARP) inhibitors. In other cancer </vt:lpwstr>
  </property>
  <property fmtid="{D5CDD505-2E9C-101B-9397-08002B2CF9AE}" pid="532" name="ZOTERO_BREF_Yu0snU1feDwM_3">
    <vt:lpwstr>types, germline and/or somatic mutations in BRCA1 and/or BRCA2 (BRCA1/BRCA2) also confer selective sensitivity to PARP inhibitors. Thus, assays to detect BRCA1/BRCA2-deficient tumors have been sought. Recently, somatic substitution, insertion/deletion and</vt:lpwstr>
  </property>
  <property fmtid="{D5CDD505-2E9C-101B-9397-08002B2CF9AE}" pid="533" name="ZOTERO_BREF_Yu0snU1feDwM_4">
    <vt:lpwstr> rearrangement patterns, or 'mutational signatures', were associated with BRCA1/BRCA2 dysfunction. Herein we used a lasso logistic regression model to identify six distinguishing mutational signatures predictive of BRCA1/BRCA2 deficiency. A weighted model</vt:lpwstr>
  </property>
  <property fmtid="{D5CDD505-2E9C-101B-9397-08002B2CF9AE}" pid="534" name="ZOTERO_BREF_Yu0snU1feDwM_5">
    <vt:lpwstr> called HRDetect was developed to accurately detect BRCA1/BRCA2-deficient samples. HRDetect identifies BRCA1/BRCA2-deficient tumors with 98.7% sensitivity (area under the curve (AUC) = 0.98). Application of this model in a cohort of 560 individuals with b</vt:lpwstr>
  </property>
  <property fmtid="{D5CDD505-2E9C-101B-9397-08002B2CF9AE}" pid="535" name="ZOTERO_BREF_Yu0snU1feDwM_6">
    <vt:lpwstr>reast cancer, of whom 22 were known to carry a germline BRCA1 or BRCA2 mutation, allowed us to identify an additional 22 tumors with somatic loss of BRCA1 or BRCA2 and 47 tumors with functional BRCA1/BRCA2 deficiency where no mutation was detected. We val</vt:lpwstr>
  </property>
  <property fmtid="{D5CDD505-2E9C-101B-9397-08002B2CF9AE}" pid="536" name="ZOTERO_BREF_Yu0snU1feDwM_7">
    <vt:lpwstr>idated HRDetect on independent cohorts of breast, ovarian and pancreatic cancers and demonstrated its efficacy in alternative sequencing strategies. Integrating all of the classes of mutational signatures thus reveals a larger proportion of individuals wi</vt:lpwstr>
  </property>
  <property fmtid="{D5CDD505-2E9C-101B-9397-08002B2CF9AE}" pid="537" name="ZOTERO_BREF_Yu0snU1feDwM_8">
    <vt:lpwstr>th breast cancer harboring BRCA1/BRCA2 deficiency (up to 22%) than hitherto appreciated (∼1-5%) who could have selective therapeutic sensitivity to PARP inhibition.","container-title":"Nature Medicine","DOI":"10.1038/nm.4292","ISSN":"1546170X","issue":"4"</vt:lpwstr>
  </property>
  <property fmtid="{D5CDD505-2E9C-101B-9397-08002B2CF9AE}" pid="538" name="ZOTERO_BREF_Yu0snU1feDwM_9">
    <vt:lpwstr>,"note":"PMID: 28288110\npublisher: Nature Publishing Group","page":"517-525","title":"HRDetect is a predictor of BRCA1 and BRCA2 deficiency based on mutational signatures","volume":"23","author":[{"family":"Davies","given":"Helen"},{"family":"Glodzik","g</vt:lpwstr>
  </property>
  <property fmtid="{D5CDD505-2E9C-101B-9397-08002B2CF9AE}" pid="539" name="ZOTERO_BREF_hhD988u0jN7V_1">
    <vt:lpwstr>ZOTERO_ITEM CSL_CITATION {"citationID":"g9PjEZ8H","properties":{"formattedCitation":"(Huang et al. 2015)","plainCitation":"(Huang et al. 2015)","dontUpdate":true,"noteIndex":0},"citationItems":[{"id":11810,"uris":["http://zotero.org/groups/6195561/items/8</vt:lpwstr>
  </property>
  <property fmtid="{D5CDD505-2E9C-101B-9397-08002B2CF9AE}" pid="540" name="ZOTERO_BREF_hhD988u0jN7V_10">
    <vt:lpwstr>w/master/csl-citation.json"}</vt:lpwstr>
  </property>
  <property fmtid="{D5CDD505-2E9C-101B-9397-08002B2CF9AE}" pid="541" name="ZOTERO_BREF_hhD988u0jN7V_2">
    <vt:lpwstr>I59WHUF"],"itemData":{"id":11810,"type":"article-journal","abstract":"Abstract\n            Microsatellite instability (MSI) is a form of hypermutation that occurs in some tumors due to defects in cellular DNA mismatch repair. MSI is characterized by freq</vt:lpwstr>
  </property>
  <property fmtid="{D5CDD505-2E9C-101B-9397-08002B2CF9AE}" pid="542" name="ZOTERO_BREF_hhD988u0jN7V_3">
    <vt:lpwstr>uent somatic mutations (i.e., cancer-specific mutations) that change the length of simple repeats (e.g., AAAAA…., GATAGATAGATA...). Clinical MSI tests evaluate the lengths of a handful of simple repeat sites, while next-generation sequencing can assay man</vt:lpwstr>
  </property>
  <property fmtid="{D5CDD505-2E9C-101B-9397-08002B2CF9AE}" pid="543" name="ZOTERO_BREF_hhD988u0jN7V_4">
    <vt:lpwstr>y more sites and offers a much more complete view of their somatic mutation frequencies. Using somatic mutation data from the exomes of a 361-tumor training set, we developed classifiers to determine MSI status based on four machine-learning frameworks. A</vt:lpwstr>
  </property>
  <property fmtid="{D5CDD505-2E9C-101B-9397-08002B2CF9AE}" pid="544" name="ZOTERO_BREF_hhD988u0jN7V_5">
    <vt:lpwstr>ll frameworks had high accuracy and after choosing one we determined that it had &gt;98% concordance with clinical tests in a separate 163-tumor test set. Furthermore, this classifier retained high concordance even when classifying tumors based on subsets of</vt:lpwstr>
  </property>
  <property fmtid="{D5CDD505-2E9C-101B-9397-08002B2CF9AE}" pid="545" name="ZOTERO_BREF_hhD988u0jN7V_6">
    <vt:lpwstr> whole-exome data. We have released a CRAN R package, MSIseq, based on this classifier. MSIseq is faster and simpler to use than software that requires large files of aligned sequenced reads. MSIseq will be useful for genomic studies in which clinical MSI</vt:lpwstr>
  </property>
  <property fmtid="{D5CDD505-2E9C-101B-9397-08002B2CF9AE}" pid="546" name="ZOTERO_BREF_hhD988u0jN7V_7">
    <vt:lpwstr> test results are unavailable and for detecting possible misclassifications by clinical tests.","container-title":"Scientific Reports","DOI":"10.1038/srep13321","ISSN":"2045-2322","issue":"1","journalAbbreviation":"Sci Rep","language":"en","page":"13321",</vt:lpwstr>
  </property>
  <property fmtid="{D5CDD505-2E9C-101B-9397-08002B2CF9AE}" pid="547" name="ZOTERO_BREF_hhD988u0jN7V_8">
    <vt:lpwstr>"source":"DOI.org (Crossref)","title":"MSIseq: Software for Assessing Microsatellite Instability from Catalogs of Somatic Mutations","title-short":"MSIseq","volume":"5","author":[{"family":"Huang","given":"Mini"},{"family":"McPherson","given":"John R."},{</vt:lpwstr>
  </property>
  <property fmtid="{D5CDD505-2E9C-101B-9397-08002B2CF9AE}" pid="548" name="ZOTERO_BREF_hhD988u0jN7V_9">
    <vt:lpwstr>"family":"Cutcutache","given":"Ioana"},{"family":"Teh","given":"Bin Tean"},{"family":"Tan","given":"Patrick"},{"family":"Rozen","given":"Steven G."}],"issued":{"date-parts":[["2015",8,26]]}}}],"schema":"https://github.com/citation-style-language/schema/ra</vt:lpwstr>
  </property>
  <property fmtid="{D5CDD505-2E9C-101B-9397-08002B2CF9AE}" pid="549" name="ZOTERO_BREF_sXKgi2ptdMXh_1">
    <vt:lpwstr>ZOTERO_ITEM CSL_CITATION {"citationID":"NDB43297","properties":{"formattedCitation":"(Liu et al. 2023)","plainCitation":"(Liu et al. 2023)","noteIndex":0},"citationItems":[{"id":11795,"uris":["http://zotero.org/groups/6195561/items/NQMLZAP5"],"itemData":{</vt:lpwstr>
  </property>
  <property fmtid="{D5CDD505-2E9C-101B-9397-08002B2CF9AE}" pid="550" name="ZOTERO_BREF_sXKgi2ptdMXh_10">
    <vt:lpwstr>,"issued":{"date-parts":[["2023",1,10]]}}}],"schema":"https://github.com/citation-style-language/schema/raw/master/csl-citation.json"}</vt:lpwstr>
  </property>
  <property fmtid="{D5CDD505-2E9C-101B-9397-08002B2CF9AE}" pid="551" name="ZOTERO_BREF_sXKgi2ptdMXh_2">
    <vt:lpwstr>"id":11795,"type":"article-journal","abstract":"Mutational signatures are characteristic patterns of mutations caused by endogenous or exogenous mutational processes. These signatures can be discovered by analyzing mutations in large sets of samples––usua</vt:lpwstr>
  </property>
  <property fmtid="{D5CDD505-2E9C-101B-9397-08002B2CF9AE}" pid="552" name="ZOTERO_BREF_sXKgi2ptdMXh_3">
    <vt:lpwstr>lly somatic mutations in tumor samples. Most programs for discovering mutational signatures are based on non-negative matrix factorization (NMF). Alternatively, signatures can be discovered using hierarchical Dirichlet process (HDP) mixture models, an app</vt:lpwstr>
  </property>
  <property fmtid="{D5CDD505-2E9C-101B-9397-08002B2CF9AE}" pid="553" name="ZOTERO_BREF_sXKgi2ptdMXh_4">
    <vt:lpwstr>roach that has been less explored. These models assign mutations to clusters and view each cluster as being generated from the signature of a particular mutational process. Here, we describe mSigHdp, an improved approach to using HDP mixture models to dis</vt:lpwstr>
  </property>
  <property fmtid="{D5CDD505-2E9C-101B-9397-08002B2CF9AE}" pid="554" name="ZOTERO_BREF_sXKgi2ptdMXh_5">
    <vt:lpwstr>cover mutational signatures. We benchmarked mSigHdp and state-of-theart NMF-based approaches on four realistic synthetic data sets. These data sets encompassed 18 cancer types. In total, they contained 3.5 × 107 singlebase-substitution mutations represent</vt:lpwstr>
  </property>
  <property fmtid="{D5CDD505-2E9C-101B-9397-08002B2CF9AE}" pid="555" name="ZOTERO_BREF_sXKgi2ptdMXh_6">
    <vt:lpwstr>ing 32 signatures and 6.1 × 106 small insertion and deletion mutations representing 13 signatures. For three of the four data sets, mSigHdp had the best positive predictive value for discovering mutational signatures, and for all four data sets, it had th</vt:lpwstr>
  </property>
  <property fmtid="{D5CDD505-2E9C-101B-9397-08002B2CF9AE}" pid="556" name="ZOTERO_BREF_sXKgi2ptdMXh_7">
    <vt:lpwstr>e best true positive rate. Its CPU usage was similar to that of the NMFbased approaches. Thus, mSigHdp is an important and practical addition to the set of tools available for discovering mutational signatures.","container-title":"NAR Genomics and Bioinfo</vt:lpwstr>
  </property>
  <property fmtid="{D5CDD505-2E9C-101B-9397-08002B2CF9AE}" pid="557" name="ZOTERO_BREF_sXKgi2ptdMXh_8">
    <vt:lpwstr>rmatics","DOI":"10.1093/nargab/lqad005","ISSN":"2631-9268","issue":"1","language":"en","license":"https://creativecommons.org/licenses/by/4.0/","page":"lqad005","source":"DOI.org (Crossref)","title":"mSigHdp: hierarchical Dirichlet process mixture modelin</vt:lpwstr>
  </property>
  <property fmtid="{D5CDD505-2E9C-101B-9397-08002B2CF9AE}" pid="558" name="ZOTERO_BREF_sXKgi2ptdMXh_9">
    <vt:lpwstr>g for mutational signature discovery","title-short":"mSigHdp","volume":"5","author":[{"family":"Liu","given":"Mo"},{"family":"Wu","given":"Yang"},{"family":"Jiang","given":"Nanhai"},{"family":"Boot","given":"Arnoud"},{"family":"Rozen","given":"Steven G"}]</vt:lpwstr>
  </property>
  <property fmtid="{D5CDD505-2E9C-101B-9397-08002B2CF9AE}" pid="559" name="ZOTERO_BREF_xeDB1zkV4c3y_1">
    <vt:lpwstr>ZOTERO_ITEM CSL_CITATION {"citationID":"0PjOKvaY","properties":{"formattedCitation":"(Jin et al. 2024; Koh et al. 2025a; Reijns et al. 2022)","plainCitation":"(Jin et al. 2024; Koh et al. 2025a; Reijns et al. 2022)","dontUpdate":true,"noteIndex":0},"citat</vt:lpwstr>
  </property>
  <property fmtid="{D5CDD505-2E9C-101B-9397-08002B2CF9AE}" pid="560" name="ZOTERO_BREF_xeDB1zkV4c3y_10">
    <vt:lpwstr>ournal","abstract":"Abstract\n            Despite their deleterious effects, small insertions and deletions (InDels) have received far less attention than substitutions. Here we generated isogenic CRISPR-edited human cellular models of postreplicative rep</vt:lpwstr>
  </property>
  <property fmtid="{D5CDD505-2E9C-101B-9397-08002B2CF9AE}" pid="561" name="ZOTERO_BREF_xeDB1zkV4c3y_11">
    <vt:lpwstr>air dysfunction (PRRd), including individual and combined gene edits of DNA mismatch repair (MMR) and replicative polymerases (Pol ε and Pol δ). Unique, diverse InDel mutational footprints were revealed. However, the prevailing InDel classification framew</vt:lpwstr>
  </property>
  <property fmtid="{D5CDD505-2E9C-101B-9397-08002B2CF9AE}" pid="562" name="ZOTERO_BREF_xeDB1zkV4c3y_12">
    <vt:lpwstr>ork was unable to discriminate these InDel signatures from background mutagenesis and from each other. To address this, we developed an alternative InDel classification system that considers flanking sequences and informative motifs (for example, longer h</vt:lpwstr>
  </property>
  <property fmtid="{D5CDD505-2E9C-101B-9397-08002B2CF9AE}" pid="563" name="ZOTERO_BREF_xeDB1zkV4c3y_13">
    <vt:lpwstr>omopolymers), enabling unambiguous InDel classification into 89 subtypes. Through focused characterization of seven tumor types from the 100,000 Genomes Project, we uncovered 37 InDel signatures; 27 were new. In addition to unveiling previously hidden bio</vt:lpwstr>
  </property>
  <property fmtid="{D5CDD505-2E9C-101B-9397-08002B2CF9AE}" pid="564" name="ZOTERO_BREF_xeDB1zkV4c3y_14">
    <vt:lpwstr>logical insights, we also developed PRRDetect—a highly specific classifier of PRRd status in tumors, with potential implications for immunotherapies.","container-title":"Nature Genetics","DOI":"10.1038/s41588-025-02152-y","ISSN":"1061-4036, 1546-1718","jo</vt:lpwstr>
  </property>
  <property fmtid="{D5CDD505-2E9C-101B-9397-08002B2CF9AE}" pid="565" name="ZOTERO_BREF_xeDB1zkV4c3y_15">
    <vt:lpwstr>urnalAbbreviation":"Nat Genet","language":"en","source":"DOI.org (Crossref)","title":"A redefined InDel taxonomy provides insights into mutational signatures","URL":"https://www.nature.com/articles/s41588-025-02152-y","author":[{"family":"Koh","given":"Ge</vt:lpwstr>
  </property>
  <property fmtid="{D5CDD505-2E9C-101B-9397-08002B2CF9AE}" pid="566" name="ZOTERO_BREF_xeDB1zkV4c3y_16">
    <vt:lpwstr>ne Ching Chiek"},{"family":"Nanda","given":"Arjun Scott"},{"family":"Rinaldi","given":"Giuseppe"},{"family":"Boushaki","given":"Soraya"},{"family":"Degasperi","given":"Andrea"},{"family":"Badja","given":"Cherif"},{"family":"Pregnall","given":"Andrew Marce</vt:lpwstr>
  </property>
  <property fmtid="{D5CDD505-2E9C-101B-9397-08002B2CF9AE}" pid="567" name="ZOTERO_BREF_xeDB1zkV4c3y_17">
    <vt:lpwstr>l"},{"family":"Zhao","given":"Salome Jingchen"},{"family":"Chmelova","given":"Lucia"},{"family":"Black","given":"Daniella"},{"family":"Heskin","given":"Laura"},{"family":"Dias","given":"João"},{"family":"Young","given":"Jamie"},{"family":"Memari","given":</vt:lpwstr>
  </property>
  <property fmtid="{D5CDD505-2E9C-101B-9397-08002B2CF9AE}" pid="568" name="ZOTERO_BREF_xeDB1zkV4c3y_18">
    <vt:lpwstr>"Yasin"},{"family":"Shooter","given":"Scott"},{"family":"Czarnecki","given":"Jan"},{"family":"Brown","given":"Matthew Arthur"},{"family":"Davies","given":"Helen Ruth"},{"family":"Zou","given":"Xueqing"},{"family":"Nik-Zainal","given":"Serena"}],"accessed"</vt:lpwstr>
  </property>
  <property fmtid="{D5CDD505-2E9C-101B-9397-08002B2CF9AE}" pid="569" name="ZOTERO_BREF_xeDB1zkV4c3y_19">
    <vt:lpwstr>:{"date-parts":[["2025",5,14]]},"issued":{"date-parts":[["2025",4,10]]}}},{"id":"hrQZjRzN/izoTjfwc","uris":["http://zotero.org/users/14858941/items/X8LCP38K"],"itemData":{"id":726,"type":"article-journal","abstract":"Abstract\n            \n              </vt:lpwstr>
  </property>
  <property fmtid="{D5CDD505-2E9C-101B-9397-08002B2CF9AE}" pid="570" name="ZOTERO_BREF_xeDB1zkV4c3y_2">
    <vt:lpwstr>ionItems":[{"id":"hrQZjRzN/3MSh2D7f","uris":["http://zotero.org/users/14858941/items/WC3TIICG"],"itemData":{"id":636,"type":"article-journal","abstract":"Mutational signature analysis is a recent computational approach for interpreting somatic mutations i</vt:lpwstr>
  </property>
  <property fmtid="{D5CDD505-2E9C-101B-9397-08002B2CF9AE}" pid="571" name="ZOTERO_BREF_xeDB1zkV4c3y_20">
    <vt:lpwstr>The mutational landscape is shaped by many processes. Genic regions are vulnerable to mutation but are preferentially protected by transcription-coupled repair\n              1\n              . In microorganisms, transcription has been demonstrated to be </vt:lpwstr>
  </property>
  <property fmtid="{D5CDD505-2E9C-101B-9397-08002B2CF9AE}" pid="572" name="ZOTERO_BREF_xeDB1zkV4c3y_21">
    <vt:lpwstr>mutagenic\n              2,3\n              ; however, the impact of transcription-associated mutagenesis remains to be established in higher eukaryotes\n              4\n              . Here we show that ID4—a cancer insertion–deletion (indel) mutation s</vt:lpwstr>
  </property>
  <property fmtid="{D5CDD505-2E9C-101B-9397-08002B2CF9AE}" pid="573" name="ZOTERO_BREF_xeDB1zkV4c3y_22">
    <vt:lpwstr>ignature of unknown aetiology\n              5\n              characterized by short (2 to 5 base pair) deletions —is due to a transcription-associated mutagenesis process. We demonstrate that defective ribonucleotide excision repair in mammals is associa</vt:lpwstr>
  </property>
  <property fmtid="{D5CDD505-2E9C-101B-9397-08002B2CF9AE}" pid="574" name="ZOTERO_BREF_xeDB1zkV4c3y_23">
    <vt:lpwstr>ted with the ID4 signature, with mutations occurring at a TNT sequence motif, implicating topoisomerase 1 (TOP1) activity at sites of genome-embedded ribonucleotides as a mechanistic basis. Such TOP1-mediated deletions occur somatically in cancer, and the</vt:lpwstr>
  </property>
  <property fmtid="{D5CDD505-2E9C-101B-9397-08002B2CF9AE}" pid="575" name="ZOTERO_BREF_xeDB1zkV4c3y_24">
    <vt:lpwstr> ID-TOP1 signature is also found in physiological settings, contributing to genic de novo indel mutations in the germline. Thus, although topoisomerases protect against genome instability by relieving topological stress\n              6\n              , t</vt:lpwstr>
  </property>
  <property fmtid="{D5CDD505-2E9C-101B-9397-08002B2CF9AE}" pid="576" name="ZOTERO_BREF_xeDB1zkV4c3y_25">
    <vt:lpwstr>heir activity may also be an important source of mutations in the human genome.","container-title":"Nature","DOI":"10.1038/s41586-022-04403-y","ISSN":"0028-0836, 1476-4687","issue":"7898","journalAbbreviation":"Nature","language":"en","page":"623-631","so</vt:lpwstr>
  </property>
  <property fmtid="{D5CDD505-2E9C-101B-9397-08002B2CF9AE}" pid="577" name="ZOTERO_BREF_xeDB1zkV4c3y_26">
    <vt:lpwstr>urce":"DOI.org (Crossref)","title":"Signatures of TOP1 transcription-associated mutagenesis in cancer and germline","volume":"602","author":[{"family":"Reijns","given":"Martin A. M."},{"family":"Parry","given":"David A."},{"family":"Williams","given":"Tho</vt:lpwstr>
  </property>
  <property fmtid="{D5CDD505-2E9C-101B-9397-08002B2CF9AE}" pid="578" name="ZOTERO_BREF_xeDB1zkV4c3y_27">
    <vt:lpwstr>mas C."},{"family":"Nadeu","given":"Ferran"},{"family":"Hindshaw","given":"Rebecca L."},{"family":"Rios Szwed","given":"Diana O."},{"family":"Nicholson","given":"Michael D."},{"family":"Carroll","given":"Paula"},{"family":"Boyle","given":"Shelagh"},{"fami</vt:lpwstr>
  </property>
  <property fmtid="{D5CDD505-2E9C-101B-9397-08002B2CF9AE}" pid="579" name="ZOTERO_BREF_xeDB1zkV4c3y_28">
    <vt:lpwstr>ly":"Royo","given":"Romina"},{"family":"Cornish","given":"Alex J."},{"family":"Xiang","given":"Hang"},{"family":"Ridout","given":"Kate"},{"literal":"The Genomics England Research Consortium"},{"family":"Ambrose","given":"John C."},{"family":"Arumugam","gi</vt:lpwstr>
  </property>
  <property fmtid="{D5CDD505-2E9C-101B-9397-08002B2CF9AE}" pid="580" name="ZOTERO_BREF_xeDB1zkV4c3y_29">
    <vt:lpwstr>ven":"Prabhu"},{"family":"Bevers","given":"Roel"},{"family":"Bleda","given":"Marta"},{"family":"Boardman-Pretty","given":"Freya"},{"family":"Boustred","given":"Christopher R."},{"family":"Brittain","given":"Helen"},{"family":"Caulfield","given":"Mark J."}</vt:lpwstr>
  </property>
  <property fmtid="{D5CDD505-2E9C-101B-9397-08002B2CF9AE}" pid="581" name="ZOTERO_BREF_xeDB1zkV4c3y_3">
    <vt:lpwstr>n the genome. Its application to cancer data has enhanced our understanding of mutational forces driving tumorigenesis and demonstrated its potential to inform prognosis and treatment decisions. However, methodological challenges remain for discovering ne</vt:lpwstr>
  </property>
  <property fmtid="{D5CDD505-2E9C-101B-9397-08002B2CF9AE}" pid="582" name="ZOTERO_BREF_xeDB1zkV4c3y_30">
    <vt:lpwstr>,{"family":"Chan","given":"Georgia C."},{"family":"Elgar","given":"Greg"},{"family":"Fowler","given":"Tom"},{"family":"Giess","given":"Adam"},{"family":"Hamblin","given":"Angela"},{"family":"Henderson","given":"Shirley"},{"family":"Hubbard","given":"Tim J</vt:lpwstr>
  </property>
  <property fmtid="{D5CDD505-2E9C-101B-9397-08002B2CF9AE}" pid="583" name="ZOTERO_BREF_xeDB1zkV4c3y_31">
    <vt:lpwstr>. P."},{"family":"Jackson","given":"Rob"},{"family":"Jones","given":"Louise J."},{"family":"Kasperaviciute","given":"Dalia"},{"family":"Kayikci","given":"Melis"},{"family":"Kousathanas","given":"Athanasios"},{"family":"Lahnstein","given":"Lea"},{"family":</vt:lpwstr>
  </property>
  <property fmtid="{D5CDD505-2E9C-101B-9397-08002B2CF9AE}" pid="584" name="ZOTERO_BREF_xeDB1zkV4c3y_32">
    <vt:lpwstr>"Leigh","given":"Sarah E. A."},{"family":"Leong","given":"Ivonne U. S."},{"family":"Lopez","given":"Javier F."},{"family":"Maleady-Crowe","given":"Fiona"},{"family":"McEntagart","given":"Meriel"},{"family":"Minneci","given":"Federico"},{"family":"Moutsian</vt:lpwstr>
  </property>
  <property fmtid="{D5CDD505-2E9C-101B-9397-08002B2CF9AE}" pid="585" name="ZOTERO_BREF_xeDB1zkV4c3y_33">
    <vt:lpwstr>as","given":"Loukas"},{"family":"Mueller","given":"Michael"},{"family":"Murugaesu","given":"Nirupa"},{"family":"Need","given":"Anna C."},{"family":"O’Donovan","given":"Peter"},{"family":"Odhams","given":"Chris A."},{"family":"Patch","given":"Christine"},{</vt:lpwstr>
  </property>
  <property fmtid="{D5CDD505-2E9C-101B-9397-08002B2CF9AE}" pid="586" name="ZOTERO_BREF_xeDB1zkV4c3y_34">
    <vt:lpwstr>"family":"Pereira","given":"Mariana Buongermino"},{"family":"Perez-Gil","given":"Daniel"},{"family":"Pullinger","given":"John"},{"family":"Rahim","given":"Tahrima"},{"family":"Rendon","given":"Augusto"},{"family":"Rogers","given":"Tim"},{"family":"Savage"</vt:lpwstr>
  </property>
  <property fmtid="{D5CDD505-2E9C-101B-9397-08002B2CF9AE}" pid="587" name="ZOTERO_BREF_xeDB1zkV4c3y_35">
    <vt:lpwstr>,"given":"Kevin"},{"family":"Sawant","given":"Kushmita"},{"family":"Scott","given":"Richard H."},{"family":"Siddiq","given":"Afshan"},{"family":"Sieghart","given":"Alexander"},{"family":"Smith","given":"Samuel C."},{"family":"Sosinsky","given":"Alona"},{"</vt:lpwstr>
  </property>
  <property fmtid="{D5CDD505-2E9C-101B-9397-08002B2CF9AE}" pid="588" name="ZOTERO_BREF_xeDB1zkV4c3y_36">
    <vt:lpwstr>family":"Stuckey","given":"Alexander"},{"family":"Tanguy","given":"Mélanie"},{"family":"Taylor Tavares","given":"Ana Lisa"},{"family":"Thomas","given":"Ellen R. A."},{"family":"Thompson","given":"Simon R."},{"family":"Tucci","given":"Arianna"},{"family":"</vt:lpwstr>
  </property>
  <property fmtid="{D5CDD505-2E9C-101B-9397-08002B2CF9AE}" pid="589" name="ZOTERO_BREF_xeDB1zkV4c3y_37">
    <vt:lpwstr>Welland","given":"Matthew J."},{"family":"Williams","given":"Eleanor"},{"family":"Witkowska","given":"Katarzyna"},{"family":"Wood","given":"Suzanne M."},{"literal":"Colorectal Cancer Domain UK 100,000 Genomes Project"},{"family":"Chubb","given":"Daniel"},</vt:lpwstr>
  </property>
  <property fmtid="{D5CDD505-2E9C-101B-9397-08002B2CF9AE}" pid="590" name="ZOTERO_BREF_xeDB1zkV4c3y_38">
    <vt:lpwstr>{"family":"Cornish","given":"Alex"},{"family":"Kinnersley","given":"Ben"},{"family":"Houlston","given":"Richard"},{"family":"Wedge","given":"David"},{"family":"Gruber","given":"Andreas"},{"family":"Frangou","given":"Anna"},{"family":"Cross","given":"Willi</vt:lpwstr>
  </property>
  <property fmtid="{D5CDD505-2E9C-101B-9397-08002B2CF9AE}" pid="591" name="ZOTERO_BREF_xeDB1zkV4c3y_39">
    <vt:lpwstr>am"},{"family":"Graham","given":"Trevor"},{"family":"Sottoriva","given":"Andrea"},{"family":"Caravagna","given":"Gulio"},{"family":"Lopez-Bigas","given":"Nuria"},{"family":"Arnedo-Pac","given":"Claudia"},{"family":"Church","given":"David"},{"family":"Cull</vt:lpwstr>
  </property>
  <property fmtid="{D5CDD505-2E9C-101B-9397-08002B2CF9AE}" pid="592" name="ZOTERO_BREF_xeDB1zkV4c3y_4">
    <vt:lpwstr>w signatures and assigning proper weights to existing signatures, thereby hindering broader clinical applications. Here we present Mutational Signature Calculator (MuSiCal), a rigorous analytical framework with algorithms that solve major problems in the </vt:lpwstr>
  </property>
  <property fmtid="{D5CDD505-2E9C-101B-9397-08002B2CF9AE}" pid="593" name="ZOTERO_BREF_xeDB1zkV4c3y_40">
    <vt:lpwstr>iford","given":"Richard"},{"family":"Thorn","given":"Steve"},{"family":"Quirke","given":"Phil"},{"family":"Wood","given":"Henry"},{"family":"Tomlinson","given":"Ian"},{"family":"Noyvert","given":"Boris"},{"family":"Schuh","given":"Anna"},{"family":"Aden",</vt:lpwstr>
  </property>
  <property fmtid="{D5CDD505-2E9C-101B-9397-08002B2CF9AE}" pid="594" name="ZOTERO_BREF_xeDB1zkV4c3y_41">
    <vt:lpwstr>"given":"Konrad"},{"family":"Palles","given":"Claire"},{"family":"Campo","given":"Elias"},{"family":"Stankovic","given":"Tatjana"},{"family":"Taylor","given":"Martin S."},{"family":"Jackson","given":"Andrew P."}],"issued":{"date-parts":[["2022",2,24]]}}}]</vt:lpwstr>
  </property>
  <property fmtid="{D5CDD505-2E9C-101B-9397-08002B2CF9AE}" pid="595" name="ZOTERO_BREF_xeDB1zkV4c3y_42">
    <vt:lpwstr>,"schema":"https://github.com/citation-style-language/schema/raw/master/csl-citation.json"}</vt:lpwstr>
  </property>
  <property fmtid="{D5CDD505-2E9C-101B-9397-08002B2CF9AE}" pid="596" name="ZOTERO_BREF_xeDB1zkV4c3y_5">
    <vt:lpwstr>standard workflow. Our simulation studies demonstrate that MuSiCal outperforms state-of-the-art algorithms for both signature discovery and assignment. By reanalyzing more than 2,700 cancer genomes, we provide an improved catalog of signatures and their a</vt:lpwstr>
  </property>
  <property fmtid="{D5CDD505-2E9C-101B-9397-08002B2CF9AE}" pid="597" name="ZOTERO_BREF_xeDB1zkV4c3y_6">
    <vt:lpwstr>ssignments, discover nine indel signatures absent in the current catalog, resolve long-standing issues with the ambiguous ‘flat’ signatures and give insights into signatures with unknown etiologies. We expect MuSiCal and the improved catalog to be a step </vt:lpwstr>
  </property>
  <property fmtid="{D5CDD505-2E9C-101B-9397-08002B2CF9AE}" pid="598" name="ZOTERO_BREF_xeDB1zkV4c3y_7">
    <vt:lpwstr>towards establishing best practices for mutational signature analysis.","container-title":"Nature Genetics","DOI":"10.1038/s41588-024-01659-0","ISSN":"15461718","issue":"3","note":"PMID: 38361034\npublisher: Nature Research","page":"541-552","title":"Accu</vt:lpwstr>
  </property>
  <property fmtid="{D5CDD505-2E9C-101B-9397-08002B2CF9AE}" pid="599" name="ZOTERO_BREF_xeDB1zkV4c3y_8">
    <vt:lpwstr>rate and sensitive mutational signature analysis with MuSiCal","volume":"56","author":[{"family":"Jin","given":"Hu"},{"family":"Gulhan","given":"Doga C."},{"family":"Geiger","given":"Benedikt"},{"family":"Ben-Isvy","given":"Daniel"},{"family":"Geng","give</vt:lpwstr>
  </property>
  <property fmtid="{D5CDD505-2E9C-101B-9397-08002B2CF9AE}" pid="600" name="ZOTERO_BREF_xeDB1zkV4c3y_9">
    <vt:lpwstr>n":"David"},{"family":"Ljungström","given":"Viktor"},{"family":"Park","given":"Peter J."}],"issued":{"date-parts":[["2024",3,1]]}}},{"id":"hrQZjRzN/xQVQzbmM","uris":["http://zotero.org/users/14858941/items/TMR7S8H6"],"itemData":{"id":899,"type":"article-j</vt:lpwstr>
  </property>
  <property fmtid="{D5CDD505-2E9C-101B-9397-08002B2CF9AE}" pid="601" name="ZOTERO_PREF_1">
    <vt:lpwstr>&lt;data data-version="3" zotero-version="9.0.3"&gt;&lt;session id="pzcqjHwm"/&gt;&lt;style id="http://www.zotero.org/styles/chicago-author-date" locale="en-GB" hasBibliography="1" bibliographyStyleHasBeenSet="1"/&gt;&lt;prefs&gt;&lt;pref name="fieldType" value="Bookmark"/&gt;&lt;pref na</vt:lpwstr>
  </property>
  <property fmtid="{D5CDD505-2E9C-101B-9397-08002B2CF9AE}" pid="602" name="ZOTERO_PREF_2">
    <vt:lpwstr>me="automaticJournalAbbreviations" value="true"/&gt;&lt;/prefs&gt;&lt;/data&gt;</vt:lpwstr>
  </property>
</Properties>
</file>