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0FC99" w14:textId="77777777" w:rsidR="00EE18B1" w:rsidRDefault="00000000">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0A9760E9" w14:textId="77777777" w:rsidR="00EE18B1" w:rsidRDefault="00000000">
      <w:pPr>
        <w:pStyle w:val="authorsandaff"/>
        <w:spacing w:after="240"/>
      </w:pPr>
      <w:r>
        <w:t>Mo Liu</w:t>
      </w:r>
      <w:r>
        <w:rPr>
          <w:rFonts w:hint="eastAsia"/>
        </w:rPr>
        <w:t>1*#</w:t>
      </w:r>
      <w:r>
        <w:t>,</w:t>
      </w:r>
      <w:r>
        <w:rPr>
          <w:rFonts w:hint="eastAsia"/>
        </w:rPr>
        <w:t xml:space="preserve"> Mi Ni Huang2*,</w:t>
      </w:r>
      <w:r>
        <w:t xml:space="preserve"> Xue Ming Wu1</w:t>
      </w:r>
      <w:r>
        <w:rPr>
          <w:rFonts w:hint="eastAsia"/>
        </w:rPr>
        <w:t>*</w:t>
      </w:r>
      <w:r>
        <w:t xml:space="preserve">, </w:t>
      </w:r>
      <w:r>
        <w:rPr>
          <w:rFonts w:hint="eastAsia"/>
        </w:rPr>
        <w:t xml:space="preserve">Ying Yang1, </w:t>
      </w:r>
      <w:r>
        <w:t>Runtian Yao</w:t>
      </w:r>
      <w:r>
        <w:rPr>
          <w:rFonts w:hint="eastAsia"/>
        </w:rPr>
        <w:t>2</w:t>
      </w:r>
      <w:r>
        <w:t>, Qi Zheng</w:t>
      </w:r>
      <w:r>
        <w:rPr>
          <w:rFonts w:hint="eastAsia"/>
        </w:rPr>
        <w:t xml:space="preserve">1, Runxi Shen3, </w:t>
      </w:r>
      <w:r>
        <w:t>Steven G. Rozen4</w:t>
      </w:r>
      <w:r>
        <w:rPr>
          <w:rFonts w:hint="eastAsia"/>
        </w:rPr>
        <w:t>#</w:t>
      </w:r>
    </w:p>
    <w:p w14:paraId="6C6D90B3" w14:textId="77777777" w:rsidR="00EE18B1" w:rsidRDefault="00000000">
      <w:pPr>
        <w:pStyle w:val="authorsandaff"/>
      </w:pPr>
      <w:r>
        <w:t xml:space="preserve">1 Sino-French Hoffmann Institute, School of Basic Medical Sciences, </w:t>
      </w:r>
      <w:r>
        <w:rPr>
          <w:rFonts w:eastAsia="宋体" w:hint="eastAsia"/>
        </w:rPr>
        <w:t xml:space="preserve">The First Affiliated Hospital, Guangzhou </w:t>
      </w:r>
      <w:r>
        <w:t>Medical University, Guangzhou, Guangdong 511436, China</w:t>
      </w:r>
    </w:p>
    <w:p w14:paraId="42551CDC" w14:textId="77777777" w:rsidR="00EE18B1" w:rsidRDefault="00000000">
      <w:pPr>
        <w:pStyle w:val="authorsandaff"/>
      </w:pPr>
      <w:r>
        <w:rPr>
          <w:rFonts w:hint="eastAsia"/>
        </w:rPr>
        <w:t xml:space="preserve">2 </w:t>
      </w:r>
      <w:r>
        <w:t>Molecular Cancer Research Center, Zhongshan School of Medicine, Sun Yat-sen University Shenzhen Campus, Shenzhen, 518107, China</w:t>
      </w:r>
    </w:p>
    <w:p w14:paraId="56410B3F" w14:textId="77777777" w:rsidR="00EE18B1" w:rsidRDefault="00000000">
      <w:pPr>
        <w:pStyle w:val="authorsandaff"/>
      </w:pPr>
      <w:r>
        <w:rPr>
          <w:rFonts w:hint="eastAsia"/>
        </w:rPr>
        <w:t xml:space="preserve">3 </w:t>
      </w:r>
      <w:r>
        <w:t>Imaging Platform, Broad Institute of Harvard and MIT, Cambridge, Massachusetts, United States</w:t>
      </w:r>
    </w:p>
    <w:p w14:paraId="18595C3C" w14:textId="77777777" w:rsidR="00EE18B1" w:rsidRDefault="00000000">
      <w:pPr>
        <w:pStyle w:val="authorsandaff"/>
      </w:pPr>
      <w:r>
        <w:rPr>
          <w:rFonts w:hint="eastAsia"/>
        </w:rPr>
        <w:t>4</w:t>
      </w:r>
      <w:r>
        <w:t xml:space="preserve"> Department of Biostatistics and Bioinformatics, Duke University School of Medicine, Durham, North Carolina, 27710, United States</w:t>
      </w:r>
    </w:p>
    <w:p w14:paraId="3734364D" w14:textId="77777777" w:rsidR="00EE18B1" w:rsidRDefault="00000000">
      <w:pPr>
        <w:pStyle w:val="authorsandaff"/>
      </w:pPr>
      <w:r>
        <w:t xml:space="preserve"># Corresponding authors: E-mails: </w:t>
      </w:r>
      <w:hyperlink r:id="rId7">
        <w:r>
          <w:rPr>
            <w:rFonts w:hint="eastAsia"/>
          </w:rPr>
          <w:t>mo.liu@gzhmu.edu.cn</w:t>
        </w:r>
      </w:hyperlink>
      <w:r>
        <w:rPr>
          <w:rFonts w:hint="eastAsia"/>
        </w:rPr>
        <w:t xml:space="preserve">, </w:t>
      </w:r>
      <w:hyperlink r:id="rId8">
        <w:r>
          <w:rPr>
            <w:rStyle w:val="Hyperlink"/>
            <w:rFonts w:hint="eastAsia"/>
          </w:rPr>
          <w:t>steverozen@pm.me</w:t>
        </w:r>
      </w:hyperlink>
    </w:p>
    <w:p w14:paraId="6913ECE8" w14:textId="496EAFE1" w:rsidR="00EE18B1" w:rsidRDefault="00000000">
      <w:pPr>
        <w:pStyle w:val="authorsandaff"/>
      </w:pPr>
      <w:r>
        <w:rPr>
          <w:rFonts w:hint="eastAsia"/>
        </w:rPr>
        <w:t xml:space="preserve">* </w:t>
      </w:r>
      <w:r w:rsidR="00272644" w:rsidRPr="00272644">
        <w:t>These authors contributed equally</w:t>
      </w:r>
    </w:p>
    <w:p w14:paraId="3C745E51" w14:textId="77777777" w:rsidR="00EE18B1" w:rsidRDefault="00EE18B1">
      <w:pPr>
        <w:ind w:firstLine="0"/>
      </w:pPr>
    </w:p>
    <w:p w14:paraId="575321B1" w14:textId="77777777" w:rsidR="00EE18B1" w:rsidRDefault="00EE18B1"/>
    <w:p w14:paraId="2B405C18" w14:textId="77777777" w:rsidR="00EE18B1" w:rsidRDefault="00000000">
      <w:pPr>
        <w:rPr>
          <w:rFonts w:eastAsia="宋体"/>
          <w:sz w:val="20"/>
          <w:szCs w:val="20"/>
        </w:rPr>
      </w:pPr>
      <w:r>
        <w:rPr>
          <w:sz w:val="20"/>
          <w:szCs w:val="20"/>
        </w:rPr>
        <w:t>Notes: 7 display items allowed</w:t>
      </w:r>
      <w:r>
        <w:rPr>
          <w:rFonts w:eastAsia="宋体" w:hint="eastAsia"/>
          <w:sz w:val="20"/>
          <w:szCs w:val="20"/>
        </w:rPr>
        <w:t xml:space="preserve"> (We will have 1 table and 6 main figures)</w:t>
      </w:r>
    </w:p>
    <w:p w14:paraId="5F19C18F" w14:textId="77777777" w:rsidR="00EE18B1" w:rsidRDefault="00000000">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7A2377AB" w14:textId="77777777" w:rsidR="00EE18B1" w:rsidRDefault="00000000">
      <w:pPr>
        <w:pStyle w:val="BodyText"/>
        <w:numPr>
          <w:ilvl w:val="0"/>
          <w:numId w:val="3"/>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3DB2CA77" w14:textId="77777777" w:rsidR="00EE18B1" w:rsidRDefault="00000000">
      <w:pPr>
        <w:pStyle w:val="BodyText"/>
        <w:numPr>
          <w:ilvl w:val="0"/>
          <w:numId w:val="4"/>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9"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10">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3">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0F0E0E13" w14:textId="77777777" w:rsidR="00EE18B1" w:rsidRDefault="00000000">
      <w:pPr>
        <w:pStyle w:val="Heading1"/>
        <w:spacing w:before="0"/>
      </w:pPr>
      <w:r>
        <w:rPr>
          <w:rFonts w:hint="eastAsia"/>
        </w:rPr>
        <w:lastRenderedPageBreak/>
        <w:t>Summary</w:t>
      </w:r>
    </w:p>
    <w:p w14:paraId="293EB663" w14:textId="77777777" w:rsidR="00EE18B1" w:rsidRDefault="00000000">
      <w:pPr>
        <w:pStyle w:val="Heading1"/>
        <w:spacing w:before="0"/>
        <w:rPr>
          <w:b w:val="0"/>
          <w:bCs w:val="0"/>
        </w:rPr>
      </w:pPr>
      <w:r>
        <w:rPr>
          <w:rFonts w:hint="eastAsia"/>
          <w:b w:val="0"/>
          <w:bCs w:val="0"/>
        </w:rPr>
        <w:t xml:space="preserve">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w:t>
      </w:r>
      <w:r>
        <w:rPr>
          <w:b w:val="0"/>
          <w:bCs w:val="0"/>
        </w:rPr>
        <w:t xml:space="preserve">VCF </w:t>
      </w:r>
      <w:r>
        <w:rPr>
          <w:rFonts w:hint="eastAsia"/>
          <w:b w:val="0"/>
          <w:bCs w:val="0"/>
        </w:rPr>
        <w:t>files.</w:t>
      </w:r>
    </w:p>
    <w:p w14:paraId="65E7B261" w14:textId="77777777" w:rsidR="00EE18B1" w:rsidRDefault="00000000">
      <w:pPr>
        <w:pStyle w:val="Heading1"/>
        <w:spacing w:before="0"/>
      </w:pPr>
      <w:r>
        <w:rPr>
          <w:rFonts w:hint="eastAsia"/>
        </w:rPr>
        <w:t>150</w:t>
      </w:r>
      <w:r>
        <w:br w:type="page"/>
      </w:r>
    </w:p>
    <w:p w14:paraId="04B318D8" w14:textId="77777777" w:rsidR="00EE18B1" w:rsidRDefault="00000000">
      <w:pPr>
        <w:pStyle w:val="Heading1"/>
        <w:spacing w:before="0"/>
      </w:pPr>
      <w:r>
        <w:lastRenderedPageBreak/>
        <w:t>Introduction</w:t>
      </w:r>
    </w:p>
    <w:p w14:paraId="65CCD5A2" w14:textId="77777777" w:rsidR="00EE18B1" w:rsidRDefault="00000000">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(Alexandrov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(Alexandrov et al. 2016; Ng et al. 2017; Dziubańska-Kusibab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E2C8668" w14:textId="77777777" w:rsidR="00EE18B1" w:rsidRDefault="00000000">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(Boot et al. 2018; M. N. Huang et al. 2017; Kucab et al. 2019; Caipa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(Alexandrov et al. 2020, 2014; Nik-Zainal et al. 2012; Chen et al. 2024; Jin et al. 2024a; Koh et al. 2025; Degasperi et al. 2022)</w:t>
      </w:r>
      <w:bookmarkEnd w:id="4"/>
      <w:r>
        <w:t>. For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7" w:name="ZOTERO_BREF_F69glrCEhxC1"/>
      <w:r>
        <w:rPr>
          <w:rFonts w:hint="eastAsia"/>
        </w:rPr>
        <w:t>(Chen et al. 2024a)</w:t>
      </w:r>
      <w:bookmarkEnd w:id="7"/>
      <w:r>
        <w:rPr>
          <w:rFonts w:hint="eastAsia"/>
        </w:rPr>
        <w:t>.</w:t>
      </w:r>
    </w:p>
    <w:p w14:paraId="0D2D4CD4" w14:textId="77777777" w:rsidR="00EE18B1" w:rsidRDefault="00000000">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hhD988u0jN7V"/>
      <w:r>
        <w:t>(M. Huang et al. 2015; Davies et al. 2017; Koh et al. 2025)</w:t>
      </w:r>
      <w:bookmarkEnd w:id="8"/>
      <w:r>
        <w:t xml:space="preserve"> and a rare indel hypermutator phenotype due to a mutation in topoisomerase 2 alpha </w:t>
      </w:r>
      <w:bookmarkStart w:id="9" w:name="ZOTERO_BREF_D2iecPnvmjdB"/>
      <w:r>
        <w:t>(Boot et al. 2022)</w:t>
      </w:r>
      <w:bookmarkEnd w:id="9"/>
      <w:r>
        <w:rPr>
          <w:rStyle w:val="normalfirstChar"/>
        </w:rPr>
        <w:t xml:space="preserve">. </w:t>
      </w:r>
    </w:p>
    <w:p w14:paraId="1DE91D09" w14:textId="77777777" w:rsidR="00EE18B1" w:rsidRDefault="00000000">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andrecently </w:t>
      </w:r>
      <w:bookmarkStart w:id="10" w:name="ZOTERO_BREF_2bTJlJjriYWb"/>
      <w:r>
        <w:t>(Koh et al. 2025)</w:t>
      </w:r>
      <w:bookmarkEnd w:id="10"/>
      <w:r>
        <w:t xml:space="preserve"> proposed two classification schemes, one with 89 types of indel and one with 476 types (Figure 1). </w:t>
      </w:r>
    </w:p>
    <w:p w14:paraId="130BA8B5" w14:textId="77777777" w:rsidR="00EE18B1" w:rsidRDefault="00000000">
      <w:r>
        <w:t>The older, 83-type scheme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 ≥</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4153D157" w14:textId="77777777" w:rsidR="00EE18B1" w:rsidRDefault="00000000">
      <w:r>
        <w:t xml:space="preserve">One of the new classification schemes is based on 476 types of indel and one is based on 89 types, which mainly consolidates similar mutation types in the 476-type classification into coarser-grained mutation types </w:t>
      </w:r>
      <w:bookmarkStart w:id="11" w:name="ZOTERO_BREF_6zFIi2vPZWZ4"/>
      <w:r>
        <w:t>(Koh et al. 2025)</w:t>
      </w:r>
      <w:bookmarkEnd w:id="11"/>
      <w:r>
        <w:t xml:space="preserve"> </w:t>
      </w:r>
      <w:r>
        <w:rPr>
          <w:shd w:val="clear" w:color="auto" w:fill="00FFFF"/>
        </w:rPr>
        <w:t>(Figure 1, Table S1)</w:t>
      </w:r>
      <w:r>
        <w:rPr>
          <w:color w:val="000000"/>
        </w:rPr>
        <w:t>.</w:t>
      </w:r>
      <w:r>
        <w:t xml:space="preserve"> A prominent distinction is </w:t>
      </w:r>
      <w:r>
        <w:lastRenderedPageBreak/>
        <w:t xml:space="preserve">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4792C92D" w14:textId="77777777" w:rsidR="00EE18B1" w:rsidRDefault="00000000">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53CA3A1" w14:textId="77777777" w:rsidR="00EE18B1" w:rsidRDefault="00000000">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used tumor samples with spectra dominated by single signatures to map </w:t>
      </w:r>
      <w:r>
        <w:lastRenderedPageBreak/>
        <w:t>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宋体" w:hint="eastAsia"/>
        </w:rPr>
        <w:t xml:space="preserve"> </w:t>
      </w:r>
      <w:r>
        <w:rPr>
          <w:rFonts w:eastAsia="宋体" w:hint="eastAsia"/>
          <w:shd w:val="clear" w:color="auto" w:fill="00FFFF"/>
        </w:rPr>
        <w:t>(</w:t>
      </w:r>
      <w:r>
        <w:rPr>
          <w:rFonts w:eastAsia="宋体"/>
          <w:shd w:val="clear" w:color="auto" w:fill="00FFFF"/>
        </w:rPr>
        <w:t>https://indelsigbrowser.shinyapps.io/main/</w:t>
      </w:r>
      <w:r>
        <w:rPr>
          <w:rFonts w:eastAsia="宋体" w:hint="eastAsia"/>
          <w:shd w:val="clear" w:color="auto" w:fill="00FFFF"/>
        </w:rPr>
        <w:t>)</w:t>
      </w:r>
      <w:r>
        <w:t xml:space="preserve"> </w:t>
      </w:r>
    </w:p>
    <w:p w14:paraId="625E40FC" w14:textId="77777777" w:rsidR="00EE18B1" w:rsidRDefault="00000000">
      <w:pPr>
        <w:pStyle w:val="Heading1"/>
      </w:pPr>
      <w:r>
        <w:t>Results</w:t>
      </w:r>
    </w:p>
    <w:p w14:paraId="54EFFA28" w14:textId="77777777" w:rsidR="00EE18B1" w:rsidRDefault="00000000">
      <w:pPr>
        <w:pStyle w:val="Heading2"/>
      </w:pPr>
      <w:r>
        <w:t>Repertoire of indel signatures based on de novo signature discovery</w:t>
      </w:r>
    </w:p>
    <w:p w14:paraId="155CBEFA" w14:textId="77777777" w:rsidR="00EE18B1" w:rsidRDefault="00000000">
      <w:pPr>
        <w:pStyle w:val="normalfirst"/>
      </w:pPr>
      <w:r>
        <w:t xml:space="preserve">We identified indel signatures in all three classifications from a total of 6,975 cancer genomes encompassing 32 cancer types using a method based on hierarchical Dirichlet processes  </w:t>
      </w:r>
      <w:bookmarkStart w:id="12" w:name="ZOTERO_BREF_sXKgi2ptdMXh"/>
      <w:r>
        <w:t>(Liu et al. 2023)</w:t>
      </w:r>
      <w:bookmarkEnd w:id="12"/>
      <w:r>
        <w:t xml:space="preserve">, and a method based on non-negative matrix factorization </w:t>
      </w:r>
      <w:bookmarkStart w:id="13" w:name="ZOTERO_BREF_Ax2rB3g50il2"/>
      <w:r>
        <w:t>(Islam et al. 2022)</w:t>
      </w:r>
      <w:bookmarkEnd w:id="13"/>
      <w:r>
        <w:t xml:space="preserve">. The extracted signatures were broadly consistent between the two methods </w:t>
      </w:r>
      <w:r>
        <w:rPr>
          <w:highlight w:val="cyan"/>
          <w:shd w:val="clear" w:color="auto" w:fill="FFFF00"/>
        </w:rPr>
        <w:t>(</w:t>
      </w:r>
      <w:r>
        <w:rPr>
          <w:shd w:val="clear" w:color="auto" w:fill="00FFFF"/>
        </w:rPr>
        <w:t>Tables 1, S2-S8,</w:t>
      </w:r>
      <w:r>
        <w:rPr>
          <w:shd w:val="clear" w:color="auto" w:fill="FFFF00"/>
        </w:rPr>
        <w:t xml:space="preserve"> </w:t>
      </w:r>
      <w:r>
        <w:rPr>
          <w:rFonts w:eastAsia="宋体"/>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宋体"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signatures had tumor spectra with &gt; 0.90 similarity (Table 1). Of the 44 signatures identified in the 89-type classification, similar signatures were previously described for 18 </w:t>
      </w:r>
      <w:bookmarkStart w:id="14" w:name="ZOTERO_BREF_DLtC4TQmbVUR"/>
      <w:r>
        <w:t>(Koh et al. 2025)</w:t>
      </w:r>
      <w:bookmarkEnd w:id="14"/>
      <w:r>
        <w:t xml:space="preserve">. </w:t>
      </w:r>
    </w:p>
    <w:p w14:paraId="22174C9F" w14:textId="77777777" w:rsidR="00EE18B1" w:rsidRDefault="00000000">
      <w:pPr>
        <w:pStyle w:val="normalfirst"/>
        <w:ind w:firstLine="720"/>
      </w:pPr>
      <w:r>
        <w:lastRenderedPageBreak/>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15" w:name="ZOTERO_BREF_RenPiKIXIJyQ"/>
      <w:r>
        <w:t>(Jin et al. 2024b)</w:t>
      </w:r>
      <w:bookmarkEnd w:id="15"/>
      <w:r>
        <w:t xml:space="preserve"> (Table 1).</w:t>
      </w:r>
    </w:p>
    <w:p w14:paraId="72E33465" w14:textId="623955BF" w:rsidR="00EE18B1" w:rsidRDefault="00000000">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classification schemes. </w:t>
      </w:r>
      <w:r>
        <w:rPr>
          <w:shd w:val="clear" w:color="auto" w:fill="00FFFF"/>
        </w:rPr>
        <w:t>Table 1</w:t>
      </w:r>
      <w:r>
        <w:t xml:space="preserve"> shows the correspondences, with details and discussion in </w:t>
      </w:r>
      <w:r>
        <w:rPr>
          <w:rFonts w:eastAsia="宋体"/>
          <w:shd w:val="clear" w:color="auto" w:fill="00FFFF"/>
        </w:rPr>
        <w:t>https://indelsigbrowser.shinyapps.io/main</w:t>
      </w:r>
      <w:r>
        <w:rPr>
          <w:shd w:val="clear" w:color="auto" w:fill="00FFFF"/>
        </w:rPr>
        <w:t xml:space="preserve"> </w:t>
      </w:r>
      <w:del w:id="16" w:author="Mo Liu" w:date="2026-05-29T13:29:00Z" w16du:dateUtc="2026-05-29T05:29:00Z">
        <w:r w:rsidDel="00272644">
          <w:rPr>
            <w:highlight w:val="yellow"/>
            <w:shd w:val="clear" w:color="auto" w:fill="00FFFF"/>
          </w:rPr>
          <w:delText>Do we want to reference a PDF or html version of the vignette doc?</w:delText>
        </w:r>
      </w:del>
    </w:p>
    <w:p w14:paraId="115DEF38" w14:textId="77628352" w:rsidR="00EE18B1" w:rsidRDefault="00000000">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classification, constitute a single class of &gt; 8.5 million deletions </w:t>
      </w:r>
      <w:r>
        <w:rPr>
          <w:highlight w:val="yellow"/>
        </w:rPr>
        <w:t xml:space="preserve">&lt;out of </w:t>
      </w:r>
      <w:del w:id="17" w:author="Mo Liu" w:date="2026-05-29T13:38:00Z" w16du:dateUtc="2026-05-29T05:38:00Z">
        <w:r w:rsidDel="00EF2522">
          <w:rPr>
            <w:highlight w:val="yellow"/>
          </w:rPr>
          <w:delText>how many?</w:delText>
        </w:r>
      </w:del>
      <w:commentRangeStart w:id="18"/>
      <w:ins w:id="19" w:author="Mo Liu" w:date="2026-05-29T13:38:00Z" w16du:dateUtc="2026-05-29T05:38:00Z">
        <w:r w:rsidR="00EF2522">
          <w:rPr>
            <w:rFonts w:eastAsia="宋体" w:hint="eastAsia"/>
            <w:highlight w:val="yellow"/>
          </w:rPr>
          <w:t>18.4 million indels</w:t>
        </w:r>
      </w:ins>
      <w:commentRangeEnd w:id="18"/>
      <w:r w:rsidR="00EF2522">
        <w:rPr>
          <w:rStyle w:val="CommentReference"/>
          <w:sz w:val="24"/>
          <w:szCs w:val="24"/>
          <w:highlight w:val="yellow"/>
        </w:rPr>
        <w:commentReference w:id="18"/>
      </w:r>
      <w:r>
        <w:rPr>
          <w:highlight w:val="yellow"/>
        </w:rPr>
        <w:t>&gt;</w:t>
      </w:r>
      <w:r>
        <w:t xml:space="preserve">. In COSMIC reference signature ID2 in the 83-type classification consists exclusively of this class of deletions. The new indel classifications divide ID2 into three signatures. Among these, InsDel2b is dominated by deletions of T from tracts of 5 to 7 Ts. InsDel2a and InsDel2c are dominated by deletions of </w:t>
      </w:r>
      <w:r>
        <w:rPr>
          <w:rFonts w:ascii="Liberation Serif" w:eastAsia="Liberation Serif" w:hAnsi="Liberation Serif" w:cs="Liberation Serif"/>
        </w:rPr>
        <w:t>≥ 8 Ts but are distinguished by InsDel2a’s preference of flanking A bases and InsDel1c’s preference for flanking C bases.</w:t>
      </w:r>
      <w:r>
        <w:t xml:space="preserve"> </w:t>
      </w:r>
      <w:r>
        <w:rPr>
          <w:color w:val="000000"/>
          <w:highlight w:val="yellow"/>
        </w:rPr>
        <w:t xml:space="preserve">Insdel2b and InsDel2c are strongly enriched among MSI-H tumors </w:t>
      </w:r>
      <w:r>
        <w:rPr>
          <w:color w:val="000000"/>
          <w:highlight w:val="yellow"/>
          <w:shd w:val="clear" w:color="auto" w:fill="00FFFF"/>
        </w:rPr>
        <w:t>&lt;This is currently figure 5; move this text to the attribution section&gt;</w:t>
      </w:r>
    </w:p>
    <w:p w14:paraId="5BAEF9CE" w14:textId="77777777" w:rsidR="00EE18B1" w:rsidRDefault="00000000">
      <w:pPr>
        <w:pStyle w:val="normalfirst"/>
        <w:ind w:firstLine="720"/>
      </w:pPr>
      <w:r>
        <w:t xml:space="preserve">Like deletions of single T bases from long poly-T tracts, insertions of single T bases into tracts of </w:t>
      </w:r>
      <w:r>
        <w:rPr>
          <w:rFonts w:ascii="Liberation Serif" w:eastAsia="Liberation Serif" w:hAnsi="Liberation Serif" w:cs="Liberation Serif"/>
        </w:rPr>
        <w:t>≥</w:t>
      </w:r>
      <w:r>
        <w:t xml:space="preserve"> 5 Ts also showed that the 89 and 476-type systems distinguish signatures that the 83-type classification does not. In the data we analyzed there were 3.3 million insertions of single T bases into tracts of </w:t>
      </w:r>
      <w:r>
        <w:rPr>
          <w:rFonts w:ascii="Liberation Serif" w:eastAsia="Liberation Serif" w:hAnsi="Liberation Serif" w:cs="Liberation Serif"/>
        </w:rPr>
        <w:t>≥</w:t>
      </w:r>
      <w:r>
        <w:t xml:space="preserve"> 5 Ts, which in the 83-type system constitutes a single mutation class, and COSMIC reference signature ID1 consists exclusively of this class of insertions. The new indel </w:t>
      </w:r>
      <w:r>
        <w:lastRenderedPageBreak/>
        <w:t xml:space="preserve">classifications divide ID1 into three signatures. Among these, InsDel1a has the largest proportion of insertions into tracts of </w:t>
      </w:r>
      <w:r>
        <w:rPr>
          <w:rFonts w:ascii="Liberation Serif" w:eastAsia="Liberation Serif" w:hAnsi="Liberation Serif" w:cs="Liberation Serif"/>
        </w:rPr>
        <w:t>≥</w:t>
      </w:r>
      <w:r>
        <w:t xml:space="preserve"> 8 Ts and InsDel1b has the smallest proportion, while InsDel1c has an intermediate proportion. Compared to InsDel1b, InsDel1a and InsDel1c have larger proportions of A to the left of the poly-T tract and G to right, and smaller proportions of C to the left of the poly-T tract with C or A to the right. Several tumors with high proportions of InsDel1b (&gt; 0.4) have mutation in the proofreading domain of polymerase epsilon </w:t>
      </w:r>
      <w:r>
        <w:rPr>
          <w:shd w:val="clear" w:color="auto" w:fill="00FFFF"/>
        </w:rPr>
        <w:t>(Table S9)</w:t>
      </w:r>
      <w:r>
        <w:t>.</w:t>
      </w:r>
    </w:p>
    <w:p w14:paraId="62B23218" w14:textId="77777777" w:rsidR="00EE18B1" w:rsidRDefault="00000000">
      <w:pPr>
        <w:pStyle w:val="normalfirst"/>
        <w:ind w:firstLine="720"/>
      </w:pPr>
      <w:r>
        <w:rPr>
          <w:rFonts w:eastAsia="宋体" w:hint="eastAsia"/>
        </w:rPr>
        <w:t xml:space="preserve">However, there were two cases in which the 83-type and 476 type systems clearly differentiated signatures that were almost </w:t>
      </w:r>
      <w:r>
        <w:rPr>
          <w:rFonts w:eastAsia="宋体"/>
        </w:rPr>
        <w:t>identical to</w:t>
      </w:r>
      <w:r>
        <w:rPr>
          <w:rFonts w:eastAsia="宋体" w:hint="eastAsia"/>
        </w:rPr>
        <w:t xml:space="preserve"> the 89-type system. One case consisted of InsDel13 and InsDel</w:t>
      </w:r>
      <w:r>
        <w:rPr>
          <w:rFonts w:eastAsia="宋体"/>
        </w:rPr>
        <w:t>_</w:t>
      </w:r>
      <w:r>
        <w:rPr>
          <w:rFonts w:eastAsia="宋体" w:hint="eastAsia"/>
        </w:rPr>
        <w:t>C. These are nearly identical in the 89-type system, which groups deletions of single Ts in stretches of 1, 2, 3, or 4 Ts as a single deletion type. However the 83 and 476 type systems show that InsDel</w:t>
      </w:r>
      <w:r>
        <w:rPr>
          <w:rFonts w:eastAsia="宋体"/>
        </w:rPr>
        <w:t>_</w:t>
      </w:r>
      <w:r>
        <w:rPr>
          <w:rFonts w:eastAsia="宋体" w:hint="eastAsia"/>
        </w:rPr>
        <w:t>C has deletions of 1 T from ATA (ATA</w:t>
      </w:r>
      <w:r>
        <w:rPr>
          <w:rFonts w:ascii="DejaVu Sans" w:hAnsi="DejaVu Sans" w:cs="DejaVu Sans" w:hint="eastAsia"/>
        </w:rPr>
        <w:t>→</w:t>
      </w:r>
      <w:r>
        <w:rPr>
          <w:rFonts w:eastAsia="宋体" w:hint="eastAsia"/>
        </w:rPr>
        <w:t>AA), while InsDel13 has deletions of T from ATTA (ATTA</w:t>
      </w:r>
      <w:r>
        <w:rPr>
          <w:rFonts w:ascii="DejaVu Sans" w:hAnsi="DejaVu Sans" w:cs="DejaVu Sans" w:hint="eastAsia"/>
        </w:rPr>
        <w:t>→</w:t>
      </w:r>
      <w:r>
        <w:rPr>
          <w:rFonts w:eastAsia="宋体" w:hint="eastAsia"/>
        </w:rPr>
        <w:t>ATA,</w:t>
      </w:r>
      <w:r>
        <w:rPr>
          <w:rFonts w:eastAsia="宋体" w:hint="eastAsia"/>
          <w:shd w:val="clear" w:color="auto" w:fill="00FFFF"/>
        </w:rPr>
        <w:t xml:space="preserve"> Sup Figure S1A</w:t>
      </w:r>
      <w:r>
        <w:rPr>
          <w:shd w:val="clear" w:color="auto" w:fill="00FFFF"/>
        </w:rPr>
        <w:t>)</w:t>
      </w:r>
      <w:r>
        <w:t>.</w:t>
      </w:r>
      <w:r>
        <w:rPr>
          <w:rFonts w:eastAsia="宋体"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宋体" w:hint="eastAsia"/>
        </w:rPr>
        <w:t>ACCG) and insertion of a one T next to an isolated T (e.g. GTG</w:t>
      </w:r>
      <w:r>
        <w:rPr>
          <w:rFonts w:ascii="DejaVu Sans" w:hAnsi="DejaVu Sans" w:cs="DejaVu Sans" w:hint="eastAsia"/>
        </w:rPr>
        <w:t>→</w:t>
      </w:r>
      <w:r>
        <w:rPr>
          <w:rFonts w:eastAsia="宋体" w:hint="eastAsia"/>
        </w:rPr>
        <w:t>GTTG). InsDel16 has insertion of one C between non-Cs (e.g. AT</w:t>
      </w:r>
      <w:r>
        <w:rPr>
          <w:rFonts w:ascii="DejaVu Sans" w:hAnsi="DejaVu Sans" w:cs="DejaVu Sans" w:hint="eastAsia"/>
        </w:rPr>
        <w:t>→</w:t>
      </w:r>
      <w:r>
        <w:rPr>
          <w:rFonts w:eastAsia="宋体" w:hint="eastAsia"/>
        </w:rPr>
        <w:t>ACT), and insertion of one T between non-Ts (e.g. AG</w:t>
      </w:r>
      <w:r>
        <w:rPr>
          <w:rFonts w:ascii="DejaVu Sans" w:hAnsi="DejaVu Sans" w:cs="DejaVu Sans" w:hint="eastAsia"/>
        </w:rPr>
        <w:t>→</w:t>
      </w:r>
      <w:r>
        <w:rPr>
          <w:rFonts w:eastAsia="宋体" w:hint="eastAsia"/>
        </w:rPr>
        <w:t xml:space="preserve">ATG, </w:t>
      </w:r>
      <w:r>
        <w:rPr>
          <w:rFonts w:eastAsia="宋体" w:hint="eastAsia"/>
          <w:shd w:val="clear" w:color="auto" w:fill="00FFFF"/>
        </w:rPr>
        <w:t>Sup Figure S1B</w:t>
      </w:r>
      <w:r>
        <w:t xml:space="preserve">). Again, </w:t>
      </w:r>
      <w:r>
        <w:rPr>
          <w:rFonts w:eastAsia="宋体" w:hint="eastAsia"/>
        </w:rPr>
        <w:t>the 89-type system does not capture these differences, while the 83 and 476-type systems do.</w:t>
      </w:r>
    </w:p>
    <w:p w14:paraId="6938AFE3" w14:textId="77777777" w:rsidR="00EE18B1" w:rsidRDefault="00000000">
      <w:pPr>
        <w:pStyle w:val="normalfirst"/>
        <w:rPr>
          <w:b/>
          <w:bCs/>
          <w:i/>
          <w:iCs/>
        </w:rPr>
      </w:pPr>
      <w:r>
        <w:rPr>
          <w:b/>
          <w:bCs/>
          <w:i/>
          <w:iCs/>
        </w:rPr>
        <w:t>New insights</w:t>
      </w:r>
    </w:p>
    <w:p w14:paraId="3EC08A41" w14:textId="77777777" w:rsidR="00EE18B1" w:rsidRDefault="00000000">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type consisting of deletions of 1 to 4 Ts in various flanking contexts. Both the 476 and the 89-type classifications show that deletions of T are most often associated with a flanking A, which one might speculate is related to the </w:t>
      </w:r>
      <w:r>
        <w:lastRenderedPageBreak/>
        <w:t>adenine adducts caused by AA. These adenine adducts are also thought to be responsible for the predominance of A</w:t>
      </w:r>
      <w:r>
        <w:rPr>
          <w:rFonts w:ascii="DejaVu Sans" w:hAnsi="DejaVu Sans" w:cs="DejaVu Sans" w:hint="eastAsia"/>
        </w:rPr>
        <w:t>→</w:t>
      </w:r>
      <w:r>
        <w:t xml:space="preserve">T single base substitutions in the AA SBS signature and of the frequent involvement of adenines in the AA DBS signatures </w:t>
      </w:r>
      <w:bookmarkStart w:id="20" w:name="ZOTERO_BREF_UO38VADlX1rp"/>
      <w:r>
        <w:t>(Chen et al. 2024b)</w:t>
      </w:r>
      <w:bookmarkEnd w:id="20"/>
      <w:r>
        <w:rPr>
          <w:b/>
          <w:bCs/>
          <w:i/>
          <w:iCs/>
        </w:rPr>
        <w:t>.</w:t>
      </w:r>
    </w:p>
    <w:p w14:paraId="7B84C3F0" w14:textId="77777777" w:rsidR="00EE18B1" w:rsidRDefault="00000000">
      <w:pPr>
        <w:pStyle w:val="normalfirst"/>
        <w:rPr>
          <w:b/>
          <w:bCs/>
          <w:i/>
          <w:iCs/>
        </w:rPr>
      </w:pPr>
      <w:r>
        <w:rPr>
          <w:b/>
          <w:bCs/>
          <w:i/>
          <w:iCs/>
        </w:rPr>
        <w:t xml:space="preserve">STEVE POSSIBLE PARAGRAPH </w:t>
      </w:r>
      <w:r>
        <w:rPr>
          <w:i/>
          <w:iCs/>
        </w:rPr>
        <w:t>InsDel17 (top2A) vs InsDel8</w:t>
      </w:r>
    </w:p>
    <w:p w14:paraId="2F5DD6B5" w14:textId="77777777" w:rsidR="00EE18B1" w:rsidRDefault="00000000">
      <w:pPr>
        <w:pStyle w:val="normalfirst"/>
        <w:rPr>
          <w:rFonts w:eastAsia="宋体"/>
          <w:b/>
          <w:bCs/>
          <w:i/>
          <w:iCs/>
        </w:rPr>
      </w:pPr>
      <w:commentRangeStart w:id="21"/>
      <w:r>
        <w:rPr>
          <w:rFonts w:eastAsia="宋体"/>
          <w:b/>
          <w:bCs/>
          <w:i/>
          <w:iCs/>
        </w:rPr>
        <w:t>InsDel_Aβ</w:t>
      </w:r>
      <w:r>
        <w:rPr>
          <w:rFonts w:eastAsia="宋体" w:hint="eastAsia"/>
          <w:b/>
          <w:bCs/>
          <w:i/>
          <w:iCs/>
        </w:rPr>
        <w:t xml:space="preserve"> and SBS2/SBS13</w:t>
      </w:r>
      <w:r>
        <w:rPr>
          <w:rFonts w:eastAsia="宋体"/>
          <w:b/>
          <w:bCs/>
          <w:i/>
          <w:iCs/>
        </w:rPr>
        <w:t xml:space="preserve"> Share Sequence Specificity</w:t>
      </w:r>
      <w:r>
        <w:rPr>
          <w:rFonts w:eastAsia="宋体" w:hint="eastAsia"/>
          <w:b/>
          <w:bCs/>
          <w:i/>
          <w:iCs/>
        </w:rPr>
        <w:t xml:space="preserve"> due to APOBEC3A Overexpression</w:t>
      </w:r>
    </w:p>
    <w:p w14:paraId="3E02B5CC" w14:textId="77777777" w:rsidR="00EE18B1" w:rsidRDefault="00000000">
      <w:pPr>
        <w:pStyle w:val="normalfirst"/>
        <w:rPr>
          <w:rFonts w:eastAsia="宋体"/>
        </w:rPr>
      </w:pPr>
      <w:r>
        <w:rPr>
          <w:rFonts w:eastAsia="宋体"/>
        </w:rPr>
        <w:t>We identified InsDel_Aβ, an indel signature characterized by 1 bp C deletions from CA/CT motifs (89-</w:t>
      </w:r>
      <w:r>
        <w:rPr>
          <w:rFonts w:eastAsia="宋体" w:hint="eastAsia"/>
        </w:rPr>
        <w:t>type classification</w:t>
      </w:r>
      <w:r>
        <w:rPr>
          <w:rFonts w:eastAsia="宋体"/>
        </w:rPr>
        <w:t>) and, more specifically, from TCA/TCT (476-</w:t>
      </w:r>
      <w:r>
        <w:rPr>
          <w:rFonts w:eastAsia="宋体" w:hint="eastAsia"/>
        </w:rPr>
        <w:t xml:space="preserve">type </w:t>
      </w:r>
      <w:r>
        <w:rPr>
          <w:rFonts w:eastAsia="宋体"/>
        </w:rPr>
        <w:t>classification</w:t>
      </w:r>
      <w:r>
        <w:rPr>
          <w:rFonts w:eastAsia="宋体" w:hint="eastAsia"/>
        </w:rPr>
        <w:t>, F</w:t>
      </w:r>
      <w:r>
        <w:rPr>
          <w:rFonts w:eastAsia="宋体"/>
        </w:rPr>
        <w:t>i</w:t>
      </w:r>
      <w:r>
        <w:rPr>
          <w:rFonts w:eastAsia="宋体" w:hint="eastAsia"/>
        </w:rPr>
        <w:t>gure S1C</w:t>
      </w:r>
      <w:r>
        <w:rPr>
          <w:rFonts w:eastAsia="宋体"/>
        </w:rPr>
        <w:t>). This motif preference precisely mirrors the sequence context of SBS2</w:t>
      </w:r>
      <w:r>
        <w:rPr>
          <w:rFonts w:eastAsia="宋体" w:hint="eastAsia"/>
        </w:rPr>
        <w:t>(TCA&gt;TTA, TCT&gt;TTT)</w:t>
      </w:r>
      <w:r>
        <w:rPr>
          <w:rFonts w:eastAsia="宋体"/>
        </w:rPr>
        <w:t xml:space="preserve"> and SBS13</w:t>
      </w:r>
      <w:r>
        <w:rPr>
          <w:rFonts w:eastAsia="宋体" w:hint="eastAsia"/>
        </w:rPr>
        <w:t>(TCA&gt;TGA, TCT&gt;TGT)</w:t>
      </w:r>
      <w:r>
        <w:rPr>
          <w:rFonts w:eastAsia="宋体"/>
        </w:rPr>
        <w:t xml:space="preserve">, which are canonical APOBEC3A/3B-driven SBS signatures </w:t>
      </w:r>
      <w:r>
        <w:rPr>
          <w:rFonts w:eastAsia="宋体" w:hint="eastAsia"/>
        </w:rPr>
        <w:t>(Petljak et al., 2022</w:t>
      </w:r>
      <w:r>
        <w:rPr>
          <w:rFonts w:eastAsia="宋体"/>
        </w:rPr>
        <w:t>). InsDel_Aβ corresponds to the previously described InD9a and has been linked to APOBEC</w:t>
      </w:r>
      <w:r>
        <w:rPr>
          <w:rFonts w:eastAsia="宋体" w:hint="eastAsia"/>
        </w:rPr>
        <w:t>3A</w:t>
      </w:r>
      <w:r>
        <w:rPr>
          <w:rFonts w:eastAsia="宋体"/>
        </w:rPr>
        <w:t xml:space="preserve"> overexpression in the DT40 experimental system (Koh et al.,; </w:t>
      </w:r>
      <w:r>
        <w:rPr>
          <w:rFonts w:eastAsia="宋体" w:hint="eastAsia"/>
        </w:rPr>
        <w:t>MeWeerd et al., 2022</w:t>
      </w:r>
      <w:r>
        <w:rPr>
          <w:rFonts w:eastAsia="宋体"/>
        </w:rPr>
        <w:t xml:space="preserve">). In parallel, we discovered a novel 83-category indel signature, ID_A, which exhibits </w:t>
      </w:r>
      <w:r>
        <w:rPr>
          <w:rFonts w:eastAsia="宋体" w:hint="eastAsia"/>
        </w:rPr>
        <w:t>more accurate</w:t>
      </w:r>
      <w:r>
        <w:rPr>
          <w:rFonts w:eastAsia="宋体"/>
        </w:rPr>
        <w:t xml:space="preserve"> correspondence to </w:t>
      </w:r>
      <w:r>
        <w:rPr>
          <w:rFonts w:eastAsia="宋体" w:hint="eastAsia"/>
        </w:rPr>
        <w:t xml:space="preserve">the indel spectrum derived from APOBEC3A overexpressed DT-40 cell models </w:t>
      </w:r>
      <w:r>
        <w:rPr>
          <w:rFonts w:eastAsia="宋体"/>
        </w:rPr>
        <w:t>than ID9</w:t>
      </w:r>
      <w:r>
        <w:rPr>
          <w:rFonts w:eastAsia="宋体" w:hint="eastAsia"/>
        </w:rPr>
        <w:t xml:space="preserve">: </w:t>
      </w:r>
      <w:r>
        <w:rPr>
          <w:rFonts w:eastAsia="宋体"/>
        </w:rPr>
        <w:t xml:space="preserve">ID_A displays a dominant peak </w:t>
      </w:r>
      <w:r>
        <w:rPr>
          <w:rFonts w:eastAsia="宋体" w:hint="eastAsia"/>
        </w:rPr>
        <w:t>at</w:t>
      </w:r>
      <w:r>
        <w:rPr>
          <w:rFonts w:eastAsia="宋体"/>
        </w:rPr>
        <w:t xml:space="preserve"> 1 bp C deletions from XCX motifs and is notably depleted for 1 bp T deletions.</w:t>
      </w:r>
    </w:p>
    <w:p w14:paraId="09051700" w14:textId="77777777" w:rsidR="00EE18B1" w:rsidRDefault="00000000">
      <w:pPr>
        <w:pStyle w:val="normalfirst"/>
        <w:rPr>
          <w:rFonts w:eastAsia="宋体"/>
        </w:rPr>
      </w:pPr>
      <w:r>
        <w:rPr>
          <w:rFonts w:eastAsia="宋体"/>
        </w:rPr>
        <w:t xml:space="preserve">In addition to signatures with uncertain biological etiology, we identified two other signatures dominated by 1 bp C deletions: (1) InsDel9, which closely resembles InD9b (Koh et al.) but lacks a clear </w:t>
      </w:r>
      <w:r>
        <w:rPr>
          <w:rFonts w:eastAsia="宋体" w:hint="eastAsia"/>
        </w:rPr>
        <w:t xml:space="preserve">preference of the preceding base of </w:t>
      </w:r>
      <w:r>
        <w:rPr>
          <w:rFonts w:eastAsia="宋体"/>
        </w:rPr>
        <w:t>CT motif</w:t>
      </w:r>
      <w:r>
        <w:rPr>
          <w:rFonts w:eastAsia="宋体" w:hint="eastAsia"/>
        </w:rPr>
        <w:t xml:space="preserve"> (Figure S1C)</w:t>
      </w:r>
      <w:r>
        <w:rPr>
          <w:rFonts w:eastAsia="宋体"/>
        </w:rPr>
        <w:t>; and (2) InsDel_Aα, defined by 1 bp C deletions from CT (89-category) and more specifically from GCT/TCT (476-category) motifs. Notably, InsDel_Aα is also associated with 2 bp deletions at short repeat sequences.</w:t>
      </w:r>
      <w:commentRangeEnd w:id="21"/>
      <w:r>
        <w:rPr>
          <w:rStyle w:val="CommentReference"/>
          <w:rFonts w:eastAsia="宋体"/>
          <w:sz w:val="24"/>
          <w:szCs w:val="24"/>
        </w:rPr>
        <w:commentReference w:id="21"/>
      </w:r>
    </w:p>
    <w:p w14:paraId="4ECA0CB4" w14:textId="77777777" w:rsidR="00EE18B1" w:rsidRDefault="00000000">
      <w:pPr>
        <w:pStyle w:val="normalfirst"/>
        <w:rPr>
          <w:b/>
          <w:bCs/>
          <w:i/>
          <w:iCs/>
        </w:rPr>
      </w:pPr>
      <w:r>
        <w:rPr>
          <w:b/>
          <w:bCs/>
          <w:i/>
          <w:iCs/>
        </w:rPr>
        <w:t xml:space="preserve">STEVE DEFINITE NEED PARAGRAPH </w:t>
      </w:r>
      <w:r>
        <w:rPr>
          <w:i/>
          <w:iCs/>
        </w:rPr>
        <w:t>N_beta is the new ID2</w:t>
      </w:r>
    </w:p>
    <w:p w14:paraId="385628F0" w14:textId="77777777" w:rsidR="00EE18B1" w:rsidRDefault="00000000">
      <w:r>
        <w:lastRenderedPageBreak/>
        <w:t>A similar pattern was observed for ID_N, which was found in all cancer types. Its sub-signature, InsDel_N</w:t>
      </w:r>
      <w:r>
        <w:rPr>
          <w:rFonts w:eastAsia="宋体"/>
        </w:rPr>
        <w:t>α</w:t>
      </w:r>
      <w:r>
        <w:t>, was specifically linked to POLE mutations and mismatch repair deficiency, whereas InsDel_N</w:t>
      </w:r>
      <w:r>
        <w:rPr>
          <w:rFonts w:eastAsia="宋体"/>
        </w:rPr>
        <w:t>β</w:t>
      </w:r>
      <w:r>
        <w:t xml:space="preserve"> was prevalent across a broad range of cancer types.</w:t>
      </w:r>
    </w:p>
    <w:p w14:paraId="5C6D46F8" w14:textId="77777777" w:rsidR="00EE18B1" w:rsidRDefault="00000000">
      <w:pPr>
        <w:pStyle w:val="Heading3"/>
        <w:numPr>
          <w:ilvl w:val="0"/>
          <w:numId w:val="0"/>
        </w:numPr>
        <w:rPr>
          <w:i/>
          <w:iCs/>
          <w:sz w:val="24"/>
          <w:szCs w:val="24"/>
        </w:rPr>
      </w:pPr>
      <w:commentRangeStart w:id="22"/>
      <w:r>
        <w:rPr>
          <w:i/>
          <w:iCs/>
          <w:sz w:val="24"/>
          <w:szCs w:val="24"/>
        </w:rPr>
        <w:t>Associations between indel signatures and SBS signatures &lt;FOR STEVE TO REVIEW&gt;</w:t>
      </w:r>
      <w:commentRangeEnd w:id="22"/>
      <w:r>
        <w:rPr>
          <w:rStyle w:val="CommentReference"/>
          <w:i/>
          <w:iCs/>
          <w:sz w:val="24"/>
          <w:szCs w:val="24"/>
        </w:rPr>
        <w:commentReference w:id="22"/>
      </w:r>
    </w:p>
    <w:p w14:paraId="6158EEB8" w14:textId="77777777" w:rsidR="00EE18B1" w:rsidRDefault="00000000">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宋体" w:hint="eastAsia"/>
          <w:shd w:val="clear" w:color="auto" w:fill="00FFFF"/>
        </w:rPr>
        <w:t>10</w:t>
      </w:r>
      <w:r>
        <w:rPr>
          <w:rFonts w:hint="eastAsia"/>
          <w:shd w:val="clear" w:color="auto" w:fill="00FFFF"/>
        </w:rPr>
        <w:t>, S</w:t>
      </w:r>
      <w:r>
        <w:rPr>
          <w:rFonts w:eastAsia="宋体"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宋体"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2BCAEFDF" w14:textId="77777777" w:rsidR="00EE18B1" w:rsidRDefault="00000000">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23610E7D" w14:textId="77777777" w:rsidR="00EE18B1" w:rsidRDefault="00000000">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5D758808" w14:textId="77777777" w:rsidR="00EE18B1" w:rsidRDefault="00000000">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00F084B6" w14:textId="77777777" w:rsidR="00EE18B1" w:rsidRDefault="00000000">
      <w:pPr>
        <w:pStyle w:val="Heading2"/>
      </w:pPr>
      <w:r>
        <w:rPr>
          <w:rFonts w:hint="eastAsia"/>
        </w:rPr>
        <w:t>Topography of indel mutational signatures &lt;MO EDIT&gt;</w:t>
      </w:r>
    </w:p>
    <w:p w14:paraId="261FD984" w14:textId="77777777" w:rsidR="00EE18B1" w:rsidRDefault="00000000">
      <w:r>
        <w:t>Interesting – ID_K lagging strand enrichment related to POLE</w:t>
      </w:r>
    </w:p>
    <w:p w14:paraId="2EE8548D" w14:textId="77777777" w:rsidR="00EE18B1" w:rsidRDefault="00000000">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宋体" w:hint="eastAsia"/>
        </w:rPr>
        <w:t xml:space="preserve"> </w:t>
      </w:r>
      <w:r>
        <w:rPr>
          <w:rFonts w:hint="eastAsia"/>
        </w:rPr>
        <w:t>6A</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宋体"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宋体"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宋体" w:hint="eastAsia"/>
        </w:rPr>
        <w:t>ID_K</w:t>
      </w:r>
      <w:r>
        <w:t>) having enriched mutations on the transcribed strand, and one of them (</w:t>
      </w:r>
      <w:r>
        <w:rPr>
          <w:rFonts w:eastAsia="宋体"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宋体"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宋体" w:hint="eastAsia"/>
        </w:rPr>
        <w:t>ID_K</w:t>
      </w:r>
      <w:r>
        <w:t xml:space="preserve">) or on the lagging strand (C_ID7 and </w:t>
      </w:r>
      <w:r>
        <w:rPr>
          <w:rFonts w:eastAsia="宋体" w:hint="eastAsia"/>
        </w:rPr>
        <w:t>ID_N</w:t>
      </w:r>
      <w:r>
        <w:t>).</w:t>
      </w:r>
    </w:p>
    <w:p w14:paraId="22008206" w14:textId="77777777" w:rsidR="00EE18B1" w:rsidRDefault="00000000">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宋体"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宋体" w:hint="eastAsia"/>
        </w:rPr>
        <w:t>ID_</w:t>
      </w:r>
      <w:r>
        <w:rPr>
          <w:rFonts w:eastAsia="宋体"/>
        </w:rPr>
        <w:t>E</w:t>
      </w:r>
      <w:r>
        <w:t>).</w:t>
      </w:r>
    </w:p>
    <w:p w14:paraId="0888E561" w14:textId="77777777" w:rsidR="00EE18B1" w:rsidRDefault="00000000">
      <w:r>
        <w:t>The effect of DNA replication timing was also observed in many 83-type signatures</w:t>
      </w:r>
      <w:r>
        <w:rPr>
          <w:rFonts w:hint="eastAsia"/>
        </w:rPr>
        <w:t xml:space="preserve"> (Figure 6D</w:t>
      </w:r>
      <w:r>
        <w:rPr>
          <w:rFonts w:ascii="宋体" w:eastAsia="宋体" w:hAnsi="宋体" w:cs="宋体" w:hint="eastAsia"/>
        </w:rPr>
        <w:t>,</w:t>
      </w:r>
      <w:r>
        <w:rPr>
          <w:rFonts w:eastAsia="宋体" w:hint="eastAsia"/>
        </w:rPr>
        <w:t xml:space="preserve"> </w:t>
      </w:r>
      <w:r>
        <w:rPr>
          <w:rFonts w:eastAsia="宋体" w:hint="eastAsia"/>
          <w:shd w:val="clear" w:color="auto" w:fill="00FFFF"/>
        </w:rPr>
        <w:t xml:space="preserve">Figure </w:t>
      </w:r>
      <w:r>
        <w:rPr>
          <w:rFonts w:hint="eastAsia"/>
          <w:shd w:val="clear" w:color="auto" w:fill="00FFFF"/>
        </w:rPr>
        <w:t>S</w:t>
      </w:r>
      <w:r>
        <w:rPr>
          <w:rFonts w:eastAsia="宋体" w:hint="eastAsia"/>
          <w:shd w:val="clear" w:color="auto" w:fill="00FFFF"/>
        </w:rPr>
        <w:t>3</w:t>
      </w:r>
      <w:r>
        <w:rPr>
          <w:shd w:val="clear" w:color="auto" w:fill="00FFFF"/>
        </w:rPr>
        <w:t>,</w:t>
      </w:r>
      <w:r>
        <w:t xml:space="preserve"> </w:t>
      </w:r>
      <w:r>
        <w:rPr>
          <w:shd w:val="clear" w:color="auto" w:fill="00FFFF"/>
        </w:rPr>
        <w:t>Table S</w:t>
      </w:r>
      <w:r>
        <w:rPr>
          <w:rFonts w:eastAsia="宋体"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宋体"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宋体" w:hint="eastAsia"/>
          <w:shd w:val="clear" w:color="auto" w:fill="00FFFF"/>
        </w:rPr>
        <w:t>4</w:t>
      </w:r>
      <w:r>
        <w:rPr>
          <w:shd w:val="clear" w:color="auto" w:fill="00FFFF"/>
        </w:rPr>
        <w:t>, Table S</w:t>
      </w:r>
      <w:r>
        <w:rPr>
          <w:rFonts w:eastAsia="宋体" w:hint="eastAsia"/>
          <w:shd w:val="clear" w:color="auto" w:fill="00FFFF"/>
        </w:rPr>
        <w:t>14</w:t>
      </w:r>
      <w:r>
        <w:t>). InsDel</w:t>
      </w:r>
      <w:r>
        <w:rPr>
          <w:rFonts w:eastAsia="宋体"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06D4771F" w14:textId="77777777" w:rsidR="00EE18B1" w:rsidRDefault="00000000">
      <w:pPr>
        <w:pStyle w:val="Heading2"/>
      </w:pPr>
      <w:r>
        <w:t>New indel type classifications reveal an accurate signature of RNase H2 deficiency</w:t>
      </w:r>
    </w:p>
    <w:p w14:paraId="1FEA96ED" w14:textId="77777777" w:rsidR="00EE18B1" w:rsidRDefault="00000000">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23" w:name="ZOTERO_BREF_xeDB1zkV4c3y"/>
      <w:r>
        <w:t>(Jin et al. 2024a; Reijns et al. 2022; Koh et al. 2025)</w:t>
      </w:r>
      <w:bookmarkEnd w:id="23"/>
      <w:r>
        <w:t xml:space="preserve">. However, we detected a new indel signature, InsDel_F, which better corresponds to RNase H2 deficiency experimental data than </w:t>
      </w:r>
      <w:r>
        <w:lastRenderedPageBreak/>
        <w:t xml:space="preserve">ID4 </w:t>
      </w:r>
      <w:r>
        <w:rPr>
          <w:shd w:val="clear" w:color="auto" w:fill="FFFF00"/>
        </w:rPr>
        <w:t>(Figure</w:t>
      </w:r>
      <w:r>
        <w:rPr>
          <w:rFonts w:eastAsia="宋体"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 xml:space="preserve">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 additional deletion types are mainly deletions of 3 or 4 bases with microhomology and deletions of 3 or 4 bases from paired doublets (e.g. TCTTCT → TCT, GTTTGTTT → GTTT). </w:t>
      </w:r>
      <w:r>
        <w:rPr>
          <w:shd w:val="clear" w:color="auto" w:fill="FFFF00"/>
        </w:rPr>
        <w:t xml:space="preserve">&lt;Put the mice first&gt; </w:t>
      </w:r>
      <w:r>
        <w:t>The spectra in RNase H2 deficient cell lines consist of signatures due to mutational processes intrinsic to the parental cell line combined with high proportions of mutations characteristic of InsDel_F</w:t>
      </w:r>
      <w:r>
        <w:rPr>
          <w:rFonts w:eastAsia="宋体" w:hint="eastAsia"/>
        </w:rPr>
        <w:t xml:space="preserve"> (</w:t>
      </w:r>
      <w:r>
        <w:rPr>
          <w:rFonts w:eastAsia="宋体" w:hint="eastAsia"/>
          <w:shd w:val="clear" w:color="auto" w:fill="00FFFF"/>
        </w:rPr>
        <w:t>Figure S5</w:t>
      </w:r>
      <w:r>
        <w:rPr>
          <w:rFonts w:eastAsia="宋体"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5ACB5D7" w14:textId="77777777" w:rsidR="00EE18B1" w:rsidRDefault="00EE18B1">
      <w:pPr>
        <w:ind w:firstLine="0"/>
      </w:pPr>
    </w:p>
    <w:p w14:paraId="4DC8A99F" w14:textId="77777777" w:rsidR="00EE18B1" w:rsidRDefault="00000000">
      <w:pPr>
        <w:pStyle w:val="Heading2"/>
        <w:rPr>
          <w:rFonts w:eastAsia="宋体"/>
        </w:rPr>
      </w:pPr>
      <w:r>
        <w:t>Demographic Associations</w:t>
      </w:r>
      <w:r>
        <w:rPr>
          <w:rFonts w:eastAsia="宋体" w:hint="eastAsia"/>
        </w:rPr>
        <w:t xml:space="preserve"> with Gender and Age STEVE REVIEW</w:t>
      </w:r>
    </w:p>
    <w:p w14:paraId="262016E9" w14:textId="77777777" w:rsidR="00EE18B1" w:rsidRDefault="00000000">
      <w:pPr>
        <w:rPr>
          <w:rFonts w:eastAsia="宋体"/>
        </w:rPr>
      </w:pPr>
      <w:r>
        <w:rPr>
          <w:rFonts w:eastAsia="宋体"/>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宋体" w:hint="eastAsia"/>
        </w:rPr>
        <w:t xml:space="preserve"> (</w:t>
      </w:r>
      <w:r>
        <w:rPr>
          <w:rFonts w:eastAsia="宋体" w:hint="eastAsia"/>
          <w:shd w:val="clear" w:color="auto" w:fill="00FFFF"/>
        </w:rPr>
        <w:t>Figure S6A,</w:t>
      </w:r>
      <w:r>
        <w:rPr>
          <w:rFonts w:eastAsia="宋体" w:hint="eastAsia"/>
        </w:rPr>
        <w:t xml:space="preserve"> </w:t>
      </w:r>
      <w:r>
        <w:rPr>
          <w:rFonts w:eastAsia="宋体" w:hint="eastAsia"/>
          <w:shd w:val="clear" w:color="auto" w:fill="00FFFF"/>
        </w:rPr>
        <w:t>Table S15</w:t>
      </w:r>
      <w:r>
        <w:rPr>
          <w:rFonts w:eastAsia="宋体" w:hint="eastAsia"/>
        </w:rPr>
        <w:t>)</w:t>
      </w:r>
      <w:r>
        <w:rPr>
          <w:rFonts w:eastAsia="宋体"/>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宋体"/>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宋体" w:hint="eastAsia"/>
        </w:rPr>
        <w:t xml:space="preserve"> and </w:t>
      </w:r>
      <w:r>
        <w:rPr>
          <w:rFonts w:eastAsia="宋体"/>
        </w:rPr>
        <w:t xml:space="preserve">their </w:t>
      </w:r>
      <w:r>
        <w:rPr>
          <w:rFonts w:eastAsia="宋体" w:hint="eastAsia"/>
        </w:rPr>
        <w:t xml:space="preserve">underlying </w:t>
      </w:r>
      <w:r>
        <w:rPr>
          <w:rFonts w:eastAsia="宋体"/>
        </w:rPr>
        <w:t xml:space="preserve">biological </w:t>
      </w:r>
      <w:r>
        <w:rPr>
          <w:rFonts w:eastAsia="宋体" w:hint="eastAsia"/>
        </w:rPr>
        <w:t>processes might</w:t>
      </w:r>
      <w:r>
        <w:rPr>
          <w:rFonts w:eastAsia="宋体"/>
        </w:rPr>
        <w:t xml:space="preserve"> be modulated by gender, shaping distinct patterns of cancer susceptibility and progression.</w:t>
      </w:r>
    </w:p>
    <w:p w14:paraId="381BB838" w14:textId="77777777" w:rsidR="00EE18B1" w:rsidRDefault="00000000">
      <w:pPr>
        <w:rPr>
          <w:rFonts w:eastAsia="宋体"/>
        </w:rPr>
      </w:pPr>
      <w:r>
        <w:rPr>
          <w:rFonts w:eastAsia="宋体"/>
        </w:rPr>
        <w:t>To characterize the "clock-like" behavior of these signatures, we examined correlations between signature activity and patient age at diagnosis using Spearman correlation analyses across the pan-cancer cohort</w:t>
      </w:r>
      <w:r>
        <w:rPr>
          <w:rFonts w:eastAsia="宋体" w:hint="eastAsia"/>
        </w:rPr>
        <w:t xml:space="preserve"> (</w:t>
      </w:r>
      <w:r>
        <w:rPr>
          <w:rFonts w:eastAsia="宋体" w:hint="eastAsia"/>
          <w:shd w:val="clear" w:color="auto" w:fill="00FFFF"/>
        </w:rPr>
        <w:t>Figure S6B</w:t>
      </w:r>
      <w:r>
        <w:rPr>
          <w:rFonts w:eastAsia="宋体" w:hint="eastAsia"/>
        </w:rPr>
        <w:t>)</w:t>
      </w:r>
      <w:r>
        <w:rPr>
          <w:rFonts w:eastAsia="宋体"/>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宋体" w:hint="eastAsia"/>
        </w:rPr>
        <w:t xml:space="preserve"> </w:t>
      </w:r>
      <w:r>
        <w:rPr>
          <w:rFonts w:eastAsia="宋体" w:hint="eastAsia"/>
          <w:shd w:val="clear" w:color="auto" w:fill="FFFF00"/>
        </w:rPr>
        <w:t>(</w:t>
      </w:r>
      <w:r>
        <w:rPr>
          <w:rFonts w:eastAsia="宋体" w:hint="eastAsia"/>
          <w:shd w:val="clear" w:color="auto" w:fill="00FFFF"/>
        </w:rPr>
        <w:t>Table S16</w:t>
      </w:r>
      <w:r>
        <w:rPr>
          <w:rFonts w:eastAsia="宋体" w:hint="eastAsia"/>
          <w:shd w:val="clear" w:color="auto" w:fill="FFFF00"/>
        </w:rPr>
        <w:t>)</w:t>
      </w:r>
      <w:r>
        <w:rPr>
          <w:rFonts w:eastAsia="宋体"/>
        </w:rPr>
        <w:t>. However, these broad pan-cancer associations likely reflect weak or heterogeneous age dependencies spread across multiple tumor types, rather than strong, tissue-specific age effects.</w:t>
      </w:r>
    </w:p>
    <w:p w14:paraId="1A771270" w14:textId="77777777" w:rsidR="00EE18B1" w:rsidRDefault="00000000">
      <w:pPr>
        <w:rPr>
          <w:rFonts w:eastAsia="宋体"/>
        </w:rPr>
      </w:pPr>
      <w:r>
        <w:rPr>
          <w:rFonts w:eastAsia="宋体" w:hint="eastAsia"/>
        </w:rPr>
        <w:lastRenderedPageBreak/>
        <w:t>Taken together</w:t>
      </w:r>
      <w:r>
        <w:rPr>
          <w:rFonts w:eastAsia="宋体"/>
        </w:rPr>
        <w:t>, these analyses reveal a demographic landscape of mutational mechanisms, indicating that genomic instability is sculpted by both sex-specific biological influences and tissue-dependent aging processes.</w:t>
      </w:r>
    </w:p>
    <w:p w14:paraId="650B2136" w14:textId="77777777" w:rsidR="00EE18B1" w:rsidRDefault="00000000">
      <w:pPr>
        <w:pStyle w:val="Heading1"/>
        <w:rPr>
          <w:rFonts w:eastAsiaTheme="minorEastAsia"/>
        </w:rPr>
      </w:pPr>
      <w:r>
        <w:t>Discussion</w:t>
      </w:r>
    </w:p>
    <w:p w14:paraId="7705FC3D" w14:textId="77777777" w:rsidR="00EE18B1" w:rsidRDefault="00000000">
      <w:pPr>
        <w:rPr>
          <w:rFonts w:eastAsiaTheme="minorEastAsia"/>
        </w:rPr>
      </w:pPr>
      <w:r>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3BAAB861" w14:textId="77777777" w:rsidR="00EE18B1" w:rsidRDefault="00000000">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1F7043C5" w14:textId="77777777" w:rsidR="00EE18B1" w:rsidRDefault="00000000">
      <w:r>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30E4B0F0" w14:textId="77777777" w:rsidR="00EE18B1" w:rsidRDefault="00000000">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5064AEE5" w14:textId="77777777" w:rsidR="00EE18B1" w:rsidRDefault="00000000">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41965A83" w14:textId="77777777" w:rsidR="00EE18B1" w:rsidRDefault="00000000">
      <w:r>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24"/>
      <w:commentRangeStart w:id="25"/>
      <w:commentRangeStart w:id="26"/>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24"/>
      <w:r>
        <w:rPr>
          <w:rStyle w:val="CommentReference"/>
          <w:rFonts w:eastAsiaTheme="minorEastAsia"/>
          <w:sz w:val="24"/>
          <w:szCs w:val="24"/>
        </w:rPr>
        <w:commentReference w:id="24"/>
      </w:r>
      <w:commentRangeEnd w:id="25"/>
      <w:r>
        <w:rPr>
          <w:rStyle w:val="CommentReference"/>
          <w:rFonts w:eastAsiaTheme="minorEastAsia"/>
          <w:sz w:val="24"/>
          <w:szCs w:val="24"/>
        </w:rPr>
        <w:commentReference w:id="25"/>
      </w:r>
      <w:commentRangeEnd w:id="26"/>
      <w:r w:rsidR="008D1362">
        <w:rPr>
          <w:rStyle w:val="CommentReference"/>
          <w:rFonts w:eastAsiaTheme="minorEastAsia"/>
          <w:sz w:val="24"/>
          <w:szCs w:val="24"/>
        </w:rPr>
        <w:commentReference w:id="26"/>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517A8D33" w14:textId="77777777" w:rsidR="00EE18B1" w:rsidRDefault="00000000">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6587CC6B" w14:textId="77777777" w:rsidR="00EE18B1" w:rsidRDefault="00000000">
      <w:pPr>
        <w:pStyle w:val="Heading1"/>
      </w:pPr>
      <w:r>
        <w:lastRenderedPageBreak/>
        <w:t>Materials and methods</w:t>
      </w:r>
    </w:p>
    <w:p w14:paraId="25BA1E7B" w14:textId="77777777" w:rsidR="00EE18B1" w:rsidRDefault="00000000">
      <w:pPr>
        <w:pStyle w:val="Heading2"/>
      </w:pPr>
      <w:r>
        <w:t>Data sources</w:t>
      </w:r>
    </w:p>
    <w:p w14:paraId="703026F4" w14:textId="77777777" w:rsidR="00EE18B1" w:rsidRDefault="00000000">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8">
        <w:r>
          <w:rPr>
            <w:rStyle w:val="Hyperlink"/>
          </w:rPr>
          <w:t>https://dcc.icgc.org/releases/current/Projects/</w:t>
        </w:r>
      </w:hyperlink>
      <w:r>
        <w:t>, which has been retired. The data were downloaded on 9 May, 2024</w:t>
      </w:r>
      <w:r>
        <w:rPr>
          <w:rFonts w:eastAsia="宋体" w:hint="eastAsia"/>
        </w:rPr>
        <w:t>)</w:t>
      </w:r>
      <w:r>
        <w:t>. Hartwig Medical Foundation</w:t>
      </w:r>
      <w:r>
        <w:rPr>
          <w:rFonts w:eastAsia="宋体"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宋体"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宋体" w:hint="eastAsia"/>
        </w:rPr>
        <w:t>6</w:t>
      </w:r>
      <w:r>
        <w:rPr>
          <w:rFonts w:hint="eastAsia"/>
        </w:rPr>
        <w:t xml:space="preserve"> in </w:t>
      </w:r>
      <w:r>
        <w:rPr>
          <w:rFonts w:hint="eastAsia"/>
          <w:shd w:val="clear" w:color="auto" w:fill="00FFFF"/>
        </w:rPr>
        <w:t>&lt;reference Prieslty&gt;</w:t>
      </w:r>
      <w:r>
        <w:t xml:space="preserve">. </w:t>
      </w:r>
    </w:p>
    <w:p w14:paraId="0253496B" w14:textId="77777777" w:rsidR="00EE18B1" w:rsidRDefault="00000000">
      <w:pPr>
        <w:pStyle w:val="Heading2"/>
      </w:pPr>
      <w:r>
        <w:rPr>
          <w:rFonts w:hint="eastAsia"/>
        </w:rPr>
        <w:t xml:space="preserve">De novo </w:t>
      </w:r>
      <w:r>
        <w:t>Mutational signature extraction</w:t>
      </w:r>
    </w:p>
    <w:p w14:paraId="50343B34" w14:textId="77777777" w:rsidR="00EE18B1" w:rsidRDefault="00000000">
      <w:pPr>
        <w:ind w:firstLineChars="200" w:firstLine="480"/>
        <w:rPr>
          <w:rFonts w:eastAsia="宋体"/>
        </w:rPr>
      </w:pPr>
      <w:r>
        <w:rPr>
          <w:rFonts w:eastAsia="宋体"/>
          <w:i/>
          <w:iCs/>
        </w:rPr>
        <w:t>De novo</w:t>
      </w:r>
      <w:r>
        <w:rPr>
          <w:rFonts w:eastAsia="宋体"/>
        </w:rPr>
        <w:t xml:space="preserve"> mutational signature extraction was performed using two complementary tools applied to the 83</w:t>
      </w:r>
      <w:r>
        <w:rPr>
          <w:rFonts w:eastAsia="宋体"/>
        </w:rPr>
        <w:noBreakHyphen/>
        <w:t>type, 89</w:t>
      </w:r>
      <w:r>
        <w:rPr>
          <w:rFonts w:eastAsia="宋体"/>
        </w:rPr>
        <w:noBreakHyphen/>
        <w:t>type, and 476</w:t>
      </w:r>
      <w:r>
        <w:rPr>
          <w:rFonts w:eastAsia="宋体"/>
        </w:rPr>
        <w:noBreakHyphen/>
        <w:t>type mutational spectra.</w:t>
      </w:r>
      <w:r>
        <w:rPr>
          <w:rFonts w:eastAsia="宋体" w:hint="eastAsia"/>
        </w:rPr>
        <w:t xml:space="preserve"> </w:t>
      </w:r>
      <w:r>
        <w:rPr>
          <w:rFonts w:eastAsia="宋体"/>
        </w:rPr>
        <w:t>A stratified strategy was adopted to capture rare and cancer-specific signatures, encompassing analyses of all genomes, specific cancer types, high-TMB samples, and the PCAWG and Hartwig cohorts individually.</w:t>
      </w:r>
    </w:p>
    <w:p w14:paraId="7ED00F9C" w14:textId="77777777" w:rsidR="00EE18B1" w:rsidRDefault="00000000">
      <w:pPr>
        <w:ind w:firstLineChars="200" w:firstLine="480"/>
        <w:rPr>
          <w:rFonts w:eastAsia="宋体"/>
        </w:rPr>
      </w:pPr>
      <w:r>
        <w:rPr>
          <w:rFonts w:eastAsia="宋体"/>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宋体"/>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宋体"/>
        </w:rPr>
        <w:lastRenderedPageBreak/>
        <w:t>high tumor mutational burden, an additional downsampling step was applied (downsample_threshold = 3000) to reduce computational time.</w:t>
      </w:r>
    </w:p>
    <w:p w14:paraId="0EF3BCBA" w14:textId="77777777" w:rsidR="00EE18B1" w:rsidRDefault="00000000">
      <w:pPr>
        <w:ind w:firstLineChars="200" w:firstLine="480"/>
        <w:rPr>
          <w:rFonts w:eastAsia="宋体"/>
        </w:rPr>
      </w:pPr>
      <w:r>
        <w:rPr>
          <w:rFonts w:eastAsia="宋体"/>
        </w:rPr>
        <w:t xml:space="preserve">In parallel, de novo mutational signatures were extracted using </w:t>
      </w:r>
      <w:r>
        <w:rPr>
          <w:rFonts w:eastAsia="宋体" w:hint="eastAsia"/>
        </w:rPr>
        <w:t xml:space="preserve">the Non-negative matrix factorization based approach (NMF), </w:t>
      </w:r>
      <w:r>
        <w:rPr>
          <w:rFonts w:eastAsia="宋体"/>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宋体" w:hint="eastAsia"/>
        </w:rPr>
        <w:t>Most signatures were extracted at</w:t>
      </w:r>
      <w:r>
        <w:rPr>
          <w:rFonts w:eastAsia="宋体"/>
        </w:rPr>
        <w:t xml:space="preserve"> the “Optimal Solution” identified by SigProfilerExtractor, although several rare signatures were identified in alternative solutions.</w:t>
      </w:r>
    </w:p>
    <w:p w14:paraId="379BD229" w14:textId="77777777" w:rsidR="00EE18B1" w:rsidRDefault="00000000">
      <w:pPr>
        <w:pStyle w:val="Heading2"/>
        <w:rPr>
          <w:rFonts w:eastAsia="宋体"/>
        </w:rPr>
      </w:pPr>
      <w:r>
        <w:rPr>
          <w:rFonts w:eastAsia="宋体"/>
        </w:rPr>
        <w:t xml:space="preserve">Match </w:t>
      </w:r>
      <w:r>
        <w:rPr>
          <w:rFonts w:eastAsia="宋体" w:hint="eastAsia"/>
        </w:rPr>
        <w:t>83-type and 83-type</w:t>
      </w:r>
      <w:r>
        <w:rPr>
          <w:rFonts w:eastAsia="宋体"/>
        </w:rPr>
        <w:t xml:space="preserve"> signatures into reference signatures</w:t>
      </w:r>
    </w:p>
    <w:p w14:paraId="6FDA3746" w14:textId="77777777" w:rsidR="00EE18B1" w:rsidRDefault="00000000">
      <w:pPr>
        <w:ind w:firstLineChars="200" w:firstLine="480"/>
        <w:rPr>
          <w:rFonts w:eastAsia="宋体"/>
        </w:rPr>
      </w:pPr>
      <w:r>
        <w:rPr>
          <w:rFonts w:eastAsia="宋体" w:hint="eastAsia"/>
        </w:rPr>
        <w:t xml:space="preserve">For 83-type signatures, the signatures were matched to previously identified COSMIC signatures (v3.5, </w:t>
      </w:r>
      <w:hyperlink r:id="rId19">
        <w:r>
          <w:rPr>
            <w:rStyle w:val="Hyperlink"/>
            <w:rFonts w:eastAsia="宋体"/>
          </w:rPr>
          <w:t>https://cancer.sanger.ac.uk/signatures/id/</w:t>
        </w:r>
      </w:hyperlink>
      <w:r>
        <w:rPr>
          <w:rFonts w:eastAsia="宋体" w:hint="eastAsia"/>
        </w:rPr>
        <w:t>). For 89-type signatures, the signatures supported by both mSigHdp and SigProfilerExtractor were matched to the signatures reported in Koh et al. A detailed comparison can be found at Table 1.</w:t>
      </w:r>
    </w:p>
    <w:p w14:paraId="2187641B" w14:textId="77777777" w:rsidR="00EE18B1" w:rsidRDefault="00000000">
      <w:pPr>
        <w:ind w:firstLineChars="200" w:firstLine="480"/>
        <w:rPr>
          <w:rFonts w:eastAsia="宋体"/>
        </w:rPr>
      </w:pPr>
      <w:r>
        <w:t xml:space="preserve">We compared all </w:t>
      </w:r>
      <w:r>
        <w:rPr>
          <w:i/>
          <w:iCs/>
        </w:rPr>
        <w:t>de novo</w:t>
      </w:r>
      <w:r>
        <w:t xml:space="preserve"> signatures </w:t>
      </w:r>
      <w:r>
        <w:rPr>
          <w:rFonts w:eastAsia="宋体" w:hint="eastAsia"/>
        </w:rPr>
        <w:t xml:space="preserve">supported by both mSigHdp and SigProfilerExtractor </w:t>
      </w:r>
      <w:r>
        <w:t xml:space="preserve">to </w:t>
      </w:r>
      <w:r>
        <w:rPr>
          <w:rFonts w:eastAsia="宋体" w:hint="eastAsia"/>
        </w:rPr>
        <w:t>the published</w:t>
      </w:r>
      <w:r>
        <w:t xml:space="preserve"> signatures and categorized them into three groups: (1) known signature: if</w:t>
      </w:r>
      <w:r>
        <w:rPr>
          <w:rFonts w:eastAsia="宋体" w:hint="eastAsia"/>
        </w:rPr>
        <w:t xml:space="preserve"> an extracted</w:t>
      </w:r>
      <w:r>
        <w:t xml:space="preserve"> signature has a cosine similarity of ≥ 0.</w:t>
      </w:r>
      <w:r>
        <w:rPr>
          <w:rFonts w:hint="eastAsia"/>
        </w:rPr>
        <w:t>85</w:t>
      </w:r>
      <w:r>
        <w:t xml:space="preserve"> with a COSMIC signature; (2) merged signatures: if </w:t>
      </w:r>
      <w:r>
        <w:rPr>
          <w:rFonts w:eastAsia="宋体"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宋体" w:hint="eastAsia"/>
        </w:rPr>
        <w:t xml:space="preserve">extracted </w:t>
      </w:r>
      <w:r>
        <w:t xml:space="preserve">signatures do not fit into the known signatures or the merged signatures. </w:t>
      </w:r>
      <w:r>
        <w:rPr>
          <w:rFonts w:eastAsia="宋体" w:hint="eastAsia"/>
        </w:rPr>
        <w:t>We focused on (1) and (3) in this study.</w:t>
      </w:r>
    </w:p>
    <w:p w14:paraId="62181408" w14:textId="77777777" w:rsidR="00EE18B1" w:rsidRDefault="00000000">
      <w:pPr>
        <w:pStyle w:val="Heading2"/>
        <w:rPr>
          <w:rFonts w:eastAsia="宋体"/>
        </w:rPr>
      </w:pPr>
      <w:r>
        <w:rPr>
          <w:rFonts w:eastAsia="宋体" w:hint="eastAsia"/>
        </w:rPr>
        <w:lastRenderedPageBreak/>
        <w:t>Assignment of signature activity to each individual genome</w:t>
      </w:r>
    </w:p>
    <w:p w14:paraId="50C567E6" w14:textId="77777777" w:rsidR="00EE18B1" w:rsidRDefault="00000000">
      <w:pPr>
        <w:pStyle w:val="normalfirst"/>
        <w:ind w:firstLineChars="200" w:firstLine="480"/>
      </w:pPr>
      <w:r>
        <w:rPr>
          <w:rFonts w:eastAsia="宋体"/>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r>
        <w:rPr>
          <w:rFonts w:eastAsia="宋体" w:hint="eastAsia"/>
        </w:rPr>
        <w:t>T</w:t>
      </w:r>
      <w:r>
        <w:rPr>
          <w:rFonts w:eastAsia="宋体"/>
        </w:rPr>
        <w:t xml:space="preserve"> insertions or deletions in at least five </w:t>
      </w:r>
      <w:r>
        <w:rPr>
          <w:rFonts w:eastAsia="宋体" w:hint="eastAsia"/>
        </w:rPr>
        <w:t>poly-</w:t>
      </w:r>
      <w:r>
        <w:rPr>
          <w:rFonts w:eastAsia="宋体"/>
        </w:rPr>
        <w:t>T tracts account for ≥</w:t>
      </w:r>
      <w:r>
        <w:rPr>
          <w:rFonts w:eastAsia="宋体" w:hint="eastAsia"/>
        </w:rPr>
        <w:t>5</w:t>
      </w:r>
      <w:r>
        <w:rPr>
          <w:rFonts w:eastAsia="宋体"/>
        </w:rPr>
        <w:t>0% of the mutations</w:t>
      </w:r>
      <w:r>
        <w:rPr>
          <w:rFonts w:eastAsia="宋体" w:hint="eastAsia"/>
        </w:rPr>
        <w:t xml:space="preserve"> (Table S17)</w:t>
      </w:r>
      <w:r>
        <w:rPr>
          <w:rFonts w:eastAsia="宋体"/>
        </w:rPr>
        <w:t xml:space="preserve">, </w:t>
      </w:r>
      <w:r>
        <w:rPr>
          <w:rFonts w:eastAsia="宋体" w:hint="eastAsia"/>
        </w:rPr>
        <w:t xml:space="preserve">often </w:t>
      </w:r>
      <w:r>
        <w:rPr>
          <w:rFonts w:eastAsia="宋体"/>
        </w:rPr>
        <w:t xml:space="preserve">exhibited highly sparse spectra. This sparsity </w:t>
      </w:r>
      <w:r>
        <w:rPr>
          <w:rFonts w:eastAsia="宋体" w:hint="eastAsia"/>
        </w:rPr>
        <w:t>further masks</w:t>
      </w:r>
      <w:r>
        <w:rPr>
          <w:rFonts w:eastAsia="宋体"/>
        </w:rPr>
        <w:t xml:space="preserve"> other mutational signals. </w:t>
      </w:r>
      <w:r>
        <w:rPr>
          <w:rFonts w:eastAsia="宋体" w:hint="eastAsia"/>
        </w:rPr>
        <w:t>Therefore regarding</w:t>
      </w:r>
      <w:r>
        <w:rPr>
          <w:rFonts w:eastAsia="宋体"/>
        </w:rPr>
        <w:t xml:space="preserve"> these cases, we employed mSigAct, estimating likelihoods under a multinomial distribution. </w:t>
      </w:r>
      <w:r>
        <w:rPr>
          <w:rFonts w:eastAsia="宋体" w:hint="eastAsia"/>
        </w:rPr>
        <w:t xml:space="preserve">This was performed in a two-step computational framework. </w:t>
      </w:r>
      <w:r>
        <w:t xml:space="preserve">First, we applied the find_best_reconstruction_QP function from the </w:t>
      </w:r>
      <w:r>
        <w:rPr>
          <w:rFonts w:eastAsia="宋体"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宋体" w:hint="eastAsia"/>
        </w:rPr>
        <w:t xml:space="preserve">. </w:t>
      </w:r>
      <w:r>
        <w:rPr>
          <w:rFonts w:eastAsia="宋体"/>
        </w:rPr>
        <w:t>Final signature assignments were obtained by integrating results from SigProfilerAssignment for low-TMB tumors and mSigAct for high-TMB tumors</w:t>
      </w:r>
      <w:r>
        <w:rPr>
          <w:rFonts w:eastAsia="宋体" w:hint="eastAsia"/>
        </w:rPr>
        <w:t>.</w:t>
      </w:r>
    </w:p>
    <w:p w14:paraId="402FB919" w14:textId="77777777" w:rsidR="00EE18B1" w:rsidRDefault="00EE18B1">
      <w:pPr>
        <w:pStyle w:val="normalfirst"/>
      </w:pPr>
    </w:p>
    <w:p w14:paraId="01DCC60F" w14:textId="77777777" w:rsidR="00EE18B1" w:rsidRDefault="00000000">
      <w:pPr>
        <w:pStyle w:val="Heading2"/>
        <w:rPr>
          <w:rFonts w:eastAsia="宋体"/>
        </w:rPr>
      </w:pPr>
      <w:r>
        <w:rPr>
          <w:rFonts w:eastAsia="宋体"/>
        </w:rPr>
        <w:t>Simulating synthetic cancer datasets</w:t>
      </w:r>
    </w:p>
    <w:p w14:paraId="0DA6D5FD" w14:textId="77777777" w:rsidR="00EE18B1" w:rsidRDefault="00000000">
      <w:pPr>
        <w:pStyle w:val="normalfirst"/>
      </w:pPr>
      <w:r>
        <w:rPr>
          <w:rFonts w:hint="eastAsia"/>
        </w:rPr>
        <w:t>We generated s</w:t>
      </w:r>
      <w:r>
        <w:t xml:space="preserve">ynthetic cancer datasets </w:t>
      </w:r>
      <w:r>
        <w:rPr>
          <w:rFonts w:hint="eastAsia"/>
        </w:rPr>
        <w:t xml:space="preserve">in 83-type indels </w:t>
      </w:r>
      <w:r>
        <w:t>using SigProfilerSimulator (</w:t>
      </w:r>
      <w:hyperlink r:id="rId20">
        <w:r>
          <w:rPr>
            <w:rStyle w:val="Hyperlink"/>
          </w:rPr>
          <w:t>https://bmcbioinformatics.biomedcentral.com/articles/10.1186/s12859-020-03772-3</w:t>
        </w:r>
      </w:hyperlink>
      <w:r>
        <w:t xml:space="preserve">). </w:t>
      </w:r>
    </w:p>
    <w:p w14:paraId="546C08A7" w14:textId="77777777" w:rsidR="00EE18B1" w:rsidRDefault="00000000">
      <w:pPr>
        <w:pStyle w:val="Heading2"/>
        <w:rPr>
          <w:rFonts w:eastAsia="宋体"/>
        </w:rPr>
      </w:pPr>
      <w:r>
        <w:rPr>
          <w:rFonts w:eastAsia="宋体"/>
        </w:rPr>
        <w:t>Annotating somatic indels based on transcribed versus un-transcribed strand</w:t>
      </w:r>
    </w:p>
    <w:p w14:paraId="4F94D2EC" w14:textId="77777777" w:rsidR="00EE18B1" w:rsidRDefault="00000000">
      <w:pPr>
        <w:ind w:firstLine="0"/>
      </w:pPr>
      <w:r>
        <w:t>We followed the method in (</w:t>
      </w:r>
      <w:hyperlink r:id="rId21">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1B6C82ED" w14:textId="77777777" w:rsidR="00EE18B1" w:rsidRDefault="00000000">
      <w:pPr>
        <w:pStyle w:val="Heading2"/>
        <w:rPr>
          <w:rFonts w:eastAsia="宋体"/>
        </w:rPr>
      </w:pPr>
      <w:r>
        <w:rPr>
          <w:rFonts w:eastAsia="宋体"/>
        </w:rPr>
        <w:t>Annotating somatic indels based on leading versus lagging replication strand</w:t>
      </w:r>
    </w:p>
    <w:p w14:paraId="2CE773BF" w14:textId="77777777" w:rsidR="00EE18B1" w:rsidRDefault="00000000">
      <w:r>
        <w:t>Replication strand was determined by wavelet-smoothed replication-timing signal data that indicated both “valleys” (replication termination zones) and “peaks” (replication initiation zones) (</w:t>
      </w:r>
      <w:hyperlink r:id="rId22">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46504253" w14:textId="77777777" w:rsidR="00EE18B1" w:rsidRDefault="00000000">
      <w:pPr>
        <w:pStyle w:val="Heading2"/>
        <w:rPr>
          <w:rFonts w:eastAsia="宋体"/>
        </w:rPr>
      </w:pPr>
      <w:r>
        <w:rPr>
          <w:rFonts w:eastAsia="宋体"/>
        </w:rPr>
        <w:t>Detecting strand asymmetries across cancer types</w:t>
      </w:r>
    </w:p>
    <w:p w14:paraId="100D3F20" w14:textId="77777777" w:rsidR="00EE18B1" w:rsidRDefault="00000000">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673B6159" w14:textId="77777777" w:rsidR="00EE18B1" w:rsidRDefault="00000000">
      <w:pPr>
        <w:rPr>
          <w:ins w:id="27" w:author="Steve Rozen, Ph.D." w:date="2026-05-28T17:46:00Z"/>
        </w:rPr>
      </w:pPr>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w:t>
      </w:r>
      <w:r>
        <w:lastRenderedPageBreak/>
        <w:t>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ins w:id="28" w:author="Steve Rozen, Ph.D." w:date="2026-05-28T17:44:00Z">
        <w:r>
          <w:t xml:space="preserve"> </w:t>
        </w:r>
      </w:ins>
    </w:p>
    <w:p w14:paraId="6C129268" w14:textId="77777777" w:rsidR="00EE18B1" w:rsidRDefault="00000000">
      <w:pPr>
        <w:rPr>
          <w:del w:id="29" w:author="Steve Rozen, Ph.D." w:date="2026-05-28T17:47:00Z"/>
        </w:rPr>
      </w:pPr>
      <w:ins w:id="30" w:author="Unknown Author" w:date="2026-05-28T18:56:00Z">
        <w:r>
          <w:t>strand ratio</w:t>
        </w:r>
      </w:ins>
      <w:ins w:id="31" w:author="Steve Rozen, Ph.D." w:date="2026-05-28T17:44:00Z">
        <w:r>
          <w:t xml:space="preserve"> = (+ strand_mutation_counts)·</w:t>
        </w:r>
      </w:ins>
      <w:ins w:id="32" w:author="Steve Rozen, Ph.D." w:date="2026-05-28T17:46:00Z">
        <w:r>
          <w:t>(- strand_mutation_counts)</w:t>
        </w:r>
        <w:r>
          <w:rPr>
            <w:vertAlign w:val="superscript"/>
          </w:rPr>
          <w:t xml:space="preserve">-1 </w:t>
        </w:r>
      </w:ins>
    </w:p>
    <w:p w14:paraId="1F87A262" w14:textId="77777777" w:rsidR="00EE18B1" w:rsidRDefault="00EE18B1"/>
    <w:p w14:paraId="316D5428" w14:textId="77777777" w:rsidR="00EE18B1" w:rsidRDefault="00000000">
      <w:pPr>
        <w:ind w:firstLine="0"/>
        <w:rPr>
          <w:del w:id="33" w:author="Steve Rozen, Ph.D." w:date="2026-05-28T17:49:00Z"/>
          <w:shd w:val="clear" w:color="auto" w:fill="FFFF00"/>
        </w:rPr>
      </w:pPr>
      <w:ins w:id="34" w:author="Steve Rozen, Ph.D." w:date="2026-05-28T17:48:00Z">
        <w:r>
          <w:rPr>
            <w:shd w:val="clear" w:color="auto" w:fill="FFFF00"/>
          </w:rPr>
          <w:t xml:space="preserve">We calculated the </w:t>
        </w:r>
      </w:ins>
      <w:del w:id="35" w:author="Steve Rozen, Ph.D." w:date="2026-05-28T17:49:00Z">
        <w:r>
          <w:rPr>
            <w:shd w:val="clear" w:color="auto" w:fill="FFFF00"/>
          </w:rPr>
          <w:delText>O</w:delText>
        </w:r>
      </w:del>
      <w:ins w:id="36" w:author="Steve Rozen, Ph.D." w:date="2026-05-28T17:49:00Z">
        <w:r>
          <w:rPr>
            <w:shd w:val="clear" w:color="auto" w:fill="FFFF00"/>
          </w:rPr>
          <w:t>os</w:t>
        </w:r>
      </w:ins>
      <w:r>
        <w:rPr>
          <w:shd w:val="clear" w:color="auto" w:fill="FFFF00"/>
        </w:rPr>
        <w:t xml:space="preserve">dds ratio between the </w:t>
      </w:r>
      <w:ins w:id="37" w:author="Steve Rozen, Ph.D." w:date="2026-05-28T17:48:00Z">
        <w:r>
          <w:rPr>
            <w:shd w:val="clear" w:color="auto" w:fill="FFFF00"/>
          </w:rPr>
          <w:t xml:space="preserve">strand </w:t>
        </w:r>
      </w:ins>
      <w:r>
        <w:rPr>
          <w:shd w:val="clear" w:color="auto" w:fill="FFFF00"/>
        </w:rPr>
        <w:t xml:space="preserve">ratio of real somatic indels and the </w:t>
      </w:r>
      <w:ins w:id="38" w:author="Steve Rozen, Ph.D." w:date="2026-05-28T17:48:00Z">
        <w:r>
          <w:rPr>
            <w:shd w:val="clear" w:color="auto" w:fill="FFFF00"/>
          </w:rPr>
          <w:t xml:space="preserve">strand </w:t>
        </w:r>
      </w:ins>
      <w:r>
        <w:rPr>
          <w:shd w:val="clear" w:color="auto" w:fill="FFFF00"/>
        </w:rPr>
        <w:t>ratio of simulated somatic indels</w:t>
      </w:r>
      <w:ins w:id="39" w:author="Steve Rozen, Ph.D." w:date="2026-05-28T17:49:00Z">
        <w:r>
          <w:rPr>
            <w:shd w:val="clear" w:color="auto" w:fill="FFFF00"/>
          </w:rPr>
          <w:t>.</w:t>
        </w:r>
      </w:ins>
      <w:del w:id="40" w:author="Steve Rozen, Ph.D." w:date="2026-05-28T17:49:00Z">
        <w:r>
          <w:rPr>
            <w:shd w:val="clear" w:color="auto" w:fill="FFFF00"/>
          </w:rPr>
          <w:delText xml:space="preserve"> was calculated as</w:delText>
        </w:r>
      </w:del>
    </w:p>
    <w:p w14:paraId="4A42521B" w14:textId="77777777" w:rsidR="00EE18B1" w:rsidRDefault="00EE18B1">
      <w:pPr>
        <w:ind w:firstLine="0"/>
      </w:pPr>
    </w:p>
    <w:p w14:paraId="6D54ABE6" w14:textId="77777777" w:rsidR="00EE18B1" w:rsidRDefault="00000000">
      <w:pPr>
        <w:ind w:firstLine="0"/>
      </w:pPr>
      <w:ins w:id="41" w:author="Steve Rozen, Ph.D." w:date="2026-05-28T17:50:00Z">
        <w:r>
          <w:t xml:space="preserve">We then calculated </w:t>
        </w:r>
      </w:ins>
      <w:del w:id="42" w:author="Steve Rozen, Ph.D." w:date="2026-05-28T17:50:00Z">
        <w:r>
          <w:delText xml:space="preserve">And </w:delText>
        </w:r>
      </w:del>
      <w:r>
        <w:t>p values were calculated for the odds ratio using Fisher’s exact test. Only strand asymmetries with p value &gt; 0.05 were considered showing strand asymmetries.</w:t>
      </w:r>
    </w:p>
    <w:p w14:paraId="64538B71" w14:textId="77777777" w:rsidR="00EE18B1" w:rsidRDefault="00EE18B1">
      <w:pPr>
        <w:ind w:firstLine="0"/>
      </w:pPr>
    </w:p>
    <w:p w14:paraId="741955AC" w14:textId="77777777" w:rsidR="00EE18B1" w:rsidRDefault="00000000">
      <w:pPr>
        <w:ind w:firstLine="0"/>
      </w:pPr>
      <w:r>
        <w:t xml:space="preserve">For a given cancer type, for e.g. genic vs non-in a sup table </w:t>
      </w:r>
    </w:p>
    <w:p w14:paraId="0AF8AFB5" w14:textId="77777777" w:rsidR="00EE18B1" w:rsidRDefault="00EE18B1">
      <w:pPr>
        <w:ind w:firstLine="0"/>
      </w:pPr>
    </w:p>
    <w:p w14:paraId="01796EED" w14:textId="77777777" w:rsidR="00EE18B1" w:rsidRDefault="00000000">
      <w:pPr>
        <w:ind w:firstLine="0"/>
      </w:pPr>
      <w:r>
        <w:t xml:space="preserve">             genic    non-genic</w:t>
      </w:r>
    </w:p>
    <w:p w14:paraId="2AA1281B" w14:textId="77777777" w:rsidR="00EE18B1" w:rsidRDefault="00000000">
      <w:pPr>
        <w:ind w:firstLine="0"/>
      </w:pPr>
      <w:r>
        <w:t>real         100        600</w:t>
      </w:r>
    </w:p>
    <w:p w14:paraId="038C5B85" w14:textId="77777777" w:rsidR="00EE18B1" w:rsidRDefault="00000000">
      <w:pPr>
        <w:ind w:firstLine="0"/>
      </w:pPr>
      <w:r>
        <w:t>syn          100        300</w:t>
      </w:r>
    </w:p>
    <w:p w14:paraId="3A9FB5C7" w14:textId="77777777" w:rsidR="00EE18B1" w:rsidRDefault="00EE18B1">
      <w:pPr>
        <w:ind w:firstLine="0"/>
      </w:pPr>
    </w:p>
    <w:p w14:paraId="1C0D54D2" w14:textId="77777777" w:rsidR="00EE18B1" w:rsidRDefault="00000000">
      <w:pPr>
        <w:pStyle w:val="Heading2"/>
        <w:rPr>
          <w:rFonts w:eastAsia="宋体"/>
        </w:rPr>
      </w:pPr>
      <w:r>
        <w:rPr>
          <w:rFonts w:eastAsia="宋体"/>
        </w:rPr>
        <w:t>Analyses of replication timing across cancer types</w:t>
      </w:r>
    </w:p>
    <w:p w14:paraId="467BBD07" w14:textId="77777777" w:rsidR="00EE18B1" w:rsidRDefault="00000000">
      <w:r>
        <w:t>Replication timing data were obtained from (</w:t>
      </w:r>
      <w:hyperlink r:id="rId23">
        <w:r>
          <w:rPr>
            <w:rStyle w:val="Hyperlink"/>
          </w:rPr>
          <w:t>https://genomebiology.biomedcentral.com/articles/10.1186/s13059-018-1509-y</w:t>
        </w:r>
      </w:hyperlink>
      <w:r>
        <w:t xml:space="preserve">) The replication </w:t>
      </w:r>
      <w:r>
        <w:lastRenderedPageBreak/>
        <w:t xml:space="preserve">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40F8CFD" w14:textId="77777777" w:rsidR="00EE18B1" w:rsidRDefault="00000000">
      <w:pPr>
        <w:rPr>
          <w:del w:id="43" w:author="Steve Rozen, Ph.D." w:date="2026-05-28T17:42:00Z"/>
        </w:rPr>
      </w:pPr>
      <w:r>
        <w:t xml:space="preserve">Replication timing mutation counts were generated for both real and simulated somatic indels. To classify whether the replication timing mutation density was increasing, flat, or decreasing, two linear regression models were fitted to the values of the real somatic indels count </w:t>
      </w:r>
      <w:r>
        <w:rPr>
          <w:i/>
          <w:iCs/>
        </w:rPr>
        <w:t>R</w:t>
      </w:r>
      <w:r>
        <w:t xml:space="preserve"> = (</w:t>
      </w:r>
      <w:r>
        <w:rPr>
          <w:i/>
          <w:iCs/>
        </w:rPr>
        <w:t>R</w:t>
      </w:r>
      <w:r>
        <w:rPr>
          <w:i/>
          <w:iCs/>
          <w:vertAlign w:val="subscript"/>
        </w:rPr>
        <w:t>1</w:t>
      </w:r>
      <w:r>
        <w:rPr>
          <w:i/>
          <w:iCs/>
        </w:rPr>
        <w:t>, R</w:t>
      </w:r>
      <w:r>
        <w:rPr>
          <w:i/>
          <w:iCs/>
          <w:vertAlign w:val="subscript"/>
        </w:rPr>
        <w:t>2</w:t>
      </w:r>
      <w:r>
        <w:rPr>
          <w:i/>
          <w:iCs/>
        </w:rPr>
        <w:t>, R</w:t>
      </w:r>
      <w:r>
        <w:rPr>
          <w:i/>
          <w:iCs/>
          <w:vertAlign w:val="subscript"/>
        </w:rPr>
        <w:t>3</w:t>
      </w:r>
      <w:r>
        <w:rPr>
          <w:i/>
          <w:iCs/>
        </w:rPr>
        <w:t>, … R</w:t>
      </w:r>
      <w:r>
        <w:rPr>
          <w:i/>
          <w:iCs/>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ins w:id="44" w:author="Steve Rozen, Ph.D." w:date="2026-05-28T17:41:00Z">
        <w:r>
          <w:t xml:space="preserve"> The two models are </w:t>
        </w:r>
        <w:r>
          <w:rPr>
            <w:i/>
            <w:iCs/>
          </w:rPr>
          <w:t>lm(R ~ c )</w:t>
        </w:r>
        <w:r>
          <w:t xml:space="preserve"> and </w:t>
        </w:r>
        <w:r>
          <w:rPr>
            <w:i/>
            <w:iCs/>
          </w:rPr>
          <w:t>lm(S ~ c)</w:t>
        </w:r>
        <w:r>
          <w:t xml:space="preserve">, where </w:t>
        </w:r>
      </w:ins>
    </w:p>
    <w:p w14:paraId="33A0786A" w14:textId="77777777" w:rsidR="00EE18B1" w:rsidRDefault="00EE18B1">
      <w:pPr>
        <w:rPr>
          <w:del w:id="45" w:author="Steve Rozen, Ph.D." w:date="2026-05-28T17:42:00Z"/>
          <w:sz w:val="20"/>
          <w:szCs w:val="21"/>
        </w:rPr>
      </w:pPr>
    </w:p>
    <w:p w14:paraId="2E383E52" w14:textId="77777777" w:rsidR="00EE18B1" w:rsidRDefault="00EE18B1">
      <w:pPr>
        <w:rPr>
          <w:del w:id="46" w:author="Steve Rozen, Ph.D." w:date="2026-05-28T17:42:00Z"/>
          <w:shd w:val="clear" w:color="auto" w:fill="FFFF00"/>
        </w:rPr>
      </w:pPr>
    </w:p>
    <w:p w14:paraId="3EBB9207" w14:textId="77777777" w:rsidR="00EE18B1" w:rsidRDefault="00000000">
      <w:del w:id="47" w:author="Steve Rozen, Ph.D." w:date="2026-05-28T17:42:00Z">
        <w:r>
          <w:delText>In the above formula,</w:delText>
        </w:r>
      </w:del>
      <w:r>
        <w:t xml:space="preserve"> replication timing denotes a vector c = (1,2,3 … 10).</w:t>
      </w:r>
    </w:p>
    <w:p w14:paraId="3CDDDFE6" w14:textId="77777777" w:rsidR="00EE18B1" w:rsidRDefault="00000000">
      <w:r>
        <w:t xml:space="preserve">The replication timing trend for </w:t>
      </w:r>
      <w:r>
        <w:rPr>
          <w:rFonts w:eastAsia="宋体" w:hint="eastAsia"/>
        </w:rPr>
        <w:t xml:space="preserve">an 83-type </w:t>
      </w:r>
      <w:r>
        <w:t xml:space="preserve">signature was determined for both real and simulated data. An </w:t>
      </w:r>
      <w:r>
        <w:rPr>
          <w:rFonts w:eastAsia="宋体"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26E34DBA" w14:textId="77777777" w:rsidR="00EE18B1" w:rsidRDefault="00000000">
      <w:r>
        <w:t xml:space="preserve">If the trends of a certain </w:t>
      </w:r>
      <w:r>
        <w:rPr>
          <w:rFonts w:eastAsia="宋体" w:hint="eastAsia"/>
        </w:rPr>
        <w:t>83-type</w:t>
      </w:r>
      <w:r>
        <w:t xml:space="preserve"> signature for the two datasets (real and simulated data) were different, the relative trend for real data comparing the simulated data was the final trend for the </w:t>
      </w:r>
      <w:r>
        <w:rPr>
          <w:rFonts w:eastAsia="宋体" w:hint="eastAsia"/>
        </w:rPr>
        <w:t>83-type</w:t>
      </w:r>
      <w:r>
        <w:t xml:space="preserve"> signature. Otherwise, if the trends of a certain </w:t>
      </w:r>
      <w:r>
        <w:rPr>
          <w:rFonts w:eastAsia="宋体" w:hint="eastAsia"/>
        </w:rPr>
        <w:t>83-type</w:t>
      </w:r>
      <w:r>
        <w:t xml:space="preserve"> signature for the two dataset were the same, a third multiple linear regression model was fitted</w:t>
      </w:r>
      <w:ins w:id="48" w:author="Steve Rozen, Ph.D." w:date="2026-05-28T17:42:00Z">
        <w:r>
          <w:t xml:space="preserve">: </w:t>
        </w:r>
        <w:r>
          <w:rPr>
            <w:i/>
            <w:iCs/>
          </w:rPr>
          <w:t>lm(R ~ S + c)</w:t>
        </w:r>
      </w:ins>
      <w:del w:id="49" w:author="Steve Rozen, Ph.D." w:date="2026-05-28T17:42:00Z">
        <w:r>
          <w:rPr>
            <w:i/>
            <w:iCs/>
          </w:rPr>
          <w:delText xml:space="preserve">. </w:delText>
        </w:r>
      </w:del>
    </w:p>
    <w:p w14:paraId="7929A3DF" w14:textId="77777777" w:rsidR="00EE18B1" w:rsidRDefault="00EE18B1"/>
    <w:p w14:paraId="4D8090E8" w14:textId="77777777" w:rsidR="00EE18B1" w:rsidRDefault="00000000">
      <w:pPr>
        <w:rPr>
          <w:rFonts w:eastAsia="宋体"/>
        </w:rPr>
      </w:pPr>
      <w:r>
        <w:t xml:space="preserve">Similarly, the final trend of an </w:t>
      </w:r>
      <w:r>
        <w:rPr>
          <w:rFonts w:eastAsia="宋体" w:hint="eastAsia"/>
        </w:rPr>
        <w:t>83-type</w:t>
      </w:r>
      <w:r>
        <w:t xml:space="preserve"> signature were determined by the significance of the coefficient of replication timing. If it is not significant, an </w:t>
      </w:r>
      <w:r>
        <w:rPr>
          <w:rFonts w:eastAsia="宋体" w:hint="eastAsia"/>
        </w:rPr>
        <w:t>83-type</w:t>
      </w:r>
      <w:r>
        <w:t xml:space="preserve"> signature was considered to be generally unaffected by replication timing. Otherwise, if the coefficient of replication timing &gt; 0, an </w:t>
      </w:r>
      <w:r>
        <w:rPr>
          <w:rFonts w:eastAsia="宋体" w:hint="eastAsia"/>
        </w:rPr>
        <w:t>83-type</w:t>
      </w:r>
      <w:r>
        <w:t xml:space="preserve"> signature was considered to be increasing from early to late replicating regions; if the coefficient of replication timing &lt; 0, an </w:t>
      </w:r>
      <w:r>
        <w:rPr>
          <w:rFonts w:eastAsia="宋体" w:hint="eastAsia"/>
        </w:rPr>
        <w:t>83-type</w:t>
      </w:r>
      <w:r>
        <w:t xml:space="preserve"> signature was considered to be decreasing from early to late replicating regions.</w:t>
      </w:r>
    </w:p>
    <w:p w14:paraId="5843E787" w14:textId="77777777" w:rsidR="00EE18B1" w:rsidRDefault="00000000">
      <w:pPr>
        <w:rPr>
          <w:rFonts w:eastAsia="宋体"/>
        </w:rPr>
      </w:pPr>
      <w:r>
        <w:rPr>
          <w:rFonts w:eastAsia="宋体"/>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4015F851" w14:textId="77777777" w:rsidR="00EE18B1" w:rsidRDefault="00000000">
      <w:pPr>
        <w:pStyle w:val="Heading2"/>
        <w:rPr>
          <w:rFonts w:eastAsia="宋体"/>
        </w:rPr>
      </w:pPr>
      <w:r>
        <w:rPr>
          <w:rFonts w:eastAsia="宋体"/>
        </w:rPr>
        <w:t xml:space="preserve">MSI/MSS </w:t>
      </w:r>
      <w:r>
        <w:rPr>
          <w:rFonts w:eastAsia="宋体" w:hint="eastAsia"/>
        </w:rPr>
        <w:t>s</w:t>
      </w:r>
      <w:r>
        <w:rPr>
          <w:rFonts w:eastAsia="宋体"/>
        </w:rPr>
        <w:t>tatus</w:t>
      </w:r>
      <w:r>
        <w:rPr>
          <w:rFonts w:eastAsia="宋体" w:hint="eastAsia"/>
        </w:rPr>
        <w:t xml:space="preserve"> and high/low TMB status</w:t>
      </w:r>
    </w:p>
    <w:p w14:paraId="25E3FFD6" w14:textId="77777777" w:rsidR="00EE18B1" w:rsidRDefault="00000000">
      <w:pPr>
        <w:rPr>
          <w:color w:val="000000"/>
        </w:rPr>
      </w:pPr>
      <w:r>
        <w:t>For PCAWG genomes, the MSI</w:t>
      </w:r>
      <w:r>
        <w:rPr>
          <w:rFonts w:eastAsia="宋体" w:hint="eastAsia"/>
        </w:rPr>
        <w:t xml:space="preserve"> (microsatellite instability)</w:t>
      </w:r>
      <w:r>
        <w:t xml:space="preserve"> status was evaluated by the PCAWG working group and obtained from the synapse repository (</w:t>
      </w:r>
      <w:hyperlink r:id="rId24" w:anchor="!Synapse:syn8016399" w:history="1">
        <w:r>
          <w:rPr>
            <w:rStyle w:val="Hyperlink"/>
          </w:rPr>
          <w:t>https://www.synapse.org/#!Synapse:syn8016399</w:t>
        </w:r>
      </w:hyperlink>
      <w:r>
        <w:rPr>
          <w:rFonts w:hint="eastAsia"/>
        </w:rPr>
        <w:t>, the data was downloaded on May 2022</w:t>
      </w:r>
      <w:r>
        <w:t xml:space="preserve">). For </w:t>
      </w:r>
      <w:r>
        <w:rPr>
          <w:rFonts w:eastAsia="宋体"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宋体"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36DA885D" w14:textId="77777777" w:rsidR="00EE18B1" w:rsidRDefault="00000000">
      <w:pPr>
        <w:pStyle w:val="Heading2"/>
        <w:rPr>
          <w:rFonts w:eastAsia="宋体"/>
        </w:rPr>
      </w:pPr>
      <w:r>
        <w:rPr>
          <w:rFonts w:eastAsia="宋体"/>
        </w:rPr>
        <w:t>Extended sequence context</w:t>
      </w:r>
      <w:r>
        <w:rPr>
          <w:rFonts w:eastAsia="宋体" w:hint="eastAsia"/>
        </w:rPr>
        <w:t xml:space="preserve"> analysis</w:t>
      </w:r>
    </w:p>
    <w:p w14:paraId="78AE2688" w14:textId="77777777" w:rsidR="00EE18B1" w:rsidRDefault="00000000">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genomes, we extracted all indels of the relevant type. We then examined the nucleotide sequence within a 21-base pair window centered on each indel site (±10 nucleotides from the indel </w:t>
      </w:r>
      <w:r>
        <w:lastRenderedPageBreak/>
        <w:t>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4C092BF0" w14:textId="77777777" w:rsidR="00EE18B1" w:rsidRDefault="00EE18B1">
      <w:pPr>
        <w:pStyle w:val="Heading1"/>
      </w:pPr>
    </w:p>
    <w:p w14:paraId="16E76BD5" w14:textId="77777777" w:rsidR="00EE18B1" w:rsidRDefault="00000000">
      <w:pPr>
        <w:pStyle w:val="Heading1"/>
      </w:pPr>
      <w:r>
        <w:rPr>
          <w:rFonts w:hint="eastAsia"/>
        </w:rPr>
        <w:t>Funding</w:t>
      </w:r>
    </w:p>
    <w:p w14:paraId="47209575" w14:textId="77777777" w:rsidR="00EE18B1" w:rsidRDefault="00000000">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宋体"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4812837E" w14:textId="77777777" w:rsidR="00EE18B1" w:rsidRDefault="00000000">
      <w:pPr>
        <w:pStyle w:val="Heading1"/>
      </w:pPr>
      <w:r>
        <w:rPr>
          <w:rFonts w:hint="eastAsia"/>
        </w:rPr>
        <w:t>Author contributions</w:t>
      </w:r>
    </w:p>
    <w:p w14:paraId="094B5863" w14:textId="77777777" w:rsidR="00EE18B1" w:rsidRDefault="00000000">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宋体"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2A8A78C0" w14:textId="77777777" w:rsidR="00EE18B1" w:rsidRDefault="00000000">
      <w:pPr>
        <w:pStyle w:val="Heading1"/>
      </w:pPr>
      <w:r>
        <w:lastRenderedPageBreak/>
        <w:t>Reference</w:t>
      </w:r>
    </w:p>
    <w:p w14:paraId="1D472CBA" w14:textId="77777777" w:rsidR="00EE18B1" w:rsidRDefault="00000000">
      <w:pPr>
        <w:pStyle w:val="Bibliography1"/>
      </w:pPr>
      <w:bookmarkStart w:id="50"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4E8BA047" w14:textId="77777777" w:rsidR="00EE18B1" w:rsidRDefault="00000000">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D90B349" w14:textId="77777777" w:rsidR="00EE18B1" w:rsidRDefault="00000000">
      <w:pPr>
        <w:pStyle w:val="Bibliography1"/>
      </w:pPr>
      <w:r>
        <w:t xml:space="preserve">Alexandrov, Ludmil B., Serena Nik-zainal, David C. Wedge, and Samuel A. J. R. Aparicio. 2014. </w:t>
      </w:r>
      <w:r>
        <w:rPr>
          <w:i/>
        </w:rPr>
        <w:t>Signatures of Mutational Processes in Human Cancer</w:t>
      </w:r>
      <w:r>
        <w:t>. 500 (7463): 415–21. https://doi.org/10.1038/nature12477.Signatures.</w:t>
      </w:r>
    </w:p>
    <w:p w14:paraId="133ADC27" w14:textId="77777777" w:rsidR="00EE18B1" w:rsidRDefault="00000000">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541C7578" w14:textId="77777777" w:rsidR="00EE18B1" w:rsidRDefault="00000000">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62D36A5D" w14:textId="77777777" w:rsidR="00EE18B1" w:rsidRDefault="00000000">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63A44F98" w14:textId="77777777" w:rsidR="00EE18B1" w:rsidRDefault="00000000">
      <w:pPr>
        <w:pStyle w:val="Bibliography1"/>
      </w:pPr>
      <w:r>
        <w:t xml:space="preserve">Caipa Garcia, Angela L., Jill E. Kucab, Halh Al-Serori, et al. 2024. ‘Tissue Organoid Cultures Metabolize Dietary Carcinogens Proficiently and Are Effective Models for DNA Adduct </w:t>
      </w:r>
      <w:r>
        <w:lastRenderedPageBreak/>
        <w:t xml:space="preserve">Formation’. </w:t>
      </w:r>
      <w:r>
        <w:rPr>
          <w:i/>
        </w:rPr>
        <w:t>Chemical Research in Toxicology</w:t>
      </w:r>
      <w:r>
        <w:t xml:space="preserve"> 37 (2): 234–47. https://doi.org/10.1021/acs.chemrestox.3c00255.</w:t>
      </w:r>
    </w:p>
    <w:p w14:paraId="318E63F2" w14:textId="77777777" w:rsidR="00EE18B1" w:rsidRDefault="00000000">
      <w:pPr>
        <w:pStyle w:val="Bibliography1"/>
      </w:pPr>
      <w:r>
        <w:t xml:space="preserve">Chen, Lei, Chong Zhang, Ruidong Xue, et al. 2024a. ‘Deep Whole-Genome Analysis of 494 Hepatocellular Carcinomas’. </w:t>
      </w:r>
      <w:r>
        <w:rPr>
          <w:i/>
        </w:rPr>
        <w:t>Nature</w:t>
      </w:r>
      <w:r>
        <w:t>, ahead of print, March 21. https://doi.org/10.1038/s41586-024-07054-3.</w:t>
      </w:r>
    </w:p>
    <w:p w14:paraId="3E9CF9B4" w14:textId="77777777" w:rsidR="00EE18B1" w:rsidRDefault="00000000">
      <w:pPr>
        <w:pStyle w:val="Bibliography1"/>
      </w:pPr>
      <w:r>
        <w:t xml:space="preserve">Chen, Lei, Chong Zhang, Ruidong Xue, et al. 2024b. ‘Deep Whole-Genome Analysis of 494 Hepatocellular Carcinomas’. </w:t>
      </w:r>
      <w:r>
        <w:rPr>
          <w:i/>
        </w:rPr>
        <w:t>Nature</w:t>
      </w:r>
      <w:r>
        <w:t>, ahead of print, March 21. https://doi.org/10.1038/s41586-024-07054-3.</w:t>
      </w:r>
    </w:p>
    <w:p w14:paraId="27245079" w14:textId="77777777" w:rsidR="00EE18B1" w:rsidRDefault="00000000">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373002E1" w14:textId="77777777" w:rsidR="00EE18B1" w:rsidRDefault="00000000">
      <w:pPr>
        <w:pStyle w:val="Bibliography1"/>
      </w:pPr>
      <w:r>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47EB522C" w14:textId="77777777" w:rsidR="00EE18B1" w:rsidRDefault="00000000">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29BC330F" w14:textId="77777777" w:rsidR="00EE18B1" w:rsidRDefault="00000000">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3FF8E75" w14:textId="77777777" w:rsidR="00EE18B1" w:rsidRDefault="00000000">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6E08E755" w14:textId="77777777" w:rsidR="00EE18B1" w:rsidRDefault="00000000">
      <w:pPr>
        <w:pStyle w:val="Bibliography1"/>
      </w:pPr>
      <w:r>
        <w:lastRenderedPageBreak/>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669F96FF" w14:textId="77777777" w:rsidR="00EE18B1" w:rsidRDefault="00000000">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13709CDD" w14:textId="77777777" w:rsidR="00EE18B1" w:rsidRDefault="00000000">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623E9729" w14:textId="77777777" w:rsidR="00EE18B1" w:rsidRDefault="00000000">
      <w:pPr>
        <w:pStyle w:val="Bibliography1"/>
      </w:pPr>
      <w:r>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1639E7AC" w14:textId="77777777" w:rsidR="00EE18B1" w:rsidRDefault="00000000">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46797AEA" w14:textId="77777777" w:rsidR="00EE18B1" w:rsidRDefault="00000000">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3D6D3D26" w14:textId="77777777" w:rsidR="00EE18B1" w:rsidRDefault="00000000">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22CFA1FD" w14:textId="77777777" w:rsidR="00EE18B1" w:rsidRDefault="00000000">
      <w:pPr>
        <w:pStyle w:val="Bibliography1"/>
      </w:pPr>
      <w:r>
        <w:lastRenderedPageBreak/>
        <w:t xml:space="preserve">Nik-Zainal, Serena, Ludmil B. Alexandrov, David C. Wedge, et al. 2012. ‘Mutational Processes Molding the Genomes of 21 Breast Cancers’. </w:t>
      </w:r>
      <w:r>
        <w:rPr>
          <w:i/>
        </w:rPr>
        <w:t>Cell</w:t>
      </w:r>
      <w:r>
        <w:t xml:space="preserve"> 149 (5): 979–93. https://doi.org/10.1016/j.cell.2012.04.024.</w:t>
      </w:r>
    </w:p>
    <w:p w14:paraId="12862FD2" w14:textId="77777777" w:rsidR="00EE18B1" w:rsidRDefault="00000000">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40E534A6" w14:textId="77777777" w:rsidR="00EE18B1" w:rsidRDefault="00000000">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3421A856" w14:textId="77777777" w:rsidR="00EE18B1" w:rsidRDefault="00000000">
      <w:pPr>
        <w:pStyle w:val="Bibliography1"/>
      </w:pPr>
      <w:r>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0A43B187" w14:textId="77777777" w:rsidR="00EE18B1" w:rsidRDefault="00000000">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50"/>
    </w:p>
    <w:p w14:paraId="61FE4A0E" w14:textId="77777777" w:rsidR="00EE18B1" w:rsidRDefault="00EE18B1"/>
    <w:p w14:paraId="736BD5E5" w14:textId="77777777" w:rsidR="00EE18B1" w:rsidRDefault="00000000">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5"/>
        <w:gridCol w:w="872"/>
        <w:gridCol w:w="1400"/>
        <w:gridCol w:w="1009"/>
        <w:gridCol w:w="916"/>
        <w:gridCol w:w="905"/>
      </w:tblGrid>
      <w:tr w:rsidR="00EE18B1" w14:paraId="7FF75232"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0AF9B818" w14:textId="77777777" w:rsidR="00EE18B1" w:rsidRDefault="00000000">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89-Type</w:t>
            </w:r>
          </w:p>
          <w:p w14:paraId="2918149C"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1BDB7EBD"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5" w:type="dxa"/>
            <w:tcBorders>
              <w:top w:val="single" w:sz="4" w:space="0" w:color="999999"/>
              <w:left w:val="single" w:sz="4" w:space="0" w:color="999999"/>
              <w:bottom w:val="single" w:sz="12" w:space="0" w:color="666666"/>
              <w:right w:val="single" w:sz="4" w:space="0" w:color="999999"/>
            </w:tcBorders>
            <w:vAlign w:val="center"/>
          </w:tcPr>
          <w:p w14:paraId="4E99D8E0"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2" w:type="dxa"/>
            <w:tcBorders>
              <w:top w:val="single" w:sz="4" w:space="0" w:color="999999"/>
              <w:left w:val="single" w:sz="4" w:space="0" w:color="999999"/>
              <w:bottom w:val="single" w:sz="12" w:space="0" w:color="666666"/>
              <w:right w:val="single" w:sz="4" w:space="0" w:color="999999"/>
            </w:tcBorders>
            <w:vAlign w:val="center"/>
          </w:tcPr>
          <w:p w14:paraId="7F21D666"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502AFCC4"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1C2FD2D5"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71B7F0DF"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38A07D65"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EE18B1" w14:paraId="3587956D"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E194572"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3A89F4D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5" w:type="dxa"/>
            <w:tcBorders>
              <w:top w:val="single" w:sz="4" w:space="0" w:color="999999"/>
              <w:left w:val="single" w:sz="4" w:space="0" w:color="999999"/>
              <w:bottom w:val="single" w:sz="4" w:space="0" w:color="999999"/>
              <w:right w:val="single" w:sz="4" w:space="0" w:color="999999"/>
            </w:tcBorders>
            <w:vAlign w:val="center"/>
          </w:tcPr>
          <w:p w14:paraId="5983A2F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2" w:type="dxa"/>
            <w:tcBorders>
              <w:top w:val="single" w:sz="4" w:space="0" w:color="999999"/>
              <w:left w:val="single" w:sz="4" w:space="0" w:color="999999"/>
              <w:bottom w:val="single" w:sz="4" w:space="0" w:color="999999"/>
              <w:right w:val="single" w:sz="4" w:space="0" w:color="999999"/>
            </w:tcBorders>
            <w:vAlign w:val="center"/>
          </w:tcPr>
          <w:p w14:paraId="2A0EDD8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1755660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238CAA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7C43367"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CF4C71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EE18B1" w14:paraId="43E3ED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D7C5409"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15B0A428"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5" w:type="dxa"/>
            <w:tcBorders>
              <w:top w:val="single" w:sz="4" w:space="0" w:color="999999"/>
              <w:left w:val="single" w:sz="4" w:space="0" w:color="999999"/>
              <w:bottom w:val="single" w:sz="4" w:space="0" w:color="999999"/>
              <w:right w:val="single" w:sz="4" w:space="0" w:color="999999"/>
            </w:tcBorders>
            <w:vAlign w:val="center"/>
          </w:tcPr>
          <w:p w14:paraId="34963F90"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2" w:type="dxa"/>
            <w:tcBorders>
              <w:top w:val="single" w:sz="4" w:space="0" w:color="999999"/>
              <w:left w:val="single" w:sz="4" w:space="0" w:color="999999"/>
              <w:bottom w:val="single" w:sz="4" w:space="0" w:color="999999"/>
              <w:right w:val="single" w:sz="4" w:space="0" w:color="999999"/>
            </w:tcBorders>
            <w:vAlign w:val="center"/>
          </w:tcPr>
          <w:p w14:paraId="03115786"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B576BD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3D13833"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C66019A"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0583B33" w14:textId="77777777" w:rsidR="00EE18B1" w:rsidRDefault="00EE18B1">
            <w:pPr>
              <w:rPr>
                <w:rFonts w:ascii="Liberation Sans" w:eastAsia="Liberation Sans" w:hAnsi="Liberation Sans"/>
                <w:sz w:val="20"/>
                <w:szCs w:val="20"/>
              </w:rPr>
            </w:pPr>
          </w:p>
        </w:tc>
      </w:tr>
      <w:tr w:rsidR="00EE18B1" w14:paraId="5BAEEF2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1EA06F"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23FD8F5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5" w:type="dxa"/>
            <w:tcBorders>
              <w:top w:val="single" w:sz="4" w:space="0" w:color="999999"/>
              <w:left w:val="single" w:sz="4" w:space="0" w:color="999999"/>
              <w:bottom w:val="single" w:sz="4" w:space="0" w:color="999999"/>
              <w:right w:val="single" w:sz="4" w:space="0" w:color="999999"/>
            </w:tcBorders>
            <w:vAlign w:val="center"/>
          </w:tcPr>
          <w:p w14:paraId="51713F0B"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2" w:type="dxa"/>
            <w:tcBorders>
              <w:top w:val="single" w:sz="4" w:space="0" w:color="999999"/>
              <w:left w:val="single" w:sz="4" w:space="0" w:color="999999"/>
              <w:bottom w:val="single" w:sz="4" w:space="0" w:color="999999"/>
              <w:right w:val="single" w:sz="4" w:space="0" w:color="999999"/>
            </w:tcBorders>
            <w:vAlign w:val="center"/>
          </w:tcPr>
          <w:p w14:paraId="008C708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26C685C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905D6E4"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011BA63"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3284A16" w14:textId="77777777" w:rsidR="00EE18B1" w:rsidRDefault="00EE18B1">
            <w:pPr>
              <w:rPr>
                <w:rFonts w:ascii="Liberation Sans" w:eastAsia="Liberation Sans" w:hAnsi="Liberation Sans"/>
                <w:sz w:val="20"/>
                <w:szCs w:val="20"/>
              </w:rPr>
            </w:pPr>
          </w:p>
        </w:tc>
      </w:tr>
      <w:tr w:rsidR="00EE18B1" w14:paraId="6CABB73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1A9299"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5376DE15"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5" w:type="dxa"/>
            <w:tcBorders>
              <w:top w:val="single" w:sz="4" w:space="0" w:color="999999"/>
              <w:left w:val="single" w:sz="4" w:space="0" w:color="999999"/>
              <w:bottom w:val="single" w:sz="4" w:space="0" w:color="999999"/>
              <w:right w:val="single" w:sz="4" w:space="0" w:color="999999"/>
            </w:tcBorders>
            <w:vAlign w:val="center"/>
          </w:tcPr>
          <w:p w14:paraId="1232B80E"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2" w:type="dxa"/>
            <w:tcBorders>
              <w:top w:val="single" w:sz="4" w:space="0" w:color="999999"/>
              <w:left w:val="single" w:sz="4" w:space="0" w:color="999999"/>
              <w:bottom w:val="single" w:sz="4" w:space="0" w:color="999999"/>
              <w:right w:val="single" w:sz="4" w:space="0" w:color="999999"/>
            </w:tcBorders>
            <w:vAlign w:val="center"/>
          </w:tcPr>
          <w:p w14:paraId="3ECB9E3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2480A4FB"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645E93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311512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A6415F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EE18B1" w14:paraId="394C47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2A09705"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35CE4CC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5" w:type="dxa"/>
            <w:tcBorders>
              <w:top w:val="single" w:sz="4" w:space="0" w:color="999999"/>
              <w:left w:val="single" w:sz="4" w:space="0" w:color="999999"/>
              <w:bottom w:val="single" w:sz="4" w:space="0" w:color="999999"/>
              <w:right w:val="single" w:sz="4" w:space="0" w:color="999999"/>
            </w:tcBorders>
            <w:vAlign w:val="center"/>
          </w:tcPr>
          <w:p w14:paraId="4664E781"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2" w:type="dxa"/>
            <w:tcBorders>
              <w:top w:val="single" w:sz="4" w:space="0" w:color="999999"/>
              <w:left w:val="single" w:sz="4" w:space="0" w:color="999999"/>
              <w:bottom w:val="single" w:sz="4" w:space="0" w:color="999999"/>
              <w:right w:val="single" w:sz="4" w:space="0" w:color="999999"/>
            </w:tcBorders>
            <w:vAlign w:val="center"/>
          </w:tcPr>
          <w:p w14:paraId="28121EF3"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3A1702"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191938D"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8D64A4F"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FED9A7B" w14:textId="77777777" w:rsidR="00EE18B1" w:rsidRDefault="00EE18B1">
            <w:pPr>
              <w:rPr>
                <w:rFonts w:ascii="Liberation Sans" w:eastAsia="Liberation Sans" w:hAnsi="Liberation Sans"/>
                <w:sz w:val="20"/>
                <w:szCs w:val="20"/>
              </w:rPr>
            </w:pPr>
          </w:p>
        </w:tc>
      </w:tr>
      <w:tr w:rsidR="00EE18B1" w14:paraId="08BD72D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E6221D9"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55B9670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5" w:type="dxa"/>
            <w:tcBorders>
              <w:top w:val="single" w:sz="4" w:space="0" w:color="999999"/>
              <w:left w:val="single" w:sz="4" w:space="0" w:color="999999"/>
              <w:bottom w:val="single" w:sz="4" w:space="0" w:color="999999"/>
              <w:right w:val="single" w:sz="4" w:space="0" w:color="999999"/>
            </w:tcBorders>
            <w:vAlign w:val="center"/>
          </w:tcPr>
          <w:p w14:paraId="44B3938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2" w:type="dxa"/>
            <w:tcBorders>
              <w:top w:val="single" w:sz="4" w:space="0" w:color="999999"/>
              <w:left w:val="single" w:sz="4" w:space="0" w:color="999999"/>
              <w:bottom w:val="single" w:sz="4" w:space="0" w:color="999999"/>
              <w:right w:val="single" w:sz="4" w:space="0" w:color="999999"/>
            </w:tcBorders>
            <w:vAlign w:val="center"/>
          </w:tcPr>
          <w:p w14:paraId="382E624D"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67E04C7"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B8A3A36"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50E7DD04"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A16D385" w14:textId="77777777" w:rsidR="00EE18B1" w:rsidRDefault="00EE18B1">
            <w:pPr>
              <w:rPr>
                <w:rFonts w:ascii="Liberation Sans" w:eastAsia="Liberation Sans" w:hAnsi="Liberation Sans"/>
                <w:sz w:val="20"/>
                <w:szCs w:val="20"/>
              </w:rPr>
            </w:pPr>
          </w:p>
        </w:tc>
      </w:tr>
      <w:tr w:rsidR="00EE18B1" w14:paraId="59B3CEB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EAFCDD"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5FF39FEC"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5" w:type="dxa"/>
            <w:tcBorders>
              <w:top w:val="single" w:sz="4" w:space="0" w:color="999999"/>
              <w:left w:val="single" w:sz="4" w:space="0" w:color="999999"/>
              <w:bottom w:val="single" w:sz="4" w:space="0" w:color="999999"/>
              <w:right w:val="single" w:sz="4" w:space="0" w:color="999999"/>
            </w:tcBorders>
            <w:vAlign w:val="center"/>
          </w:tcPr>
          <w:p w14:paraId="204B0152"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2" w:type="dxa"/>
            <w:tcBorders>
              <w:top w:val="single" w:sz="4" w:space="0" w:color="999999"/>
              <w:left w:val="single" w:sz="4" w:space="0" w:color="999999"/>
              <w:bottom w:val="single" w:sz="4" w:space="0" w:color="999999"/>
              <w:right w:val="single" w:sz="4" w:space="0" w:color="999999"/>
            </w:tcBorders>
            <w:vAlign w:val="center"/>
          </w:tcPr>
          <w:p w14:paraId="787E5F6F"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3200B74"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F642ACC"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0CA9CC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57EDD29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EE18B1" w14:paraId="0F95B2B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20DBAE9"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43C86F96"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5" w:type="dxa"/>
            <w:tcBorders>
              <w:top w:val="single" w:sz="4" w:space="0" w:color="999999"/>
              <w:left w:val="single" w:sz="4" w:space="0" w:color="999999"/>
              <w:bottom w:val="single" w:sz="4" w:space="0" w:color="999999"/>
              <w:right w:val="single" w:sz="4" w:space="0" w:color="999999"/>
            </w:tcBorders>
            <w:vAlign w:val="center"/>
          </w:tcPr>
          <w:p w14:paraId="7B6D9964"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2" w:type="dxa"/>
            <w:tcBorders>
              <w:top w:val="single" w:sz="4" w:space="0" w:color="999999"/>
              <w:left w:val="single" w:sz="4" w:space="0" w:color="999999"/>
              <w:bottom w:val="single" w:sz="4" w:space="0" w:color="999999"/>
              <w:right w:val="single" w:sz="4" w:space="0" w:color="999999"/>
            </w:tcBorders>
            <w:vAlign w:val="center"/>
          </w:tcPr>
          <w:p w14:paraId="36A2919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15B8BFF4"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BA8A28B"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3F70A376"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F3BAE2C" w14:textId="77777777" w:rsidR="00EE18B1" w:rsidRDefault="00EE18B1">
            <w:pPr>
              <w:rPr>
                <w:rFonts w:ascii="Liberation Sans" w:eastAsia="Liberation Sans" w:hAnsi="Liberation Sans"/>
                <w:sz w:val="20"/>
                <w:szCs w:val="20"/>
              </w:rPr>
            </w:pPr>
          </w:p>
        </w:tc>
      </w:tr>
      <w:tr w:rsidR="00EE18B1" w14:paraId="7E1C302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F4E892"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5A8B12B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5" w:type="dxa"/>
            <w:tcBorders>
              <w:top w:val="single" w:sz="4" w:space="0" w:color="999999"/>
              <w:left w:val="single" w:sz="4" w:space="0" w:color="999999"/>
              <w:bottom w:val="single" w:sz="4" w:space="0" w:color="999999"/>
              <w:right w:val="single" w:sz="4" w:space="0" w:color="999999"/>
            </w:tcBorders>
            <w:vAlign w:val="center"/>
          </w:tcPr>
          <w:p w14:paraId="2458C846"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2" w:type="dxa"/>
            <w:tcBorders>
              <w:top w:val="single" w:sz="4" w:space="0" w:color="999999"/>
              <w:left w:val="single" w:sz="4" w:space="0" w:color="999999"/>
              <w:bottom w:val="single" w:sz="4" w:space="0" w:color="999999"/>
              <w:right w:val="single" w:sz="4" w:space="0" w:color="999999"/>
            </w:tcBorders>
            <w:vAlign w:val="center"/>
          </w:tcPr>
          <w:p w14:paraId="7D07F334"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350A009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5BC452B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15A68F2D"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1CF7083"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0EA278BF"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70047D"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5668EB6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121CA166"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6F686FA3"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148FB927"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8BEC73C"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9EE403B"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442305CE"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5E5EC2C7"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FEE0C0"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1200E36B"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47214627"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2" w:type="dxa"/>
            <w:tcBorders>
              <w:top w:val="single" w:sz="4" w:space="0" w:color="999999"/>
              <w:left w:val="single" w:sz="4" w:space="0" w:color="999999"/>
              <w:bottom w:val="single" w:sz="4" w:space="0" w:color="999999"/>
              <w:right w:val="single" w:sz="4" w:space="0" w:color="999999"/>
            </w:tcBorders>
            <w:vAlign w:val="center"/>
          </w:tcPr>
          <w:p w14:paraId="628D2E8B"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D3F654F"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41E673B"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D6B32F9"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48F73EB" w14:textId="77777777" w:rsidR="00EE18B1" w:rsidRDefault="00EE18B1">
            <w:pPr>
              <w:rPr>
                <w:rFonts w:ascii="Liberation Sans" w:eastAsia="Liberation Sans" w:hAnsi="Liberation Sans"/>
                <w:sz w:val="20"/>
                <w:szCs w:val="20"/>
              </w:rPr>
            </w:pPr>
          </w:p>
        </w:tc>
      </w:tr>
      <w:tr w:rsidR="00EE18B1" w14:paraId="772647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4634646"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1F8BE08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54320ABD"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2" w:type="dxa"/>
            <w:tcBorders>
              <w:top w:val="single" w:sz="4" w:space="0" w:color="999999"/>
              <w:left w:val="single" w:sz="4" w:space="0" w:color="999999"/>
              <w:bottom w:val="single" w:sz="4" w:space="0" w:color="999999"/>
              <w:right w:val="single" w:sz="4" w:space="0" w:color="999999"/>
            </w:tcBorders>
            <w:vAlign w:val="center"/>
          </w:tcPr>
          <w:p w14:paraId="1ED2D120"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8AD71A6"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0EDA98C"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88E3B32"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381D71E" w14:textId="77777777" w:rsidR="00EE18B1" w:rsidRDefault="00EE18B1">
            <w:pPr>
              <w:rPr>
                <w:rFonts w:ascii="Liberation Sans" w:eastAsia="Liberation Sans" w:hAnsi="Liberation Sans"/>
                <w:sz w:val="20"/>
                <w:szCs w:val="20"/>
              </w:rPr>
            </w:pPr>
          </w:p>
        </w:tc>
      </w:tr>
      <w:tr w:rsidR="00EE18B1" w14:paraId="6948237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2877828"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72194236"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4E0E0DD9"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0C361DF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1328684C"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035DDB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7D8862FD"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744A811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EE18B1" w14:paraId="5B6C0EA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8504F7"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7D1C39D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3EE2E8B5"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2206433E"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654E730B"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0DA05ED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5C622807"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CA685E9"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6825132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7B737C"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A532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6926049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728A2E5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A21205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23E1936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FDF9C73"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081A1B2"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EE18B1" w14:paraId="3F2C125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5D0281"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1835FD4F"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6A438FA5"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2" w:type="dxa"/>
            <w:tcBorders>
              <w:top w:val="single" w:sz="4" w:space="0" w:color="999999"/>
              <w:left w:val="single" w:sz="4" w:space="0" w:color="999999"/>
              <w:bottom w:val="single" w:sz="4" w:space="0" w:color="999999"/>
              <w:right w:val="single" w:sz="4" w:space="0" w:color="999999"/>
            </w:tcBorders>
            <w:vAlign w:val="center"/>
          </w:tcPr>
          <w:p w14:paraId="3CEAA5E0"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10EA62A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0AD7B08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0F9C21A8"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3C3F21C"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6AF10D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8C831F4"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533126C5"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5" w:type="dxa"/>
            <w:tcBorders>
              <w:top w:val="single" w:sz="4" w:space="0" w:color="999999"/>
              <w:left w:val="single" w:sz="4" w:space="0" w:color="999999"/>
              <w:bottom w:val="single" w:sz="4" w:space="0" w:color="999999"/>
              <w:right w:val="single" w:sz="4" w:space="0" w:color="999999"/>
            </w:tcBorders>
            <w:vAlign w:val="center"/>
          </w:tcPr>
          <w:p w14:paraId="1FA93833"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2" w:type="dxa"/>
            <w:tcBorders>
              <w:top w:val="single" w:sz="4" w:space="0" w:color="999999"/>
              <w:left w:val="single" w:sz="4" w:space="0" w:color="999999"/>
              <w:bottom w:val="single" w:sz="4" w:space="0" w:color="999999"/>
              <w:right w:val="single" w:sz="4" w:space="0" w:color="999999"/>
            </w:tcBorders>
            <w:vAlign w:val="center"/>
          </w:tcPr>
          <w:p w14:paraId="39DDADD5"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8628BCA"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7997BD4"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66305DBD"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688900D0"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EE18B1" w14:paraId="27C2D3A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CA543DD"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2B2955B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6BCA44E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9C2B360"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D685925"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730B02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61E31F49"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134202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EE18B1" w14:paraId="7133AA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3DC8A9"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548014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6666647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2" w:type="dxa"/>
            <w:tcBorders>
              <w:top w:val="single" w:sz="4" w:space="0" w:color="999999"/>
              <w:left w:val="single" w:sz="4" w:space="0" w:color="999999"/>
              <w:bottom w:val="single" w:sz="4" w:space="0" w:color="999999"/>
              <w:right w:val="single" w:sz="4" w:space="0" w:color="999999"/>
            </w:tcBorders>
            <w:vAlign w:val="center"/>
          </w:tcPr>
          <w:p w14:paraId="012A5CA5"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130C6C2"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745EFB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310B4D93"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19ABDC6B"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EE18B1" w14:paraId="720917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1EAC61"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41C804D7"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316E92C2"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2" w:type="dxa"/>
            <w:tcBorders>
              <w:top w:val="single" w:sz="4" w:space="0" w:color="999999"/>
              <w:left w:val="single" w:sz="4" w:space="0" w:color="999999"/>
              <w:bottom w:val="single" w:sz="4" w:space="0" w:color="999999"/>
              <w:right w:val="single" w:sz="4" w:space="0" w:color="999999"/>
            </w:tcBorders>
            <w:vAlign w:val="center"/>
          </w:tcPr>
          <w:p w14:paraId="7A00F07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11161D30"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186A7C0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4823E35E"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23D65F0C"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EE18B1" w14:paraId="2AFB596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CF5A1B"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6AC0B11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7D57E10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2" w:type="dxa"/>
            <w:tcBorders>
              <w:top w:val="single" w:sz="4" w:space="0" w:color="999999"/>
              <w:left w:val="single" w:sz="4" w:space="0" w:color="999999"/>
              <w:bottom w:val="single" w:sz="4" w:space="0" w:color="999999"/>
              <w:right w:val="single" w:sz="4" w:space="0" w:color="999999"/>
            </w:tcBorders>
            <w:vAlign w:val="center"/>
          </w:tcPr>
          <w:p w14:paraId="2F5FCF09"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99666D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9F4D08C"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6FF187C3"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1FF23C2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EE18B1" w14:paraId="64C7BB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A169BC"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5662164E"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0BFE935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2" w:type="dxa"/>
            <w:tcBorders>
              <w:top w:val="single" w:sz="4" w:space="0" w:color="999999"/>
              <w:left w:val="single" w:sz="4" w:space="0" w:color="999999"/>
              <w:bottom w:val="single" w:sz="4" w:space="0" w:color="999999"/>
              <w:right w:val="single" w:sz="4" w:space="0" w:color="999999"/>
            </w:tcBorders>
            <w:vAlign w:val="center"/>
          </w:tcPr>
          <w:p w14:paraId="406744C0"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4C552EA"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10ABAB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03A8F06C"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31C03BA"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62A88FA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76E1A4"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34BB379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0D5105C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7857A6A4"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5A0CB60"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4A70E0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67D0CD98"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06C37E1"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0F9EF89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79BB622"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2BA72699"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5" w:type="dxa"/>
            <w:tcBorders>
              <w:top w:val="single" w:sz="4" w:space="0" w:color="999999"/>
              <w:left w:val="single" w:sz="4" w:space="0" w:color="999999"/>
              <w:bottom w:val="single" w:sz="4" w:space="0" w:color="999999"/>
              <w:right w:val="single" w:sz="4" w:space="0" w:color="999999"/>
            </w:tcBorders>
            <w:vAlign w:val="center"/>
          </w:tcPr>
          <w:p w14:paraId="468072F4"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48C6DD65"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02854F8"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650696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05E9C223"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3C96119"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5715849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0B474AD"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05ED024B"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707DAADE"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2" w:type="dxa"/>
            <w:tcBorders>
              <w:top w:val="single" w:sz="4" w:space="0" w:color="999999"/>
              <w:left w:val="single" w:sz="4" w:space="0" w:color="999999"/>
              <w:bottom w:val="single" w:sz="4" w:space="0" w:color="999999"/>
              <w:right w:val="single" w:sz="4" w:space="0" w:color="999999"/>
            </w:tcBorders>
            <w:vAlign w:val="center"/>
          </w:tcPr>
          <w:p w14:paraId="20110C9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491E00E9"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1F15B99F"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1F7ECD79"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5E9D6416"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EE18B1" w14:paraId="23900E4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F8D9F6D"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72A065F"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5" w:type="dxa"/>
            <w:tcBorders>
              <w:top w:val="single" w:sz="4" w:space="0" w:color="999999"/>
              <w:left w:val="single" w:sz="4" w:space="0" w:color="999999"/>
              <w:bottom w:val="single" w:sz="4" w:space="0" w:color="999999"/>
              <w:right w:val="single" w:sz="4" w:space="0" w:color="999999"/>
            </w:tcBorders>
            <w:vAlign w:val="center"/>
          </w:tcPr>
          <w:p w14:paraId="1243220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2" w:type="dxa"/>
            <w:tcBorders>
              <w:top w:val="single" w:sz="4" w:space="0" w:color="999999"/>
              <w:left w:val="single" w:sz="4" w:space="0" w:color="999999"/>
              <w:bottom w:val="single" w:sz="4" w:space="0" w:color="999999"/>
              <w:right w:val="single" w:sz="4" w:space="0" w:color="999999"/>
            </w:tcBorders>
            <w:vAlign w:val="center"/>
          </w:tcPr>
          <w:p w14:paraId="347D7D99"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D48379D"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668A647D"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663E032C"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40CA12C"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69B5156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8813015"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1E717E"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0DF4BCC7"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2" w:type="dxa"/>
            <w:tcBorders>
              <w:top w:val="single" w:sz="4" w:space="0" w:color="999999"/>
              <w:left w:val="single" w:sz="4" w:space="0" w:color="999999"/>
              <w:bottom w:val="single" w:sz="4" w:space="0" w:color="999999"/>
              <w:right w:val="single" w:sz="4" w:space="0" w:color="999999"/>
            </w:tcBorders>
            <w:vAlign w:val="center"/>
          </w:tcPr>
          <w:p w14:paraId="00FAD525"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1CF9E6B"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4FD4EA2"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4BE6114"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9EEB49" w14:textId="77777777" w:rsidR="00EE18B1" w:rsidRDefault="00EE18B1">
            <w:pPr>
              <w:rPr>
                <w:rFonts w:ascii="Liberation Sans" w:eastAsia="Liberation Sans" w:hAnsi="Liberation Sans"/>
                <w:sz w:val="20"/>
                <w:szCs w:val="20"/>
              </w:rPr>
            </w:pPr>
          </w:p>
        </w:tc>
      </w:tr>
      <w:tr w:rsidR="00EE18B1" w14:paraId="72A4365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302728F"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6FF1B635"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26E7FC6D"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2" w:type="dxa"/>
            <w:tcBorders>
              <w:top w:val="single" w:sz="4" w:space="0" w:color="999999"/>
              <w:left w:val="single" w:sz="4" w:space="0" w:color="999999"/>
              <w:bottom w:val="single" w:sz="4" w:space="0" w:color="999999"/>
              <w:right w:val="single" w:sz="4" w:space="0" w:color="999999"/>
            </w:tcBorders>
            <w:vAlign w:val="center"/>
          </w:tcPr>
          <w:p w14:paraId="2CCBAE1A"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E2E062"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6C6C746"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2D7A0B2"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53CA574"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7E68D79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0C5BAB1" w14:textId="77777777" w:rsidR="00EE18B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5C97E15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49AD3DB8"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2" w:type="dxa"/>
            <w:tcBorders>
              <w:top w:val="single" w:sz="4" w:space="0" w:color="999999"/>
              <w:left w:val="single" w:sz="4" w:space="0" w:color="999999"/>
              <w:bottom w:val="single" w:sz="4" w:space="0" w:color="999999"/>
              <w:right w:val="single" w:sz="4" w:space="0" w:color="999999"/>
            </w:tcBorders>
            <w:vAlign w:val="center"/>
          </w:tcPr>
          <w:p w14:paraId="162597A2"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36E8E2"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4491076F"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AD7054B"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75F2CB29"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0644D6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7235A5B" w14:textId="77777777" w:rsidR="00EE18B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24E05D6"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5" w:type="dxa"/>
            <w:tcBorders>
              <w:top w:val="single" w:sz="4" w:space="0" w:color="999999"/>
              <w:left w:val="single" w:sz="4" w:space="0" w:color="999999"/>
              <w:bottom w:val="single" w:sz="4" w:space="0" w:color="999999"/>
              <w:right w:val="single" w:sz="4" w:space="0" w:color="999999"/>
            </w:tcBorders>
            <w:vAlign w:val="center"/>
          </w:tcPr>
          <w:p w14:paraId="4642C61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2" w:type="dxa"/>
            <w:tcBorders>
              <w:top w:val="single" w:sz="4" w:space="0" w:color="999999"/>
              <w:left w:val="single" w:sz="4" w:space="0" w:color="999999"/>
              <w:bottom w:val="single" w:sz="4" w:space="0" w:color="999999"/>
              <w:right w:val="single" w:sz="4" w:space="0" w:color="999999"/>
            </w:tcBorders>
            <w:vAlign w:val="center"/>
          </w:tcPr>
          <w:p w14:paraId="0AB68161"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168E26F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67A1C42"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59B0F34"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58A32810" w14:textId="77777777" w:rsidR="00EE18B1" w:rsidRDefault="00EE18B1">
            <w:pPr>
              <w:rPr>
                <w:rFonts w:ascii="Liberation Sans" w:eastAsia="Liberation Sans" w:hAnsi="Liberation Sans"/>
                <w:sz w:val="20"/>
                <w:szCs w:val="20"/>
              </w:rPr>
            </w:pPr>
          </w:p>
        </w:tc>
      </w:tr>
      <w:tr w:rsidR="00EE18B1" w14:paraId="50AC1F5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E549BC" w14:textId="77777777" w:rsidR="00EE18B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0C4A805A"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5" w:type="dxa"/>
            <w:tcBorders>
              <w:top w:val="single" w:sz="4" w:space="0" w:color="999999"/>
              <w:left w:val="single" w:sz="4" w:space="0" w:color="999999"/>
              <w:bottom w:val="single" w:sz="4" w:space="0" w:color="999999"/>
              <w:right w:val="single" w:sz="4" w:space="0" w:color="999999"/>
            </w:tcBorders>
            <w:vAlign w:val="center"/>
          </w:tcPr>
          <w:p w14:paraId="212AA203"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2" w:type="dxa"/>
            <w:tcBorders>
              <w:top w:val="single" w:sz="4" w:space="0" w:color="999999"/>
              <w:left w:val="single" w:sz="4" w:space="0" w:color="999999"/>
              <w:bottom w:val="single" w:sz="4" w:space="0" w:color="999999"/>
              <w:right w:val="single" w:sz="4" w:space="0" w:color="999999"/>
            </w:tcBorders>
            <w:vAlign w:val="center"/>
          </w:tcPr>
          <w:p w14:paraId="7B961218"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7412E16"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A91D623"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37D0D5E1"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1A9F86C"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7848E47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63B8A8C" w14:textId="77777777" w:rsidR="00EE18B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653F084E"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3E2E8475"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2" w:type="dxa"/>
            <w:tcBorders>
              <w:top w:val="single" w:sz="4" w:space="0" w:color="999999"/>
              <w:left w:val="single" w:sz="4" w:space="0" w:color="999999"/>
              <w:bottom w:val="single" w:sz="4" w:space="0" w:color="999999"/>
              <w:right w:val="single" w:sz="4" w:space="0" w:color="999999"/>
            </w:tcBorders>
            <w:vAlign w:val="center"/>
          </w:tcPr>
          <w:p w14:paraId="199C5A77" w14:textId="77777777" w:rsidR="00EE18B1"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1E475888" w14:textId="77777777" w:rsidR="00EE18B1" w:rsidRDefault="00000000">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321C0FF5"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799CE678"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34279D7"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500E279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F71FF14" w14:textId="77777777" w:rsidR="00EE18B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3536553"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616310C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2" w:type="dxa"/>
            <w:tcBorders>
              <w:top w:val="single" w:sz="4" w:space="0" w:color="999999"/>
              <w:left w:val="single" w:sz="4" w:space="0" w:color="999999"/>
              <w:bottom w:val="single" w:sz="4" w:space="0" w:color="999999"/>
              <w:right w:val="single" w:sz="4" w:space="0" w:color="999999"/>
            </w:tcBorders>
            <w:vAlign w:val="center"/>
          </w:tcPr>
          <w:p w14:paraId="30882E76"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736B423A"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74D89158"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334CDAED"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677769D"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694EF07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A10F144" w14:textId="77777777" w:rsidR="00EE18B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0704A6C2"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5" w:type="dxa"/>
            <w:tcBorders>
              <w:top w:val="single" w:sz="4" w:space="0" w:color="999999"/>
              <w:left w:val="single" w:sz="4" w:space="0" w:color="999999"/>
              <w:bottom w:val="single" w:sz="4" w:space="0" w:color="999999"/>
              <w:right w:val="single" w:sz="4" w:space="0" w:color="999999"/>
            </w:tcBorders>
            <w:vAlign w:val="center"/>
          </w:tcPr>
          <w:p w14:paraId="587E06EA"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2" w:type="dxa"/>
            <w:tcBorders>
              <w:top w:val="single" w:sz="4" w:space="0" w:color="999999"/>
              <w:left w:val="single" w:sz="4" w:space="0" w:color="999999"/>
              <w:bottom w:val="single" w:sz="4" w:space="0" w:color="999999"/>
              <w:right w:val="single" w:sz="4" w:space="0" w:color="999999"/>
            </w:tcBorders>
            <w:vAlign w:val="center"/>
          </w:tcPr>
          <w:p w14:paraId="75DC1FD0"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8BD627B"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477BC2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07A4290"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588E11"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2844C16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46C4B0B" w14:textId="77777777" w:rsidR="00EE18B1" w:rsidRDefault="00000000">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1987ACD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04FF0875"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2" w:type="dxa"/>
            <w:tcBorders>
              <w:top w:val="single" w:sz="4" w:space="0" w:color="999999"/>
              <w:left w:val="single" w:sz="4" w:space="0" w:color="999999"/>
              <w:bottom w:val="single" w:sz="4" w:space="0" w:color="999999"/>
              <w:right w:val="single" w:sz="4" w:space="0" w:color="999999"/>
            </w:tcBorders>
            <w:vAlign w:val="center"/>
          </w:tcPr>
          <w:p w14:paraId="46F41B23"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DC1F51E"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4E54CDA"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5BC20F93"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3EDC6613"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EE18B1" w14:paraId="07AEF20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BCE987"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1A57E112"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5" w:type="dxa"/>
            <w:tcBorders>
              <w:top w:val="single" w:sz="4" w:space="0" w:color="999999"/>
              <w:left w:val="single" w:sz="4" w:space="0" w:color="999999"/>
              <w:bottom w:val="single" w:sz="4" w:space="0" w:color="999999"/>
              <w:right w:val="single" w:sz="4" w:space="0" w:color="999999"/>
            </w:tcBorders>
            <w:vAlign w:val="center"/>
          </w:tcPr>
          <w:p w14:paraId="3862414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2" w:type="dxa"/>
            <w:tcBorders>
              <w:top w:val="single" w:sz="4" w:space="0" w:color="999999"/>
              <w:left w:val="single" w:sz="4" w:space="0" w:color="999999"/>
              <w:bottom w:val="single" w:sz="4" w:space="0" w:color="999999"/>
              <w:right w:val="single" w:sz="4" w:space="0" w:color="999999"/>
            </w:tcBorders>
            <w:vAlign w:val="center"/>
          </w:tcPr>
          <w:p w14:paraId="2C6F6DE1"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9D71AD8"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C2D9C98"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5CDD620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3406E5E9"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EE18B1" w14:paraId="2423145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882DAB"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4C4CD043"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5" w:type="dxa"/>
            <w:tcBorders>
              <w:top w:val="single" w:sz="4" w:space="0" w:color="999999"/>
              <w:left w:val="single" w:sz="4" w:space="0" w:color="999999"/>
              <w:bottom w:val="single" w:sz="4" w:space="0" w:color="999999"/>
              <w:right w:val="single" w:sz="4" w:space="0" w:color="999999"/>
            </w:tcBorders>
            <w:vAlign w:val="center"/>
          </w:tcPr>
          <w:p w14:paraId="39DE7DB2"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2" w:type="dxa"/>
            <w:tcBorders>
              <w:top w:val="single" w:sz="4" w:space="0" w:color="999999"/>
              <w:left w:val="single" w:sz="4" w:space="0" w:color="999999"/>
              <w:bottom w:val="single" w:sz="4" w:space="0" w:color="999999"/>
              <w:right w:val="single" w:sz="4" w:space="0" w:color="999999"/>
            </w:tcBorders>
            <w:vAlign w:val="center"/>
          </w:tcPr>
          <w:p w14:paraId="2788E9F6"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84431B"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F0F3A4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163A821E"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D9E7CB5"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77D2A2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0D0B069"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110CA5AE"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5" w:type="dxa"/>
            <w:tcBorders>
              <w:top w:val="single" w:sz="4" w:space="0" w:color="999999"/>
              <w:left w:val="single" w:sz="4" w:space="0" w:color="999999"/>
              <w:bottom w:val="single" w:sz="4" w:space="0" w:color="999999"/>
              <w:right w:val="single" w:sz="4" w:space="0" w:color="999999"/>
            </w:tcBorders>
            <w:vAlign w:val="center"/>
          </w:tcPr>
          <w:p w14:paraId="2D3CCFA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10F7833A"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2721314"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D5292EC"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13DB4B7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5EEAFC0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EE18B1" w14:paraId="50A935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A3B2AB"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310A37BE"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5" w:type="dxa"/>
            <w:tcBorders>
              <w:top w:val="single" w:sz="4" w:space="0" w:color="999999"/>
              <w:left w:val="single" w:sz="4" w:space="0" w:color="999999"/>
              <w:bottom w:val="single" w:sz="4" w:space="0" w:color="999999"/>
              <w:right w:val="single" w:sz="4" w:space="0" w:color="999999"/>
            </w:tcBorders>
            <w:vAlign w:val="center"/>
          </w:tcPr>
          <w:p w14:paraId="700943E5"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2" w:type="dxa"/>
            <w:tcBorders>
              <w:top w:val="single" w:sz="4" w:space="0" w:color="999999"/>
              <w:left w:val="single" w:sz="4" w:space="0" w:color="999999"/>
              <w:bottom w:val="single" w:sz="4" w:space="0" w:color="999999"/>
              <w:right w:val="single" w:sz="4" w:space="0" w:color="999999"/>
            </w:tcBorders>
            <w:vAlign w:val="center"/>
          </w:tcPr>
          <w:p w14:paraId="2E7E9A29"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9ECD503"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DB49DD2"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351750F0"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A88E43F"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1F292EF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67C2FAC"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653D9174"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5" w:type="dxa"/>
            <w:tcBorders>
              <w:top w:val="single" w:sz="4" w:space="0" w:color="999999"/>
              <w:left w:val="single" w:sz="4" w:space="0" w:color="999999"/>
              <w:bottom w:val="single" w:sz="4" w:space="0" w:color="999999"/>
              <w:right w:val="single" w:sz="4" w:space="0" w:color="999999"/>
            </w:tcBorders>
            <w:vAlign w:val="center"/>
          </w:tcPr>
          <w:p w14:paraId="06020349"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2" w:type="dxa"/>
            <w:tcBorders>
              <w:top w:val="single" w:sz="4" w:space="0" w:color="999999"/>
              <w:left w:val="single" w:sz="4" w:space="0" w:color="999999"/>
              <w:bottom w:val="single" w:sz="4" w:space="0" w:color="999999"/>
              <w:right w:val="single" w:sz="4" w:space="0" w:color="999999"/>
            </w:tcBorders>
            <w:vAlign w:val="center"/>
          </w:tcPr>
          <w:p w14:paraId="1644A977"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6325F892"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42BDD7AC"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807CB23"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2E08B58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EE18B1" w14:paraId="1C1FA5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FBD702"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1D742552"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5" w:type="dxa"/>
            <w:tcBorders>
              <w:top w:val="single" w:sz="4" w:space="0" w:color="999999"/>
              <w:left w:val="single" w:sz="4" w:space="0" w:color="999999"/>
              <w:bottom w:val="single" w:sz="4" w:space="0" w:color="999999"/>
              <w:right w:val="single" w:sz="4" w:space="0" w:color="999999"/>
            </w:tcBorders>
            <w:vAlign w:val="center"/>
          </w:tcPr>
          <w:p w14:paraId="0BC87A1B"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2" w:type="dxa"/>
            <w:tcBorders>
              <w:top w:val="single" w:sz="4" w:space="0" w:color="999999"/>
              <w:left w:val="single" w:sz="4" w:space="0" w:color="999999"/>
              <w:bottom w:val="single" w:sz="4" w:space="0" w:color="999999"/>
              <w:right w:val="single" w:sz="4" w:space="0" w:color="999999"/>
            </w:tcBorders>
            <w:vAlign w:val="center"/>
          </w:tcPr>
          <w:p w14:paraId="250123F2"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7CCAEFD"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26202F7"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45189C84"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C39452D"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4672E87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514EED7"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0F1B5140"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5" w:type="dxa"/>
            <w:tcBorders>
              <w:top w:val="single" w:sz="4" w:space="0" w:color="999999"/>
              <w:left w:val="single" w:sz="4" w:space="0" w:color="999999"/>
              <w:bottom w:val="single" w:sz="4" w:space="0" w:color="999999"/>
              <w:right w:val="single" w:sz="4" w:space="0" w:color="999999"/>
            </w:tcBorders>
            <w:vAlign w:val="center"/>
          </w:tcPr>
          <w:p w14:paraId="2608BEFF"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2" w:type="dxa"/>
            <w:tcBorders>
              <w:top w:val="single" w:sz="4" w:space="0" w:color="999999"/>
              <w:left w:val="single" w:sz="4" w:space="0" w:color="999999"/>
              <w:bottom w:val="single" w:sz="4" w:space="0" w:color="999999"/>
              <w:right w:val="single" w:sz="4" w:space="0" w:color="999999"/>
            </w:tcBorders>
            <w:vAlign w:val="center"/>
          </w:tcPr>
          <w:p w14:paraId="3893FFB3"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0C53F4F"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A1A85E7"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68FBE57"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0385FE21"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5A556C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14D0B13"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43AEBCAE"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5" w:type="dxa"/>
            <w:tcBorders>
              <w:top w:val="single" w:sz="4" w:space="0" w:color="999999"/>
              <w:left w:val="single" w:sz="4" w:space="0" w:color="999999"/>
              <w:bottom w:val="single" w:sz="4" w:space="0" w:color="999999"/>
              <w:right w:val="single" w:sz="4" w:space="0" w:color="999999"/>
            </w:tcBorders>
            <w:vAlign w:val="center"/>
          </w:tcPr>
          <w:p w14:paraId="218944D1"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2" w:type="dxa"/>
            <w:tcBorders>
              <w:top w:val="single" w:sz="4" w:space="0" w:color="999999"/>
              <w:left w:val="single" w:sz="4" w:space="0" w:color="999999"/>
              <w:bottom w:val="single" w:sz="4" w:space="0" w:color="999999"/>
              <w:right w:val="single" w:sz="4" w:space="0" w:color="999999"/>
            </w:tcBorders>
            <w:vAlign w:val="center"/>
          </w:tcPr>
          <w:p w14:paraId="2A21C518"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6C92E1EA"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9F1B0B0" w14:textId="77777777" w:rsidR="00EE18B1" w:rsidRDefault="00000000">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28143252" w14:textId="77777777" w:rsidR="00EE18B1" w:rsidRDefault="00EE18B1">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9DB3A39" w14:textId="77777777" w:rsidR="00EE18B1" w:rsidRDefault="00EE18B1">
            <w:pPr>
              <w:suppressAutoHyphens w:val="0"/>
              <w:spacing w:after="0" w:line="240" w:lineRule="auto"/>
              <w:ind w:firstLine="0"/>
              <w:jc w:val="center"/>
              <w:rPr>
                <w:rFonts w:ascii="Liberation Sans" w:eastAsia="Liberation Sans" w:hAnsi="Liberation Sans"/>
                <w:sz w:val="20"/>
                <w:szCs w:val="20"/>
              </w:rPr>
            </w:pPr>
          </w:p>
        </w:tc>
      </w:tr>
      <w:tr w:rsidR="00EE18B1" w14:paraId="3E8BBF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363B9B" w14:textId="77777777" w:rsidR="00EE18B1" w:rsidRDefault="00000000">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2D99633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5" w:type="dxa"/>
            <w:tcBorders>
              <w:top w:val="single" w:sz="4" w:space="0" w:color="999999"/>
              <w:left w:val="single" w:sz="4" w:space="0" w:color="999999"/>
              <w:bottom w:val="single" w:sz="4" w:space="0" w:color="999999"/>
              <w:right w:val="single" w:sz="4" w:space="0" w:color="999999"/>
            </w:tcBorders>
            <w:vAlign w:val="center"/>
          </w:tcPr>
          <w:p w14:paraId="70809191"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2" w:type="dxa"/>
            <w:tcBorders>
              <w:top w:val="single" w:sz="4" w:space="0" w:color="999999"/>
              <w:left w:val="single" w:sz="4" w:space="0" w:color="999999"/>
              <w:bottom w:val="single" w:sz="4" w:space="0" w:color="999999"/>
              <w:right w:val="single" w:sz="4" w:space="0" w:color="999999"/>
            </w:tcBorders>
            <w:vAlign w:val="center"/>
          </w:tcPr>
          <w:p w14:paraId="0F5D5E4A"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0BF7050B" w14:textId="77777777" w:rsidR="00EE18B1" w:rsidRDefault="00000000">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E892767" w14:textId="77777777" w:rsidR="00EE18B1" w:rsidRDefault="00EE18B1">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EB95AEF" w14:textId="77777777" w:rsidR="00EE18B1" w:rsidRDefault="00EE18B1">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77E2455C" w14:textId="77777777" w:rsidR="00EE18B1" w:rsidRDefault="00EE18B1">
            <w:pPr>
              <w:rPr>
                <w:rFonts w:ascii="Liberation Sans" w:eastAsia="Liberation Sans" w:hAnsi="Liberation Sans"/>
                <w:sz w:val="20"/>
                <w:szCs w:val="20"/>
              </w:rPr>
            </w:pPr>
          </w:p>
        </w:tc>
      </w:tr>
    </w:tbl>
    <w:p w14:paraId="12442C6F" w14:textId="77777777" w:rsidR="00EE18B1" w:rsidRDefault="00000000">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C694BBB" w14:textId="77777777" w:rsidR="00EE18B1" w:rsidRDefault="00000000">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4E8B219F" w14:textId="77777777" w:rsidR="00EE18B1" w:rsidRDefault="00000000">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4A959EB0" w14:textId="77777777" w:rsidR="00EE18B1" w:rsidRDefault="00000000">
      <w:pPr>
        <w:spacing w:after="0" w:line="240" w:lineRule="auto"/>
        <w:ind w:firstLine="0"/>
        <w:rPr>
          <w:sz w:val="18"/>
          <w:szCs w:val="18"/>
        </w:rPr>
      </w:pPr>
      <w:r>
        <w:br w:type="page"/>
      </w:r>
    </w:p>
    <w:p w14:paraId="68F59C2E" w14:textId="77777777" w:rsidR="00EE18B1" w:rsidRDefault="00000000">
      <w:pPr>
        <w:spacing w:after="0" w:line="240" w:lineRule="auto"/>
        <w:ind w:firstLine="0"/>
      </w:pPr>
      <w:r>
        <w:rPr>
          <w:noProof/>
        </w:rPr>
        <w:lastRenderedPageBreak/>
        <w:drawing>
          <wp:inline distT="0" distB="0" distL="0" distR="0" wp14:anchorId="06F2FE50" wp14:editId="331307B3">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5"/>
                    <a:stretch>
                      <a:fillRect/>
                    </a:stretch>
                  </pic:blipFill>
                  <pic:spPr bwMode="auto">
                    <a:xfrm>
                      <a:off x="0" y="0"/>
                      <a:ext cx="5124450" cy="4535805"/>
                    </a:xfrm>
                    <a:prstGeom prst="rect">
                      <a:avLst/>
                    </a:prstGeom>
                    <a:noFill/>
                  </pic:spPr>
                </pic:pic>
              </a:graphicData>
            </a:graphic>
          </wp:inline>
        </w:drawing>
      </w:r>
    </w:p>
    <w:p w14:paraId="31756D2C" w14:textId="77777777" w:rsidR="00EE18B1" w:rsidRDefault="00000000">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00EA105F" w14:textId="77777777" w:rsidR="00EE18B1" w:rsidRDefault="00EE18B1">
      <w:pPr>
        <w:spacing w:after="0" w:line="240" w:lineRule="auto"/>
        <w:ind w:firstLine="0"/>
        <w:rPr>
          <w:rFonts w:eastAsiaTheme="minorEastAsia"/>
          <w:b/>
          <w:bCs/>
          <w:sz w:val="18"/>
          <w:szCs w:val="18"/>
        </w:rPr>
      </w:pPr>
    </w:p>
    <w:p w14:paraId="2E82C8C1" w14:textId="77777777" w:rsidR="00EE18B1"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6A5C6F73" w14:textId="77777777" w:rsidR="00EE18B1" w:rsidRDefault="00EE18B1">
      <w:pPr>
        <w:spacing w:after="0" w:line="240" w:lineRule="auto"/>
        <w:ind w:firstLine="0"/>
        <w:rPr>
          <w:rFonts w:eastAsiaTheme="minorEastAsia"/>
          <w:b/>
          <w:bCs/>
          <w:sz w:val="18"/>
          <w:szCs w:val="18"/>
        </w:rPr>
      </w:pPr>
    </w:p>
    <w:p w14:paraId="772C8439" w14:textId="77777777" w:rsidR="00EE18B1" w:rsidRDefault="00000000">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01D98761" w14:textId="77777777" w:rsidR="00EE18B1" w:rsidRDefault="00EE18B1">
      <w:pPr>
        <w:spacing w:after="0" w:line="240" w:lineRule="auto"/>
        <w:ind w:firstLine="0"/>
        <w:rPr>
          <w:rFonts w:eastAsiaTheme="minorEastAsia"/>
          <w:b/>
          <w:bCs/>
          <w:sz w:val="18"/>
          <w:szCs w:val="18"/>
        </w:rPr>
      </w:pPr>
    </w:p>
    <w:p w14:paraId="112B53B5" w14:textId="77777777" w:rsidR="00EE18B1" w:rsidRDefault="00000000">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4636F476" w14:textId="77777777" w:rsidR="00EE18B1" w:rsidRDefault="00000000">
      <w:pPr>
        <w:ind w:firstLine="0"/>
        <w:rPr>
          <w:sz w:val="21"/>
          <w:szCs w:val="21"/>
        </w:rPr>
      </w:pPr>
      <w:r>
        <w:br w:type="page"/>
      </w:r>
    </w:p>
    <w:p w14:paraId="454D3C11" w14:textId="77777777" w:rsidR="00EE18B1" w:rsidRDefault="00000000">
      <w:pPr>
        <w:spacing w:after="0" w:line="240" w:lineRule="auto"/>
        <w:ind w:firstLine="0"/>
        <w:rPr>
          <w:rFonts w:eastAsiaTheme="minorEastAsia"/>
        </w:rPr>
      </w:pPr>
      <w:r>
        <w:rPr>
          <w:noProof/>
        </w:rPr>
        <w:lastRenderedPageBreak/>
        <w:drawing>
          <wp:inline distT="0" distB="0" distL="0" distR="0" wp14:anchorId="7C1B2030" wp14:editId="37AEBA30">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6"/>
                    <a:stretch>
                      <a:fillRect/>
                    </a:stretch>
                  </pic:blipFill>
                  <pic:spPr bwMode="auto">
                    <a:xfrm>
                      <a:off x="0" y="0"/>
                      <a:ext cx="5939790" cy="6678930"/>
                    </a:xfrm>
                    <a:prstGeom prst="rect">
                      <a:avLst/>
                    </a:prstGeom>
                    <a:noFill/>
                  </pic:spPr>
                </pic:pic>
              </a:graphicData>
            </a:graphic>
          </wp:inline>
        </w:drawing>
      </w:r>
    </w:p>
    <w:p w14:paraId="3F0632EA" w14:textId="77777777" w:rsidR="00EE18B1" w:rsidRDefault="00EE18B1">
      <w:pPr>
        <w:spacing w:after="0" w:line="240" w:lineRule="auto"/>
        <w:ind w:firstLine="0"/>
        <w:rPr>
          <w:rFonts w:eastAsiaTheme="minorEastAsia"/>
          <w:b/>
          <w:bCs/>
          <w:sz w:val="16"/>
          <w:szCs w:val="16"/>
        </w:rPr>
      </w:pPr>
    </w:p>
    <w:p w14:paraId="6BDC1392" w14:textId="77777777" w:rsidR="00EE18B1" w:rsidRDefault="00000000">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74E7BCB3" w14:textId="77777777" w:rsidR="00EE18B1" w:rsidRDefault="00000000">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793F182F" w14:textId="77777777" w:rsidR="00EE18B1" w:rsidRDefault="00EE18B1">
      <w:pPr>
        <w:spacing w:after="0" w:line="240" w:lineRule="auto"/>
        <w:ind w:firstLine="0"/>
        <w:rPr>
          <w:rFonts w:eastAsiaTheme="minorEastAsia"/>
          <w:sz w:val="28"/>
          <w:szCs w:val="28"/>
        </w:rPr>
      </w:pPr>
    </w:p>
    <w:p w14:paraId="048FB857" w14:textId="77777777" w:rsidR="00EE18B1" w:rsidRDefault="00000000">
      <w:pPr>
        <w:spacing w:after="0" w:line="240" w:lineRule="auto"/>
        <w:ind w:firstLine="0"/>
      </w:pPr>
      <w:r>
        <w:br w:type="page"/>
      </w:r>
    </w:p>
    <w:p w14:paraId="189F9F6D" w14:textId="77777777" w:rsidR="00EE18B1" w:rsidRDefault="00000000">
      <w:pPr>
        <w:ind w:firstLine="0"/>
        <w:rPr>
          <w:rFonts w:eastAsiaTheme="minorEastAsia"/>
        </w:rPr>
      </w:pPr>
      <w:r>
        <w:rPr>
          <w:noProof/>
        </w:rPr>
        <w:lastRenderedPageBreak/>
        <w:drawing>
          <wp:inline distT="0" distB="0" distL="0" distR="0" wp14:anchorId="45299AE1" wp14:editId="6827829A">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7"/>
                    <a:stretch>
                      <a:fillRect/>
                    </a:stretch>
                  </pic:blipFill>
                  <pic:spPr bwMode="auto">
                    <a:xfrm>
                      <a:off x="0" y="0"/>
                      <a:ext cx="5943600" cy="6953250"/>
                    </a:xfrm>
                    <a:prstGeom prst="rect">
                      <a:avLst/>
                    </a:prstGeom>
                    <a:noFill/>
                  </pic:spPr>
                </pic:pic>
              </a:graphicData>
            </a:graphic>
          </wp:inline>
        </w:drawing>
      </w:r>
    </w:p>
    <w:p w14:paraId="3EB3C674" w14:textId="77777777" w:rsidR="00EE18B1" w:rsidRDefault="00000000">
      <w:pPr>
        <w:spacing w:after="0" w:line="240" w:lineRule="auto"/>
        <w:ind w:firstLine="0"/>
        <w:rPr>
          <w:b/>
          <w:bCs/>
          <w:sz w:val="18"/>
          <w:szCs w:val="18"/>
        </w:rPr>
      </w:pPr>
      <w:r>
        <w:rPr>
          <w:rFonts w:hint="eastAsia"/>
          <w:b/>
          <w:bCs/>
          <w:sz w:val="18"/>
          <w:szCs w:val="18"/>
        </w:rPr>
        <w:t>Figure 3 Profiles of signatures extracted in the 89-type classification scheme</w:t>
      </w:r>
    </w:p>
    <w:p w14:paraId="11D13047" w14:textId="77777777" w:rsidR="00EE18B1" w:rsidRDefault="00000000">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2135C8FF" w14:textId="77777777" w:rsidR="00EE18B1" w:rsidRDefault="00000000">
      <w:pPr>
        <w:ind w:firstLine="0"/>
        <w:rPr>
          <w:rFonts w:eastAsiaTheme="minorEastAsia"/>
          <w:sz w:val="28"/>
          <w:szCs w:val="28"/>
        </w:rPr>
      </w:pPr>
      <w:r>
        <w:br w:type="page"/>
      </w:r>
    </w:p>
    <w:p w14:paraId="276C90C4" w14:textId="77777777" w:rsidR="00EE18B1" w:rsidRDefault="00000000">
      <w:pPr>
        <w:spacing w:after="0" w:line="240" w:lineRule="auto"/>
        <w:ind w:firstLine="0"/>
        <w:rPr>
          <w:rFonts w:eastAsiaTheme="minorEastAsia"/>
        </w:rPr>
      </w:pPr>
      <w:r>
        <w:rPr>
          <w:noProof/>
        </w:rPr>
        <w:lastRenderedPageBreak/>
        <w:drawing>
          <wp:inline distT="0" distB="0" distL="0" distR="0" wp14:anchorId="4ECA381E" wp14:editId="3ED7BF80">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8"/>
                    <a:stretch>
                      <a:fillRect/>
                    </a:stretch>
                  </pic:blipFill>
                  <pic:spPr bwMode="auto">
                    <a:xfrm>
                      <a:off x="0" y="0"/>
                      <a:ext cx="5939790" cy="4794885"/>
                    </a:xfrm>
                    <a:prstGeom prst="rect">
                      <a:avLst/>
                    </a:prstGeom>
                    <a:noFill/>
                  </pic:spPr>
                </pic:pic>
              </a:graphicData>
            </a:graphic>
          </wp:inline>
        </w:drawing>
      </w:r>
    </w:p>
    <w:p w14:paraId="0AFA768A" w14:textId="77777777" w:rsidR="00EE18B1" w:rsidRDefault="00000000">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45A23C9D" w14:textId="77777777" w:rsidR="00EE18B1"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7BFC1A83" w14:textId="77777777" w:rsidR="00EE18B1" w:rsidRDefault="00EE18B1">
      <w:pPr>
        <w:ind w:firstLine="0"/>
        <w:rPr>
          <w:rFonts w:eastAsiaTheme="minorEastAsia"/>
        </w:rPr>
      </w:pPr>
    </w:p>
    <w:p w14:paraId="11921EBC" w14:textId="77777777" w:rsidR="00EE18B1" w:rsidRDefault="00000000">
      <w:pPr>
        <w:spacing w:after="0" w:line="240" w:lineRule="auto"/>
        <w:ind w:firstLine="0"/>
        <w:rPr>
          <w:rFonts w:eastAsiaTheme="minorEastAsia"/>
        </w:rPr>
      </w:pPr>
      <w:r>
        <w:rPr>
          <w:noProof/>
        </w:rPr>
        <w:lastRenderedPageBreak/>
        <w:drawing>
          <wp:inline distT="0" distB="0" distL="0" distR="0" wp14:anchorId="75DA5ADA" wp14:editId="54DC56BA">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9"/>
                    <a:stretch>
                      <a:fillRect/>
                    </a:stretch>
                  </pic:blipFill>
                  <pic:spPr bwMode="auto">
                    <a:xfrm>
                      <a:off x="0" y="0"/>
                      <a:ext cx="5939790" cy="4373245"/>
                    </a:xfrm>
                    <a:prstGeom prst="rect">
                      <a:avLst/>
                    </a:prstGeom>
                    <a:noFill/>
                  </pic:spPr>
                </pic:pic>
              </a:graphicData>
            </a:graphic>
          </wp:inline>
        </w:drawing>
      </w:r>
    </w:p>
    <w:p w14:paraId="2DB1D19D" w14:textId="77777777" w:rsidR="00EE18B1" w:rsidRDefault="00000000">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19C33A2C" w14:textId="77777777" w:rsidR="00EE18B1" w:rsidRDefault="00000000">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719B5E0F" w14:textId="77777777" w:rsidR="00EE18B1" w:rsidRDefault="00EE18B1">
      <w:pPr>
        <w:spacing w:after="0" w:line="240" w:lineRule="auto"/>
        <w:ind w:firstLine="0"/>
        <w:rPr>
          <w:rFonts w:eastAsiaTheme="minorEastAsia"/>
        </w:rPr>
      </w:pPr>
    </w:p>
    <w:p w14:paraId="70744880" w14:textId="77777777" w:rsidR="00EE18B1" w:rsidRDefault="00000000">
      <w:pPr>
        <w:spacing w:after="0" w:line="240" w:lineRule="auto"/>
        <w:ind w:firstLine="0"/>
      </w:pPr>
      <w:r>
        <w:br w:type="page"/>
      </w:r>
    </w:p>
    <w:p w14:paraId="380E5BCC" w14:textId="77777777" w:rsidR="00EE18B1" w:rsidRDefault="00000000">
      <w:pPr>
        <w:ind w:firstLine="0"/>
        <w:rPr>
          <w:rFonts w:eastAsiaTheme="minorEastAsia"/>
          <w:b/>
          <w:bCs/>
          <w:sz w:val="16"/>
          <w:szCs w:val="16"/>
        </w:rPr>
      </w:pPr>
      <w:r>
        <w:rPr>
          <w:noProof/>
        </w:rPr>
        <w:lastRenderedPageBreak/>
        <w:drawing>
          <wp:inline distT="0" distB="0" distL="0" distR="0" wp14:anchorId="23F80F63" wp14:editId="7E731F6E">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30"/>
                    <a:stretch>
                      <a:fillRect/>
                    </a:stretch>
                  </pic:blipFill>
                  <pic:spPr bwMode="auto">
                    <a:xfrm>
                      <a:off x="0" y="0"/>
                      <a:ext cx="5441950" cy="6177280"/>
                    </a:xfrm>
                    <a:prstGeom prst="rect">
                      <a:avLst/>
                    </a:prstGeom>
                    <a:noFill/>
                  </pic:spPr>
                </pic:pic>
              </a:graphicData>
            </a:graphic>
          </wp:inline>
        </w:drawing>
      </w:r>
    </w:p>
    <w:p w14:paraId="19E48059" w14:textId="77777777" w:rsidR="00EE18B1" w:rsidRDefault="00000000">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6E1C84A3" w14:textId="77777777" w:rsidR="00EE18B1" w:rsidRDefault="00000000">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571944CB" w14:textId="77777777" w:rsidR="00EE18B1" w:rsidRDefault="00000000">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7F710904" w14:textId="77777777" w:rsidR="00EE18B1" w:rsidRDefault="00000000">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2E73E686" w14:textId="77777777" w:rsidR="00EE18B1" w:rsidRDefault="00EE18B1">
      <w:pPr>
        <w:spacing w:after="0" w:line="240" w:lineRule="auto"/>
        <w:ind w:firstLine="0"/>
        <w:rPr>
          <w:rFonts w:eastAsiaTheme="minorEastAsia"/>
        </w:rPr>
      </w:pPr>
    </w:p>
    <w:p w14:paraId="2F5F7720" w14:textId="77777777" w:rsidR="00EE18B1" w:rsidRDefault="00EE18B1">
      <w:pPr>
        <w:spacing w:after="0" w:line="240" w:lineRule="auto"/>
        <w:ind w:firstLine="0"/>
        <w:rPr>
          <w:rFonts w:eastAsiaTheme="minorEastAsia"/>
        </w:rPr>
      </w:pPr>
    </w:p>
    <w:p w14:paraId="7C69D54C" w14:textId="77777777" w:rsidR="00EE18B1" w:rsidRDefault="00000000">
      <w:pPr>
        <w:spacing w:after="0" w:line="240" w:lineRule="auto"/>
        <w:ind w:firstLine="0"/>
        <w:rPr>
          <w:rFonts w:eastAsiaTheme="minorEastAsia"/>
        </w:rPr>
      </w:pPr>
      <w:r>
        <w:rPr>
          <w:noProof/>
        </w:rPr>
        <w:drawing>
          <wp:inline distT="0" distB="0" distL="0" distR="0" wp14:anchorId="2189B054" wp14:editId="3A3E599D">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1"/>
                    <a:stretch>
                      <a:fillRect/>
                    </a:stretch>
                  </pic:blipFill>
                  <pic:spPr bwMode="auto">
                    <a:xfrm>
                      <a:off x="0" y="0"/>
                      <a:ext cx="4744720" cy="6173470"/>
                    </a:xfrm>
                    <a:prstGeom prst="rect">
                      <a:avLst/>
                    </a:prstGeom>
                    <a:noFill/>
                  </pic:spPr>
                </pic:pic>
              </a:graphicData>
            </a:graphic>
          </wp:inline>
        </w:drawing>
      </w:r>
    </w:p>
    <w:p w14:paraId="0328BA2D" w14:textId="77777777" w:rsidR="00EE18B1" w:rsidRDefault="00000000">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4C7B03AC" w14:textId="77777777" w:rsidR="00EE18B1" w:rsidRDefault="00000000">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2648C796" w14:textId="77777777" w:rsidR="00EE18B1" w:rsidRDefault="00000000">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511D97C3" w14:textId="77777777" w:rsidR="00EE18B1" w:rsidRDefault="00000000">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7753FE9C" w14:textId="77777777" w:rsidR="00EE18B1" w:rsidRDefault="00000000">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6C5BA0A7" w14:textId="77777777" w:rsidR="00EE18B1" w:rsidRDefault="00000000">
      <w:pPr>
        <w:spacing w:after="0" w:line="240" w:lineRule="auto"/>
        <w:ind w:firstLine="0"/>
      </w:pPr>
      <w:r>
        <w:rPr>
          <w:noProof/>
        </w:rPr>
        <w:lastRenderedPageBreak/>
        <w:drawing>
          <wp:inline distT="0" distB="0" distL="0" distR="0" wp14:anchorId="0500A060" wp14:editId="0415292B">
            <wp:extent cx="5934075" cy="381952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32"/>
                    <a:stretch>
                      <a:fillRect/>
                    </a:stretch>
                  </pic:blipFill>
                  <pic:spPr bwMode="auto">
                    <a:xfrm>
                      <a:off x="0" y="0"/>
                      <a:ext cx="5934075" cy="3819525"/>
                    </a:xfrm>
                    <a:prstGeom prst="rect">
                      <a:avLst/>
                    </a:prstGeom>
                    <a:noFill/>
                  </pic:spPr>
                </pic:pic>
              </a:graphicData>
            </a:graphic>
          </wp:inline>
        </w:drawing>
      </w:r>
    </w:p>
    <w:p w14:paraId="122F1BC9" w14:textId="77777777" w:rsidR="00EE18B1" w:rsidRDefault="00000000">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34499DE6" w14:textId="77777777" w:rsidR="00EE18B1" w:rsidRDefault="00000000">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073B5D05" w14:textId="77777777" w:rsidR="00EE18B1" w:rsidRDefault="00000000">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0B6C41D7" w14:textId="77777777" w:rsidR="00EE18B1" w:rsidRDefault="00000000">
      <w:pPr>
        <w:spacing w:after="0" w:line="240" w:lineRule="auto"/>
        <w:ind w:firstLine="0"/>
        <w:rPr>
          <w:rFonts w:eastAsiaTheme="minorEastAsia"/>
          <w:sz w:val="18"/>
          <w:szCs w:val="18"/>
        </w:rPr>
      </w:pPr>
      <w:r>
        <w:rPr>
          <w:rFonts w:hint="eastAsia"/>
          <w:b/>
          <w:bCs/>
          <w:sz w:val="18"/>
          <w:szCs w:val="18"/>
        </w:rPr>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53269159" w14:textId="77777777" w:rsidR="00EE18B1" w:rsidRDefault="00EE18B1">
      <w:pPr>
        <w:ind w:firstLine="0"/>
        <w:rPr>
          <w:rFonts w:ascii="Calibri" w:eastAsia="宋体" w:hAnsi="Calibri" w:cs="Noto Sans Arabic UI"/>
          <w:sz w:val="22"/>
          <w:szCs w:val="22"/>
        </w:rPr>
      </w:pPr>
    </w:p>
    <w:sectPr w:rsidR="00EE18B1">
      <w:footerReference w:type="default" r:id="rId33"/>
      <w:footerReference w:type="first" r:id="rId34"/>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Mo Liu" w:date="2026-05-29T13:40:00Z" w:initials="ML">
    <w:p w14:paraId="030658A6" w14:textId="77777777" w:rsidR="008D1362" w:rsidRDefault="00EF2522" w:rsidP="008D1362">
      <w:pPr>
        <w:pStyle w:val="CommentText"/>
        <w:ind w:firstLine="0"/>
      </w:pPr>
      <w:r>
        <w:rPr>
          <w:rStyle w:val="CommentReference"/>
        </w:rPr>
        <w:annotationRef/>
      </w:r>
      <w:r w:rsidR="008D1362">
        <w:t xml:space="preserve">Exact numbers for reference: </w:t>
      </w:r>
    </w:p>
    <w:p w14:paraId="25837B26" w14:textId="77777777" w:rsidR="008D1362" w:rsidRDefault="008D1362" w:rsidP="008D1362">
      <w:pPr>
        <w:pStyle w:val="CommentText"/>
        <w:ind w:firstLine="0"/>
      </w:pPr>
      <w:r>
        <w:t>insertions + deletions: 18477937</w:t>
      </w:r>
    </w:p>
    <w:p w14:paraId="63F37333" w14:textId="77777777" w:rsidR="008D1362" w:rsidRDefault="008D1362" w:rsidP="008D1362">
      <w:pPr>
        <w:pStyle w:val="CommentText"/>
        <w:ind w:firstLine="0"/>
      </w:pPr>
      <w:r>
        <w:t>deletions: 13091791</w:t>
      </w:r>
    </w:p>
  </w:comment>
  <w:comment w:id="21" w:author="Mo Liu" w:date="2026-05-16T08:47:00Z" w:initials="ML">
    <w:p w14:paraId="7355421D" w14:textId="77777777" w:rsidR="00EE18B1" w:rsidRDefault="00000000">
      <w:pPr>
        <w:overflowPunct w:val="0"/>
        <w:spacing w:after="0" w:line="240" w:lineRule="auto"/>
      </w:pPr>
      <w:r>
        <w:annotationRef/>
      </w:r>
      <w:r>
        <w:rPr>
          <w:rFonts w:ascii="Calibri" w:eastAsia="宋体" w:hAnsi="Calibri" w:cs="Noto Sans Arabic UI"/>
          <w:sz w:val="22"/>
          <w:szCs w:val="22"/>
        </w:rPr>
        <w:t>Steve to review this paragraph.</w:t>
      </w:r>
    </w:p>
  </w:comment>
  <w:comment w:id="22" w:author="Mo Liu" w:date="2026-05-20T09:26:00Z" w:initials="ML">
    <w:p w14:paraId="28D64999" w14:textId="77777777" w:rsidR="00EE18B1" w:rsidRDefault="00000000">
      <w:pPr>
        <w:overflowPunct w:val="0"/>
        <w:spacing w:after="0" w:line="240" w:lineRule="auto"/>
      </w:pPr>
      <w:r>
        <w:annotationRef/>
      </w:r>
      <w:r>
        <w:rPr>
          <w:rFonts w:ascii="Calibri" w:eastAsia="宋体" w:hAnsi="Calibri" w:cs="Noto Sans Arabic UI"/>
          <w:sz w:val="22"/>
          <w:szCs w:val="22"/>
        </w:rPr>
        <w:t>I added cancer type enrichment plot to Figure 5</w:t>
      </w:r>
    </w:p>
  </w:comment>
  <w:comment w:id="24" w:author="Mo Liu" w:date="2026-05-25T13:45:00Z" w:initials="ML">
    <w:p w14:paraId="01000000" w14:textId="77777777" w:rsidR="00EE18B1" w:rsidRDefault="00000000">
      <w:pPr>
        <w:overflowPunct w:val="0"/>
        <w:spacing w:after="0" w:line="240" w:lineRule="auto"/>
      </w:pPr>
      <w:r>
        <w:annotationRef/>
      </w:r>
      <w:r>
        <w:rPr>
          <w:rFonts w:ascii="Calibri" w:eastAsia="宋体" w:hAnsi="Calibri" w:cs="Noto Sans Arabic UI"/>
          <w:sz w:val="22"/>
          <w:szCs w:val="22"/>
        </w:rPr>
        <w:t>This is true. But not sure if this worths mentioning?</w:t>
      </w:r>
    </w:p>
  </w:comment>
  <w:comment w:id="25" w:author="Steve Rozen, Ph.D." w:date="2026-05-28T17:52:00Z" w:initials="SR">
    <w:p w14:paraId="02000000" w14:textId="77777777" w:rsidR="00EE18B1" w:rsidRDefault="00000000">
      <w:pPr>
        <w:overflowPunct w:val="0"/>
        <w:spacing w:after="0" w:line="240" w:lineRule="auto"/>
      </w:pPr>
      <w:r>
        <w:annotationRef/>
      </w:r>
      <w:r>
        <w:rPr>
          <w:rFonts w:ascii="Calibri" w:eastAsia="宋体" w:hAnsi="Calibri" w:cs="Noto Sans Arabic UI"/>
          <w:sz w:val="22"/>
          <w:szCs w:val="22"/>
        </w:rPr>
        <w:t>Which ones do we supply that COSMIC does not, and are there any discordances between what we get and COSMIC for signatures that COSMIC does have topographical annotations for?</w:t>
      </w:r>
    </w:p>
  </w:comment>
  <w:comment w:id="26" w:author="Mo Liu" w:date="2026-05-29T16:03:00Z" w:initials="ML">
    <w:p w14:paraId="1B9343FC" w14:textId="7978382D" w:rsidR="008D1362" w:rsidRDefault="008D1362" w:rsidP="008D1362">
      <w:pPr>
        <w:pStyle w:val="CommentText"/>
        <w:ind w:firstLine="0"/>
      </w:pPr>
      <w:r>
        <w:rPr>
          <w:rStyle w:val="CommentReference"/>
        </w:rPr>
        <w:annotationRef/>
      </w:r>
      <w:r>
        <w:t>I update via email.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3F37333" w15:done="0"/>
  <w15:commentEx w15:paraId="7355421D" w15:done="0"/>
  <w15:commentEx w15:paraId="28D64999" w15:done="0"/>
  <w15:commentEx w15:paraId="01000000" w15:done="0"/>
  <w15:commentEx w15:paraId="02000000" w15:paraIdParent="01000000" w15:done="0"/>
  <w15:commentEx w15:paraId="1B9343FC" w15:paraIdParent="0100000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59339B7" w16cex:dateUtc="2026-05-29T05:40:00Z"/>
  <w16cex:commentExtensible w16cex:durableId="013FFDBC" w16cex:dateUtc="2026-05-29T08: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3F37333" w16cid:durableId="159339B7"/>
  <w16cid:commentId w16cid:paraId="7355421D" w16cid:durableId="7355421D"/>
  <w16cid:commentId w16cid:paraId="28D64999" w16cid:durableId="28D64999"/>
  <w16cid:commentId w16cid:paraId="01000000" w16cid:durableId="01000000"/>
  <w16cid:commentId w16cid:paraId="02000000" w16cid:durableId="02000000"/>
  <w16cid:commentId w16cid:paraId="1B9343FC" w16cid:durableId="013FFD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29158" w14:textId="77777777" w:rsidR="00F9670C" w:rsidRDefault="00F9670C">
      <w:pPr>
        <w:spacing w:after="0" w:line="240" w:lineRule="auto"/>
      </w:pPr>
      <w:r>
        <w:separator/>
      </w:r>
    </w:p>
  </w:endnote>
  <w:endnote w:type="continuationSeparator" w:id="0">
    <w:p w14:paraId="450BC759" w14:textId="77777777" w:rsidR="00F9670C" w:rsidRDefault="00F967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Arabic UI">
    <w:altName w:val="Cambria"/>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Calibri"/>
    <w:charset w:val="01"/>
    <w:family w:val="swiss"/>
    <w:pitch w:val="variable"/>
  </w:font>
  <w:font w:name="Liberation Sans">
    <w:altName w:val="Arial"/>
    <w:charset w:val="01"/>
    <w:family w:val="swiss"/>
    <w:pitch w:val="variable"/>
  </w:font>
  <w:font w:name="Google Sans;Roboto;Arial;sans-s">
    <w:altName w:val="Cambria"/>
    <w:panose1 w:val="00000000000000000000"/>
    <w:charset w:val="00"/>
    <w:family w:val="roman"/>
    <w:notTrueType/>
    <w:pitch w:val="default"/>
  </w:font>
  <w:font w:name="Liberation Serif">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F1E90" w14:textId="77777777" w:rsidR="00EE18B1" w:rsidRDefault="00000000">
    <w:pPr>
      <w:pStyle w:val="Footer"/>
      <w:jc w:val="right"/>
    </w:pPr>
    <w:r>
      <w:t xml:space="preserve">Page </w:t>
    </w:r>
  </w:p>
  <w:p w14:paraId="29145AF9" w14:textId="77777777" w:rsidR="00EE18B1" w:rsidRDefault="00EE18B1">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C0E8B" w14:textId="77777777" w:rsidR="00EE18B1" w:rsidRDefault="00000000">
    <w:pPr>
      <w:pStyle w:val="Footer"/>
      <w:jc w:val="right"/>
    </w:pPr>
    <w:r>
      <w:t xml:space="preserve">Page </w:t>
    </w:r>
  </w:p>
  <w:p w14:paraId="6196DAD0" w14:textId="77777777" w:rsidR="00EE18B1" w:rsidRDefault="00EE18B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1C63C7" w14:textId="77777777" w:rsidR="00F9670C" w:rsidRDefault="00F9670C">
      <w:pPr>
        <w:spacing w:after="0" w:line="240" w:lineRule="auto"/>
      </w:pPr>
      <w:r>
        <w:separator/>
      </w:r>
    </w:p>
  </w:footnote>
  <w:footnote w:type="continuationSeparator" w:id="0">
    <w:p w14:paraId="3247E5E2" w14:textId="77777777" w:rsidR="00F9670C" w:rsidRDefault="00F967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35741"/>
    <w:multiLevelType w:val="multilevel"/>
    <w:tmpl w:val="1F9AD1D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1BBD6466"/>
    <w:multiLevelType w:val="multilevel"/>
    <w:tmpl w:val="C23286F4"/>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2" w15:restartNumberingAfterBreak="0">
    <w:nsid w:val="3F17150F"/>
    <w:multiLevelType w:val="multilevel"/>
    <w:tmpl w:val="42CC19F2"/>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7A945217"/>
    <w:multiLevelType w:val="multilevel"/>
    <w:tmpl w:val="13E8F4F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454133281">
    <w:abstractNumId w:val="0"/>
  </w:num>
  <w:num w:numId="2" w16cid:durableId="1584561810">
    <w:abstractNumId w:val="1"/>
  </w:num>
  <w:num w:numId="3" w16cid:durableId="922686234">
    <w:abstractNumId w:val="3"/>
  </w:num>
  <w:num w:numId="4" w16cid:durableId="957370597">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rson w15:author="Steve Rozen, Ph.D.">
    <w15:presenceInfo w15:providerId="AD" w15:userId="S::sr110@duke.edu::353c2d17-3cdb-4a29-814d-ac1fc6c1765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trackRevisions/>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doNotBreakWrappedTables/>
    <w:useFELayout/>
    <w:compatSetting w:name="compatibilityMode" w:uri="http://schemas.microsoft.com/office/word" w:val="12"/>
    <w:compatSetting w:name="useWord2013TrackBottomHyphenation" w:uri="http://schemas.microsoft.com/office/word" w:val="1"/>
  </w:compat>
  <w:rsids>
    <w:rsidRoot w:val="00EE18B1"/>
    <w:rsid w:val="00272644"/>
    <w:rsid w:val="008D1362"/>
    <w:rsid w:val="00CF1188"/>
    <w:rsid w:val="00D83259"/>
    <w:rsid w:val="00EE18B1"/>
    <w:rsid w:val="00EF2522"/>
    <w:rsid w:val="00F9670C"/>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720951"/>
  <w15:docId w15:val="{386D5D49-7EE2-4100-97BC-2207D9D6D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user">
    <w:name w:val="Bullets (user)"/>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cell.com/cell/information-for-authors/article-types" TargetMode="External"/><Relationship Id="rId18" Type="http://schemas.openxmlformats.org/officeDocument/2006/relationships/hyperlink" Target="https://dcc.icgc.org/releases/current/Projects/" TargetMode="External"/><Relationship Id="rId26" Type="http://schemas.openxmlformats.org/officeDocument/2006/relationships/image" Target="media/image2.png"/><Relationship Id="rId21" Type="http://schemas.openxmlformats.org/officeDocument/2006/relationships/hyperlink" Target="https://doi.org/10.1016/j.celrep.2023.112930" TargetMode="External"/><Relationship Id="rId34"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www.cell.com/multi-journal-submission/authors" TargetMode="External"/><Relationship Id="rId17" Type="http://schemas.microsoft.com/office/2018/08/relationships/commentsExtensible" Target="commentsExtensible.xml"/><Relationship Id="rId25" Type="http://schemas.openxmlformats.org/officeDocument/2006/relationships/image" Target="media/image1.png"/><Relationship Id="rId33" Type="http://schemas.openxmlformats.org/officeDocument/2006/relationships/footer" Target="footer1.xml"/><Relationship Id="rId2" Type="http://schemas.openxmlformats.org/officeDocument/2006/relationships/styles" Target="styles.xml"/><Relationship Id="rId16" Type="http://schemas.microsoft.com/office/2016/09/relationships/commentsIds" Target="commentsIds.xml"/><Relationship Id="rId20" Type="http://schemas.openxmlformats.org/officeDocument/2006/relationships/hyperlink" Target="https://bmcbioinformatics.biomedcentral.com/articles/10.1186/s12859-020-03772-3" TargetMode="External"/><Relationship Id="rId29"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anusights.com/blog/cell-formatting-requirements" TargetMode="External"/><Relationship Id="rId24" Type="http://schemas.openxmlformats.org/officeDocument/2006/relationships/hyperlink" Target="https://www.synapse.org/" TargetMode="External"/><Relationship Id="rId32" Type="http://schemas.openxmlformats.org/officeDocument/2006/relationships/image" Target="media/image8.png"/><Relationship Id="rId37" Type="http://schemas.openxmlformats.org/officeDocument/2006/relationships/theme" Target="theme/theme1.xml"/><Relationship Id="rId5" Type="http://schemas.openxmlformats.org/officeDocument/2006/relationships/footnotes" Target="footnotes.xml"/><Relationship Id="rId15" Type="http://schemas.microsoft.com/office/2011/relationships/commentsExtended" Target="commentsExtended.xml"/><Relationship Id="rId23" Type="http://schemas.openxmlformats.org/officeDocument/2006/relationships/hyperlink" Target="https://genomebiology.biomedcentral.com/articles/10.1186/s13059-018-1509-y" TargetMode="External"/><Relationship Id="rId28" Type="http://schemas.openxmlformats.org/officeDocument/2006/relationships/image" Target="media/image4.png"/><Relationship Id="rId36" Type="http://schemas.microsoft.com/office/2011/relationships/people" Target="people.xml"/><Relationship Id="rId10" Type="http://schemas.openxmlformats.org/officeDocument/2006/relationships/hyperlink" Target="https://www.cell.com/cell-genomics/information-for-authors/article-types" TargetMode="External"/><Relationship Id="rId19" Type="http://schemas.openxmlformats.org/officeDocument/2006/relationships/hyperlink" Target="https://cancer.sanger.ac.uk/signatures/id/" TargetMode="External"/><Relationship Id="rId31"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hyperlink" Target="https://manusights.com/blog/cell-formatting-requirements" TargetMode="External"/><Relationship Id="rId14" Type="http://schemas.openxmlformats.org/officeDocument/2006/relationships/comments" Target="comments.xml"/><Relationship Id="rId22" Type="http://schemas.openxmlformats.org/officeDocument/2006/relationships/hyperlink" Target="https://hgdownload.cse.ucsc.edu/goldenPath/hg19/encodeDCC/wgEncodeUwRepliSeq/" TargetMode="External"/><Relationship Id="rId27" Type="http://schemas.openxmlformats.org/officeDocument/2006/relationships/image" Target="media/image3.png"/><Relationship Id="rId30" Type="http://schemas.openxmlformats.org/officeDocument/2006/relationships/image" Target="media/image6.png"/><Relationship Id="rId35" Type="http://schemas.openxmlformats.org/officeDocument/2006/relationships/fontTable" Target="fontTable.xml"/><Relationship Id="rId8" Type="http://schemas.openxmlformats.org/officeDocument/2006/relationships/hyperlink" Target="mailto:steverozen@pm.me"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40</Pages>
  <Words>36642</Words>
  <Characters>45070</Characters>
  <Application>Microsoft Office Word</Application>
  <DocSecurity>0</DocSecurity>
  <Lines>4097</Lines>
  <Paragraphs>4806</Paragraphs>
  <ScaleCrop>false</ScaleCrop>
  <Company/>
  <LinksUpToDate>false</LinksUpToDate>
  <CharactersWithSpaces>76906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Mo Liu</cp:lastModifiedBy>
  <cp:revision>2</cp:revision>
  <cp:lastPrinted>2025-06-06T09:23:00Z</cp:lastPrinted>
  <dcterms:created xsi:type="dcterms:W3CDTF">2026-05-29T08:04:00Z</dcterms:created>
  <dcterms:modified xsi:type="dcterms:W3CDTF">2026-05-29T08:04:00Z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y":"Dias","given":"João"},{"family":"Young","given":"Jamie"},{"family":"Memari","given":"Yasin"},{"family":"Shooter","given":"Scott"},{"family":"Czarnecki","given":"Jan"},{"family":"Brown","given":"Matthew Arthur"},{"family":"Davies","given":"Helen Ruth"}</vt:lpwstr>
  </property>
  <property fmtid="{D5CDD505-2E9C-101B-9397-08002B2CF9AE}" pid="16" name="ZOTERO_BREF_2bTJlJjriYWb_11">
    <vt:lpwstr>,{"family":"Zou","given":"Xueqing"},{"family":"Nik-Zainal","given":"Serena"}],"accessed":{"date-parts":[["2025",5,13]]},"issued":{"date-parts":[["2025",4,10]]}}}],"schema":"https://github.com/citation-style-language/schema/raw/master/csl-citation.json"}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Genet","language":"en","PMID":"40210680","PMCID":"PMC12081297","source":"DOI.org (Crossref)","title":"A redefined InDel taxonomy provides insights into mutational signatures","URL":"h</vt:lpwstr>
  </property>
  <property fmtid="{D5CDD505-2E9C-101B-9397-08002B2CF9AE}" pid="23" name="ZOTERO_BREF_2bTJlJjriYWb_8">
    <vt:lpwstr>ttps://www.nature.com/articles/s41588-025-02152-y","author":[{"family":"Koh","given":"Gene Ching Chiek"},{"family":"Nanda","given":"Arjun Scott"},{"family":"Rinaldi","given":"Giuseppe"},{"family":"Boushaki","given":"Soraya"},{"family":"Degasperi","given":</vt:lpwstr>
  </property>
  <property fmtid="{D5CDD505-2E9C-101B-9397-08002B2CF9AE}" pid="24" name="ZOTERO_BREF_2bTJlJjriYWb_9">
    <vt:lpwstr>"Andrea"},{"family":"Badja","given":"Cherif"},{"family":"Pregnall","given":"Andrew Marcel"},{"family":"Zhao","given":"Salome Jingchen"},{"family":"Chmelova","given":"Lucia"},{"family":"Black","given":"Daniella"},{"family":"Heskin","given":"Laura"},{"famil</vt:lpwstr>
  </property>
  <property fmtid="{D5CDD505-2E9C-101B-9397-08002B2CF9AE}" pid="25" name="ZOTERO_BREF_6zFIi2vPZWZ4_1">
    <vt:lpwstr>ZOTERO_ITEM CSL_CITATION {"citationID":"pH8LYyTk","properties":{"formattedCitation":"(Koh et al. 2025a)","plainCitation":"(Koh et al. 2025a)","dontUpdate":true,"noteIndex":0},"citationItems":[{"id":"2y6IgBtE/1hJjgiIY","uris":["http://zotero.org/users/1485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G."}],"issued":{"date-parts":[["2018",5,1]]}}},{"id":"2y6IgBtE/8ZO9mAo4","uris":["http://zotero.org/users/14858941/items/Q53JF7HS"],"itemData":{"id":523,"type":"article-journal","abstract":"Afla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2020)","dontUpdate":true,"noteIndex":0},"citationItems":[{"id":"2y6IgBtE/RrUgT5Cq","uris":["http://zotero.org/users/14858941/items/6QYA9AF9"],"itemData":{"id":707,"type":"article-journal","abstract":"Cisplatin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G."}],"issued":{"date-parts":[["2017"]]}}},{"id":"2y6IgBtE/pQu1cVY1","uris":["http://zotero.org/users/14858941/items/68A8PI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inal","given":"Serena"}],"issued":{"date-parts":[["2019",5,2]]}}},{"id":"2y6IgBtE/Klit1tka","uris":["http://zotero.org/users/14858941/items/ZHYU7DND"],"itemData":{"id":723,"type":"article-journal","abstract":"Human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H."}],"issued":{"date-parts":[["2024",2,19]]}}},{"id":"2y6IgBtE/egsK1Ptk","uris":["http://zotero.org/users/14858941/items/JN7Q4RD4"],"itemData":{"id":724,"type":"article-journal","container-title":"Nature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114024119","PMID":"35058360","PMCID":"PMC8795545","source":"DOI.org (Crossref)","title":"Recurrent mutations in topoisomerase IIα cause a previously undescribed mutator phenotype in human cancers","volume":"119","author":[{"family":"Boot","given":"Arnoud"</vt:lpwstr>
  </property>
  <property fmtid="{D5CDD505-2E9C-101B-9397-08002B2CF9AE}" pid="100" name="ZOTERO_BREF_D2iecPnvmjdB_14">
    <vt:lpwstr>},{"family":"Liu","given":"Mo"},{"family":"Stantial","given":"Nicole"},{"family":"Shah","given":"Viraj"},{"family":"Yu","given":"Willie"},{"family":"Nitiss","given":"Karin C."},{"family":"Nitiss","given":"John L."},{"family":"Jinks-Robertson","given":"Sue</vt:lpwstr>
  </property>
  <property fmtid="{D5CDD505-2E9C-101B-9397-08002B2CF9AE}" pid="101" name="ZOTERO_BREF_D2iecPnvmjdB_15">
    <vt:lpwstr>"},{"family":"Rozen","given":"Steven G."}],"issued":{"date-parts":[["2022",1,25]]}}}],"schema":"https://github.com/citation-style-language/schema/raw/master/csl-citation.json"}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Tean"},{"family":"Vázquez-García","given":"Ignacio"},{"family":"Yousif","given":"Fouad"},{"family":"Yu","given":"Willie"}],"issued":{"date-parts":[["2020",2,6]]}}},{"id":"2y6IgBtE/1u4UcPuz","uris":["http://zotero.or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R"}],"issued":{"date-parts":[["2014"]]}}},{"id":"2y6IgBtE/y7KSBKRJ","uris":["http://zotero.org/users/14858941/i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2025a)","dontUpdate":true,"noteIndex":0},"citationItems":[{"id":"2y6IgBtE/0icxn5Oi","uris":["http://zotero.org/users/14858941/items/D4J6FKUG"],"itemData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R."}],"issued":{"date-parts":[["2012"]]}}},{"id":"2y6IgBtE/D5TYK4JJ","uris":["http://zotero.org/users/14858941/items/TB9QELAF"],"itemData":{"id":634,"type":"article-journal","abstract":"Whole-genome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}],"issued":{"date-parts":[["2022",4,22]]}}},{"id":"2y6IgBtE/guzmqpkT","uris":["http://zotero.org/users/14858941/items/U9IWAMHL"],"itemData":{"id":630,"type":"article-journal","abstract":"Over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G."},{"family":"Bai","given":"Fan"},{"family":"Wang","given":"Hongyang"}],"issued":{"date-parts":[["2024",3,21]]}}},{"id":"2y6IgBtE/L26fshU4","uris":["http://zotero.org/users/14858941/items/WC3TIICG"],"itemData":{"id":636,"type":"article-journal","abstr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J."}],"issued":{"date-parts":[["2024",3,1]]}}},{"id":"2y6IgBtE/</vt:lpwstr>
  </property>
  <property fmtid="{D5CDD505-2E9C-101B-9397-08002B2CF9AE}" pid="167" name="ZOTERO_BREF_DDRXI6EgPLjA_61">
    <vt:lpwstr>1hJjgiIY","uris":["http://zotero.org/users/14858941/items/TMR7S8H6"],"itemData":{"id":899,"type":"article-journal","abstract":"Abstract\n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2024a)","plainCitation":"(Chen et al. 2024a)","noteIndex":0},"citationItems":[{"id":"2y6IgBtE/guzmqpkT","uris":["http://zotero.org/users/14858941/items/U9IWA</vt:lpwstr>
  </property>
  <property fmtid="{D5CDD505-2E9C-101B-9397-08002B2CF9AE}" pid="182" name="ZOTERO_BREF_F69glrCEhxC1_10">
    <vt:lpwstr>:"Xue","given":"Ruidong"},{"family":"Liu","given":"Mo"},{"family":"Bai","given":"Jian"},{"family":"Bao","given":"Jinxia"},{"family":"Wang","given":"Yin"},{"family":"Jiang","given":"Nanhai"},{"family":"Li","given":"Zhixuan"},{"family":"Wang","given":"Wenwe</vt:lpwstr>
  </property>
  <property fmtid="{D5CDD505-2E9C-101B-9397-08002B2CF9AE}" pid="183" name="ZOTERO_BREF_F69glrCEhxC1_11">
    <vt:lpwstr>n"},{"family":"Wang","given":"Ruiru"},{"family":"Zheng","given":"Bo"},{"family":"Yang","given":"Airong"},{"family":"Hu","given":"Ji"},{"family":"Liu","given":"Ke"},{"family":"Shen","given":"Siyun"},{"family":"Zhang","given":"Yangqianwen"},{"family":"Bai",</vt:lpwstr>
  </property>
  <property fmtid="{D5CDD505-2E9C-101B-9397-08002B2CF9AE}" pid="184" name="ZOTERO_BREF_F69glrCEhxC1_12">
    <vt:lpwstr>"given":"Mixue"},{"family":"Wang","given":"Yan"},{"family":"Zhu","given":"Yanjing"},{"family":"Yang","given":"Shuai"},{"family":"Gao","given":"Qiang"},{"family":"Gu","given":"Jin"},{"family":"Gao","given":"Dong"},{"family":"Wang","given":"Xin Wei"},{"fami</vt:lpwstr>
  </property>
  <property fmtid="{D5CDD505-2E9C-101B-9397-08002B2CF9AE}" pid="185" name="ZOTERO_BREF_F69glrCEhxC1_13">
    <vt:lpwstr>ly":"Nakagawa","given":"Hidewaki"},{"family":"Zhang","given":"Ning"},{"family":"Wu","given":"Lin"},{"family":"Rozen","given":"Steven G."},{"family":"Bai","given":"Fan"},{"family":"Wang","given":"Hongyang"}],"issued":{"date-parts":[["2024",3,21]]}}}],"sche</vt:lpwstr>
  </property>
  <property fmtid="{D5CDD505-2E9C-101B-9397-08002B2CF9AE}" pid="186" name="ZOTERO_BREF_F69glrCEhxC1_14">
    <vt:lpwstr>ma":"https://github.com/citation-style-language/schema/raw/master/csl-citation.json"}</vt:lpwstr>
  </property>
  <property fmtid="{D5CDD505-2E9C-101B-9397-08002B2CF9AE}" pid="187" name="ZOTERO_BREF_F69glrCEhxC1_2">
    <vt:lpwstr>MHL"],"itemData":{"id":630,"type":"article-journal","abstract":"Over half of hepatocellular carcinoma (HCC) cases diagnosed worldwide are in China1–3. However, whole-genome analysis of hepatitis B virus (HBV)-associated HCC in Chinese individuals is limit</vt:lpwstr>
  </property>
  <property fmtid="{D5CDD505-2E9C-101B-9397-08002B2CF9AE}" pid="188" name="ZOTERO_BREF_F69glrCEhxC1_3">
    <vt:lpwstr>ed4–8, with current analyses of HCC mainly from non-HBV-enriched populations9,10. Here we initiated the Chinese Liver Cancer Atlas (CLCA) project and performed deep whole-genome sequencing (average depth, 120×) of 494 HCC tumours. We identified 6 coding a</vt:lpwstr>
  </property>
  <property fmtid="{D5CDD505-2E9C-101B-9397-08002B2CF9AE}" pid="189" name="ZOTERO_BREF_F69glrCEhxC1_4">
    <vt:lpwstr>nd 28 non-coding previously undescribed driver candidates. Five previously undescribed mutational signatures were found, including aristolochic-acid-associated indel and doublet base signatures, and a single-base-substitution signature that we termed SBS_</vt:lpwstr>
  </property>
  <property fmtid="{D5CDD505-2E9C-101B-9397-08002B2CF9AE}" pid="190" name="ZOTERO_BREF_F69glrCEhxC1_5">
    <vt:lpwstr>H8. Pentanucleotide context analysis and experimental validation confirmed that SBS_H8 was distinct to the aristolochic-acid-associated SBS22. Notably, HBV integrations could take the form of extrachromosomal circular DNA, resulting in elevated copy numbe</vt:lpwstr>
  </property>
  <property fmtid="{D5CDD505-2E9C-101B-9397-08002B2CF9AE}" pid="191" name="ZOTERO_BREF_F69glrCEhxC1_6">
    <vt:lpwstr>rs and gene expression. Our high-depth data also enabled us to characterize subclonal clustered alterations, including chromothripsis, chromoplexy and kataegis, suggesting that these catastrophic events could also occur in late stages of hepatocarcinogene</vt:lpwstr>
  </property>
  <property fmtid="{D5CDD505-2E9C-101B-9397-08002B2CF9AE}" pid="192" name="ZOTERO_BREF_F69glrCEhxC1_7">
    <vt:lpwstr>sis. Pathway analysis of all classes of alterations further linked non-coding mutations to dysregulation of liver metabolism. Finally, we performed in vitro and in vivo assays to show that fibrinogen alpha chain (FGA), determined as both a candidate codin</vt:lpwstr>
  </property>
  <property fmtid="{D5CDD505-2E9C-101B-9397-08002B2CF9AE}" pid="193" name="ZOTERO_BREF_F69glrCEhxC1_8">
    <vt:lpwstr>g and non-coding driver, regulates HCC progression and metastasis. Our CLCA study depicts a detailed genomic landscape and evolutionary history of HCC in Chinese individuals, providing important clinical implications.","container-title":"Nature","DOI":"10</vt:lpwstr>
  </property>
  <property fmtid="{D5CDD505-2E9C-101B-9397-08002B2CF9AE}" pid="194" name="ZOTERO_BREF_F69glrCEhxC1_9">
    <vt:lpwstr>.1038/s41586-024-07054-3","ISSN":"14764687","language":"en-US","note":"publisher: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"}],"issued":{"date-parts":[["2016",11,4]]}}},{"id":"2y6IgBtE/nwqZ6Nfh","uris":["http://zotero.org/users/14858941/items/MRBGYGMA"],"itemData":{"id":703,"type":"article-journal","abstract":"Many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2020)","noteIndex":0},"citationItems":[{"id":"2y6IgBtE/H9j8LhM0","uris":["http://zotero.org/users/14858941/items/D7AJ6DEW"],"itemData":{"id":719,"type":"article-journal","abstract":"Tobacco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:"Bin","given":"†"},{"family":"Teh","given":"T"},{"family":"Steven","given":"†"},{"family":"Rozen","given":"G"}],"issued":{"date-parts":[["2017"]]}}},{"id":"2y6IgBtE/ZHI8kk9e","uris":["http://zotero.org/users/14858941/items/H6T3QXLU"],"itemData":{"id":715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0",7,1]]}}},{"id":"2y6IgBtE/oZHLjyJU","uris":["http://zotero.org/users/14858941/items/52N2VB8F"],"itemData":{"id":709,"type":"article-journal","abstract":"Mutational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2013)","noteIndex":0},"citationItems":[{"id":"2y6IgBtE/7Abxu0yj","uris":["http://z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A."}],"accessed":{"date-parts":[["2025",4,17]]},"issued":{"date-parts":[["2013",8,7]]}}},{"id":"2y6IgBtE/GvZZYLW8","uris":["http://zo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2015)","noteIndex":0},"citationItems":[{"id":"2y6IgBtE/nwqZ6Nfh","uris":["http://zotero.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en","given":"G"}],"issued":{"date-parts":[["2017"]]}}},{"id":"2y6IgBtE/9iGIb2UW","uris":["http://zotero.org/users/14858941/items/UIWWU7GW"],"itemData":{"id":893,"type":"article-journal","abstract":"Background: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2014)","noteIndex":0},"citationItems":[{"id":"2y6IgBtE/1u4UcPuz","uris":["http://zotero.org/users/14858941/i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UO38VADlX1rp_1">
    <vt:lpwstr>ZOTERO_ITEM CSL_CITATION {"citationID":"Ddl0tSSM","properties":{"formattedCitation":"(Chen et al. 2024b)","plainCitation":"(Chen et al. 2024b)","noteIndex":0},"citationItems":[{"id":11844,"uris":["http://zotero.org/groups/6195561/items/7ZWYU8D3"],"itemDat</vt:lpwstr>
  </property>
  <property fmtid="{D5CDD505-2E9C-101B-9397-08002B2CF9AE}" pid="525" name="ZOTERO_BREF_UO38VADlX1rp_10">
    <vt:lpwstr>:"Xue","given":"Ruidong"},{"family":"Liu","given":"Mo"},{"family":"Bai","given":"Jian"},{"family":"Bao","given":"Jinxia"},{"family":"Wang","given":"Yin"},{"family":"Jiang","given":"Nanhai"},{"family":"Li","given":"Zhixuan"},{"family":"Wang","given":"Wenwe</vt:lpwstr>
  </property>
  <property fmtid="{D5CDD505-2E9C-101B-9397-08002B2CF9AE}" pid="526" name="ZOTERO_BREF_UO38VADlX1rp_11">
    <vt:lpwstr>n"},{"family":"Wang","given":"Ruiru"},{"family":"Zheng","given":"Bo"},{"family":"Yang","given":"Airong"},{"family":"Hu","given":"Ji"},{"family":"Liu","given":"Ke"},{"family":"Shen","given":"Siyun"},{"family":"Zhang","given":"Yangqianwen"},{"family":"Bai",</vt:lpwstr>
  </property>
  <property fmtid="{D5CDD505-2E9C-101B-9397-08002B2CF9AE}" pid="527" name="ZOTERO_BREF_UO38VADlX1rp_12">
    <vt:lpwstr>"given":"Mixue"},{"family":"Wang","given":"Yan"},{"family":"Zhu","given":"Yanjing"},{"family":"Yang","given":"Shuai"},{"family":"Gao","given":"Qiang"},{"family":"Gu","given":"Jin"},{"family":"Gao","given":"Dong"},{"family":"Wang","given":"Xin Wei"},{"fami</vt:lpwstr>
  </property>
  <property fmtid="{D5CDD505-2E9C-101B-9397-08002B2CF9AE}" pid="528" name="ZOTERO_BREF_UO38VADlX1rp_13">
    <vt:lpwstr>ly":"Nakagawa","given":"Hidewaki"},{"family":"Zhang","given":"Ning"},{"family":"Wu","given":"Lin"},{"family":"Rozen","given":"Steven G."},{"family":"Bai","given":"Fan"},{"family":"Wang","given":"Hongyang"}],"issued":{"date-parts":[["2024",3,21]]}}}],"sche</vt:lpwstr>
  </property>
  <property fmtid="{D5CDD505-2E9C-101B-9397-08002B2CF9AE}" pid="529" name="ZOTERO_BREF_UO38VADlX1rp_14">
    <vt:lpwstr>ma":"https://github.com/citation-style-language/schema/raw/master/csl-citation.json"}</vt:lpwstr>
  </property>
  <property fmtid="{D5CDD505-2E9C-101B-9397-08002B2CF9AE}" pid="530" name="ZOTERO_BREF_UO38VADlX1rp_2">
    <vt:lpwstr>a":{"id":11844,"type":"article-journal","abstract":"Over half of hepatocellular carcinoma (HCC) cases diagnosed worldwide are in China1–3. However, whole-genome analysis of hepatitis B virus (HBV)-associated HCC in Chinese individuals is limited4–8, with </vt:lpwstr>
  </property>
  <property fmtid="{D5CDD505-2E9C-101B-9397-08002B2CF9AE}" pid="531" name="ZOTERO_BREF_UO38VADlX1rp_3">
    <vt:lpwstr>current analyses of HCC mainly from non-HBV-enriched populations9,10. Here we initiated the Chinese Liver Cancer Atlas (CLCA) project and performed deep whole-genome sequencing (average depth, 120×) of 494 HCC tumours. We identified 6 coding and 28 non-co</vt:lpwstr>
  </property>
  <property fmtid="{D5CDD505-2E9C-101B-9397-08002B2CF9AE}" pid="532" name="ZOTERO_BREF_UO38VADlX1rp_4">
    <vt:lpwstr>ding previously undescribed driver candidates. Five previously undescribed mutational signatures were found, including aristolochic-acid-associated indel and doublet base signatures, and a single-base-substitution signature that we termed SBS_H8. Pentanuc</vt:lpwstr>
  </property>
  <property fmtid="{D5CDD505-2E9C-101B-9397-08002B2CF9AE}" pid="533" name="ZOTERO_BREF_UO38VADlX1rp_5">
    <vt:lpwstr>leotide context analysis and experimental validation confirmed that SBS_H8 was distinct to the aristolochic-acid-associated SBS22. Notably, HBV integrations could take the form of extrachromosomal circular DNA, resulting in elevated copy numbers and gene </vt:lpwstr>
  </property>
  <property fmtid="{D5CDD505-2E9C-101B-9397-08002B2CF9AE}" pid="534" name="ZOTERO_BREF_UO38VADlX1rp_6">
    <vt:lpwstr>expression. Our high-depth data also enabled us to characterize subclonal clustered alterations, including chromothripsis, chromoplexy and kataegis, suggesting that these catastrophic events could also occur in late stages of hepatocarcinogenesis. Pathway</vt:lpwstr>
  </property>
  <property fmtid="{D5CDD505-2E9C-101B-9397-08002B2CF9AE}" pid="535" name="ZOTERO_BREF_UO38VADlX1rp_7">
    <vt:lpwstr> analysis of all classes of alterations further linked non-coding mutations to dysregulation of liver metabolism. Finally, we performed in vitro and in vivo assays to show that fibrinogen alpha chain (FGA), determined as both a candidate coding and non-co</vt:lpwstr>
  </property>
  <property fmtid="{D5CDD505-2E9C-101B-9397-08002B2CF9AE}" pid="536" name="ZOTERO_BREF_UO38VADlX1rp_8">
    <vt:lpwstr>ding driver, regulates HCC progression and metastasis. Our CLCA study depicts a detailed genomic landscape and evolutionary history of HCC in Chinese individuals, providing important clinical implications.","container-title":"Nature","DOI":"10.1038/s41586</vt:lpwstr>
  </property>
  <property fmtid="{D5CDD505-2E9C-101B-9397-08002B2CF9AE}" pid="537" name="ZOTERO_BREF_UO38VADlX1rp_9">
    <vt:lpwstr>-024-07054-3","ISSN":"14764687","language":"en-US","PMID":"38355797","publisher":"Nature Research","title":"Deep whole-genome analysis of 494 hepatocellular carcinomas","author":[{"family":"Chen","given":"Lei"},{"family":"Zhang","given":"Chong"},{"family"</vt:lpwstr>
  </property>
  <property fmtid="{D5CDD505-2E9C-101B-9397-08002B2CF9AE}" pid="538"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39" name="ZOTERO_BREF_Yu0snU1feDwM_10">
    <vt:lpwstr>iven":"Dominik"},{"family":"Morganella","given":"Sandro"},{"family":"Yates","given":"Lucy R."},{"family":"Staaf","given":"Johan"},{"family":"Zou","given":"Xueqing"},{"family":"Ramakrishna","given":"Manasa"},{"family":"Martin","given":"Sancha"},{"family":"</vt:lpwstr>
  </property>
  <property fmtid="{D5CDD505-2E9C-101B-9397-08002B2CF9AE}" pid="540" name="ZOTERO_BREF_Yu0snU1feDwM_11">
    <vt:lpwstr>Boyault","given":"Sandrine"},{"family":"Sieuwerts","given":"Anieta M."},{"family":"Simpson","given":"Peter T."},{"family":"King","given":"Tari A."},{"family":"Raine","given":"Keiran"},{"family":"Eyfjord","given":"Jorunn E."},{"family":"Kong","given":"Gu"}</vt:lpwstr>
  </property>
  <property fmtid="{D5CDD505-2E9C-101B-9397-08002B2CF9AE}" pid="541" name="ZOTERO_BREF_Yu0snU1feDwM_12">
    <vt:lpwstr>,{"family":"Borg","given":"Åke"},{"family":"Birney","given":"Ewan"},{"family":"Stunnenberg","given":"Hendrik G."},{"family":"Van De Vijver","given":"Marc J."},{"family":"Børresen-Dale","given":"Anne Lise"},{"family":"Martens","given":"John W.M."},{"family</vt:lpwstr>
  </property>
  <property fmtid="{D5CDD505-2E9C-101B-9397-08002B2CF9AE}" pid="542" name="ZOTERO_BREF_Yu0snU1feDwM_13">
    <vt:lpwstr>":"Span","given":"Paul N."},{"family":"Lakhani","given":"Sunil R."},{"family":"Vincent-Salomon","given":"Anne"},{"family":"Sotiriou","given":"Christos"},{"family":"Tutt","given":"Andrew"},{"family":"Thompson","given":"Alastair M."},{"family":"Van Laere","</vt:lpwstr>
  </property>
  <property fmtid="{D5CDD505-2E9C-101B-9397-08002B2CF9AE}" pid="543" name="ZOTERO_BREF_Yu0snU1feDwM_14">
    <vt:lpwstr>given":"Steven"},{"family":"Richardson","given":"Andrea L."},{"family":"Viari","given":"Alain"},{"family":"Campbell","given":"Peter J."},{"family":"Stratton","given":"Michael R."},{"family":"Nik-Zainal","given":"Serena"}],"issued":{"date-parts":[["2017",4</vt:lpwstr>
  </property>
  <property fmtid="{D5CDD505-2E9C-101B-9397-08002B2CF9AE}" pid="544" name="ZOTERO_BREF_Yu0snU1feDwM_15">
    <vt:lpwstr>,1]]}}}],"schema":"https://github.com/citation-style-language/schema/raw/master/csl-citation.json"}</vt:lpwstr>
  </property>
  <property fmtid="{D5CDD505-2E9C-101B-9397-08002B2CF9AE}" pid="545"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46"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47"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48"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49"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50"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51"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52"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53"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54" name="ZOTERO_BREF_hhD988u0jN7V_10">
    <vt:lpwstr>w/master/csl-citation.json"}</vt:lpwstr>
  </property>
  <property fmtid="{D5CDD505-2E9C-101B-9397-08002B2CF9AE}" pid="555"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56"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57"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58"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59"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60"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61"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62" name="ZOTERO_BREF_hhD988u0jN7V_9">
    <vt:lpwstr>"family":"Cutcutache","given":"Ioana"},{"family":"Teh","given":"Bin Tean"},{"family":"Tan","given":"Patrick"},{"family":"Rozen","given":"Steven G."}],"issued":{"date-parts":[["2015",8,26]]}}}],"schema":"https://github.com/citation-style-language/schema/ra</vt:lpwstr>
  </property>
  <property fmtid="{D5CDD505-2E9C-101B-9397-08002B2CF9AE}" pid="563"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64" name="ZOTERO_BREF_sXKgi2ptdMXh_10">
    <vt:lpwstr>,{"family":"Rozen","given":"Steven G"}],"issued":{"date-parts":[["2023",1,10]]}}}],"schema":"https://github.com/citation-style-language/schema/raw/master/csl-citation.json"}</vt:lpwstr>
  </property>
  <property fmtid="{D5CDD505-2E9C-101B-9397-08002B2CF9AE}" pid="565"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66"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67"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68"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69"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70"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71" name="ZOTERO_BREF_sXKgi2ptdMXh_8">
    <vt:lpwstr>rmatics","DOI":"10.1093/nargab/lqad005","ISSN":"2631-9268","issue":"1","language":"en","license":"https://creativecommons.org/licenses/by/4.0/","page":"lqad005","PMID":"36694663","PMCID":"PMC9869330","source":"DOI.org (Crossref)","title":"mSigHdp: hierarc</vt:lpwstr>
  </property>
  <property fmtid="{D5CDD505-2E9C-101B-9397-08002B2CF9AE}" pid="572" name="ZOTERO_BREF_sXKgi2ptdMXh_9">
    <vt:lpwstr>hical Dirichlet process mixture modeling for mutational signature discovery","title-short":"mSigHdp","volume":"5","author":[{"family":"Liu","given":"Mo"},{"family":"Wu","given":"Yang"},{"family":"Jiang","given":"Nanhai"},{"family":"Boot","given":"Arnoud"}</vt:lpwstr>
  </property>
  <property fmtid="{D5CDD505-2E9C-101B-9397-08002B2CF9AE}" pid="573"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74"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75"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76"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77"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78"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79"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80"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81" name="ZOTERO_BREF_xeDB1zkV4c3y_17">
    <vt:lpwstr>l"},{"family":"Zhao","given":"Salome Jingchen"},{"family":"Chmelova","given":"Lucia"},{"family":"Black","given":"Daniella"},{"family":"Heskin","given":"Laura"},{"family":"Dias","given":"João"},{"family":"Young","given":"Jamie"},{"family":"Memari","given":</vt:lpwstr>
  </property>
  <property fmtid="{D5CDD505-2E9C-101B-9397-08002B2CF9AE}" pid="582" name="ZOTERO_BREF_xeDB1zkV4c3y_18">
    <vt:lpwstr>"Yasin"},{"family":"Shooter","given":"Scott"},{"family":"Czarnecki","given":"Jan"},{"family":"Brown","given":"Matthew Arthur"},{"family":"Davies","given":"Helen Ruth"},{"family":"Zou","given":"Xueqing"},{"family":"Nik-Zainal","given":"Serena"}],"accessed"</vt:lpwstr>
  </property>
  <property fmtid="{D5CDD505-2E9C-101B-9397-08002B2CF9AE}" pid="583" name="ZOTERO_BREF_xeDB1zkV4c3y_19">
    <vt:lpwstr>:{"date-parts":[["2025",5,14]]},"issued":{"date-parts":[["2025",4,10]]}}},{"id":"2y6IgBtE/yQgz8iGa","uris":["http://zotero.org/users/14858941/items/X8LCP38K"],"itemData":{"id":726,"type":"article-journal","abstract":"Abstract\n            \n              </vt:lpwstr>
  </property>
  <property fmtid="{D5CDD505-2E9C-101B-9397-08002B2CF9AE}" pid="584" name="ZOTERO_BREF_xeDB1zkV4c3y_2">
    <vt:lpwstr>ionItems":[{"id":"2y6IgBtE/L26fshU4","uris":["http://zotero.org/users/14858941/items/WC3TIICG"],"itemData":{"id":636,"type":"article-journal","abstract":"Mutational signature analysis is a recent computational approach for interpreting somatic mutations i</vt:lpwstr>
  </property>
  <property fmtid="{D5CDD505-2E9C-101B-9397-08002B2CF9AE}" pid="585"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86"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87"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88"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89"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90"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91"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92" name="ZOTERO_BREF_xeDB1zkV4c3y_27">
    <vt:lpwstr>mas C."},{"family":"Nadeu","given":"Ferran"},{"family":"Hindshaw","given":"Rebecca L."},{"family":"Rios Szwed","given":"Diana O."},{"family":"Nicholson","given":"Michael D."},{"family":"Carroll","given":"Paula"},{"family":"Boyle","given":"Shelagh"},{"fami</vt:lpwstr>
  </property>
  <property fmtid="{D5CDD505-2E9C-101B-9397-08002B2CF9AE}" pid="593" name="ZOTERO_BREF_xeDB1zkV4c3y_28">
    <vt:lpwstr>ly":"Royo","given":"Romina"},{"family":"Cornish","given":"Alex J."},{"family":"Xiang","given":"Hang"},{"family":"Ridout","given":"Kate"},{"literal":"The Genomics England Research Consortium"},{"family":"Ambrose","given":"John C."},{"family":"Arumugam","gi</vt:lpwstr>
  </property>
  <property fmtid="{D5CDD505-2E9C-101B-9397-08002B2CF9AE}" pid="594" name="ZOTERO_BREF_xeDB1zkV4c3y_29">
    <vt:lpwstr>ven":"Prabhu"},{"family":"Bevers","given":"Roel"},{"family":"Bleda","given":"Marta"},{"family":"Boardman-Pretty","given":"Freya"},{"family":"Boustred","given":"Christopher R."},{"family":"Brittain","given":"Helen"},{"family":"Caulfield","given":"Mark J."}</vt:lpwstr>
  </property>
  <property fmtid="{D5CDD505-2E9C-101B-9397-08002B2CF9AE}" pid="595"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96" name="ZOTERO_BREF_xeDB1zkV4c3y_30">
    <vt:lpwstr>,{"family":"Chan","given":"Georgia C."},{"family":"Elgar","given":"Greg"},{"family":"Fowler","given":"Tom"},{"family":"Giess","given":"Adam"},{"family":"Hamblin","given":"Angela"},{"family":"Henderson","given":"Shirley"},{"family":"Hubbard","given":"Tim J</vt:lpwstr>
  </property>
  <property fmtid="{D5CDD505-2E9C-101B-9397-08002B2CF9AE}" pid="597" name="ZOTERO_BREF_xeDB1zkV4c3y_31">
    <vt:lpwstr>. P."},{"family":"Jackson","given":"Rob"},{"family":"Jones","given":"Louise J."},{"family":"Kasperaviciute","given":"Dalia"},{"family":"Kayikci","given":"Melis"},{"family":"Kousathanas","given":"Athanasios"},{"family":"Lahnstein","given":"Lea"},{"family":</vt:lpwstr>
  </property>
  <property fmtid="{D5CDD505-2E9C-101B-9397-08002B2CF9AE}" pid="598" name="ZOTERO_BREF_xeDB1zkV4c3y_32">
    <vt:lpwstr>"Leigh","given":"Sarah E. A."},{"family":"Leong","given":"Ivonne U. S."},{"family":"Lopez","given":"Javier F."},{"family":"Maleady-Crowe","given":"Fiona"},{"family":"McEntagart","given":"Meriel"},{"family":"Minneci","given":"Federico"},{"family":"Moutsian</vt:lpwstr>
  </property>
  <property fmtid="{D5CDD505-2E9C-101B-9397-08002B2CF9AE}" pid="599" name="ZOTERO_BREF_xeDB1zkV4c3y_33">
    <vt:lpwstr>as","given":"Loukas"},{"family":"Mueller","given":"Michael"},{"family":"Murugaesu","given":"Nirupa"},{"family":"Need","given":"Anna C."},{"family":"O’Donovan","given":"Peter"},{"family":"Odhams","given":"Chris A."},{"family":"Patch","given":"Christine"},{</vt:lpwstr>
  </property>
  <property fmtid="{D5CDD505-2E9C-101B-9397-08002B2CF9AE}" pid="600" name="ZOTERO_BREF_xeDB1zkV4c3y_34">
    <vt:lpwstr>"family":"Pereira","given":"Mariana Buongermino"},{"family":"Perez-Gil","given":"Daniel"},{"family":"Pullinger","given":"John"},{"family":"Rahim","given":"Tahrima"},{"family":"Rendon","given":"Augusto"},{"family":"Rogers","given":"Tim"},{"family":"Savage"</vt:lpwstr>
  </property>
  <property fmtid="{D5CDD505-2E9C-101B-9397-08002B2CF9AE}" pid="601" name="ZOTERO_BREF_xeDB1zkV4c3y_35">
    <vt:lpwstr>,"given":"Kevin"},{"family":"Sawant","given":"Kushmita"},{"family":"Scott","given":"Richard H."},{"family":"Siddiq","given":"Afshan"},{"family":"Sieghart","given":"Alexander"},{"family":"Smith","given":"Samuel C."},{"family":"Sosinsky","given":"Alona"},{"</vt:lpwstr>
  </property>
  <property fmtid="{D5CDD505-2E9C-101B-9397-08002B2CF9AE}" pid="602" name="ZOTERO_BREF_xeDB1zkV4c3y_36">
    <vt:lpwstr>family":"Stuckey","given":"Alexander"},{"family":"Tanguy","given":"Mélanie"},{"family":"Taylor Tavares","given":"Ana Lisa"},{"family":"Thomas","given":"Ellen R. A."},{"family":"Thompson","given":"Simon R."},{"family":"Tucci","given":"Arianna"},{"family":"</vt:lpwstr>
  </property>
  <property fmtid="{D5CDD505-2E9C-101B-9397-08002B2CF9AE}" pid="603"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604" name="ZOTERO_BREF_xeDB1zkV4c3y_38">
    <vt:lpwstr>{"family":"Cornish","given":"Alex"},{"family":"Kinnersley","given":"Ben"},{"family":"Houlston","given":"Richard"},{"family":"Wedge","given":"David"},{"family":"Gruber","given":"Andreas"},{"family":"Frangou","given":"Anna"},{"family":"Cross","given":"Willi</vt:lpwstr>
  </property>
  <property fmtid="{D5CDD505-2E9C-101B-9397-08002B2CF9AE}" pid="605" name="ZOTERO_BREF_xeDB1zkV4c3y_39">
    <vt:lpwstr>am"},{"family":"Graham","given":"Trevor"},{"family":"Sottoriva","given":"Andrea"},{"family":"Caravagna","given":"Gulio"},{"family":"Lopez-Bigas","given":"Nuria"},{"family":"Arnedo-Pac","given":"Claudia"},{"family":"Church","given":"David"},{"family":"Cull</vt:lpwstr>
  </property>
  <property fmtid="{D5CDD505-2E9C-101B-9397-08002B2CF9AE}" pid="606"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607" name="ZOTERO_BREF_xeDB1zkV4c3y_40">
    <vt:lpwstr>iford","given":"Richard"},{"family":"Thorn","given":"Steve"},{"family":"Quirke","given":"Phil"},{"family":"Wood","given":"Henry"},{"family":"Tomlinson","given":"Ian"},{"family":"Noyvert","given":"Boris"},{"family":"Schuh","given":"Anna"},{"family":"Aden",</vt:lpwstr>
  </property>
  <property fmtid="{D5CDD505-2E9C-101B-9397-08002B2CF9AE}" pid="608" name="ZOTERO_BREF_xeDB1zkV4c3y_41">
    <vt:lpwstr>"given":"Konrad"},{"family":"Palles","given":"Claire"},{"family":"Campo","given":"Elias"},{"family":"Stankovic","given":"Tatjana"},{"family":"Taylor","given":"Martin S."},{"family":"Jackson","given":"Andrew P."}],"issued":{"date-parts":[["2022",2,24]]}}}]</vt:lpwstr>
  </property>
  <property fmtid="{D5CDD505-2E9C-101B-9397-08002B2CF9AE}" pid="609" name="ZOTERO_BREF_xeDB1zkV4c3y_42">
    <vt:lpwstr>,"schema":"https://github.com/citation-style-language/schema/raw/master/csl-citation.json"}</vt:lpwstr>
  </property>
  <property fmtid="{D5CDD505-2E9C-101B-9397-08002B2CF9AE}" pid="610"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611"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612"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613"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14" name="ZOTERO_BREF_xeDB1zkV4c3y_9">
    <vt:lpwstr>n":"David"},{"family":"Ljungström","given":"Viktor"},{"family":"Park","given":"Peter J."}],"issued":{"date-parts":[["2024",3,1]]}}},{"id":"2y6IgBtE/1hJjgiIY","uris":["http://zotero.org/users/14858941/items/TMR7S8H6"],"itemData":{"id":899,"type":"article-j</vt:lpwstr>
  </property>
  <property fmtid="{D5CDD505-2E9C-101B-9397-08002B2CF9AE}" pid="615" name="ZOTERO_PREF_1">
    <vt:lpwstr>&lt;data data-version="3" zotero-version="9.0.3"&gt;&lt;session id="2y6IgBtE"/&gt;&lt;style id="http://www.zotero.org/styles/chicago-author-date" locale="en-GB" hasBibliography="1" bibliographyStyleHasBeenSet="1"/&gt;&lt;prefs&gt;&lt;pref name="fieldType" value="Bookmark"/&gt;&lt;pref na</vt:lpwstr>
  </property>
  <property fmtid="{D5CDD505-2E9C-101B-9397-08002B2CF9AE}" pid="616" name="ZOTERO_PREF_2">
    <vt:lpwstr>me="automaticJournalAbbreviations" value="true"/&gt;&lt;/prefs&gt;&lt;/data&gt;</vt:lpwstr>
  </property>
</Properties>
</file>