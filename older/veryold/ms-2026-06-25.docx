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w:t>
      </w:r>
      <w:r>
        <w:rPr>
          <w:rFonts w:hint="eastAsia"/>
        </w:rPr>
        <w:t>*</w:t>
      </w:r>
      <w:r>
        <w:rPr/>
        <w:t xml:space="preserve">, </w:t>
      </w:r>
      <w:r>
        <w:rPr>
          <w:rFonts w:hint="eastAsia"/>
        </w:rPr>
        <w:t xml:space="preserve">Ying Yang1, </w:t>
      </w:r>
      <w:r>
        <w:rPr/>
        <w:t>Runtian Yao</w:t>
      </w:r>
      <w:r>
        <w:rPr>
          <w:rFonts w:hint="eastAsia"/>
        </w:rPr>
        <w:t>2</w:t>
      </w:r>
      <w:r>
        <w:rPr/>
        <w:t>, Qi Zheng</w:t>
      </w:r>
      <w:r>
        <w:rPr>
          <w:rFonts w:hint="eastAsia"/>
        </w:rPr>
        <w:t xml:space="preserve">1, Runxi Shen3, </w:t>
      </w:r>
      <w:r>
        <w:rPr/>
        <w:t>Steven G. Rozen4</w:t>
      </w:r>
      <w:r>
        <w:rPr>
          <w:rFonts w:hint="eastAsia"/>
        </w:rPr>
        <w:t>#</w:t>
      </w:r>
    </w:p>
    <w:p>
      <w:pPr>
        <w:pStyle w:val="authorsandaff"/>
        <w:rPr/>
      </w:pPr>
      <w:r>
        <w:rPr/>
        <w:t xml:space="preserve">1 Sino-French Hoffmann Institute, School of Basic Medical Sciences, </w:t>
      </w:r>
      <w:r>
        <w:rPr>
          <w:rFonts w:eastAsia="宋体"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Zhongshan School of Medicine, Sun Yat-sen University Shenzhen Campus,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xml:space="preserve">, </w:t>
      </w:r>
      <w:hyperlink r:id="rId3">
        <w:r>
          <w:rPr>
            <w:rStyle w:val="Hyperlink"/>
            <w:rFonts w:hint="eastAsia"/>
          </w:rPr>
          <w:t>steverozen@pm.me</w:t>
        </w:r>
      </w:hyperlink>
    </w:p>
    <w:p>
      <w:pPr>
        <w:pStyle w:val="authorsandaff"/>
        <w:rPr/>
      </w:pPr>
      <w:r>
        <w:rPr>
          <w:rFonts w:hint="eastAsia"/>
        </w:rPr>
        <w:t xml:space="preserve">* </w:t>
      </w:r>
      <w:r>
        <w:rPr/>
        <w:t>These authors contributed equally</w:t>
      </w:r>
    </w:p>
    <w:p>
      <w:pPr>
        <w:pStyle w:val="Normal"/>
        <w:ind w:hanging="0"/>
        <w:rPr/>
      </w:pPr>
      <w:r>
        <w:rPr/>
      </w:r>
    </w:p>
    <w:p>
      <w:pPr>
        <w:pStyle w:val="Normal"/>
        <w:rPr/>
      </w:pPr>
      <w:r>
        <w:rPr/>
      </w:r>
    </w:p>
    <w:p>
      <w:pPr>
        <w:pStyle w:val="Normal"/>
        <w:rPr>
          <w:rFonts w:eastAsia="宋体"/>
          <w:sz w:val="20"/>
          <w:szCs w:val="20"/>
        </w:rPr>
      </w:pPr>
      <w:r>
        <w:rPr>
          <w:sz w:val="20"/>
          <w:szCs w:val="20"/>
        </w:rPr>
        <w:t>Notes: 7 display items allowed</w:t>
      </w:r>
      <w:r>
        <w:rPr>
          <w:rFonts w:eastAsia="宋体" w:hint="eastAsia"/>
          <w:sz w:val="20"/>
          <w:szCs w:val="20"/>
        </w:rPr>
        <w:t xml:space="preserve"> (We will have 1 table and 6 main figures)</w:t>
      </w:r>
    </w:p>
    <w:p>
      <w:pPr>
        <w:pStyle w:val="BodyText"/>
        <w:rPr/>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pPr>
        <w:pStyle w:val="BodyText"/>
        <w:numPr>
          <w:ilvl w:val="0"/>
          <w:numId w:val="3"/>
        </w:numPr>
        <w:tabs>
          <w:tab w:val="clear" w:pos="720"/>
          <w:tab w:val="left" w:pos="0" w:leader="none"/>
        </w:tabs>
        <w:spacing w:lineRule="auto" w:line="480" w:before="0" w:after="0"/>
        <w:rPr/>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pPr>
        <w:pStyle w:val="BodyText"/>
        <w:numPr>
          <w:ilvl w:val="0"/>
          <w:numId w:val="4"/>
        </w:numPr>
        <w:tabs>
          <w:tab w:val="clear" w:pos="720"/>
          <w:tab w:val="left" w:pos="0" w:leader="none"/>
        </w:tabs>
        <w:spacing w:lineRule="auto" w:line="480" w:before="0" w:after="0"/>
        <w:rPr/>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4" w:tgtFrame="_blank">
        <w:r>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5">
        <w:r>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6">
        <w:r>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7">
        <w:r>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8">
        <w:r>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 xml:space="preserve">We present a unified repertoire of indel mutational signatures in 6,975 tumors across </w:t>
      </w:r>
      <w:r>
        <w:rPr>
          <w:rFonts w:eastAsia="宋体" w:hint="eastAsia"/>
          <w:b w:val="false"/>
          <w:bCs w:val="false"/>
        </w:rPr>
        <w:t>36</w:t>
      </w:r>
      <w:r>
        <w:rPr>
          <w:rFonts w:hint="eastAsia"/>
          <w:b w:val="false"/>
          <w:bCs w:val="false"/>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false"/>
          <w:bCs w:val="false"/>
        </w:rPr>
        <w:t xml:space="preserve">VCF </w:t>
      </w:r>
      <w:r>
        <w:rPr>
          <w:rFonts w:hint="eastAsia"/>
          <w:b w:val="false"/>
          <w:bCs w:val="false"/>
        </w:rPr>
        <w:t>files.</w:t>
      </w:r>
    </w:p>
    <w:p>
      <w:pPr>
        <w:pStyle w:val="Heading1"/>
        <w:spacing w:before="0" w:after="120"/>
        <w:rPr/>
      </w:pPr>
      <w:r>
        <w:rPr>
          <w:rFonts w:hint="eastAsia"/>
        </w:rPr>
        <w:t>150</w:t>
      </w:r>
      <w:r>
        <w:br w:type="page"/>
      </w:r>
    </w:p>
    <w:p>
      <w:pPr>
        <w:pStyle w:val="Normal"/>
        <w:spacing w:lineRule="auto" w:line="360" w:before="0" w:after="0"/>
        <w:ind w:hanging="0"/>
        <w:rPr>
          <w:rFonts w:eastAsia="宋体"/>
          <w:b/>
          <w:bCs/>
        </w:rPr>
      </w:pPr>
      <w:r>
        <w:rPr>
          <w:rFonts w:eastAsia="宋体" w:hint="eastAsia"/>
          <w:b/>
          <w:bCs/>
        </w:rPr>
        <w:t>Graphical Abstract</w:t>
      </w:r>
    </w:p>
    <w:p>
      <w:pPr>
        <w:pStyle w:val="Normal"/>
        <w:spacing w:lineRule="auto" w:line="360" w:before="0" w:after="0"/>
        <w:ind w:hanging="0"/>
        <w:rPr>
          <w:rFonts w:eastAsia="宋体"/>
          <w:b/>
          <w:bCs/>
        </w:rPr>
      </w:pPr>
      <w:r>
        <w:rPr>
          <w:rFonts w:eastAsia="宋体"/>
          <w:b/>
          <w:bCs/>
        </w:rPr>
        <w:drawing>
          <wp:inline distT="0" distB="0" distL="0" distR="0">
            <wp:extent cx="5943600" cy="636714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9"/>
                    <a:stretch>
                      <a:fillRect/>
                    </a:stretch>
                  </pic:blipFill>
                  <pic:spPr bwMode="auto">
                    <a:xfrm>
                      <a:off x="0" y="0"/>
                      <a:ext cx="5943600" cy="6367145"/>
                    </a:xfrm>
                    <a:prstGeom prst="rect">
                      <a:avLst/>
                    </a:prstGeom>
                    <a:noFill/>
                  </pic:spPr>
                </pic:pic>
              </a:graphicData>
            </a:graphic>
          </wp:inline>
        </w:drawing>
      </w:r>
    </w:p>
    <w:p>
      <w:pPr>
        <w:pStyle w:val="Normal"/>
        <w:spacing w:lineRule="auto" w:line="360" w:before="0" w:after="0"/>
        <w:ind w:hanging="0"/>
        <w:rPr>
          <w:rFonts w:eastAsia="宋体"/>
          <w:b/>
          <w:bCs/>
        </w:rPr>
      </w:pPr>
      <w:r>
        <w:rPr>
          <w:rFonts w:eastAsia="宋体"/>
          <w:b/>
          <w:bCs/>
        </w:rPr>
        <w:t>Highlights</w:t>
      </w:r>
    </w:p>
    <w:p>
      <w:pPr>
        <w:pStyle w:val="Normal"/>
        <w:numPr>
          <w:ilvl w:val="0"/>
          <w:numId w:val="5"/>
        </w:numPr>
        <w:spacing w:lineRule="auto" w:line="360" w:before="0" w:after="0"/>
        <w:rPr>
          <w:rFonts w:eastAsia="宋体"/>
        </w:rPr>
      </w:pPr>
      <w:r>
        <w:rPr>
          <w:rFonts w:eastAsia="宋体"/>
        </w:rPr>
        <w:t xml:space="preserve">Unified indel repertoire across 6,975 genomes with mapping </w:t>
      </w:r>
      <w:r>
        <w:rPr>
          <w:rFonts w:eastAsia="宋体"/>
        </w:rPr>
        <w:t>between signatures in different classification schemes</w:t>
      </w:r>
    </w:p>
    <w:p>
      <w:pPr>
        <w:pStyle w:val="Normal"/>
        <w:numPr>
          <w:ilvl w:val="0"/>
          <w:numId w:val="5"/>
        </w:numPr>
        <w:spacing w:lineRule="auto" w:line="360" w:before="0" w:after="0"/>
        <w:rPr>
          <w:rFonts w:eastAsia="宋体"/>
        </w:rPr>
      </w:pPr>
      <w:r>
        <w:rPr>
          <w:rFonts w:eastAsia="宋体"/>
        </w:rPr>
        <w:t>Discovery of 26 novel 89-type and 1</w:t>
      </w:r>
      <w:r>
        <w:rPr>
          <w:rFonts w:eastAsia="宋体" w:hint="eastAsia"/>
        </w:rPr>
        <w:t>1</w:t>
      </w:r>
      <w:r>
        <w:rPr>
          <w:rFonts w:eastAsia="宋体"/>
        </w:rPr>
        <w:t xml:space="preserve"> novel 83-type indel mutational signatures</w:t>
      </w:r>
    </w:p>
    <w:p>
      <w:pPr>
        <w:pStyle w:val="Normal"/>
        <w:numPr>
          <w:ilvl w:val="0"/>
          <w:numId w:val="5"/>
        </w:numPr>
        <w:spacing w:lineRule="auto" w:line="360" w:before="0" w:after="0"/>
        <w:rPr>
          <w:rFonts w:eastAsia="宋体"/>
        </w:rPr>
      </w:pPr>
      <w:r>
        <w:rPr>
          <w:rFonts w:eastAsia="宋体"/>
        </w:rPr>
        <w:t>Integrative topography across transcription, replication, and genic regions</w:t>
      </w:r>
    </w:p>
    <w:p>
      <w:pPr>
        <w:pStyle w:val="Normal"/>
        <w:numPr>
          <w:ilvl w:val="0"/>
          <w:numId w:val="5"/>
        </w:numPr>
        <w:spacing w:lineRule="auto" w:line="360" w:before="0" w:after="0"/>
        <w:rPr>
          <w:rFonts w:eastAsia="宋体"/>
        </w:rPr>
      </w:pPr>
      <w:r>
        <w:rPr>
          <w:rFonts w:eastAsia="宋体"/>
        </w:rPr>
        <w:t xml:space="preserve">Web portal and software for systematic indel browsing and </w:t>
      </w:r>
      <w:r>
        <w:rPr>
          <w:rFonts w:eastAsia="宋体"/>
        </w:rPr>
        <w:t>matrix generation from VCF files</w:t>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w:t>
      </w:r>
      <w:bookmarkEnd w:id="7"/>
      <w:r>
        <w:rPr>
          <w:rFonts w:hint="eastAsia"/>
        </w:rPr>
        <w:t>.</w:t>
      </w:r>
    </w:p>
    <w:p>
      <w:pPr>
        <w:pStyle w:val="Normal"/>
        <w:rPr/>
      </w:pPr>
      <w:r>
        <w:rP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Koh et al. 2025; Davies et al. 2017)</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hycBRyjwvW2u"/>
      <w:r>
        <w:rPr/>
        <w:t>(Koh et al. 2025)</w:t>
      </w:r>
      <w:bookmarkEnd w:id="10"/>
      <w:r>
        <w:rPr/>
        <w:t xml:space="preserve"> proposed two classification schemes, one with 89 types of indel and one with 476 types (Figure 1). </w:t>
      </w:r>
    </w:p>
    <w:p>
      <w:pPr>
        <w:pStyle w:val="Normal"/>
        <w:rPr/>
      </w:pPr>
      <w:r>
        <w:rP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 ≥</w:t>
      </w:r>
      <w:r>
        <w:rPr>
          <w:rFonts w:hint="eastAsia"/>
        </w:rPr>
        <w:t xml:space="preserve">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1" w:name="ZOTERO_BREF_DSm1vQOtZRZy"/>
      <w:r>
        <w:rPr/>
        <w:t>(Koh et al. 2025)</w:t>
      </w:r>
      <w:bookmarkEnd w:id="11"/>
      <w:r>
        <w:rPr/>
        <w:t xml:space="preserve"> </w:t>
      </w:r>
      <w:r>
        <w:rPr>
          <w:shd w:fill="00FFFF" w:val="clear"/>
        </w:rPr>
        <w:t>(Figure 1, Table S1)</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w:t>
      </w:r>
      <w:r>
        <w:rPr>
          <w:rFonts w:eastAsia="Liberation Serif" w:cs="Liberation Serif" w:ascii="Liberation Serif" w:hAnsi="Liberation Serif"/>
        </w:rPr>
        <w:t>≥</w:t>
      </w:r>
      <w:r>
        <w:rPr/>
        <w:t xml:space="preserve">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cs="DejaVu Sans" w:hint="eastAsia" w:ascii="DejaVu Sans" w:hAnsi="DejaVu Sans"/>
        </w:rPr>
        <w:t>→</w:t>
      </w:r>
      <w:r>
        <w:rPr/>
        <w:t>AA or ATTA</w:t>
      </w:r>
      <w:r>
        <w:rPr>
          <w:rFonts w:cs="DejaVu Sans" w:hint="eastAsia" w:ascii="DejaVu Sans" w:hAnsi="DejaVu Sans"/>
        </w:rPr>
        <w:t>→</w:t>
      </w:r>
      <w:r>
        <w:rPr/>
        <w:t>ATA are distinguished from deletions of CTA</w:t>
      </w:r>
      <w:r>
        <w:rPr>
          <w:rFonts w:cs="DejaVu Sans" w:hint="eastAsia" w:ascii="DejaVu Sans" w:hAnsi="DejaVu Sans"/>
        </w:rPr>
        <w:t>→</w:t>
      </w:r>
      <w:r>
        <w:rPr/>
        <w:t>CA or CTTA</w:t>
      </w:r>
      <w:r>
        <w:rPr>
          <w:rFonts w:cs="DejaVu Sans" w:hint="eastAsia" w:ascii="DejaVu Sans" w:hAnsi="DejaVu Sans"/>
        </w:rPr>
        <w:t>→</w:t>
      </w:r>
      <w:r>
        <w:rPr/>
        <w:t>CTA, but the deletions CTA</w:t>
      </w:r>
      <w:r>
        <w:rPr>
          <w:rFonts w:cs="DejaVu Sans" w:hint="eastAsia" w:ascii="DejaVu Sans" w:hAnsi="DejaVu Sans"/>
        </w:rPr>
        <w:t>→</w:t>
      </w:r>
      <w:r>
        <w:rPr/>
        <w:t>CA and CTTTTA</w:t>
      </w:r>
      <w:r>
        <w:rPr>
          <w:rFonts w:cs="DejaVu Sans" w:hint="eastAsia" w:ascii="DejaVu Sans" w:hAnsi="DejaVu Sans"/>
        </w:rPr>
        <w:t>→</w:t>
      </w:r>
      <w:r>
        <w:rP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cs="DejaVu Sans" w:hint="eastAsia" w:ascii="DejaVu Sans" w:hAnsi="DejaVu Sans"/>
        </w:rPr>
        <w:t>→</w:t>
      </w:r>
      <w:r>
        <w:rPr/>
        <w:t>AA, CTA</w:t>
      </w:r>
      <w:r>
        <w:rPr>
          <w:rFonts w:cs="DejaVu Sans" w:hint="eastAsia" w:ascii="DejaVu Sans" w:hAnsi="DejaVu Sans"/>
        </w:rPr>
        <w:t>→</w:t>
      </w:r>
      <w:r>
        <w:rPr/>
        <w:t>CA, and GTA</w:t>
      </w:r>
      <w:r>
        <w:rPr>
          <w:rFonts w:cs="DejaVu Sans" w:hint="eastAsia" w:ascii="DejaVu Sans" w:hAnsi="DejaVu Sans"/>
        </w:rPr>
        <w:t>→</w:t>
      </w:r>
      <w:r>
        <w:rPr/>
        <w:t xml:space="preserve">GA. The classifications of indels of 2 or more bases are less intuitive. </w:t>
      </w:r>
      <w:r>
        <w:rPr>
          <w:shd w:fill="00FFFF" w:val="clear"/>
        </w:rPr>
        <w:t>Table S1</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宋体" w:hint="eastAsia"/>
        </w:rPr>
        <w:t xml:space="preserve"> </w:t>
      </w:r>
      <w:r>
        <w:rPr>
          <w:rFonts w:eastAsia="宋体" w:hint="eastAsia"/>
          <w:shd w:fill="00FFFF" w:val="clear"/>
        </w:rPr>
        <w:t>(</w:t>
      </w:r>
      <w:r>
        <w:rPr>
          <w:rFonts w:eastAsia="宋体"/>
          <w:shd w:fill="00FFFF" w:val="clear"/>
        </w:rPr>
        <w:t>https://indelsigbrowser.shinyapps.io/main/</w:t>
      </w:r>
      <w:r>
        <w:rPr>
          <w:rFonts w:eastAsia="宋体" w:hint="eastAsia"/>
          <w:shd w:fill="00FFFF" w:val="clear"/>
        </w:rPr>
        <w:t>)</w:t>
      </w:r>
      <w:r>
        <w:rPr/>
        <w:t xml:space="preserve"> </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w:t>
      </w:r>
      <w:r>
        <w:rPr>
          <w:rFonts w:eastAsia="宋体" w:hint="eastAsia"/>
        </w:rPr>
        <w:t>6</w:t>
      </w:r>
      <w:r>
        <w:rPr/>
        <w:t xml:space="preserve"> cancer types using a method based on hierarchical Dirichlet processes </w:t>
      </w:r>
      <w:bookmarkStart w:id="12" w:name="ZOTERO_BREF_sXKgi2ptdMXh"/>
      <w:r>
        <w:rPr/>
        <w:t>(Liu et al. 2023)</w:t>
      </w:r>
      <w:bookmarkEnd w:id="12"/>
      <w:r>
        <w:rPr/>
        <w:t xml:space="preserve">, and a method based on non-negative matrix factorization </w:t>
      </w:r>
      <w:bookmarkStart w:id="13" w:name="ZOTERO_BREF_Ax2rB3g50il2"/>
      <w:r>
        <w:rPr/>
        <w:t>(Islam et al. 2022)</w:t>
      </w:r>
      <w:bookmarkEnd w:id="13"/>
      <w:r>
        <w:rPr/>
        <w:t xml:space="preserve">. The extracted signatures were broadly consistent between the two methods </w:t>
      </w:r>
      <w:r>
        <w:rPr>
          <w:highlight w:val="cyan"/>
          <w:shd w:fill="FFFF00" w:val="clear"/>
        </w:rPr>
        <w:t>(</w:t>
      </w:r>
      <w:r>
        <w:rPr>
          <w:shd w:fill="00FFFF" w:val="clear"/>
        </w:rPr>
        <w:t>Tables 1, S2-S8,</w:t>
      </w:r>
      <w:r>
        <w:rPr>
          <w:shd w:fill="FFFF00" w:val="clear"/>
        </w:rPr>
        <w:t xml:space="preserve"> </w:t>
      </w:r>
      <w:r>
        <w:rPr>
          <w:rFonts w:eastAsia="宋体"/>
          <w:shd w:fill="00FFFF" w:val="clear"/>
        </w:rPr>
        <w:t>https://indelsigbrowser.shinyapps.io/main/</w:t>
      </w:r>
      <w:r>
        <w:rP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rPr/>
        <w:t xml:space="preserve"> were discovered. Further evidence of their robustness derives from the identification of tumor spectra dominated by a single signature. For</w:t>
      </w:r>
      <w:r>
        <w:rPr>
          <w:rFonts w:eastAsia="宋体" w:hint="eastAsia"/>
        </w:rPr>
        <w:t xml:space="preserve"> 35 </w:t>
      </w:r>
      <w:r>
        <w:rPr/>
        <w:t>of the 44 signatures, we identified tumor spectra with &gt;</w:t>
      </w:r>
      <w:r>
        <w:rPr>
          <w:rFonts w:eastAsia="宋体" w:hint="eastAsia"/>
        </w:rPr>
        <w:t xml:space="preserve"> 0.95 </w:t>
      </w:r>
      <w:r>
        <w:rPr/>
        <w:t xml:space="preserve">cosine similarity, and 39 of the signatures had tumor spectra with &gt; 0.90 similarity (Table 1). Of the 44 signatures identified in the 89-type classification, similar signatures were previously described for 18 </w:t>
      </w:r>
      <w:bookmarkStart w:id="14" w:name="ZOTERO_BREF_0qMQgAENxeSA"/>
      <w:r>
        <w:rPr/>
        <w:t>(Koh et al. 2025)</w:t>
      </w:r>
      <w:bookmarkEnd w:id="14"/>
      <w:r>
        <w:rPr/>
        <w:t xml:space="preserve">. We also carried out signature discovery in spectra in the 83-type classification, and discovered 34 signatures, of which 20 were similar to signatures in the COSMIC reference set, and 3 additional signatures were similar to signatures identified in </w:t>
      </w:r>
      <w:bookmarkStart w:id="15" w:name="ZOTERO_BREF_RenPiKIXIJyQ"/>
      <w:r>
        <w:rPr/>
        <w:t>(Jin et al. 2024b)</w:t>
      </w:r>
      <w:bookmarkEnd w:id="15"/>
      <w:r>
        <w:rPr/>
        <w:t xml:space="preserve"> (Table 1).</w:t>
      </w:r>
    </w:p>
    <w:p>
      <w:pPr>
        <w:pStyle w:val="normalfirst"/>
        <w:ind w:firstLine="720"/>
        <w:rPr/>
      </w:pPr>
      <w:r>
        <w:rPr/>
        <w:t xml:space="preserve">Because lossless translation between signatures in the 83-type and the two new classification schemes is impossible </w:t>
      </w:r>
      <w:r>
        <w:rPr>
          <w:shd w:fill="00FFFF" w:val="clear"/>
        </w:rPr>
        <w:t>(Table S1),</w:t>
      </w:r>
      <w:r>
        <w:rPr/>
        <w:t xml:space="preserve"> we used tumor mutational spectra dominated by individual signatures to systematically elucidate signature correspondences across classification schemes. </w:t>
      </w:r>
      <w:r>
        <w:rPr>
          <w:shd w:fill="00FFFF" w:val="clear"/>
        </w:rPr>
        <w:t>Table 1</w:t>
      </w:r>
      <w:r>
        <w:rPr/>
        <w:t xml:space="preserve"> shows the correspondences, with details and discussion in </w:t>
      </w:r>
      <w:r>
        <w:rPr>
          <w:rFonts w:eastAsia="宋体"/>
          <w:shd w:fill="00FFFF" w:val="clear"/>
        </w:rPr>
        <w:t>https://indelsigbrowser.shinyapps.io/main</w:t>
      </w:r>
      <w:r>
        <w:rPr>
          <w:shd w:fill="00FFFF" w:val="clear"/>
        </w:rPr>
        <w:t>.</w:t>
      </w:r>
    </w:p>
    <w:p>
      <w:pPr>
        <w:pStyle w:val="normalfirst"/>
        <w:ind w:firstLine="720"/>
        <w:rPr/>
      </w:pPr>
      <w:r>
        <w:rPr/>
        <w:t xml:space="preserve">In several cases, the 89 and 476 type systems were able to distinguish signatures that the 83-type system merged. This is clearest for deletions of single T bases from tracts of </w:t>
      </w:r>
      <w:r>
        <w:rPr>
          <w:rFonts w:eastAsia="Liberation Serif" w:cs="Liberation Serif" w:ascii="Liberation Serif" w:hAnsi="Liberation Serif"/>
        </w:rPr>
        <w:t>≥</w:t>
      </w:r>
      <w:r>
        <w:rPr/>
        <w:t xml:space="preserve"> 6 Ts, which in the older, 83 type classification, constitute a single class of &gt; 8.5 million deletions out of 9.5 million deletions of a single T and out of 18.4 million deletions in total. In COSMIC reference signature ID2 in the 83-type classification consists exclusively of this class of deletions. The new indel classifications divide ID2 into three signatures. Among these, InsDel2b is dominated by deletions of T from tracts of 5 to 7 Ts. InsDel2a and InsDel2c are </w:t>
      </w:r>
      <w:r>
        <w:rPr/>
        <w:t xml:space="preserve">both </w:t>
      </w:r>
      <w:r>
        <w:rPr/>
        <w:t xml:space="preserve">dominated by deletions of </w:t>
      </w:r>
      <w:r>
        <w:rPr/>
        <w:t>single Ts’ from stretches of</w:t>
      </w:r>
      <w:r>
        <w:rPr/>
        <w:t xml:space="preserve"> </w:t>
      </w:r>
      <w:r>
        <w:rPr>
          <w:rFonts w:eastAsia="Liberation Serif" w:cs="Liberation Serif" w:ascii="Liberation Serif" w:hAnsi="Liberation Serif"/>
        </w:rPr>
        <w:t xml:space="preserve">≥ 8 Ts. </w:t>
      </w:r>
      <w:r>
        <w:rPr>
          <w:rFonts w:eastAsia="Liberation Serif" w:cs="Liberation Serif" w:ascii="Liberation Serif" w:hAnsi="Liberation Serif"/>
        </w:rPr>
        <w:t>However, they</w:t>
      </w:r>
      <w:r>
        <w:rPr>
          <w:rFonts w:eastAsia="Liberation Serif" w:cs="Liberation Serif" w:ascii="Liberation Serif" w:hAnsi="Liberation Serif"/>
        </w:rPr>
        <w:t xml:space="preserve"> are distinguished by InsDel2a’s preference of flanking A bases and InsDel1c’s preference for flanking C bases.</w:t>
      </w:r>
      <w:r>
        <w:rPr/>
        <w:t xml:space="preserve"> </w:t>
      </w:r>
      <w:r>
        <w:rPr/>
        <w:t xml:space="preserve">Attributions with the 89-type signatures </w:t>
      </w:r>
      <w:r>
        <w:rPr>
          <w:color w:val="000000"/>
          <w:highlight w:val="yellow"/>
        </w:rPr>
        <w:t xml:space="preserve">Insdel2b and InsDel2c are strongly enriched among MSI-H tumors </w:t>
      </w:r>
      <w:r>
        <w:rPr>
          <w:color w:val="000000"/>
          <w:highlight w:val="yellow"/>
        </w:rPr>
        <w:t>and the counts of mutations attributed to these signatures are correlated with the counts of mutations attributed to MSI-H-associated SBS signatures SBS6, SBS26, and SBS44 (Figure 4, Figure S7 – need to move downstream sup fig numbers</w:t>
      </w:r>
      <w:r>
        <w:rPr>
          <w:color w:val="000000"/>
          <w:highlight w:val="yellow"/>
          <w:shd w:fill="00FFFF" w:val="clear"/>
        </w:rPr>
        <w:t>)</w:t>
      </w:r>
    </w:p>
    <w:p>
      <w:pPr>
        <w:pStyle w:val="normalfirst"/>
        <w:ind w:firstLine="720"/>
        <w:rPr/>
      </w:pPr>
      <w:r>
        <w:rPr/>
        <w:t xml:space="preserve">Like deletions of single T bases from long poly-T tracts, insertions of single T bases into tracts of </w:t>
      </w:r>
      <w:r>
        <w:rPr>
          <w:rFonts w:eastAsia="Liberation Serif" w:cs="Liberation Serif" w:ascii="Liberation Serif" w:hAnsi="Liberation Serif"/>
        </w:rPr>
        <w:t>≥</w:t>
      </w:r>
      <w:r>
        <w:rPr/>
        <w:t xml:space="preserve"> 5 Ts also showed that the 89 and 476-type systems distinguish signatures that the 83-type classification does not. In the data we analyzed there were 3.3 million insertions of single T bases into tracts of </w:t>
      </w:r>
      <w:r>
        <w:rPr>
          <w:rFonts w:eastAsia="Liberation Serif" w:cs="Liberation Serif" w:ascii="Liberation Serif" w:hAnsi="Liberation Serif"/>
        </w:rPr>
        <w:t>≥</w:t>
      </w:r>
      <w:r>
        <w:rP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eastAsia="Liberation Serif" w:cs="Liberation Serif" w:ascii="Liberation Serif" w:hAnsi="Liberation Serif"/>
        </w:rPr>
        <w:t>≥</w:t>
      </w:r>
      <w:r>
        <w:rPr/>
        <w:t xml:space="preserve"> 8 Ts and InsDel1b has the smallest proportion, while InsDel1c has an intermediate proportion. Compared to InsDel1b, InsDel1a and InsDel1c have larger proportions of A to the left of the poly-T tract and G to the right, and smaller proportions of C to the left of the poly-T tract with C or A to the right. Several tumors with high proportions of InsDel1b (&gt; 0.4) have mutation in the proofreading domain of polymerase epsilon </w:t>
      </w:r>
      <w:r>
        <w:rPr>
          <w:shd w:fill="00FFFF" w:val="clear"/>
        </w:rPr>
        <w:t>(Table S9)</w:t>
      </w:r>
      <w:r>
        <w:rPr/>
        <w:t>.</w:t>
      </w:r>
    </w:p>
    <w:p>
      <w:pPr>
        <w:pStyle w:val="normalfirst"/>
        <w:rPr/>
      </w:pPr>
      <w:r>
        <w:rPr>
          <w:rFonts w:eastAsia="宋体" w:hint="eastAsia"/>
          <w:b/>
          <w:bCs/>
          <w:i/>
          <w:iCs/>
        </w:rPr>
        <w:t>Two cases where the 89-type classification misses clear differences.</w:t>
      </w:r>
      <w:r>
        <w:rPr>
          <w:rFonts w:eastAsia="宋体" w:hint="eastAsia"/>
          <w:b/>
          <w:bCs/>
        </w:rPr>
        <w:t xml:space="preserve"> </w:t>
      </w:r>
      <w:r>
        <w:rPr>
          <w:rFonts w:eastAsia="宋体" w:hint="eastAsia"/>
        </w:rPr>
        <w:t xml:space="preserve">While the 89-type classification system on the whole better discriminates signau, there were two cases in which the 83-type and 476 type systems clearly differentiated signatures that were almost </w:t>
      </w:r>
      <w:r>
        <w:rPr>
          <w:rFonts w:eastAsia="宋体"/>
        </w:rPr>
        <w:t>identical to</w:t>
      </w:r>
      <w:r>
        <w:rPr>
          <w:rFonts w:eastAsia="宋体" w:hint="eastAsia"/>
        </w:rPr>
        <w:t xml:space="preserve"> the 89-type system. One case consisted of InsDel13 and InsDel</w:t>
      </w:r>
      <w:r>
        <w:rPr>
          <w:rFonts w:eastAsia="宋体"/>
        </w:rPr>
        <w:t>_</w:t>
      </w:r>
      <w:r>
        <w:rPr>
          <w:rFonts w:eastAsia="宋体" w:hint="eastAsia"/>
        </w:rPr>
        <w:t>C. These are nearly identical in the 89-type system, which groups deletions of single Ts in stretches of 1, 2, 3, or 4 Ts as a single deletion type. However the 83 and 476 type systems show that InsDel</w:t>
      </w:r>
      <w:r>
        <w:rPr>
          <w:rFonts w:eastAsia="宋体"/>
        </w:rPr>
        <w:t>_</w:t>
      </w:r>
      <w:r>
        <w:rPr>
          <w:rFonts w:eastAsia="宋体" w:hint="eastAsia"/>
        </w:rPr>
        <w:t>C has deletions of 1 T from ATA (ATA</w:t>
      </w:r>
      <w:r>
        <w:rPr>
          <w:rFonts w:cs="DejaVu Sans" w:hint="eastAsia" w:ascii="DejaVu Sans" w:hAnsi="DejaVu Sans"/>
        </w:rPr>
        <w:t>→</w:t>
      </w:r>
      <w:r>
        <w:rPr>
          <w:rFonts w:eastAsia="宋体" w:hint="eastAsia"/>
        </w:rPr>
        <w:t>AA), while InsDel13 has deletions of T from ATTA (ATTA</w:t>
      </w:r>
      <w:r>
        <w:rPr>
          <w:rFonts w:cs="DejaVu Sans" w:hint="eastAsia" w:ascii="DejaVu Sans" w:hAnsi="DejaVu Sans"/>
        </w:rPr>
        <w:t>→</w:t>
      </w:r>
      <w:r>
        <w:rPr>
          <w:rFonts w:eastAsia="宋体" w:hint="eastAsia"/>
        </w:rPr>
        <w:t>ATA,</w:t>
      </w:r>
      <w:r>
        <w:rPr>
          <w:rFonts w:eastAsia="宋体" w:hint="eastAsia"/>
          <w:shd w:fill="00FFFF" w:val="clear"/>
        </w:rPr>
        <w:t xml:space="preserve"> Sup Figure S1A</w:t>
      </w:r>
      <w:r>
        <w:rPr>
          <w:shd w:fill="00FFFF" w:val="clear"/>
        </w:rPr>
        <w:t>)</w:t>
      </w:r>
      <w:r>
        <w:rPr/>
        <w:t>.</w:t>
      </w:r>
      <w:r>
        <w:rPr>
          <w:rFonts w:eastAsia="宋体" w:hint="eastAsia"/>
        </w:rPr>
        <w:t xml:space="preserve"> The other case consisted of InsDel11 and InsDel16. InsDel11 has insertions of one C next to an isolated C (C with non-Cs on each side, e.g. ACG</w:t>
      </w:r>
      <w:r>
        <w:rPr>
          <w:rFonts w:cs="DejaVu Sans" w:hint="eastAsia" w:ascii="DejaVu Sans" w:hAnsi="DejaVu Sans"/>
        </w:rPr>
        <w:t>→</w:t>
      </w:r>
      <w:r>
        <w:rPr>
          <w:rFonts w:eastAsia="宋体" w:hint="eastAsia"/>
        </w:rPr>
        <w:t>ACCG) and insertion of a one T next to an isolated T (e.g. GTG</w:t>
      </w:r>
      <w:r>
        <w:rPr>
          <w:rFonts w:cs="DejaVu Sans" w:hint="eastAsia" w:ascii="DejaVu Sans" w:hAnsi="DejaVu Sans"/>
        </w:rPr>
        <w:t>→</w:t>
      </w:r>
      <w:r>
        <w:rPr>
          <w:rFonts w:eastAsia="宋体" w:hint="eastAsia"/>
        </w:rPr>
        <w:t>GTTG). InsDel16 has insertion of one C between non-Cs (e.g. AT</w:t>
      </w:r>
      <w:r>
        <w:rPr>
          <w:rFonts w:cs="DejaVu Sans" w:hint="eastAsia" w:ascii="DejaVu Sans" w:hAnsi="DejaVu Sans"/>
        </w:rPr>
        <w:t>→</w:t>
      </w:r>
      <w:r>
        <w:rPr>
          <w:rFonts w:eastAsia="宋体" w:hint="eastAsia"/>
        </w:rPr>
        <w:t>ACT), and insertion of one T between non-Ts (e.g. AG</w:t>
      </w:r>
      <w:r>
        <w:rPr>
          <w:rFonts w:cs="DejaVu Sans" w:hint="eastAsia" w:ascii="DejaVu Sans" w:hAnsi="DejaVu Sans"/>
        </w:rPr>
        <w:t>→</w:t>
      </w:r>
      <w:r>
        <w:rPr>
          <w:rFonts w:eastAsia="宋体" w:hint="eastAsia"/>
        </w:rPr>
        <w:t xml:space="preserve">ATG, </w:t>
      </w:r>
      <w:r>
        <w:rPr>
          <w:rFonts w:eastAsia="宋体" w:hint="eastAsia"/>
          <w:shd w:fill="00FFFF" w:val="clear"/>
        </w:rPr>
        <w:t>Sup Figure S1B</w:t>
      </w:r>
      <w:r>
        <w:rPr/>
        <w:t xml:space="preserve">). Again, </w:t>
      </w:r>
      <w:r>
        <w:rPr>
          <w:rFonts w:eastAsia="宋体" w:hint="eastAsia"/>
        </w:rPr>
        <w:t>the 89-type system does not capture these differences, while the 83 and 476-type systems do.</w:t>
      </w:r>
    </w:p>
    <w:p>
      <w:pPr>
        <w:pStyle w:val="normalfirst"/>
        <w:rPr>
          <w:b/>
          <w:bCs/>
          <w:i/>
          <w:iCs/>
        </w:rPr>
      </w:pPr>
      <w:r>
        <w:rPr>
          <w:b/>
          <w:bCs/>
          <w:i/>
          <w:iCs/>
        </w:rPr>
        <w:t>New insights</w:t>
      </w:r>
    </w:p>
    <w:p>
      <w:pPr>
        <w:pStyle w:val="normalfirst"/>
        <w:rPr>
          <w:b/>
          <w:bCs/>
          <w:i/>
          <w:iCs/>
        </w:rPr>
      </w:pPr>
      <w:r>
        <w:rPr>
          <w:b/>
          <w:bCs/>
          <w:i/>
          <w:iCs/>
        </w:rPr>
        <w:t xml:space="preserve">Deletions caused by aristolochic acid. </w:t>
      </w:r>
      <w:r>
        <w:rPr/>
        <w:t>One example of the benefits of the new classification schemes is that it reveals that the most common AA-related deletions of single Ts are deletions of single Ts, while the 89-type collapses these to a single type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cs="DejaVu Sans" w:hint="eastAsia" w:ascii="DejaVu Sans" w:hAnsi="DejaVu Sans"/>
        </w:rPr>
        <w:t>→</w:t>
      </w:r>
      <w:r>
        <w:rPr/>
        <w:t xml:space="preserve">T single base substitutions in the AA SBS signature and of the frequent involvement of adenines in the AA DBS signatures </w:t>
      </w:r>
    </w:p>
    <w:p>
      <w:pPr>
        <w:pStyle w:val="normalfirst"/>
        <w:rPr>
          <w:rFonts w:eastAsia="宋体"/>
          <w:b/>
          <w:bCs/>
          <w:i/>
          <w:iCs/>
        </w:rPr>
      </w:pPr>
      <w:r>
        <w:rPr>
          <w:rFonts w:eastAsia="宋体"/>
          <w:b/>
          <w:bCs/>
          <w:i/>
          <w:iCs/>
        </w:rPr>
        <w:t>APOBEC3A activity and InsDel_Aβ</w:t>
      </w:r>
      <w:r>
        <w:rPr>
          <w:rFonts w:eastAsia="宋体" w:hint="eastAsia"/>
          <w:b/>
          <w:bCs/>
          <w:i/>
          <w:iCs/>
        </w:rPr>
        <w:t xml:space="preserve">. </w:t>
      </w:r>
      <w:r>
        <w:rPr>
          <w:rFonts w:eastAsia="宋体"/>
        </w:rPr>
        <w:t>We identified InsDel_Aβ, an indel signature that in the 476-type classification consists primarily of 1 bp C deletions TCA</w:t>
      </w:r>
      <w:r>
        <w:rPr>
          <w:rFonts w:hint="eastAsia"/>
        </w:rPr>
        <w:t>→</w:t>
      </w:r>
      <w:r>
        <w:rPr>
          <w:rFonts w:eastAsia="宋体"/>
        </w:rPr>
        <w:t>TA and TCT</w:t>
      </w:r>
      <w:r>
        <w:rPr>
          <w:rFonts w:hint="eastAsia"/>
        </w:rPr>
        <w:t>→</w:t>
      </w:r>
      <w:r>
        <w:rPr>
          <w:rFonts w:eastAsia="宋体"/>
        </w:rPr>
        <w:t>TT deletions</w:t>
      </w:r>
      <w:r>
        <w:rPr>
          <w:rFonts w:eastAsia="宋体" w:hint="eastAsia"/>
        </w:rPr>
        <w:t xml:space="preserve"> (F</w:t>
      </w:r>
      <w:r>
        <w:rPr>
          <w:rFonts w:eastAsia="宋体"/>
        </w:rPr>
        <w:t>i</w:t>
      </w:r>
      <w:r>
        <w:rPr>
          <w:rFonts w:eastAsia="宋体" w:hint="eastAsia"/>
        </w:rPr>
        <w:t>gure S1C, right sub-panel</w:t>
      </w:r>
      <w:r>
        <w:rPr>
          <w:rFonts w:eastAsia="宋体"/>
        </w:rPr>
        <w:t xml:space="preserve">). Thus, InsDel_Aβ mutates the same sequences as SBS2 </w:t>
      </w:r>
      <w:r>
        <w:rPr>
          <w:rFonts w:eastAsia="宋体" w:hint="eastAsia"/>
        </w:rPr>
        <w:t>(TCA</w:t>
      </w:r>
      <w:r>
        <w:rPr>
          <w:rFonts w:hint="eastAsia"/>
        </w:rPr>
        <w:t>→</w:t>
      </w:r>
      <w:r>
        <w:rPr>
          <w:rFonts w:eastAsia="宋体" w:hint="eastAsia"/>
        </w:rPr>
        <w:t>TTA and TCT</w:t>
      </w:r>
      <w:r>
        <w:rPr>
          <w:rFonts w:cs="DejaVu Sans" w:hint="eastAsia" w:ascii="DejaVu Sans" w:hAnsi="DejaVu Sans"/>
        </w:rPr>
        <w:t>→</w:t>
      </w:r>
      <w:r>
        <w:rPr>
          <w:rFonts w:eastAsia="宋体" w:hint="eastAsia"/>
        </w:rPr>
        <w:t>TTT)</w:t>
      </w:r>
      <w:r>
        <w:rPr>
          <w:rFonts w:eastAsia="宋体"/>
        </w:rPr>
        <w:t xml:space="preserve"> and SBS13 </w:t>
      </w:r>
      <w:r>
        <w:rPr>
          <w:rFonts w:eastAsia="宋体" w:hint="eastAsia"/>
        </w:rPr>
        <w:t>(TCA</w:t>
      </w:r>
      <w:r>
        <w:rPr>
          <w:rFonts w:cs="DejaVu Sans" w:hint="eastAsia" w:ascii="DejaVu Sans" w:hAnsi="DejaVu Sans"/>
        </w:rPr>
        <w:t>→</w:t>
      </w:r>
      <w:r>
        <w:rPr>
          <w:rFonts w:eastAsia="宋体" w:hint="eastAsia"/>
        </w:rPr>
        <w:t>TGA and TCT</w:t>
      </w:r>
      <w:r>
        <w:rPr>
          <w:rFonts w:cs="DejaVu Sans" w:hint="eastAsia" w:ascii="DejaVu Sans" w:hAnsi="DejaVu Sans"/>
        </w:rPr>
        <w:t>→</w:t>
      </w:r>
      <w:r>
        <w:rPr>
          <w:rFonts w:eastAsia="宋体" w:hint="eastAsia"/>
        </w:rPr>
        <w:t>TGT)</w:t>
      </w:r>
      <w:r>
        <w:rPr>
          <w:rFonts w:eastAsia="宋体"/>
        </w:rPr>
        <w:t>, which are canonical APOBEC SBS signatures, and experiments in cell culture have shown that APOBEC3A induces primarily TC</w:t>
      </w:r>
      <w:r>
        <w:rPr>
          <w:rFonts w:hint="eastAsia"/>
        </w:rPr>
        <w:t>→</w:t>
      </w:r>
      <w:r>
        <w:rPr>
          <w:rFonts w:eastAsia="宋体"/>
        </w:rPr>
        <w:t xml:space="preserve">T mutations </w:t>
      </w:r>
      <w:bookmarkStart w:id="16" w:name="ZOTERO_BREF_CAdMe2IeGVl5"/>
      <w:r>
        <w:rPr>
          <w:rFonts w:eastAsia="宋体"/>
        </w:rPr>
        <w:t>(DeWeerd et al. 2022)</w:t>
      </w:r>
      <w:bookmarkEnd w:id="16"/>
      <w:r>
        <w:rPr>
          <w:rFonts w:eastAsia="宋体"/>
        </w:rPr>
        <w:t xml:space="preserve">. This signature was was also noted in </w:t>
      </w:r>
      <w:bookmarkStart w:id="17" w:name="ZOTERO_BREF_EcFI6Fskdsau"/>
      <w:r>
        <w:rPr>
          <w:rFonts w:eastAsia="宋体"/>
        </w:rPr>
        <w:t>(Koh et al. 2025)</w:t>
      </w:r>
      <w:bookmarkEnd w:id="17"/>
      <w:r>
        <w:rPr>
          <w:rFonts w:eastAsia="宋体"/>
        </w:rPr>
        <w:t xml:space="preserve">. In parallel, we discovered the corresponding 83-type indel signature, ID_A, which, compared to C_ID9, is more similar to </w:t>
      </w:r>
      <w:r>
        <w:rPr>
          <w:rFonts w:eastAsia="宋体" w:hint="eastAsia"/>
        </w:rPr>
        <w:t>the experimental indel spectrum in</w:t>
      </w:r>
      <w:r>
        <w:rPr>
          <w:rFonts w:eastAsia="宋体"/>
        </w:rPr>
        <w:t xml:space="preserve"> </w:t>
      </w:r>
      <w:bookmarkStart w:id="18" w:name="ZOTERO_BREF_PIzfJaCA5fo2"/>
      <w:r>
        <w:rPr>
          <w:rFonts w:eastAsia="宋体"/>
        </w:rPr>
        <w:t>(DeWeerd et al. 2022)</w:t>
      </w:r>
      <w:bookmarkEnd w:id="18"/>
      <w:r>
        <w:rPr/>
        <w:t>.</w:t>
      </w:r>
      <w:r>
        <w:rPr>
          <w:rFonts w:eastAsia="宋体" w:hint="eastAsia"/>
        </w:rPr>
        <w:t xml:space="preserve"> Notably compared to ID9, </w:t>
      </w:r>
      <w:r>
        <w:rPr>
          <w:rFonts w:eastAsia="宋体"/>
        </w:rPr>
        <w:t xml:space="preserve">ID_A lacks the prominent 1 bp T deletions present in C_ID9 </w:t>
      </w:r>
      <w:r>
        <w:rPr>
          <w:rFonts w:eastAsia="宋体" w:hint="eastAsia"/>
        </w:rPr>
        <w:t>(Figure S1C, left sub-panel)</w:t>
      </w:r>
      <w:r>
        <w:rPr>
          <w:rFonts w:eastAsia="宋体"/>
        </w:rPr>
        <w:t>. In addition, the corresponding InsDel9 476-type signature also many deletions of a single C following A or G, which are essentially absent in InsDel_Aβ.</w:t>
      </w:r>
    </w:p>
    <w:p>
      <w:pPr>
        <w:pStyle w:val="normalfirst"/>
        <w:rPr>
          <w:shd w:fill="FFFF00" w:val="clear"/>
        </w:rPr>
      </w:pPr>
      <w:r>
        <w:rPr>
          <w:b/>
          <w:bCs/>
          <w:i/>
          <w:iCs/>
          <w:shd w:fill="FFFF00" w:val="clear"/>
        </w:rPr>
        <w:t xml:space="preserve">STEVE DEFINITE NEED PARAGRAPH </w:t>
      </w:r>
      <w:r>
        <w:rPr>
          <w:i/>
          <w:iCs/>
          <w:shd w:fill="FFFF00" w:val="clear"/>
        </w:rPr>
        <w:t>N_beta is the new ID2</w:t>
      </w:r>
    </w:p>
    <w:p>
      <w:pPr>
        <w:pStyle w:val="Normal"/>
        <w:rPr>
          <w:shd w:fill="FFFF00" w:val="clear"/>
        </w:rPr>
      </w:pPr>
      <w:r>
        <w:rPr>
          <w:shd w:fill="FFFF00" w:val="clear"/>
        </w:rPr>
        <w:t>A similar pattern was observed for ID_N, which was found in all cancer types. Its sub-signature, InsDel_N</w:t>
      </w:r>
      <w:r>
        <w:rPr>
          <w:rFonts w:eastAsia="宋体"/>
          <w:shd w:fill="FFFF00" w:val="clear"/>
        </w:rPr>
        <w:t>α</w:t>
      </w:r>
      <w:r>
        <w:rPr>
          <w:shd w:fill="FFFF00" w:val="clear"/>
        </w:rPr>
        <w:t>, was specifically linked to POLE mutations and mismatch repair deficiency, whereas InsDel_N</w:t>
      </w:r>
      <w:r>
        <w:rPr>
          <w:rFonts w:eastAsia="宋体"/>
          <w:shd w:fill="FFFF00" w:val="clear"/>
        </w:rPr>
        <w:t>β</w:t>
      </w:r>
      <w:r>
        <w:rPr>
          <w:shd w:fill="FFFF00" w:val="clear"/>
        </w:rPr>
        <w:t xml:space="preserve"> was prevalent across a broad range of cancer types.</w:t>
      </w:r>
    </w:p>
    <w:p>
      <w:pPr>
        <w:pStyle w:val="Heading3"/>
        <w:numPr>
          <w:ilvl w:val="0"/>
          <w:numId w:val="0"/>
        </w:numPr>
        <w:ind w:hanging="0" w:start="0"/>
        <w:rPr>
          <w:i/>
          <w:iCs/>
          <w:sz w:val="24"/>
          <w:szCs w:val="24"/>
        </w:rPr>
      </w:pPr>
      <w:commentRangeStart w:id="0"/>
      <w:r>
        <w:rPr>
          <w:i/>
          <w:iCs/>
          <w:sz w:val="24"/>
          <w:szCs w:val="24"/>
        </w:rPr>
        <w:t>Associations between indel signatures and SBS signatures &lt;FOR STEVE TO REVIEW&gt;</w:t>
      </w:r>
      <w:commentRangeEnd w:id="0"/>
      <w:r>
        <w:commentReference w:id="0"/>
      </w:r>
      <w:r>
        <w:rPr>
          <w:i/>
          <w:iCs/>
          <w:sz w:val="24"/>
          <w:szCs w:val="24"/>
        </w:rPr>
      </w:r>
    </w:p>
    <w:p>
      <w:pPr>
        <w:pStyle w:val="Normal"/>
        <w:rPr/>
      </w:pPr>
      <w:r>
        <w:rPr/>
        <w:t>We further analyzed the correlations between the i</w:t>
      </w:r>
      <w:r>
        <w:rPr>
          <w:rFonts w:hint="eastAsia"/>
        </w:rPr>
        <w:t>ndel</w:t>
      </w:r>
      <w:r>
        <w:rPr/>
        <w:t xml:space="preserve"> signature activities we derived and SBS signature activities</w:t>
      </w:r>
      <w:r>
        <w:rPr>
          <w:shd w:fill="00FFFF" w:val="clear"/>
        </w:rPr>
        <w:t xml:space="preserve"> from &lt;use reference&gt; Degasperi et al</w:t>
      </w:r>
      <w:r>
        <w:rPr/>
        <w:t>. (</w:t>
      </w:r>
      <w:r>
        <w:rPr>
          <w:shd w:fill="00FFFF" w:val="clear"/>
        </w:rPr>
        <w:t>Tables S</w:t>
      </w:r>
      <w:r>
        <w:rPr>
          <w:rFonts w:eastAsia="宋体" w:hint="eastAsia"/>
          <w:shd w:fill="00FFFF" w:val="clear"/>
        </w:rPr>
        <w:t>10</w:t>
      </w:r>
      <w:r>
        <w:rPr>
          <w:rFonts w:hint="eastAsia"/>
          <w:shd w:fill="00FFFF" w:val="clear"/>
        </w:rPr>
        <w:t>, S</w:t>
      </w:r>
      <w:r>
        <w:rPr>
          <w:rFonts w:eastAsia="宋体" w:hint="eastAsia"/>
          <w:shd w:fill="00FFFF" w:val="clear"/>
        </w:rPr>
        <w:t>11</w:t>
      </w:r>
      <w:r>
        <w:rPr/>
        <w:t xml:space="preserve">). Using unsupervised hierarchical clustering, we grouped mutational signatures into several distinct modules </w:t>
      </w:r>
      <w:r>
        <w:rPr>
          <w:shd w:fill="00FFFF" w:val="clear"/>
        </w:rPr>
        <w:t>(Figure 5)</w:t>
      </w:r>
      <w:r>
        <w:rPr/>
        <w:t>. The APOBEC-related cluster includes SBS2 and SBS13 and sho</w:t>
      </w:r>
      <w:r>
        <w:rPr>
          <w:rFonts w:eastAsia="宋体" w:hint="eastAsia"/>
        </w:rPr>
        <w:t>wed</w:t>
      </w:r>
      <w:r>
        <w:rP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pPr>
        <w:pStyle w:val="Normal"/>
        <w:rPr/>
      </w:pPr>
      <w:r>
        <w:rP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pPr>
        <w:pStyle w:val="Normal"/>
        <w:rPr/>
      </w:pPr>
      <w:r>
        <w:rPr/>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pPr>
        <w:pStyle w:val="Normal"/>
        <w:rPr/>
      </w:pPr>
      <w:r>
        <w:rP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Meanwhile, C_ID1 and InsDel1a exhibited stronger correlations with SBS1 and SBS18, supporting their association with mutagenesis driven by reactive oxygen species (Figure 5, “GI-ROS”). </w:t>
      </w:r>
    </w:p>
    <w:p>
      <w:pPr>
        <w:pStyle w:val="Heading2"/>
        <w:rPr/>
      </w:pPr>
      <w:r>
        <w:rPr>
          <w:rFonts w:hint="eastAsia"/>
        </w:rPr>
        <w:t>Topography of indel mutational signatures &lt;MO EDIT&gt;</w:t>
      </w:r>
    </w:p>
    <w:p>
      <w:pPr>
        <w:pStyle w:val="Normal"/>
        <w:rPr/>
      </w:pPr>
      <w:r>
        <w:rPr/>
        <w:t>Interesting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Transcription strand asymmetries were shown in 17 out of 33 83-type signatures (Figure</w:t>
      </w:r>
      <w:r>
        <w:rPr>
          <w:rFonts w:eastAsia="宋体" w:hint="eastAsia"/>
        </w:rPr>
        <w:t xml:space="preserve"> </w:t>
      </w:r>
      <w:r>
        <w:rPr>
          <w:rFonts w:hint="eastAsia"/>
        </w:rPr>
        <w:t>6A</w:t>
      </w:r>
      <w:r>
        <w:rPr>
          <w:rFonts w:eastAsia="宋体" w:hint="eastAsia"/>
        </w:rPr>
        <w:t xml:space="preserve">, </w:t>
      </w:r>
      <w:r>
        <w:rPr>
          <w:rFonts w:eastAsia="宋体" w:hint="eastAsia"/>
          <w:shd w:fill="00FFFF" w:val="clear"/>
        </w:rPr>
        <w:t xml:space="preserve">Figure </w:t>
      </w:r>
      <w:r>
        <w:rPr>
          <w:rFonts w:hint="eastAsia"/>
          <w:shd w:fill="00FFFF" w:val="clear"/>
        </w:rPr>
        <w:t>S</w:t>
      </w:r>
      <w:r>
        <w:rPr>
          <w:rFonts w:eastAsia="宋体" w:hint="eastAsia"/>
          <w:shd w:fill="00FFFF" w:val="clear"/>
        </w:rPr>
        <w:t>2</w:t>
      </w:r>
      <w:r>
        <w:rPr>
          <w:rFonts w:hint="eastAsia"/>
          <w:shd w:fill="00FFFF" w:val="clear"/>
        </w:rPr>
        <w:t>C</w:t>
      </w:r>
      <w:r>
        <w:rPr>
          <w:shd w:fill="00FFFF" w:val="clear"/>
        </w:rPr>
        <w:t xml:space="preserve">, Table </w:t>
      </w:r>
      <w:r>
        <w:rPr>
          <w:rFonts w:hint="eastAsia"/>
          <w:shd w:fill="00FFFF" w:val="clear"/>
        </w:rPr>
        <w:t>S</w:t>
      </w:r>
      <w:r>
        <w:rPr>
          <w:rFonts w:eastAsia="宋体" w:hint="eastAsia"/>
          <w:shd w:fill="00FFFF" w:val="clear"/>
        </w:rPr>
        <w:t>12</w:t>
      </w:r>
      <w:r>
        <w:rPr/>
        <w:t xml:space="preserve">). Signatures attributed to exogenous mutational processes, such as C_ID3 (tobacco smoking exposure), C_ID14 (correlated with </w:t>
      </w:r>
      <w:r>
        <w:rPr>
          <w:rFonts w:hint="eastAsia"/>
        </w:rPr>
        <w:t>SBS93</w:t>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宋体" w:hint="eastAsia"/>
        </w:rPr>
        <w:t>ID_F</w:t>
      </w:r>
      <w:r>
        <w:rPr/>
        <w:t xml:space="preserve"> (topoisomerase-1 (TOP1) associated mutagenesis stemming from RNase H2 deficiency). Interestingly, 3 defective MMR signatures also showed transcription strand asymmetries in different directions, with two of them (C_ID7 and </w:t>
      </w:r>
      <w:r>
        <w:rPr>
          <w:rFonts w:eastAsia="宋体" w:hint="eastAsia"/>
        </w:rPr>
        <w:t>ID_K</w:t>
      </w:r>
      <w:r>
        <w:rPr/>
        <w:t>) having enriched mutations on the transcribed strand, and one of them (</w:t>
      </w:r>
      <w:r>
        <w:rPr>
          <w:rFonts w:eastAsia="宋体" w:hint="eastAsia"/>
        </w:rPr>
        <w:t>ID_N</w:t>
      </w:r>
      <w:r>
        <w:rPr/>
        <w:t>) having enriched mutations mainly on the un-transcribed strand. Replication strand asymmetries were observed in 12 out of 33 83</w:t>
      </w:r>
      <w:r>
        <w:rPr>
          <w:rFonts w:hint="eastAsia"/>
        </w:rPr>
        <w:t>-</w:t>
      </w:r>
      <w:r>
        <w:rPr/>
        <w:t xml:space="preserve">type signatures (Figure </w:t>
      </w:r>
      <w:r>
        <w:rPr>
          <w:rFonts w:hint="eastAsia"/>
        </w:rPr>
        <w:t>6B</w:t>
      </w:r>
      <w:r>
        <w:rPr>
          <w:rFonts w:eastAsia="宋体" w:hint="eastAsia"/>
        </w:rPr>
        <w:t xml:space="preserve">, </w:t>
      </w:r>
      <w:r>
        <w:rPr>
          <w:rFonts w:eastAsia="宋体" w:hint="eastAsia"/>
          <w:shd w:fill="00FFFF" w:val="clear"/>
        </w:rPr>
        <w:t xml:space="preserve">Figure </w:t>
      </w:r>
      <w:r>
        <w:rPr>
          <w:rFonts w:hint="eastAsia"/>
          <w:shd w:fill="00FFFF" w:val="clear"/>
        </w:rPr>
        <w:t>S</w:t>
      </w:r>
      <w:r>
        <w:rPr>
          <w:rFonts w:eastAsia="宋体" w:hint="eastAsia"/>
          <w:shd w:fill="00FFFF" w:val="clear"/>
        </w:rPr>
        <w:t>2</w:t>
      </w:r>
      <w:r>
        <w:rPr>
          <w:rFonts w:hint="eastAsia"/>
          <w:shd w:fill="00FFFF" w:val="clear"/>
        </w:rPr>
        <w:t>B</w:t>
      </w:r>
      <w:r>
        <w:rPr>
          <w:shd w:fill="00FFFF" w:val="clear"/>
        </w:rPr>
        <w:t xml:space="preserve">, Table </w:t>
      </w:r>
      <w:r>
        <w:rPr>
          <w:rFonts w:hint="eastAsia"/>
          <w:shd w:fill="00FFFF" w:val="clear"/>
        </w:rPr>
        <w:t>S</w:t>
      </w:r>
      <w:r>
        <w:rPr>
          <w:rFonts w:eastAsia="宋体" w:hint="eastAsia"/>
          <w:shd w:fill="00FFFF" w:val="clear"/>
        </w:rPr>
        <w:t>12</w:t>
      </w:r>
      <w:r>
        <w:rP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rPr/>
        <w:t xml:space="preserve"> on the leading strand (</w:t>
      </w:r>
      <w:r>
        <w:rPr>
          <w:rFonts w:eastAsia="宋体" w:hint="eastAsia"/>
        </w:rPr>
        <w:t>ID_K</w:t>
      </w:r>
      <w:r>
        <w:rPr/>
        <w:t xml:space="preserve">) or on the lagging strand (C_ID7 and </w:t>
      </w:r>
      <w:r>
        <w:rPr>
          <w:rFonts w:eastAsia="宋体" w:hint="eastAsia"/>
        </w:rPr>
        <w:t>ID_N</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6 signatures showed enrichment in genic regions</w:t>
      </w:r>
      <w:r>
        <w:rPr>
          <w:rFonts w:hint="eastAsia"/>
        </w:rPr>
        <w:t xml:space="preserve"> (</w:t>
      </w:r>
      <w:r>
        <w:rPr/>
        <w:t xml:space="preserve">Figure </w:t>
      </w:r>
      <w:r>
        <w:rPr>
          <w:rFonts w:hint="eastAsia"/>
        </w:rPr>
        <w:t>6C)</w:t>
      </w:r>
      <w:r>
        <w:rPr/>
        <w:t xml:space="preserve">. Among the 6 signatures, 5 of them were associated with defective endogenous mutational processes, including </w:t>
      </w:r>
      <w:r>
        <w:rPr>
          <w:rFonts w:hint="eastAsia"/>
        </w:rPr>
        <w:t>C_ID8</w:t>
      </w:r>
      <w:r>
        <w:rPr/>
        <w:t xml:space="preserve"> (Repair of DNA double strand breaks by NHEJ), C_ID17(TOP2A K743N mediated mutagenesis), </w:t>
      </w:r>
      <w:r>
        <w:rPr>
          <w:rFonts w:eastAsia="宋体" w:hint="eastAsia"/>
        </w:rPr>
        <w:t xml:space="preserve">ID_F </w:t>
      </w:r>
      <w:r>
        <w:rPr/>
        <w:t xml:space="preserve">(TOP1-mediated mutagenesis) </w:t>
      </w:r>
      <w:r>
        <w:rPr>
          <w:rFonts w:hint="eastAsia"/>
        </w:rPr>
        <w:t>a</w:t>
      </w:r>
      <w:r>
        <w:rPr/>
        <w:t xml:space="preserve">nd ID_L (defective MMR). Another 2 signatures with mutation enriched in genic regions were of unknown etiology (C_ID4, </w:t>
      </w:r>
      <w:r>
        <w:rPr>
          <w:rFonts w:eastAsia="宋体" w:hint="eastAsia"/>
        </w:rPr>
        <w:t>ID_</w:t>
      </w:r>
      <w:r>
        <w:rPr>
          <w:rFonts w:eastAsia="宋体"/>
        </w:rPr>
        <w:t>E</w:t>
      </w:r>
      <w:r>
        <w:rPr/>
        <w:t>).</w:t>
      </w:r>
    </w:p>
    <w:p>
      <w:pPr>
        <w:pStyle w:val="Normal"/>
        <w:rPr/>
      </w:pPr>
      <w:r>
        <w:rPr/>
        <w:t>The effect of DNA replication timing was also observed in many 83-type signatures</w:t>
      </w:r>
      <w:r>
        <w:rPr>
          <w:rFonts w:hint="eastAsia"/>
        </w:rPr>
        <w:t xml:space="preserve"> (Figure 6D</w:t>
      </w:r>
      <w:r>
        <w:rPr>
          <w:rFonts w:eastAsia="宋体" w:cs="宋体" w:hint="eastAsia" w:ascii="宋体" w:hAnsi="宋体"/>
        </w:rPr>
        <w:t>,</w:t>
      </w:r>
      <w:r>
        <w:rPr>
          <w:rFonts w:eastAsia="宋体" w:hint="eastAsia"/>
        </w:rPr>
        <w:t xml:space="preserve"> </w:t>
      </w:r>
      <w:r>
        <w:rPr>
          <w:rFonts w:eastAsia="宋体" w:hint="eastAsia"/>
          <w:shd w:fill="00FFFF" w:val="clear"/>
        </w:rPr>
        <w:t xml:space="preserve">Figure </w:t>
      </w:r>
      <w:r>
        <w:rPr>
          <w:rFonts w:hint="eastAsia"/>
          <w:shd w:fill="00FFFF" w:val="clear"/>
        </w:rPr>
        <w:t>S</w:t>
      </w:r>
      <w:r>
        <w:rPr>
          <w:rFonts w:eastAsia="宋体" w:hint="eastAsia"/>
          <w:shd w:fill="00FFFF" w:val="clear"/>
        </w:rPr>
        <w:t>3</w:t>
      </w:r>
      <w:r>
        <w:rPr>
          <w:shd w:fill="00FFFF" w:val="clear"/>
        </w:rPr>
        <w:t>,</w:t>
      </w:r>
      <w:r>
        <w:rPr/>
        <w:t xml:space="preserve"> </w:t>
      </w:r>
      <w:r>
        <w:rPr>
          <w:shd w:fill="00FFFF" w:val="clear"/>
        </w:rPr>
        <w:t>Table S</w:t>
      </w:r>
      <w:r>
        <w:rPr>
          <w:rFonts w:eastAsia="宋体" w:hint="eastAsia"/>
        </w:rPr>
        <w:t>13</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宋体"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fill="00FFFF" w:val="clear"/>
        </w:rPr>
        <w:t>Figure S</w:t>
      </w:r>
      <w:r>
        <w:rPr>
          <w:rFonts w:eastAsia="宋体" w:hint="eastAsia"/>
          <w:shd w:fill="00FFFF" w:val="clear"/>
        </w:rPr>
        <w:t>4</w:t>
      </w:r>
      <w:r>
        <w:rPr>
          <w:shd w:fill="00FFFF" w:val="clear"/>
        </w:rPr>
        <w:t>, Table S</w:t>
      </w:r>
      <w:r>
        <w:rPr>
          <w:rFonts w:eastAsia="宋体" w:hint="eastAsia"/>
          <w:shd w:fill="00FFFF" w:val="clear"/>
        </w:rPr>
        <w:t>14</w:t>
      </w:r>
      <w:r>
        <w:rPr/>
        <w:t>). InsDel</w:t>
      </w:r>
      <w:r>
        <w:rPr>
          <w:rFonts w:eastAsia="宋体"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19" w:name="ZOTERO_BREF_xeDB1zkV4c3y"/>
      <w:r>
        <w:rPr/>
        <w:t>(Jin et al. 2024; Reijns et al. 2022; Koh et al. 2025)</w:t>
      </w:r>
      <w:bookmarkEnd w:id="19"/>
      <w:r>
        <w:rPr/>
        <w:t xml:space="preserve">. However, we detected a new indel signature, InsDel_F, which better corresponds to RNase H2 deficiency experimental data than ID4 </w:t>
      </w:r>
      <w:r>
        <w:rPr>
          <w:shd w:fill="FFFF00" w:val="clear"/>
        </w:rPr>
        <w:t>(Figure</w:t>
      </w:r>
      <w:r>
        <w:rPr>
          <w:rFonts w:eastAsia="宋体" w:hint="eastAsia"/>
          <w:shd w:fill="FFFF00" w:val="clear"/>
        </w:rPr>
        <w:t xml:space="preserve"> 7</w:t>
      </w:r>
      <w:r>
        <w:rPr>
          <w:shd w:fill="FFFF00" w:val="clear"/>
        </w:rPr>
        <w:t>)</w:t>
      </w:r>
      <w:r>
        <w:rPr/>
        <w:t xml:space="preserve">. The profile of deletions of </w:t>
      </w:r>
      <w:r>
        <w:rPr>
          <w:rFonts w:eastAsia="Liberation Serif" w:cs="Liberation Serif" w:ascii="Liberation Serif" w:hAnsi="Liberation Serif"/>
        </w:rPr>
        <w:t>≥</w:t>
      </w:r>
      <w:r>
        <w:rP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w:t>
      </w:r>
      <w:r>
        <w:rPr>
          <w:shd w:fill="FFFF00" w:val="clear"/>
        </w:rPr>
        <w:t xml:space="preserve">&lt;Put the mice first&gt; </w:t>
      </w:r>
      <w:r>
        <w:rPr/>
        <w:t>The spectra in RNase H2 deficient cell lines consist of signatures due to mutational processes intrinsic to the parental cell line combined with high proportions of mutations characteristic of InsDel_F</w:t>
      </w:r>
      <w:r>
        <w:rPr>
          <w:rFonts w:eastAsia="宋体" w:hint="eastAsia"/>
        </w:rPr>
        <w:t xml:space="preserve"> (</w:t>
      </w:r>
      <w:r>
        <w:rPr>
          <w:rFonts w:eastAsia="宋体" w:hint="eastAsia"/>
          <w:shd w:fill="00FFFF" w:val="clear"/>
        </w:rPr>
        <w:t>Figure S5</w:t>
      </w:r>
      <w:r>
        <w:rPr>
          <w:rFonts w:eastAsia="宋体" w:hint="eastAsia"/>
        </w:rPr>
        <w:t>)</w:t>
      </w:r>
      <w:r>
        <w:rP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Heading2"/>
        <w:rPr>
          <w:rFonts w:eastAsia="宋体"/>
        </w:rPr>
      </w:pPr>
      <w:r>
        <w:rPr/>
        <w:t>Demographic Associations</w:t>
      </w:r>
      <w:r>
        <w:rPr>
          <w:rFonts w:eastAsia="宋体" w:hint="eastAsia"/>
        </w:rPr>
        <w:t xml:space="preserve"> with Gender and Age STEVE REVIEW</w:t>
      </w:r>
    </w:p>
    <w:p>
      <w:pPr>
        <w:pStyle w:val="Normal"/>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Pr>
          <w:rFonts w:eastAsia="宋体" w:hint="eastAsia"/>
          <w:shd w:fill="00FFFF" w:val="clear"/>
        </w:rPr>
        <w:t>Figure S6A,</w:t>
      </w:r>
      <w:r>
        <w:rPr>
          <w:rFonts w:eastAsia="宋体" w:hint="eastAsia"/>
        </w:rPr>
        <w:t xml:space="preserve"> </w:t>
      </w:r>
      <w:r>
        <w:rPr>
          <w:rFonts w:eastAsia="宋体" w:hint="eastAsia"/>
          <w:shd w:fill="00FFFF" w:val="clear"/>
        </w:rPr>
        <w:t>Table S15</w:t>
      </w:r>
      <w:r>
        <w:rPr>
          <w:rFonts w:eastAsia="宋体" w:hint="eastAsia"/>
        </w:rPr>
        <w:t>)</w:t>
      </w:r>
      <w:r>
        <w:rPr>
          <w:rFonts w:eastAsia="宋体"/>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pPr>
        <w:pStyle w:val="Normal"/>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Pr>
          <w:rFonts w:eastAsia="宋体" w:hint="eastAsia"/>
          <w:shd w:fill="00FFFF" w:val="clear"/>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shd w:fill="FFFF00" w:val="clear"/>
        </w:rPr>
        <w:t>(</w:t>
      </w:r>
      <w:r>
        <w:rPr>
          <w:rFonts w:eastAsia="宋体" w:hint="eastAsia"/>
          <w:shd w:fill="00FFFF" w:val="clear"/>
        </w:rPr>
        <w:t>Table S16</w:t>
      </w:r>
      <w:r>
        <w:rPr>
          <w:rFonts w:eastAsia="宋体" w:hint="eastAsia"/>
          <w:shd w:fill="FFFF00" w:val="clear"/>
        </w:rPr>
        <w:t>)</w:t>
      </w:r>
      <w:r>
        <w:rPr>
          <w:rFonts w:eastAsia="宋体"/>
        </w:rPr>
        <w:t>. However, these broad pan-cancer associations likely reflect weak or heterogeneous age dependencies spread across multiple tumor types, rather than strong, tissue-specific age effects.</w:t>
      </w:r>
    </w:p>
    <w:p>
      <w:pPr>
        <w:pStyle w:val="Normal"/>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pPr>
        <w:pStyle w:val="Heading1"/>
        <w:rPr>
          <w:rFonts w:eastAsia="宋体" w:eastAsiaTheme="minorEastAsia"/>
        </w:rPr>
      </w:pPr>
      <w:r>
        <w:rPr/>
        <w:t>Discussion</w:t>
      </w:r>
    </w:p>
    <w:p>
      <w:pPr>
        <w:pStyle w:val="Normal"/>
        <w:rPr>
          <w:rFonts w:eastAsia="宋体" w:eastAsiaTheme="minorEastAsia"/>
        </w:rPr>
      </w:pPr>
      <w:r>
        <w:rPr>
          <w:rFonts w:eastAsia="宋体" w:eastAsiaTheme="minorEastAsia"/>
        </w:rPr>
        <w:t>In this study, we analyzed somatic indels in 6,975 whole-genome tumor samples spanning 3</w:t>
      </w:r>
      <w:r>
        <w:rPr>
          <w:rFonts w:eastAsia="宋体" w:hint="eastAsia"/>
        </w:rPr>
        <w:t>6</w:t>
      </w:r>
      <w:r>
        <w:rPr>
          <w:rFonts w:eastAsia="宋体" w:eastAsiaTheme="minorEastAsia"/>
        </w:rPr>
        <w:t xml:space="preserve">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pPr>
        <w:pStyle w:val="Normal"/>
        <w:rPr>
          <w:rFonts w:eastAsia="宋体" w:eastAsiaTheme="minorEastAsia"/>
        </w:rPr>
      </w:pPr>
      <w:r>
        <w:rPr>
          <w:rFonts w:eastAsia="宋体"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宋体" w:hint="eastAsia" w:eastAsiaTheme="minorEastAsia"/>
        </w:rPr>
        <w:t>Koh et al., built</w:t>
      </w:r>
      <w:r>
        <w:rPr>
          <w:rFonts w:eastAsia="宋体"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宋体" w:hint="eastAsia" w:eastAsiaTheme="minorEastAsia"/>
        </w:rPr>
        <w:t>.</w:t>
      </w:r>
      <w:bookmarkEnd w:id="0"/>
    </w:p>
    <w:p>
      <w:pPr>
        <w:pStyle w:val="Normal"/>
        <w:rPr/>
      </w:pPr>
      <w:r>
        <w:rP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pPr>
        <w:pStyle w:val="Normal"/>
        <w:rPr/>
      </w:pPr>
      <w:r>
        <w:rPr>
          <w:rFonts w:eastAsia="宋体" w:hint="eastAsia" w:eastAsiaTheme="minorEastAsia"/>
        </w:rPr>
        <w:t>The new indel</w:t>
      </w:r>
      <w:r>
        <w:rPr/>
        <w:t xml:space="preserve"> framework also refined the interpretation of several biologically important mutational process</w:t>
      </w:r>
      <w:r>
        <w:rPr>
          <w:rFonts w:eastAsia="宋体" w:hint="eastAsia" w:eastAsiaTheme="minorEastAsia"/>
        </w:rPr>
        <w:t>e</w:t>
      </w:r>
      <w:r>
        <w:rP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pPr>
        <w:pStyle w:val="Normal"/>
        <w:rPr/>
      </w:pPr>
      <w:r>
        <w:rPr/>
        <w:t xml:space="preserve">Our integrative analyses also examined the relationships between indel signatures and SBS signatures. The clustering of APOBEC-, UV-, </w:t>
      </w:r>
      <w:r>
        <w:rPr>
          <w:rFonts w:eastAsia="宋体" w:hint="eastAsia" w:eastAsiaTheme="minorEastAsia"/>
        </w:rPr>
        <w:t>HR</w:t>
      </w:r>
      <w:r>
        <w:rP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pPr>
        <w:pStyle w:val="Normal"/>
        <w:rPr/>
      </w:pPr>
      <w:r>
        <w:rPr>
          <w:rFonts w:eastAsia="宋体" w:eastAsiaTheme="minorEastAsia"/>
        </w:rPr>
        <w:t xml:space="preserve">We also investigated the genome-wide topographical features associated with indel signatures, including transcriptional strand bias, replication strand bias, genic distribution, and replication timing. </w:t>
      </w:r>
      <w:commentRangeStart w:id="1"/>
      <w:commentRangeStart w:id="2"/>
      <w:commentRangeStart w:id="3"/>
      <w:r>
        <w:rPr>
          <w:rFonts w:eastAsia="宋体" w:eastAsiaTheme="minorEastAsia"/>
        </w:rPr>
        <w:t xml:space="preserve">Notably, because the COSMIC catalog does not provide such topographical annotations for many indel signatures, our analysis in this large cohort helps fill an important gap in the current knowledge base. </w:t>
      </w:r>
      <w:r>
        <w:rPr>
          <w:rFonts w:eastAsia="宋体" w:eastAsiaTheme="minorEastAsia"/>
        </w:rPr>
      </w:r>
      <w:commentRangeEnd w:id="3"/>
      <w:r>
        <w:commentReference w:id="3"/>
      </w:r>
      <w:r>
        <w:rPr>
          <w:rFonts w:eastAsia="宋体" w:eastAsiaTheme="minorEastAsia"/>
        </w:rPr>
      </w:r>
      <w:commentRangeEnd w:id="2"/>
      <w:r>
        <w:commentReference w:id="2"/>
      </w:r>
      <w:r>
        <w:rPr>
          <w:rFonts w:eastAsia="宋体" w:eastAsiaTheme="minorEastAsia"/>
        </w:rPr>
      </w:r>
      <w:commentRangeEnd w:id="1"/>
      <w:r>
        <w:commentReference w:id="1"/>
      </w:r>
      <w:r>
        <w:rPr>
          <w:rFonts w:eastAsia="宋体"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pPr>
        <w:pStyle w:val="Normal"/>
        <w:rPr/>
      </w:pPr>
      <w:r>
        <w:rPr>
          <w:rFonts w:eastAsia="宋体"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宋体" w:hint="eastAsia" w:eastAsiaTheme="minorEastAsia"/>
        </w:rPr>
        <w:t>11</w:t>
      </w:r>
      <w:r>
        <w:rPr>
          <w:rFonts w:eastAsia="宋体" w:eastAsiaTheme="minorEastAsia"/>
        </w:rPr>
        <w:t xml:space="preserve"> and InsDel</w:t>
      </w:r>
      <w:r>
        <w:rPr>
          <w:rFonts w:eastAsia="宋体" w:hint="eastAsia" w:eastAsiaTheme="minorEastAsia"/>
        </w:rPr>
        <w:t>16</w:t>
      </w:r>
      <w:r>
        <w:rPr>
          <w:rFonts w:eastAsia="宋体"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pPr>
        <w:pStyle w:val="Heading1"/>
        <w:rPr/>
      </w:pPr>
      <w:r>
        <w:rPr/>
        <w:t>Materials and methods</w:t>
      </w:r>
    </w:p>
    <w:p>
      <w:pPr>
        <w:pStyle w:val="Heading2"/>
        <w:rPr/>
      </w:pPr>
      <w:r>
        <w:rPr/>
        <w:t>Data sources</w:t>
      </w:r>
    </w:p>
    <w:p>
      <w:pPr>
        <w:pStyle w:val="Normal"/>
        <w:rPr/>
      </w:pPr>
      <w:r>
        <w:rPr/>
        <w:t>Somatic indel calls from the ICGC/TCGA (International Cancer Genome Consortium/The Cancer Genome Atlas) Pan-Cancer Analysis of Whole Genomes Consortium and associated clinical characteristics were obtained from the ICGC data portal (</w:t>
      </w:r>
      <w:hyperlink r:id="rId10">
        <w:r>
          <w:rPr>
            <w:rStyle w:val="Hyperlink"/>
          </w:rPr>
          <w:t>https://dcc.icgc.org/releases/current/Projects/</w:t>
        </w:r>
      </w:hyperlink>
      <w:r>
        <w:rPr/>
        <w:t>, which has been retired. The data were downloaded on 9 May, 2024</w:t>
      </w:r>
      <w:r>
        <w:rPr>
          <w:rFonts w:eastAsia="宋体" w:hint="eastAsia"/>
        </w:rPr>
        <w:t>)</w:t>
      </w:r>
      <w:r>
        <w:rPr/>
        <w:t>. Hartwig Medical Foundation</w:t>
      </w:r>
      <w:r>
        <w:rPr>
          <w:rFonts w:eastAsia="宋体" w:hint="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w:t>
      </w:r>
      <w:r>
        <w:rPr>
          <w:shd w:fill="FFFF00" w:val="clear"/>
        </w:rPr>
        <w:t xml:space="preserve">of the </w:t>
      </w:r>
      <w:r>
        <w:rPr>
          <w:rFonts w:eastAsia="宋体" w:hint="eastAsia"/>
          <w:shd w:fill="FFFF00" w:val="clear"/>
        </w:rPr>
        <w:t>Hartwig</w:t>
      </w:r>
      <w:r>
        <w:rPr>
          <w:shd w:fill="FFFF00" w:val="clear"/>
        </w:rPr>
        <w:t xml:space="preserve"> genomes were found from supplementary files of </w:t>
      </w:r>
      <w:r>
        <w:rPr>
          <w:color w:val="000000"/>
          <w:shd w:fill="FFFF00" w:val="clear"/>
        </w:rPr>
        <w:t>Priestley et al., 2019.</w:t>
      </w:r>
      <w:r>
        <w:rPr>
          <w:shd w:fill="FFFF00" w:val="clear"/>
        </w:rPr>
        <w:t xml:space="preserve"> These data was also provided</w:t>
      </w:r>
      <w:r>
        <w:rPr/>
        <w:t xml:space="preserve"> are available in Table S</w:t>
      </w:r>
      <w:r>
        <w:rPr>
          <w:rFonts w:hint="eastAsia"/>
        </w:rPr>
        <w:t>1</w:t>
      </w:r>
      <w:r>
        <w:rPr>
          <w:rFonts w:eastAsia="宋体" w:hint="eastAsia"/>
        </w:rPr>
        <w:t>6</w:t>
      </w:r>
      <w:r>
        <w:rPr>
          <w:rFonts w:hint="eastAsia"/>
        </w:rPr>
        <w:t xml:space="preserve"> in </w:t>
      </w:r>
      <w:bookmarkStart w:id="20" w:name="ZOTERO_BREF_Jmprd6S6YeS8"/>
      <w:r>
        <w:rPr>
          <w:rFonts w:hint="eastAsia"/>
        </w:rPr>
        <w:t>(Priestley et al. 2019)</w:t>
      </w:r>
      <w:bookmarkEnd w:id="20"/>
      <w:r>
        <w:rPr/>
        <w:t xml:space="preserve">. </w:t>
      </w:r>
    </w:p>
    <w:p>
      <w:pPr>
        <w:pStyle w:val="Heading2"/>
        <w:rPr/>
      </w:pPr>
      <w:r>
        <w:rPr>
          <w:rFonts w:hint="eastAsia"/>
        </w:rPr>
        <w:t xml:space="preserve">De novo </w:t>
      </w:r>
      <w:r>
        <w:rPr/>
        <w:t>Mutational signature extraction</w:t>
      </w:r>
    </w:p>
    <w:p>
      <w:pPr>
        <w:pStyle w:val="Normal"/>
        <w:ind w:firstLineChars="200"/>
        <w:rPr>
          <w:rFonts w:eastAsia="宋体"/>
        </w:rPr>
      </w:pPr>
      <w:r>
        <w:rPr>
          <w:rFonts w:eastAsia="宋体"/>
          <w:i/>
          <w:iCs/>
        </w:rPr>
        <w:t>De novo</w:t>
      </w:r>
      <w:r>
        <w:rPr>
          <w:rFonts w:eastAsia="宋体"/>
        </w:rPr>
        <w:t xml:space="preserve"> mutational signature extraction was performed using two complementary tools applied to the 83-type, 89-type, and 476-type mutational spectra.</w:t>
      </w:r>
      <w:r>
        <w:rPr>
          <w:rFonts w:eastAsia="宋体" w:hint="eastAsia"/>
        </w:rPr>
        <w:t xml:space="preserve"> </w:t>
      </w:r>
      <w:r>
        <w:rPr>
          <w:rFonts w:eastAsia="宋体"/>
        </w:rPr>
        <w:t>A stratified strategy was adopted to capture rare and cancer-specific signatures, encompassing analyses of all genomes, specific cancer types, high-TMB samples, and the PCAWG and Hartwig cohorts individually.</w:t>
      </w:r>
    </w:p>
    <w:p>
      <w:pPr>
        <w:pStyle w:val="Normal"/>
        <w:ind w:firstLineChars="200"/>
        <w:rPr>
          <w:rFonts w:eastAsia="宋体"/>
        </w:rPr>
      </w:pPr>
      <w:r>
        <w:rPr>
          <w:rFonts w:eastAsia="宋体"/>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rPr>
      </w:pPr>
      <w:r>
        <w:rPr>
          <w:rFonts w:eastAsia="宋体"/>
        </w:rPr>
        <w:t xml:space="preserve">In parallel, de novo mutational signatures were extracted using </w:t>
      </w:r>
      <w:r>
        <w:rPr>
          <w:rFonts w:eastAsia="宋体" w:hint="eastAsia"/>
        </w:rPr>
        <w:t xml:space="preserve">the Non-negative matrix factorization based approach (NMF), </w:t>
      </w:r>
      <w:r>
        <w:rPr>
          <w:rFonts w:eastAsia="宋体"/>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宋体" w:hint="eastAsia"/>
        </w:rPr>
        <w:t>Most signatures were extracted at</w:t>
      </w:r>
      <w:r>
        <w:rPr>
          <w:rFonts w:eastAsia="宋体"/>
        </w:rPr>
        <w:t xml:space="preserve"> the “Optimal Solution” identified by SigProfilerExtractor, although several rare signatures were identified in alternative solutions.</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rPr>
      </w:pPr>
      <w:r>
        <w:rPr>
          <w:rFonts w:eastAsia="宋体" w:hint="eastAsia"/>
        </w:rPr>
        <w:t xml:space="preserve">For 83-type signatures, the signatures were matched to previously identified COSMIC signatures (v3.5, </w:t>
      </w:r>
      <w:hyperlink r:id="rId11">
        <w:r>
          <w:rPr>
            <w:rStyle w:val="Hyperlink"/>
            <w:rFonts w:eastAsia="宋体"/>
          </w:rPr>
          <w:t>https://cancer.sanger.ac.uk/signatures/id/</w:t>
        </w:r>
      </w:hyperlink>
      <w:r>
        <w:rPr>
          <w:rFonts w:eastAsia="宋体" w:hint="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rPr>
      </w:pPr>
      <w:r>
        <w:rPr/>
        <w:t xml:space="preserve">We compared all </w:t>
      </w:r>
      <w:r>
        <w:rPr>
          <w:i/>
          <w:iCs/>
        </w:rPr>
        <w:t>de novo</w:t>
      </w:r>
      <w:r>
        <w:rPr/>
        <w:t xml:space="preserve"> signatures </w:t>
      </w:r>
      <w:r>
        <w:rPr>
          <w:rFonts w:eastAsia="宋体" w:hint="eastAsia"/>
        </w:rPr>
        <w:t xml:space="preserve">supported by both mSigHdp and SigProfilerExtractor </w:t>
      </w:r>
      <w:r>
        <w:rPr/>
        <w:t xml:space="preserve">to </w:t>
      </w:r>
      <w:r>
        <w:rPr>
          <w:rFonts w:eastAsia="宋体" w:hint="eastAsia"/>
        </w:rPr>
        <w:t>the published</w:t>
      </w:r>
      <w:r>
        <w:rPr/>
        <w:t xml:space="preserve"> signatures and categorized them into three groups: (1) known signature: if</w:t>
      </w:r>
      <w:r>
        <w:rPr>
          <w:rFonts w:eastAsia="宋体" w:hint="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rPr>
        <w:t xml:space="preserve">extracted </w:t>
      </w:r>
      <w:r>
        <w:rPr/>
        <w:t xml:space="preserve">signatures do not fit into the known signatures or the merged signatures. </w:t>
      </w:r>
      <w:r>
        <w:rPr>
          <w:rFonts w:eastAsia="宋体" w:hint="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rFonts w:eastAsia="宋体"/>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宋体" w:hint="eastAsia"/>
        </w:rPr>
        <w:t>T</w:t>
      </w:r>
      <w:r>
        <w:rPr>
          <w:rFonts w:eastAsia="宋体"/>
        </w:rPr>
        <w:t xml:space="preserve"> insertions or deletions in at least five </w:t>
      </w:r>
      <w:r>
        <w:rPr>
          <w:rFonts w:eastAsia="宋体" w:hint="eastAsia"/>
        </w:rPr>
        <w:t>poly-</w:t>
      </w:r>
      <w:r>
        <w:rPr>
          <w:rFonts w:eastAsia="宋体"/>
        </w:rPr>
        <w:t>T tracts account for ≥</w:t>
      </w:r>
      <w:r>
        <w:rPr>
          <w:rFonts w:eastAsia="宋体" w:hint="eastAsia"/>
        </w:rPr>
        <w:t>5</w:t>
      </w:r>
      <w:r>
        <w:rPr>
          <w:rFonts w:eastAsia="宋体"/>
        </w:rPr>
        <w:t>0% of the mutations</w:t>
      </w:r>
      <w:r>
        <w:rPr>
          <w:rFonts w:eastAsia="宋体" w:hint="eastAsia"/>
        </w:rPr>
        <w:t xml:space="preserve"> (Table S17)</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rPr/>
        <w:t xml:space="preserve">First, we applied the find_best_reconstruction_QP function from the </w:t>
      </w:r>
      <w:r>
        <w:rPr>
          <w:rFonts w:eastAsia="宋体" w:hint="eastAsia"/>
        </w:rPr>
        <w:t>m</w:t>
      </w:r>
      <w:r>
        <w:rPr/>
        <w:t>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hint="eastAsia"/>
        </w:rPr>
        <w:t>.</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12">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13">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14">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ins w:id="1" w:author="Steve Rozen, Ph.D." w:date="2026-05-28T17:46:00Z"/>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0" w:author="Steve Rozen, Ph.D." w:date="2026-05-28T17:44:00Z">
        <w:r>
          <w:rPr/>
          <w:t xml:space="preserve"> </w:t>
        </w:r>
      </w:ins>
    </w:p>
    <w:p>
      <w:pPr>
        <w:pStyle w:val="Normal"/>
        <w:rPr>
          <w:del w:id="6" w:author="Steve Rozen, Ph.D." w:date="2026-05-28T17:47:00Z"/>
        </w:rPr>
      </w:pPr>
      <w:ins w:id="2" w:author="Unknown Author" w:date="2026-05-28T18:56:00Z">
        <w:r>
          <w:rPr/>
          <w:t>strand ratio</w:t>
        </w:r>
      </w:ins>
      <w:ins w:id="3" w:author="Steve Rozen, Ph.D." w:date="2026-05-28T17:44:00Z">
        <w:r>
          <w:rPr/>
          <w:t xml:space="preserve"> = (+ strand_mutation_counts)·</w:t>
        </w:r>
      </w:ins>
      <w:ins w:id="4" w:author="Steve Rozen, Ph.D." w:date="2026-05-28T17:46:00Z">
        <w:r>
          <w:rPr/>
          <w:t>(- strand_mutation_counts)</w:t>
        </w:r>
      </w:ins>
      <w:ins w:id="5" w:author="Steve Rozen, Ph.D." w:date="2026-05-28T17:46:00Z">
        <w:r>
          <w:rPr>
            <w:vertAlign w:val="superscript"/>
          </w:rPr>
          <w:t xml:space="preserve">-1 </w:t>
        </w:r>
      </w:ins>
    </w:p>
    <w:p>
      <w:pPr>
        <w:pStyle w:val="Normal"/>
        <w:rPr/>
      </w:pPr>
      <w:r>
        <w:rPr/>
      </w:r>
    </w:p>
    <w:p>
      <w:pPr>
        <w:pStyle w:val="Normal"/>
        <w:ind w:hanging="0"/>
        <w:rPr>
          <w:del w:id="14" w:author="Steve Rozen, Ph.D." w:date="2026-05-28T17:49:00Z"/>
          <w:shd w:fill="FFFF00" w:val="clear"/>
        </w:rPr>
      </w:pPr>
      <w:ins w:id="7" w:author="Steve Rozen, Ph.D." w:date="2026-05-28T17:48:00Z">
        <w:r>
          <w:rPr>
            <w:shd w:fill="FFFF00" w:val="clear"/>
          </w:rPr>
          <w:t xml:space="preserve">We calculated the </w:t>
        </w:r>
      </w:ins>
      <w:del w:id="8" w:author="Steve Rozen, Ph.D." w:date="2026-05-28T17:49:00Z">
        <w:r>
          <w:rPr>
            <w:shd w:fill="FFFF00" w:val="clear"/>
          </w:rPr>
          <w:delText>O</w:delText>
        </w:r>
      </w:del>
      <w:ins w:id="9" w:author="Steve Rozen, Ph.D." w:date="2026-05-28T17:49:00Z">
        <w:r>
          <w:rPr>
            <w:shd w:fill="FFFF00" w:val="clear"/>
          </w:rPr>
          <w:t>os</w:t>
        </w:r>
      </w:ins>
      <w:r>
        <w:rPr>
          <w:shd w:fill="FFFF00" w:val="clear"/>
        </w:rPr>
        <w:t xml:space="preserve">dds ratio between the </w:t>
      </w:r>
      <w:ins w:id="10" w:author="Steve Rozen, Ph.D." w:date="2026-05-28T17:48:00Z">
        <w:r>
          <w:rPr>
            <w:shd w:fill="FFFF00" w:val="clear"/>
          </w:rPr>
          <w:t xml:space="preserve">strand </w:t>
        </w:r>
      </w:ins>
      <w:r>
        <w:rPr>
          <w:shd w:fill="FFFF00" w:val="clear"/>
        </w:rPr>
        <w:t xml:space="preserve">ratio of real somatic indels and the </w:t>
      </w:r>
      <w:ins w:id="11" w:author="Steve Rozen, Ph.D." w:date="2026-05-28T17:48:00Z">
        <w:r>
          <w:rPr>
            <w:shd w:fill="FFFF00" w:val="clear"/>
          </w:rPr>
          <w:t xml:space="preserve">strand </w:t>
        </w:r>
      </w:ins>
      <w:r>
        <w:rPr>
          <w:shd w:fill="FFFF00" w:val="clear"/>
        </w:rPr>
        <w:t>ratio of simulated somatic indels</w:t>
      </w:r>
      <w:ins w:id="12" w:author="Steve Rozen, Ph.D." w:date="2026-05-28T17:49:00Z">
        <w:r>
          <w:rPr>
            <w:shd w:fill="FFFF00" w:val="clear"/>
          </w:rPr>
          <w:t>.</w:t>
        </w:r>
      </w:ins>
      <w:del w:id="13" w:author="Steve Rozen, Ph.D." w:date="2026-05-28T17:49:00Z">
        <w:r>
          <w:rPr>
            <w:shd w:fill="FFFF00" w:val="clear"/>
          </w:rPr>
          <w:delText xml:space="preserve"> was calculated as</w:delText>
        </w:r>
      </w:del>
    </w:p>
    <w:p>
      <w:pPr>
        <w:pStyle w:val="Normal"/>
        <w:ind w:hanging="0"/>
        <w:rPr/>
      </w:pPr>
      <w:r>
        <w:rPr/>
      </w:r>
    </w:p>
    <w:p>
      <w:pPr>
        <w:pStyle w:val="Normal"/>
        <w:ind w:hanging="0"/>
        <w:rPr/>
      </w:pPr>
      <w:ins w:id="15" w:author="Steve Rozen, Ph.D." w:date="2026-05-28T17:50:00Z">
        <w:r>
          <w:rPr/>
          <w:t xml:space="preserve">We then calculated </w:t>
        </w:r>
      </w:ins>
      <w:del w:id="16" w:author="Steve Rozen, Ph.D." w:date="2026-05-28T17:50:00Z">
        <w:r>
          <w:rPr/>
          <w:delText xml:space="preserve">And </w:delText>
        </w:r>
      </w:del>
      <w:r>
        <w:rPr/>
        <w:t>p values were calculated for the odds ratio using Fisher’s exact test. Only strand asymmetries with p value &gt; 0.05 were considered showing strand asymmetries.</w:t>
      </w:r>
    </w:p>
    <w:p>
      <w:pPr>
        <w:pStyle w:val="Normal"/>
        <w:ind w:hanging="0"/>
        <w:rPr/>
      </w:pPr>
      <w:r>
        <w:rPr/>
      </w:r>
    </w:p>
    <w:p>
      <w:pPr>
        <w:pStyle w:val="Normal"/>
        <w:ind w:hanging="0"/>
        <w:rPr/>
      </w:pPr>
      <w:r>
        <w:rPr/>
        <w:t xml:space="preserve">For a given cancer type, for e.g. genic vs non-in a sup table </w:t>
      </w:r>
    </w:p>
    <w:p>
      <w:pPr>
        <w:pStyle w:val="Normal"/>
        <w:ind w:hanging="0"/>
        <w:rPr/>
      </w:pPr>
      <w:r>
        <w:rPr/>
      </w:r>
    </w:p>
    <w:p>
      <w:pPr>
        <w:pStyle w:val="Normal"/>
        <w:ind w:hanging="0"/>
        <w:rPr/>
      </w:pPr>
      <w:r>
        <w:rPr/>
        <w:t xml:space="preserve">             </w:t>
      </w:r>
      <w:r>
        <w:rPr/>
        <w:t>genic    non-genic</w:t>
      </w:r>
    </w:p>
    <w:p>
      <w:pPr>
        <w:pStyle w:val="Normal"/>
        <w:ind w:hanging="0"/>
        <w:rPr/>
      </w:pPr>
      <w:r>
        <w:rPr/>
        <w:t>real         100        600</w:t>
      </w:r>
    </w:p>
    <w:p>
      <w:pPr>
        <w:pStyle w:val="Normal"/>
        <w:ind w:hanging="0"/>
        <w:rPr/>
      </w:pPr>
      <w:r>
        <w:rPr/>
        <w:t>syn          100        300</w:t>
      </w:r>
    </w:p>
    <w:p>
      <w:pPr>
        <w:pStyle w:val="Normal"/>
        <w:ind w:hanging="0"/>
        <w:rPr/>
      </w:pPr>
      <w:r>
        <w:rPr/>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5">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del w:id="22" w:author="Steve Rozen, Ph.D." w:date="2026-05-28T17:42:00Z"/>
        </w:rPr>
      </w:pPr>
      <w:r>
        <w:rP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rP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ins w:id="17" w:author="Steve Rozen, Ph.D." w:date="2026-05-28T17:41:00Z">
        <w:r>
          <w:rPr/>
          <w:t xml:space="preserve"> The two models are </w:t>
        </w:r>
      </w:ins>
      <w:ins w:id="18" w:author="Steve Rozen, Ph.D." w:date="2026-05-28T17:41:00Z">
        <w:r>
          <w:rPr>
            <w:i/>
            <w:iCs/>
          </w:rPr>
          <w:t>lm(R ~ c )</w:t>
        </w:r>
      </w:ins>
      <w:ins w:id="19" w:author="Steve Rozen, Ph.D." w:date="2026-05-28T17:41:00Z">
        <w:r>
          <w:rPr/>
          <w:t xml:space="preserve"> and </w:t>
        </w:r>
      </w:ins>
      <w:ins w:id="20" w:author="Steve Rozen, Ph.D." w:date="2026-05-28T17:41:00Z">
        <w:r>
          <w:rPr>
            <w:i/>
            <w:iCs/>
          </w:rPr>
          <w:t>lm(S ~ c)</w:t>
        </w:r>
      </w:ins>
      <w:ins w:id="21" w:author="Steve Rozen, Ph.D." w:date="2026-05-28T17:41:00Z">
        <w:r>
          <w:rPr/>
          <w:t xml:space="preserve">, where </w:t>
        </w:r>
      </w:ins>
    </w:p>
    <w:p>
      <w:pPr>
        <w:pStyle w:val="Normal"/>
        <w:rPr>
          <w:del w:id="24" w:author="Steve Rozen, Ph.D." w:date="2026-05-28T17:42:00Z"/>
          <w:sz w:val="20"/>
          <w:szCs w:val="21"/>
        </w:rPr>
      </w:pPr>
      <w:del w:id="23" w:author="Steve Rozen, Ph.D." w:date="2026-05-28T17:42:00Z">
        <w:r>
          <w:rPr>
            <w:sz w:val="20"/>
            <w:szCs w:val="21"/>
          </w:rPr>
        </w:r>
      </w:del>
    </w:p>
    <w:p>
      <w:pPr>
        <w:pStyle w:val="Normal"/>
        <w:rPr>
          <w:del w:id="26" w:author="Steve Rozen, Ph.D." w:date="2026-05-28T17:42:00Z"/>
          <w:shd w:fill="FFFF00" w:val="clear"/>
        </w:rPr>
      </w:pPr>
      <w:del w:id="25" w:author="Steve Rozen, Ph.D." w:date="2026-05-28T17:42:00Z">
        <w:r>
          <w:rPr>
            <w:shd w:fill="FFFF00" w:val="clear"/>
          </w:rPr>
        </w:r>
      </w:del>
    </w:p>
    <w:p>
      <w:pPr>
        <w:pStyle w:val="Normal"/>
        <w:rPr/>
      </w:pPr>
      <w:del w:id="27" w:author="Steve Rozen, Ph.D." w:date="2026-05-28T17:42:00Z">
        <w:r>
          <w:rPr/>
          <w:delText>In the above formula,</w:delText>
        </w:r>
      </w:del>
      <w:r>
        <w:rPr/>
        <w:t xml:space="preserve"> replication timing denotes a vector c = (1,2,3 … 10).</w:t>
      </w:r>
    </w:p>
    <w:p>
      <w:pPr>
        <w:pStyle w:val="Normal"/>
        <w:rPr/>
      </w:pPr>
      <w:r>
        <w:rPr/>
        <w:t xml:space="preserve">The replication timing trend for </w:t>
      </w:r>
      <w:r>
        <w:rPr>
          <w:rFonts w:eastAsia="宋体" w:hint="eastAsia"/>
        </w:rPr>
        <w:t xml:space="preserve">an 83-type </w:t>
      </w:r>
      <w:r>
        <w:rPr/>
        <w:t xml:space="preserve">signature was determined for both real and simulated data. An </w:t>
      </w:r>
      <w:r>
        <w:rPr>
          <w:rFonts w:eastAsia="宋体" w:hint="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w:t>
      </w:r>
      <w:r>
        <w:rPr>
          <w:rFonts w:eastAsia="宋体" w:hint="eastAsia"/>
        </w:rPr>
        <w:t>83-type</w:t>
      </w:r>
      <w:r>
        <w:rPr/>
        <w:t xml:space="preserve"> signature for the two datasets (real and simulated data) were different, the relative trend for real data comparing the simulated data was the final trend for the </w:t>
      </w:r>
      <w:r>
        <w:rPr>
          <w:rFonts w:eastAsia="宋体" w:hint="eastAsia"/>
        </w:rPr>
        <w:t>83-type</w:t>
      </w:r>
      <w:r>
        <w:rPr/>
        <w:t xml:space="preserve"> signature. Otherwise, if the trends of a certain </w:t>
      </w:r>
      <w:r>
        <w:rPr>
          <w:rFonts w:eastAsia="宋体" w:hint="eastAsia"/>
        </w:rPr>
        <w:t>83-type</w:t>
      </w:r>
      <w:r>
        <w:rPr/>
        <w:t xml:space="preserve"> signature for the two dataset were the same, a third multiple linear regression model was fitted</w:t>
      </w:r>
      <w:ins w:id="28" w:author="Steve Rozen, Ph.D." w:date="2026-05-28T17:42:00Z">
        <w:r>
          <w:rPr/>
          <w:t xml:space="preserve">: </w:t>
        </w:r>
      </w:ins>
      <w:ins w:id="29" w:author="Steve Rozen, Ph.D." w:date="2026-05-28T17:42:00Z">
        <w:r>
          <w:rPr>
            <w:i/>
            <w:iCs/>
          </w:rPr>
          <w:t>lm(R ~ S + c)</w:t>
        </w:r>
      </w:ins>
      <w:del w:id="30" w:author="Steve Rozen, Ph.D." w:date="2026-05-28T17:42:00Z">
        <w:r>
          <w:rPr>
            <w:i/>
            <w:iCs/>
          </w:rPr>
          <w:delText xml:space="preserve">. </w:delText>
        </w:r>
      </w:del>
    </w:p>
    <w:p>
      <w:pPr>
        <w:pStyle w:val="Normal"/>
        <w:rPr/>
      </w:pPr>
      <w:r>
        <w:rPr/>
      </w:r>
    </w:p>
    <w:p>
      <w:pPr>
        <w:pStyle w:val="Normal"/>
        <w:rPr>
          <w:rFonts w:eastAsia="宋体"/>
        </w:rPr>
      </w:pPr>
      <w:r>
        <w:rPr/>
        <w:t xml:space="preserve">Similarly, the final trend of an </w:t>
      </w:r>
      <w:r>
        <w:rPr>
          <w:rFonts w:eastAsia="宋体" w:hint="eastAsia"/>
        </w:rPr>
        <w:t>83-type</w:t>
      </w:r>
      <w:r>
        <w:rPr/>
        <w:t xml:space="preserve"> signature were determined by the significance of the coefficient of replication timing. If it is not significant, an </w:t>
      </w:r>
      <w:r>
        <w:rPr>
          <w:rFonts w:eastAsia="宋体" w:hint="eastAsia"/>
        </w:rPr>
        <w:t>83-type</w:t>
      </w:r>
      <w:r>
        <w:rPr/>
        <w:t xml:space="preserve"> signature was considered to be generally unaffected by replication timing. Otherwise, if the coefficient of replication timing &gt; 0, an </w:t>
      </w:r>
      <w:r>
        <w:rPr>
          <w:rFonts w:eastAsia="宋体" w:hint="eastAsia"/>
        </w:rPr>
        <w:t>83-type</w:t>
      </w:r>
      <w:r>
        <w:rPr/>
        <w:t xml:space="preserve"> signature was considered to be increasing from early to late replicating regions; if the coefficient of replication timing &lt; 0, an </w:t>
      </w:r>
      <w:r>
        <w:rPr>
          <w:rFonts w:eastAsia="宋体" w:hint="eastAsia"/>
        </w:rPr>
        <w:t>83-type</w:t>
      </w:r>
      <w:r>
        <w:rPr/>
        <w:t xml:space="preserve"> signature was considered to be decreasing from early to late replicating regions.</w:t>
      </w:r>
    </w:p>
    <w:p>
      <w:pPr>
        <w:pStyle w:val="Normal"/>
        <w:rPr>
          <w:rFonts w:eastAsia="宋体"/>
        </w:rPr>
      </w:pPr>
      <w:r>
        <w:rPr>
          <w:rFonts w:eastAsia="宋体"/>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w:t>
      </w:r>
      <w:r>
        <w:rPr>
          <w:rFonts w:eastAsia="宋体"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cs="宋体"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pPr>
        <w:pStyle w:val="Heading1"/>
        <w:rPr/>
      </w:pPr>
      <w:r>
        <w:rPr>
          <w:rFonts w:hint="eastAsia"/>
        </w:rPr>
        <w:t>Author contributions</w:t>
      </w:r>
    </w:p>
    <w:p>
      <w:pPr>
        <w:pStyle w:val="normalfirst"/>
        <w:rPr>
          <w:rFonts w:eastAsia="宋体"/>
        </w:rPr>
      </w:pPr>
      <w:r>
        <w:rPr>
          <w:rFonts w:hint="eastAsia"/>
        </w:rPr>
        <w:t>M.L. and S.G.R. conceived the project and designed the analyses. M.L. and S.G.R. designed computational analysis. M.L., Q.Z. and Y.Y. performed mutational signature extraction, attribution and characterization computational analysis. M.H.</w:t>
      </w:r>
      <w:r>
        <w:rPr>
          <w:rFonts w:eastAsia="宋体" w:hint="eastAsia"/>
        </w:rPr>
        <w:t xml:space="preserve">, and </w:t>
      </w:r>
      <w:r>
        <w:rPr>
          <w:rFonts w:hint="eastAsia"/>
        </w:rPr>
        <w:t xml:space="preserve">R.Y. characterized the topography of 83-type mutational signatures. </w:t>
      </w:r>
      <w:r>
        <w:rPr>
          <w:rFonts w:eastAsia="宋体" w:hint="eastAsia"/>
        </w:rPr>
        <w:t xml:space="preserve">M.L., X.M.W., R.S. and S.G.R. designed the website. </w:t>
      </w:r>
      <w:r>
        <w:rPr/>
        <w:t>Data interpretation and manuscript write-up were carried out by M.L., M.H., and S.G.R., with contributions from all other authors. All authors reviewed and approved the final manuscript.</w:t>
      </w:r>
    </w:p>
    <w:p>
      <w:pPr>
        <w:pStyle w:val="normalfirst"/>
        <w:rPr>
          <w:rFonts w:eastAsia="宋体"/>
        </w:rPr>
      </w:pPr>
      <w:r>
        <w:rPr>
          <w:b/>
          <w:bCs/>
        </w:rPr>
        <w:t>Declaration of generative AI and AI-assisted technologies in the writing process.</w:t>
      </w:r>
      <w:r>
        <w:rPr>
          <w:rFonts w:eastAsia="宋体"/>
        </w:rPr>
        <w:t xml:space="preserve">  </w:t>
      </w:r>
    </w:p>
    <w:p>
      <w:pPr>
        <w:pStyle w:val="normalfirst"/>
        <w:rPr>
          <w:rFonts w:eastAsia="宋体" w:hint="eastAsia"/>
        </w:rPr>
      </w:pPr>
      <w:r>
        <w:rPr>
          <w:rFonts w:eastAsia="宋体"/>
        </w:rPr>
        <w:t xml:space="preserve">During the preparation of this work the author(s) used </w:t>
      </w:r>
      <w:r>
        <w:rPr>
          <w:rFonts w:eastAsia="宋体" w:hint="eastAsia"/>
        </w:rPr>
        <w:t xml:space="preserve">Claude </w:t>
      </w:r>
      <w:r>
        <w:rPr>
          <w:rFonts w:eastAsia="宋体"/>
        </w:rPr>
        <w:t xml:space="preserve">in order to </w:t>
      </w:r>
      <w:r>
        <w:rPr/>
        <w:t>polish the text and ensure grammatical accuracy and appropriate vocabulary usage</w:t>
      </w:r>
      <w:r>
        <w:rPr>
          <w:rFonts w:eastAsia="宋体"/>
        </w:rPr>
        <w:t>. After using this tool/service, the author(s) reviewed and edited the content as needed and take(s) full responsibility for the content of the published article.</w:t>
      </w:r>
    </w:p>
    <w:p>
      <w:pPr>
        <w:pStyle w:val="Heading1"/>
        <w:rPr/>
      </w:pPr>
      <w:r>
        <w:rPr/>
        <w:t>Reference</w:t>
      </w:r>
    </w:p>
    <w:p>
      <w:pPr>
        <w:pStyle w:val="Bibliography1"/>
        <w:rPr/>
      </w:pPr>
      <w:bookmarkStart w:id="21"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lang w:val="de-DE"/>
        </w:rPr>
        <w:t xml:space="preserve">Chen, Lei, Chong Zhang, Ruidong Xue, et al. 2024. </w:t>
      </w:r>
      <w:r>
        <w:rPr/>
        <w:t xml:space="preserve">‘Deep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DeWeerd, Rachel A., Eszter Németh, Ádám Póti, et al. 2022. ‘Prospectively Defined Patterns of APOBEC3A Mutagenesis Are Prevalent in Human Cancers’. </w:t>
      </w:r>
      <w:r>
        <w:rPr>
          <w:i/>
        </w:rPr>
        <w:t>Cell Reports</w:t>
      </w:r>
      <w:r>
        <w:rPr/>
        <w:t xml:space="preserve"> 38 (12): 110555. https://doi.org/10.1016/j.celrep.2022.110555.</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 ‘A Redefined InDel Taxonomy Provides Insights into Mutational Signatures’. </w:t>
      </w:r>
      <w:r>
        <w:rPr>
          <w:i/>
        </w:rPr>
        <w:t>Nature Genetics</w:t>
      </w:r>
      <w:r>
        <w:rPr/>
        <w:t>, ahead of print, April 10. https://doi.org/10.1038/s41588-025-02152-y.</w:t>
      </w:r>
    </w:p>
    <w:p>
      <w:pPr>
        <w:pStyle w:val="Bibliography1"/>
        <w:rPr/>
      </w:pPr>
      <w:r>
        <w:rPr>
          <w:lang w:val="de-DE"/>
        </w:rPr>
        <w:t xml:space="preserve">Kucab, Jill E., Xueqing Zou, Sandro Morganella, et al. 2019. </w:t>
      </w:r>
      <w:r>
        <w:rPr/>
        <w:t xml:space="preserve">‘A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Priestley, Peter, Jonathan Baber, Martijn P. Lolkema, et al. 2019. ‘Pan-Cancer Whole-Genome Analyses of Metastatic Solid Tumours’. </w:t>
      </w:r>
      <w:r>
        <w:rPr>
          <w:i/>
        </w:rPr>
        <w:t>Nature</w:t>
      </w:r>
      <w:r>
        <w:rPr/>
        <w:t xml:space="preserve"> 575 (7781): 210–16. https://doi.org/10.1038/s41586-019-1689-y.</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21"/>
    </w:p>
    <w:p>
      <w:pPr>
        <w:pStyle w:val="Normal"/>
        <w:rPr/>
      </w:pPr>
      <w:r>
        <w:rPr/>
      </w:r>
    </w:p>
    <w:p>
      <w:pPr>
        <w:pStyle w:val="Normal"/>
        <w:spacing w:lineRule="auto" w:line="240" w:before="0" w:after="0"/>
        <w:ind w:hanging="0"/>
        <w:rPr/>
      </w:pPr>
      <w:r>
        <w:rPr/>
      </w:r>
      <w:r>
        <w:br w:type="page"/>
      </w:r>
    </w:p>
    <w:tbl>
      <w:tblPr>
        <w:tblW w:w="9346"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1271"/>
        <w:gridCol w:w="1558"/>
        <w:gridCol w:w="1415"/>
        <w:gridCol w:w="872"/>
        <w:gridCol w:w="1400"/>
        <w:gridCol w:w="1009"/>
        <w:gridCol w:w="916"/>
        <w:gridCol w:w="905"/>
      </w:tblGrid>
      <w:tr>
        <w:trPr>
          <w:trHeight w:val="557" w:hRule="atLeast"/>
        </w:trPr>
        <w:tc>
          <w:tcPr>
            <w:tcW w:w="1271" w:type="dxa"/>
            <w:tcBorders>
              <w:top w:val="single" w:sz="4" w:space="0" w:color="999999"/>
              <w:start w:val="single" w:sz="4" w:space="0" w:color="999999"/>
              <w:bottom w:val="single" w:sz="12" w:space="0" w:color="666666"/>
              <w:end w:val="single" w:sz="4" w:space="0" w:color="999999"/>
            </w:tcBorders>
            <w:vAlign w:val="center"/>
          </w:tcPr>
          <w:p>
            <w:pPr>
              <w:pStyle w:val="Normal"/>
              <w:pageBreakBefore/>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89-Type</w:t>
            </w:r>
          </w:p>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Signature ID</w:t>
            </w:r>
          </w:p>
        </w:tc>
        <w:tc>
          <w:tcPr>
            <w:tcW w:w="1558"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476-Type Sig Collapsed to 89-Type</w:t>
            </w:r>
          </w:p>
        </w:tc>
        <w:tc>
          <w:tcPr>
            <w:tcW w:w="141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Best</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Match</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Spectrum</w:t>
            </w:r>
          </w:p>
        </w:tc>
        <w:tc>
          <w:tcPr>
            <w:tcW w:w="872"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Koh et al. Sig</w:t>
            </w:r>
          </w:p>
        </w:tc>
        <w:tc>
          <w:tcPr>
            <w:tcW w:w="1400"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lang w:val="de-DE"/>
              </w:rPr>
            </w:pPr>
            <w:r>
              <w:rPr>
                <w:rFonts w:eastAsia="Liberation Sans" w:ascii="Liberation Sans" w:hAnsi="Liberation Sans"/>
                <w:b/>
                <w:bCs/>
                <w:color w:val="000000"/>
                <w:sz w:val="20"/>
                <w:szCs w:val="20"/>
                <w:lang w:val="de-DE"/>
              </w:rPr>
              <w:t>Cosine 89-Type Sig vs Koh et al.</w:t>
            </w:r>
          </w:p>
        </w:tc>
        <w:tc>
          <w:tcPr>
            <w:tcW w:w="1009"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83-Type Sig ID</w:t>
            </w:r>
          </w:p>
        </w:tc>
        <w:tc>
          <w:tcPr>
            <w:tcW w:w="916"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Jin et al. Sig</w:t>
            </w:r>
          </w:p>
        </w:tc>
        <w:tc>
          <w:tcPr>
            <w:tcW w:w="90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vs Jin et al.</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0.9023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InD15</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0.9796</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0.9675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0.9415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0.9853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0.9824</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0.9515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0.9738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C_ID3</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ID3*</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0.9403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InD3b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0.9527</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InD4a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InD29</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C_ID5</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InD6</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0.916</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InD7</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InsDel9</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0.917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C_ID9</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InsDel10</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0.846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C_ID10**</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ID10</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InsDel11</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C_ID11</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ID11a</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InsDel12</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C_ID12</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ID12</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ID13</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InD12</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InsDel15</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C_ID15</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0.909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0.949</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C_ID19</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ID_A</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ID_B</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0.927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ID_C</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InsDel_D</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ID_D</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ID_E</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InsDel_F</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ID_F</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InsDel_G</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ID_G</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ID11b</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InsDel_H</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0.821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ID_H</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InsDel_I</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ID_I</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ID25</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InsDel_J</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0.563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ID_J**</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0.857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InD20</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ID_K</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InsDel_L</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ID_L</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InsDel_M</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ID_M</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InD16b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ID_N</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InD21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bl>
    <w:p>
      <w:pPr>
        <w:pStyle w:val="Normal"/>
        <w:spacing w:lineRule="auto" w:line="240" w:before="0" w:after="0"/>
        <w:ind w:hanging="0"/>
        <w:rPr>
          <w:rFonts w:eastAsia="宋体" w:eastAsiaTheme="minorEastAsia"/>
          <w:sz w:val="18"/>
          <w:szCs w:val="18"/>
        </w:rPr>
      </w:pPr>
      <w:r>
        <w:rPr>
          <w:b/>
          <w:bCs/>
          <w:sz w:val="18"/>
          <w:szCs w:val="18"/>
        </w:rPr>
        <w:t xml:space="preserve">Table 1. </w:t>
      </w:r>
      <w:r>
        <w:rPr>
          <w:rFonts w:eastAsia="宋体" w:hint="eastAsia" w:eastAsiaTheme="minorEastAsia"/>
          <w:b/>
          <w:bCs/>
          <w:sz w:val="18"/>
          <w:szCs w:val="18"/>
        </w:rPr>
        <w:t>Information o</w:t>
      </w:r>
      <w:r>
        <w:rPr>
          <w:b/>
          <w:bCs/>
          <w:sz w:val="18"/>
          <w:szCs w:val="18"/>
        </w:rPr>
        <w:t xml:space="preserve">f the 89-type indel signatures </w:t>
      </w:r>
      <w:r>
        <w:rPr>
          <w:rFonts w:eastAsia="宋体" w:hint="eastAsia" w:eastAsiaTheme="minorEastAsia"/>
          <w:b/>
          <w:bCs/>
          <w:sz w:val="18"/>
          <w:szCs w:val="18"/>
        </w:rPr>
        <w:t>and their corresponding 83-type signatures</w:t>
      </w:r>
      <w:r>
        <w:rPr>
          <w:b/>
          <w:bCs/>
          <w:sz w:val="18"/>
          <w:szCs w:val="18"/>
        </w:rPr>
        <w:t>.</w:t>
        <w:br/>
      </w:r>
      <w:r>
        <w:rPr>
          <w:sz w:val="18"/>
          <w:szCs w:val="18"/>
        </w:rPr>
        <w:t xml:space="preserve">This table summarizes the correspondence between the 89-type indel signatures and signatures from the 476-type collapsed set, the </w:t>
      </w:r>
      <w:r>
        <w:rPr>
          <w:rFonts w:eastAsia="宋体" w:hint="eastAsia" w:eastAsiaTheme="minorEastAsia"/>
          <w:sz w:val="18"/>
          <w:szCs w:val="18"/>
        </w:rPr>
        <w:t xml:space="preserve">89-type signatures reported in </w:t>
      </w:r>
      <w:r>
        <w:rPr>
          <w:sz w:val="18"/>
          <w:szCs w:val="18"/>
        </w:rPr>
        <w:t xml:space="preserve">Koh et al., and the </w:t>
      </w:r>
      <w:r>
        <w:rPr>
          <w:rFonts w:eastAsia="宋体" w:hint="eastAsia" w:eastAsiaTheme="minor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This is the signature with the best match to the given type-89 signature.</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indicates that in the linking tumor's spectrum, insertions of single Ts in long poly-T contexts were set to 0 before calculating cosine similarity to the 83-type signature.</w:t>
      </w:r>
    </w:p>
    <w:p>
      <w:pPr>
        <w:pStyle w:val="Normal"/>
        <w:spacing w:lineRule="auto" w:line="240" w:before="0" w:after="0"/>
        <w:ind w:hanging="0"/>
        <w:rPr>
          <w:sz w:val="18"/>
          <w:szCs w:val="18"/>
        </w:rPr>
      </w:pPr>
      <w:r>
        <w:rPr>
          <w:sz w:val="18"/>
          <w:szCs w:val="18"/>
        </w:rPr>
      </w:r>
      <w:r>
        <w:br w:type="page"/>
      </w:r>
    </w:p>
    <w:p>
      <w:pPr>
        <w:pStyle w:val="Normal"/>
        <w:spacing w:lineRule="auto" w:line="240" w:before="0" w:after="0"/>
        <w:ind w:hanging="0"/>
        <w:rPr/>
      </w:pPr>
      <w:r>
        <w:rPr/>
        <w:drawing>
          <wp:inline distT="0" distB="0" distL="0" distR="0">
            <wp:extent cx="5124450" cy="453580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6"/>
                    <a:stretch>
                      <a:fillRect/>
                    </a:stretch>
                  </pic:blipFill>
                  <pic:spPr bwMode="auto">
                    <a:xfrm>
                      <a:off x="0" y="0"/>
                      <a:ext cx="5124450" cy="4535805"/>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Figure 1 The aristolochic acid (AA) indel signatures in the 83-type, 89-type and 476-type classification schemes (signature 23).</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A</w:t>
      </w:r>
      <w:r>
        <w:rPr>
          <w:rFonts w:eastAsia="宋体" w:hint="eastAsia" w:eastAsiaTheme="minor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B</w:t>
      </w:r>
      <w:r>
        <w:rPr>
          <w:rFonts w:eastAsia="宋体" w:hint="eastAsia" w:eastAsiaTheme="minor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b/>
          <w:bCs/>
          <w:sz w:val="18"/>
          <w:szCs w:val="18"/>
        </w:rPr>
      </w:pPr>
      <w:r>
        <w:rPr>
          <w:rFonts w:eastAsia="宋体" w:hint="eastAsia" w:eastAsiaTheme="minorEastAsia"/>
          <w:b/>
          <w:bCs/>
          <w:sz w:val="18"/>
          <w:szCs w:val="18"/>
        </w:rPr>
        <w:t>(</w:t>
      </w:r>
      <w:r>
        <w:rPr>
          <w:b/>
          <w:bCs/>
          <w:sz w:val="18"/>
          <w:szCs w:val="18"/>
        </w:rPr>
        <w:t>C</w:t>
      </w:r>
      <w:r>
        <w:rPr>
          <w:rFonts w:eastAsia="宋体" w:hint="eastAsia" w:eastAsiaTheme="minor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pPr>
        <w:pStyle w:val="Normal"/>
        <w:ind w:hanging="0"/>
        <w:rPr>
          <w:sz w:val="21"/>
          <w:szCs w:val="21"/>
        </w:rPr>
      </w:pPr>
      <w:r>
        <w:rPr>
          <w:sz w:val="21"/>
          <w:szCs w:val="21"/>
        </w:rPr>
      </w:r>
      <w:r>
        <w:br w:type="page"/>
      </w:r>
    </w:p>
    <w:p>
      <w:pPr>
        <w:pStyle w:val="Normal"/>
        <w:spacing w:lineRule="auto" w:line="240" w:before="0" w:after="0"/>
        <w:ind w:hanging="0"/>
        <w:rPr>
          <w:rFonts w:eastAsia="宋体" w:eastAsiaTheme="minorEastAsia"/>
        </w:rPr>
      </w:pPr>
      <w:r>
        <w:rPr/>
        <w:drawing>
          <wp:inline distT="0" distB="0" distL="0" distR="0">
            <wp:extent cx="5939790" cy="66789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7"/>
                    <a:stretch>
                      <a:fillRect/>
                    </a:stretch>
                  </pic:blipFill>
                  <pic:spPr bwMode="auto">
                    <a:xfrm>
                      <a:off x="0" y="0"/>
                      <a:ext cx="5939790" cy="6678930"/>
                    </a:xfrm>
                    <a:prstGeom prst="rect">
                      <a:avLst/>
                    </a:prstGeom>
                    <a:noFill/>
                  </pic:spPr>
                </pic:pic>
              </a:graphicData>
            </a:graphic>
          </wp:inline>
        </w:drawing>
      </w:r>
    </w:p>
    <w:p>
      <w:pPr>
        <w:pStyle w:val="Normal"/>
        <w:spacing w:lineRule="auto" w:line="240" w:before="0" w:after="0"/>
        <w:ind w:hanging="0"/>
        <w:rPr>
          <w:rFonts w:eastAsia="宋体" w:eastAsiaTheme="minorEastAsia"/>
          <w:b/>
          <w:bCs/>
          <w:sz w:val="16"/>
          <w:szCs w:val="16"/>
        </w:rPr>
      </w:pPr>
      <w:r>
        <w:rPr>
          <w:rFonts w:eastAsia="宋体" w:eastAsiaTheme="minorEastAsia"/>
          <w:b/>
          <w:bCs/>
          <w:sz w:val="16"/>
          <w:szCs w:val="16"/>
        </w:rPr>
      </w:r>
    </w:p>
    <w:p>
      <w:pPr>
        <w:pStyle w:val="Normal"/>
        <w:spacing w:lineRule="auto" w:line="240" w:before="0" w:after="0"/>
        <w:ind w:hanging="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pPr>
        <w:pStyle w:val="Normal"/>
        <w:spacing w:lineRule="auto" w:line="240" w:before="0" w:after="0"/>
        <w:ind w:hanging="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pPr>
        <w:pStyle w:val="Normal"/>
        <w:spacing w:lineRule="auto" w:line="240" w:before="0" w:after="0"/>
        <w:ind w:hanging="0"/>
        <w:rPr>
          <w:rFonts w:eastAsia="宋体" w:eastAsiaTheme="minorEastAsia"/>
          <w:sz w:val="28"/>
          <w:szCs w:val="28"/>
        </w:rPr>
      </w:pPr>
      <w:r>
        <w:rPr>
          <w:rFonts w:eastAsia="宋体" w:eastAsiaTheme="minorEastAsia"/>
          <w:sz w:val="28"/>
          <w:szCs w:val="28"/>
        </w:rPr>
      </w:r>
    </w:p>
    <w:p>
      <w:pPr>
        <w:pStyle w:val="Normal"/>
        <w:spacing w:lineRule="auto" w:line="240" w:before="0" w:after="0"/>
        <w:ind w:hanging="0"/>
        <w:rPr/>
      </w:pPr>
      <w:r>
        <w:rPr/>
      </w:r>
      <w:r>
        <w:br w:type="page"/>
      </w:r>
    </w:p>
    <w:p>
      <w:pPr>
        <w:pStyle w:val="Normal"/>
        <w:spacing w:before="0" w:after="160"/>
        <w:ind w:hanging="0"/>
        <w:rPr>
          <w:rFonts w:eastAsia="宋体" w:eastAsiaTheme="minorEastAsia"/>
        </w:rPr>
      </w:pPr>
      <w:r>
        <w:rPr/>
        <w:drawing>
          <wp:inline distT="0" distB="0" distL="0" distR="0">
            <wp:extent cx="5943600" cy="69532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8"/>
                    <a:stretch>
                      <a:fillRect/>
                    </a:stretch>
                  </pic:blipFill>
                  <pic:spPr bwMode="auto">
                    <a:xfrm>
                      <a:off x="0" y="0"/>
                      <a:ext cx="5943600" cy="6953250"/>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3 Profiles of signatures extracted in the 89-type classification scheme</w:t>
      </w:r>
    </w:p>
    <w:p>
      <w:pPr>
        <w:pStyle w:val="Normal"/>
        <w:spacing w:lineRule="auto" w:line="240" w:before="0" w:after="0"/>
        <w:ind w:hanging="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宋体" w:hint="eastAsia" w:eastAsiaTheme="minorEastAsia"/>
          <w:sz w:val="18"/>
          <w:szCs w:val="18"/>
        </w:rPr>
        <w:t>et al., 2025</w:t>
      </w:r>
      <w:r>
        <w:rPr>
          <w:sz w:val="18"/>
          <w:szCs w:val="18"/>
        </w:rPr>
        <w:t xml:space="preserve"> (prefix InD)</w:t>
      </w:r>
    </w:p>
    <w:p>
      <w:pPr>
        <w:pStyle w:val="Normal"/>
        <w:ind w:hanging="0"/>
        <w:rPr>
          <w:rFonts w:eastAsia="宋体" w:eastAsiaTheme="minorEastAsia"/>
          <w:sz w:val="28"/>
          <w:szCs w:val="28"/>
        </w:rPr>
      </w:pPr>
      <w:r>
        <w:rPr>
          <w:rFonts w:eastAsia="宋体" w:eastAsiaTheme="minorEastAsia"/>
          <w:sz w:val="28"/>
          <w:szCs w:val="28"/>
        </w:rPr>
      </w:r>
      <w:r>
        <w:br w:type="page"/>
      </w:r>
    </w:p>
    <w:p>
      <w:pPr>
        <w:pStyle w:val="Normal"/>
        <w:spacing w:lineRule="auto" w:line="240" w:before="0" w:after="0"/>
        <w:ind w:hanging="0"/>
        <w:rPr>
          <w:rFonts w:eastAsia="宋体" w:eastAsiaTheme="minorEastAsia"/>
        </w:rPr>
      </w:pPr>
      <w:r>
        <w:rPr/>
        <w:drawing>
          <wp:inline distT="0" distB="0" distL="0" distR="0">
            <wp:extent cx="5939790" cy="479488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19"/>
                    <a:stretch>
                      <a:fillRect/>
                    </a:stretch>
                  </pic:blipFill>
                  <pic:spPr bwMode="auto">
                    <a:xfrm>
                      <a:off x="0" y="0"/>
                      <a:ext cx="5939790" cy="4794885"/>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4a Activity of 83-type and 89-type mutational signatures across cancer types (part1, InsDel1a to InsDel14)</w:t>
      </w:r>
    </w:p>
    <w:p>
      <w:pPr>
        <w:pStyle w:val="Normal"/>
        <w:spacing w:lineRule="auto" w:line="240" w:before="0" w:after="0"/>
        <w:ind w:hanging="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pPr>
        <w:pStyle w:val="Normal"/>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drawing>
          <wp:inline distT="0" distB="0" distL="0" distR="0">
            <wp:extent cx="5939790" cy="4373245"/>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20"/>
                    <a:stretch>
                      <a:fillRect/>
                    </a:stretch>
                  </pic:blipFill>
                  <pic:spPr bwMode="auto">
                    <a:xfrm>
                      <a:off x="0" y="0"/>
                      <a:ext cx="5939790" cy="4373245"/>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4</w:t>
      </w:r>
      <w:r>
        <w:rPr>
          <w:rFonts w:eastAsia="宋体" w:hint="eastAsia" w:eastAsiaTheme="minorEastAsia"/>
          <w:b/>
          <w:bCs/>
          <w:sz w:val="18"/>
          <w:szCs w:val="18"/>
        </w:rPr>
        <w:t>b</w:t>
      </w:r>
      <w:r>
        <w:rPr>
          <w:rFonts w:hint="eastAsia"/>
          <w:b/>
          <w:bCs/>
          <w:sz w:val="18"/>
          <w:szCs w:val="18"/>
        </w:rPr>
        <w:t xml:space="preserve"> Activity of 83-type and 89-type mutational signatures across cancer types (part1, InsDel</w:t>
      </w:r>
      <w:r>
        <w:rPr>
          <w:rFonts w:eastAsia="宋体" w:hint="eastAsia" w:eastAsiaTheme="minorEastAsia"/>
          <w:b/>
          <w:bCs/>
          <w:sz w:val="18"/>
          <w:szCs w:val="18"/>
        </w:rPr>
        <w:t>17</w:t>
      </w:r>
      <w:r>
        <w:rPr>
          <w:rFonts w:hint="eastAsia"/>
          <w:b/>
          <w:bCs/>
          <w:sz w:val="18"/>
          <w:szCs w:val="18"/>
        </w:rPr>
        <w:t xml:space="preserve"> to InsDel</w:t>
      </w:r>
      <w:r>
        <w:rPr>
          <w:rFonts w:eastAsia="宋体" w:hint="eastAsia" w:eastAsiaTheme="minorEastAsia"/>
          <w:b/>
          <w:bCs/>
          <w:sz w:val="18"/>
          <w:szCs w:val="18"/>
        </w:rPr>
        <w:t>_N</w:t>
      </w:r>
      <w:r>
        <w:rPr>
          <w:rFonts w:eastAsia="宋体" w:eastAsiaTheme="minorEastAsia"/>
          <w:b/>
          <w:bCs/>
          <w:sz w:val="18"/>
          <w:szCs w:val="18"/>
        </w:rPr>
        <w:t>β</w:t>
      </w:r>
      <w:r>
        <w:rPr>
          <w:rFonts w:hint="eastAsia"/>
          <w:b/>
          <w:bCs/>
          <w:sz w:val="18"/>
          <w:szCs w:val="18"/>
        </w:rPr>
        <w:t>)</w:t>
      </w:r>
    </w:p>
    <w:p>
      <w:pPr>
        <w:pStyle w:val="Normal"/>
        <w:spacing w:lineRule="auto" w:line="240" w:before="0" w:after="0"/>
        <w:ind w:hanging="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pPr>
      <w:r>
        <w:rPr/>
      </w:r>
      <w:r>
        <w:br w:type="page"/>
      </w:r>
    </w:p>
    <w:p>
      <w:pPr>
        <w:pStyle w:val="Normal"/>
        <w:spacing w:before="0" w:after="160"/>
        <w:ind w:hanging="0"/>
        <w:rPr>
          <w:rFonts w:eastAsia="宋体" w:eastAsiaTheme="minorEastAsia"/>
          <w:b/>
          <w:bCs/>
          <w:sz w:val="16"/>
          <w:szCs w:val="16"/>
        </w:rPr>
      </w:pPr>
      <w:r>
        <w:rPr/>
        <w:drawing>
          <wp:inline distT="0" distB="0" distL="0" distR="0">
            <wp:extent cx="5441950" cy="617728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21"/>
                    <a:stretch>
                      <a:fillRect/>
                    </a:stretch>
                  </pic:blipFill>
                  <pic:spPr bwMode="auto">
                    <a:xfrm>
                      <a:off x="0" y="0"/>
                      <a:ext cx="5441950" cy="617728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t xml:space="preserve">Figure </w:t>
      </w:r>
      <w:r>
        <w:rPr>
          <w:rFonts w:eastAsia="宋体" w:hint="eastAsia" w:eastAsiaTheme="minorEastAsia"/>
          <w:b/>
          <w:bCs/>
          <w:sz w:val="18"/>
          <w:szCs w:val="18"/>
        </w:rPr>
        <w:t>5</w:t>
      </w:r>
      <w:r>
        <w:rPr>
          <w:rFonts w:eastAsia="宋体" w:eastAsiaTheme="minorEastAsia"/>
          <w:b/>
          <w:bCs/>
          <w:sz w:val="18"/>
          <w:szCs w:val="18"/>
        </w:rPr>
        <w:t xml:space="preserve"> </w:t>
      </w:r>
      <w:r>
        <w:rPr>
          <w:rFonts w:eastAsia="宋体" w:hint="eastAsia" w:eastAsiaTheme="minorEastAsia"/>
          <w:b/>
          <w:bCs/>
          <w:sz w:val="18"/>
          <w:szCs w:val="18"/>
        </w:rPr>
        <w:t xml:space="preserve">Association of </w:t>
      </w:r>
      <w:r>
        <w:rPr>
          <w:rFonts w:eastAsia="宋体" w:eastAsiaTheme="minorEastAsia"/>
          <w:b/>
          <w:bCs/>
          <w:sz w:val="18"/>
          <w:szCs w:val="18"/>
        </w:rPr>
        <w:t>8</w:t>
      </w:r>
      <w:r>
        <w:rPr>
          <w:rFonts w:eastAsia="宋体" w:hint="eastAsia" w:eastAsiaTheme="minorEastAsia"/>
          <w:b/>
          <w:bCs/>
          <w:sz w:val="18"/>
          <w:szCs w:val="18"/>
        </w:rPr>
        <w:t>3-ty</w:t>
      </w:r>
      <w:r>
        <w:rPr>
          <w:rFonts w:eastAsia="宋体" w:eastAsiaTheme="minorEastAsia"/>
          <w:b/>
          <w:bCs/>
          <w:sz w:val="18"/>
          <w:szCs w:val="18"/>
        </w:rPr>
        <w:t>pe/8</w:t>
      </w:r>
      <w:r>
        <w:rPr>
          <w:rFonts w:eastAsia="宋体" w:hint="eastAsia" w:eastAsiaTheme="minorEastAsia"/>
          <w:b/>
          <w:bCs/>
          <w:sz w:val="18"/>
          <w:szCs w:val="18"/>
        </w:rPr>
        <w:t>9-ty</w:t>
      </w:r>
      <w:r>
        <w:rPr>
          <w:rFonts w:eastAsia="宋体" w:eastAsiaTheme="minorEastAsia"/>
          <w:b/>
          <w:bCs/>
          <w:sz w:val="18"/>
          <w:szCs w:val="18"/>
        </w:rPr>
        <w:t xml:space="preserve">pe indel signatures </w:t>
      </w:r>
      <w:r>
        <w:rPr>
          <w:rFonts w:eastAsia="宋体" w:hint="eastAsia" w:eastAsiaTheme="minorEastAsia"/>
          <w:b/>
          <w:bCs/>
          <w:sz w:val="18"/>
          <w:szCs w:val="18"/>
        </w:rPr>
        <w:t>with SBS signatures and cancer types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(A)</w:t>
      </w:r>
      <w:r>
        <w:rPr>
          <w:rFonts w:eastAsia="宋体" w:hint="eastAsia" w:eastAsiaTheme="minorEastAsia"/>
          <w:sz w:val="18"/>
          <w:szCs w:val="18"/>
        </w:rPr>
        <w:t>The</w:t>
      </w:r>
      <w:r>
        <w:rPr>
          <w:rFonts w:eastAsia="宋体" w:eastAsiaTheme="minorEastAsia"/>
          <w:sz w:val="18"/>
          <w:szCs w:val="18"/>
        </w:rPr>
        <w:t xml:space="preserve"> heatmap of Spearman correlation coefficients between 83-type and 89-type indel signatures and various SBS signatures. Signatures were excluded if all correlation coefficients were between –0.1 and 0.1. The color intensity reflects the strength of the correlation, with darker colors indicating stronger correlations. Unsupervised hierarchical clustering of both rows and columns identified </w:t>
      </w:r>
      <w:r>
        <w:rPr>
          <w:rFonts w:eastAsia="宋体" w:hint="eastAsia" w:eastAsiaTheme="minorEastAsia"/>
          <w:sz w:val="18"/>
          <w:szCs w:val="18"/>
        </w:rPr>
        <w:t>seven</w:t>
      </w:r>
      <w:r>
        <w:rPr>
          <w:rFonts w:eastAsia="宋体" w:eastAsiaTheme="minorEastAsia"/>
          <w:sz w:val="18"/>
          <w:szCs w:val="18"/>
        </w:rPr>
        <w:t xml:space="preserve"> biological modules: MMR</w:t>
      </w:r>
      <w:r>
        <w:rPr>
          <w:rFonts w:eastAsia="宋体" w:hint="eastAsia" w:eastAsiaTheme="minorEastAsia"/>
          <w:sz w:val="18"/>
          <w:szCs w:val="18"/>
        </w:rPr>
        <w:t xml:space="preserve"> (DNA mismatch repair)</w:t>
      </w:r>
      <w:r>
        <w:rPr>
          <w:rFonts w:eastAsia="宋体" w:eastAsiaTheme="minorEastAsia"/>
          <w:sz w:val="18"/>
          <w:szCs w:val="18"/>
        </w:rPr>
        <w:t xml:space="preserve"> defects, GI-ROS</w:t>
      </w:r>
      <w:r>
        <w:rPr>
          <w:rFonts w:eastAsia="宋体" w:hint="eastAsia" w:eastAsiaTheme="minorEastAsia"/>
          <w:sz w:val="18"/>
          <w:szCs w:val="18"/>
        </w:rPr>
        <w:t xml:space="preserve"> (</w:t>
      </w:r>
      <w:r>
        <w:rPr>
          <w:rFonts w:eastAsia="宋体" w:eastAsiaTheme="minorEastAsia"/>
          <w:sz w:val="18"/>
          <w:szCs w:val="18"/>
        </w:rPr>
        <w:t>Gastrointestinal</w:t>
      </w:r>
      <w:r>
        <w:rPr>
          <w:rFonts w:eastAsia="宋体" w:hint="eastAsia" w:eastAsiaTheme="minorEastAsia"/>
          <w:sz w:val="18"/>
          <w:szCs w:val="18"/>
        </w:rPr>
        <w:t>-</w:t>
      </w:r>
      <w:r>
        <w:rPr>
          <w:rFonts w:eastAsia="宋体" w:eastAsiaTheme="minorEastAsia"/>
          <w:sz w:val="18"/>
          <w:szCs w:val="18"/>
        </w:rPr>
        <w:t>Reactive Oxygen Species</w:t>
      </w:r>
      <w:r>
        <w:rPr>
          <w:rFonts w:eastAsia="宋体" w:hint="eastAsia" w:eastAsiaTheme="minorEastAsia"/>
          <w:sz w:val="18"/>
          <w:szCs w:val="18"/>
        </w:rPr>
        <w:t>)</w:t>
      </w:r>
      <w:r>
        <w:rPr>
          <w:rFonts w:eastAsia="宋体" w:eastAsiaTheme="minorEastAsia"/>
          <w:sz w:val="18"/>
          <w:szCs w:val="18"/>
        </w:rPr>
        <w:t xml:space="preserve">, UV exposure, </w:t>
      </w:r>
      <w:r>
        <w:rPr>
          <w:rFonts w:eastAsia="宋体" w:hint="eastAsia" w:eastAsiaTheme="minorEastAsia"/>
          <w:sz w:val="18"/>
          <w:szCs w:val="18"/>
        </w:rPr>
        <w:t>L</w:t>
      </w:r>
      <w:r>
        <w:rPr>
          <w:rFonts w:eastAsia="宋体" w:eastAsiaTheme="minorEastAsia"/>
          <w:sz w:val="18"/>
          <w:szCs w:val="18"/>
        </w:rPr>
        <w:t>iver, HR</w:t>
      </w:r>
      <w:r>
        <w:rPr>
          <w:rFonts w:eastAsia="宋体" w:hint="eastAsia" w:eastAsiaTheme="minorEastAsia"/>
          <w:sz w:val="18"/>
          <w:szCs w:val="18"/>
        </w:rPr>
        <w:t xml:space="preserve"> (</w:t>
      </w:r>
      <w:r>
        <w:rPr>
          <w:rFonts w:eastAsia="宋体" w:eastAsiaTheme="minorEastAsia"/>
          <w:sz w:val="18"/>
          <w:szCs w:val="18"/>
        </w:rPr>
        <w:t>DNA homologous recombination repair</w:t>
      </w:r>
      <w:r>
        <w:rPr>
          <w:rFonts w:eastAsia="宋体" w:hint="eastAsia" w:eastAsiaTheme="minorEastAsia"/>
          <w:sz w:val="18"/>
          <w:szCs w:val="18"/>
        </w:rPr>
        <w:t>)</w:t>
      </w:r>
      <w:r>
        <w:rPr>
          <w:rFonts w:eastAsia="宋体" w:eastAsiaTheme="minorEastAsia"/>
          <w:sz w:val="18"/>
          <w:szCs w:val="18"/>
        </w:rPr>
        <w:t xml:space="preserve"> defects, </w:t>
      </w:r>
      <w:r>
        <w:rPr>
          <w:rFonts w:eastAsia="宋体" w:hint="eastAsia" w:eastAsiaTheme="minorEastAsia"/>
          <w:sz w:val="18"/>
          <w:szCs w:val="18"/>
        </w:rPr>
        <w:t>L</w:t>
      </w:r>
      <w:r>
        <w:rPr>
          <w:rFonts w:eastAsia="宋体" w:eastAsiaTheme="minorEastAsia"/>
          <w:sz w:val="18"/>
          <w:szCs w:val="18"/>
        </w:rPr>
        <w:t>ung tobacco smoking</w:t>
      </w:r>
      <w:r>
        <w:rPr>
          <w:rFonts w:eastAsia="宋体" w:hint="eastAsia" w:eastAsiaTheme="minorEastAsia"/>
          <w:sz w:val="18"/>
          <w:szCs w:val="18"/>
        </w:rPr>
        <w:t xml:space="preserve"> and APOBEC mutagenesis</w:t>
      </w:r>
      <w:r>
        <w:rPr>
          <w:rFonts w:eastAsia="宋体" w:eastAsiaTheme="minorEastAsia"/>
          <w:sz w:val="18"/>
          <w:szCs w:val="18"/>
        </w:rPr>
        <w:t>. Each signature is annotated according to the cluster to which it belongs.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(B)</w:t>
      </w:r>
      <w:r>
        <w:rPr>
          <w:rFonts w:eastAsia="宋体" w:hint="eastAsia" w:eastAsiaTheme="minorEastAsia"/>
          <w:sz w:val="18"/>
          <w:szCs w:val="18"/>
        </w:rPr>
        <w:t xml:space="preserve"> Enrichment of 83-type signatures in cancer types and MSI status. </w:t>
      </w:r>
      <w:r>
        <w:rPr>
          <w:rFonts w:eastAsia="宋体" w:eastAsiaTheme="minorEastAsia"/>
          <w:sz w:val="18"/>
          <w:szCs w:val="18"/>
        </w:rPr>
        <w:t xml:space="preserve">Dot size indicates the odds ratio from Fisher’s exact test comparing the number of samples with </w:t>
      </w:r>
      <w:r>
        <w:rPr>
          <w:rFonts w:eastAsia="宋体" w:hint="eastAsia" w:eastAsiaTheme="minorEastAsia"/>
          <w:sz w:val="18"/>
          <w:szCs w:val="18"/>
        </w:rPr>
        <w:t>exposure&gt;0 of the indel signature</w:t>
      </w:r>
      <w:r>
        <w:rPr>
          <w:rFonts w:eastAsia="宋体" w:eastAsiaTheme="minorEastAsia"/>
          <w:sz w:val="18"/>
          <w:szCs w:val="18"/>
        </w:rPr>
        <w:t xml:space="preserve"> in each cancer type versus </w:t>
      </w:r>
      <w:r>
        <w:rPr>
          <w:rFonts w:eastAsia="宋体" w:hint="eastAsia" w:eastAsiaTheme="minorEastAsia"/>
          <w:sz w:val="18"/>
          <w:szCs w:val="18"/>
        </w:rPr>
        <w:t>the remaining samples</w:t>
      </w:r>
      <w:r>
        <w:rPr>
          <w:rFonts w:eastAsia="宋体" w:eastAsiaTheme="minorEastAsia"/>
          <w:sz w:val="18"/>
          <w:szCs w:val="18"/>
        </w:rPr>
        <w:t>. Dot color represents the false discovery rate</w:t>
      </w:r>
      <w:r>
        <w:rPr>
          <w:rFonts w:eastAsia="宋体" w:hint="eastAsia" w:eastAsiaTheme="minorEastAsia"/>
          <w:sz w:val="18"/>
          <w:szCs w:val="18"/>
        </w:rPr>
        <w:t xml:space="preserve"> (FDR)</w:t>
      </w:r>
      <w:r>
        <w:rPr>
          <w:rFonts w:eastAsia="宋体" w:eastAsiaTheme="minorEastAsia"/>
          <w:sz w:val="18"/>
          <w:szCs w:val="18"/>
        </w:rPr>
        <w:t xml:space="preserve"> after multiple-testing correction. Larger dots indicate stronger enrichment, and darker colors indicate more significant associations.</w:t>
      </w:r>
    </w:p>
    <w:p>
      <w:pPr>
        <w:pStyle w:val="Normal"/>
        <w:spacing w:lineRule="auto" w:line="240" w:before="0" w:after="0"/>
        <w:ind w:hanging="0"/>
        <w:rPr>
          <w:rFonts w:eastAsia="宋体" w:eastAsiaTheme="minorEastAsia"/>
          <w:sz w:val="28"/>
          <w:szCs w:val="28"/>
        </w:rPr>
      </w:pPr>
      <w:r>
        <w:rPr>
          <w:rFonts w:eastAsia="宋体" w:hint="eastAsia" w:eastAsiaTheme="minorEastAsia"/>
          <w:b/>
          <w:bCs/>
          <w:sz w:val="18"/>
          <w:szCs w:val="18"/>
        </w:rPr>
        <w:t>(C)</w:t>
      </w:r>
      <w:r>
        <w:rPr>
          <w:rFonts w:eastAsia="宋体" w:hint="eastAsia" w:eastAsiaTheme="minorEastAsia"/>
          <w:sz w:val="18"/>
          <w:szCs w:val="18"/>
        </w:rPr>
        <w:t xml:space="preserve"> Enrichment of 89-type signatures in cancer types and MSI status. </w:t>
      </w:r>
      <w:r>
        <w:rPr>
          <w:rFonts w:eastAsia="宋体" w:eastAsiaTheme="minorEastAsia"/>
          <w:sz w:val="18"/>
          <w:szCs w:val="18"/>
        </w:rPr>
        <w:t xml:space="preserve">Dot size indicates the odds ratio from Fisher’s exact test comparing the number of samples with </w:t>
      </w:r>
      <w:r>
        <w:rPr>
          <w:rFonts w:eastAsia="宋体" w:hint="eastAsia" w:eastAsiaTheme="minorEastAsia"/>
          <w:sz w:val="18"/>
          <w:szCs w:val="18"/>
        </w:rPr>
        <w:t>exposure&gt;0 of the indel signature</w:t>
      </w:r>
      <w:r>
        <w:rPr>
          <w:rFonts w:eastAsia="宋体" w:eastAsiaTheme="minorEastAsia"/>
          <w:sz w:val="18"/>
          <w:szCs w:val="18"/>
        </w:rPr>
        <w:t xml:space="preserve"> in each cancer type versus </w:t>
      </w:r>
      <w:r>
        <w:rPr>
          <w:rFonts w:eastAsia="宋体" w:hint="eastAsia" w:eastAsiaTheme="minorEastAsia"/>
          <w:sz w:val="18"/>
          <w:szCs w:val="18"/>
        </w:rPr>
        <w:t>the remaining samples</w:t>
      </w:r>
      <w:r>
        <w:rPr>
          <w:rFonts w:eastAsia="宋体" w:eastAsiaTheme="minorEastAsia"/>
          <w:sz w:val="18"/>
          <w:szCs w:val="18"/>
        </w:rPr>
        <w:t>. Dot color represents the false discovery rate</w:t>
      </w:r>
      <w:r>
        <w:rPr>
          <w:rFonts w:eastAsia="宋体" w:hint="eastAsia" w:eastAsiaTheme="minorEastAsia"/>
          <w:sz w:val="18"/>
          <w:szCs w:val="18"/>
        </w:rPr>
        <w:t xml:space="preserve"> (FDR)</w:t>
      </w:r>
      <w:r>
        <w:rPr>
          <w:rFonts w:eastAsia="宋体" w:eastAsiaTheme="minorEastAsia"/>
          <w:sz w:val="18"/>
          <w:szCs w:val="18"/>
        </w:rPr>
        <w:t xml:space="preserve"> after multiple-testing correction. Larger dots indicate stronger enrichment, and darker colors indicate more significant associations.</w:t>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drawing>
          <wp:inline distT="0" distB="0" distL="0" distR="0">
            <wp:extent cx="4744720" cy="617347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noChangeArrowheads="1"/>
                    </pic:cNvPicPr>
                  </pic:nvPicPr>
                  <pic:blipFill>
                    <a:blip r:embed="rId22"/>
                    <a:stretch>
                      <a:fillRect/>
                    </a:stretch>
                  </pic:blipFill>
                  <pic:spPr bwMode="auto">
                    <a:xfrm>
                      <a:off x="0" y="0"/>
                      <a:ext cx="4744720" cy="617347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Figure 6. 8</w:t>
      </w:r>
      <w:r>
        <w:rPr>
          <w:rFonts w:hint="eastAsia"/>
          <w:b/>
          <w:bCs/>
          <w:sz w:val="18"/>
          <w:szCs w:val="18"/>
        </w:rPr>
        <w:t>3-ty</w:t>
      </w:r>
      <w:r>
        <w:rPr>
          <w:b/>
          <w:bCs/>
          <w:sz w:val="18"/>
          <w:szCs w:val="18"/>
        </w:rPr>
        <w:t xml:space="preserve">pe mutational signatures asymmetries in strands, replication timing and DNA regions. </w:t>
      </w:r>
    </w:p>
    <w:p>
      <w:pPr>
        <w:pStyle w:val="Normal"/>
        <w:spacing w:lineRule="auto" w:line="240" w:before="0" w:after="0"/>
        <w:ind w:hanging="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pPr>
        <w:pStyle w:val="Normal"/>
        <w:spacing w:lineRule="auto" w:line="240" w:before="0" w:after="0"/>
        <w:ind w:hanging="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pPr>
        <w:pStyle w:val="Normal"/>
        <w:spacing w:lineRule="auto" w:line="240" w:before="0" w:after="0"/>
        <w:ind w:hanging="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pPr>
        <w:pStyle w:val="Normal"/>
        <w:spacing w:lineRule="auto" w:line="240" w:before="0" w:after="0"/>
        <w:ind w:hanging="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pPr>
        <w:pStyle w:val="Normal"/>
        <w:spacing w:lineRule="auto" w:line="240" w:before="0" w:after="0"/>
        <w:ind w:hanging="0"/>
        <w:rPr/>
      </w:pPr>
      <w:r>
        <w:rPr/>
        <w:drawing>
          <wp:inline distT="0" distB="0" distL="0" distR="0">
            <wp:extent cx="5934075" cy="3819525"/>
            <wp:effectExtent l="0" t="0" r="0" b="0"/>
            <wp:docPr id="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pic:cNvPicPr>
                      <a:picLocks noChangeAspect="1" noChangeArrowheads="1"/>
                    </pic:cNvPicPr>
                  </pic:nvPicPr>
                  <pic:blipFill>
                    <a:blip r:embed="rId23"/>
                    <a:stretch>
                      <a:fillRect/>
                    </a:stretch>
                  </pic:blipFill>
                  <pic:spPr bwMode="auto">
                    <a:xfrm>
                      <a:off x="0" y="0"/>
                      <a:ext cx="5934075" cy="3819525"/>
                    </a:xfrm>
                    <a:prstGeom prst="rect">
                      <a:avLst/>
                    </a:prstGeom>
                    <a:noFill/>
                  </pic:spPr>
                </pic:pic>
              </a:graphicData>
            </a:graphic>
          </wp:inline>
        </w:drawing>
      </w:r>
    </w:p>
    <w:p>
      <w:pPr>
        <w:pStyle w:val="Normal"/>
        <w:spacing w:lineRule="auto" w:line="240" w:before="0" w:after="0"/>
        <w:ind w:hanging="0"/>
        <w:rPr>
          <w:b/>
          <w:bCs/>
          <w:sz w:val="18"/>
          <w:szCs w:val="18"/>
        </w:rPr>
      </w:pPr>
      <w:r>
        <w:rPr>
          <w:b/>
          <w:bCs/>
          <w:sz w:val="18"/>
          <w:szCs w:val="18"/>
        </w:rPr>
        <w:t xml:space="preserve">Figure </w:t>
      </w:r>
      <w:r>
        <w:rPr>
          <w:rFonts w:hint="eastAsia"/>
          <w:b/>
          <w:bCs/>
          <w:sz w:val="18"/>
          <w:szCs w:val="18"/>
        </w:rPr>
        <w:t>7</w:t>
      </w:r>
      <w:r>
        <w:rPr>
          <w:b/>
          <w:bCs/>
          <w:sz w:val="18"/>
          <w:szCs w:val="18"/>
        </w:rPr>
        <w:t xml:space="preserve"> N</w:t>
      </w:r>
      <w:r>
        <w:rPr>
          <w:rFonts w:hint="eastAsia"/>
          <w:b/>
          <w:bCs/>
          <w:sz w:val="18"/>
          <w:szCs w:val="18"/>
        </w:rPr>
        <w:t>ovel signature caused by RNase H2 deficiency and topoisomerase-1-associated mutagenesis (TOP1-TAM)</w:t>
      </w:r>
    </w:p>
    <w:p>
      <w:pPr>
        <w:pStyle w:val="Normal"/>
        <w:spacing w:lineRule="auto" w:line="240" w:before="0" w:after="0"/>
        <w:ind w:hanging="0"/>
        <w:rPr>
          <w:rFonts w:eastAsia="宋体"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pPr>
        <w:pStyle w:val="Normal"/>
        <w:spacing w:lineRule="auto" w:line="240" w:before="0" w:after="0"/>
        <w:ind w:hanging="0"/>
        <w:rPr>
          <w:rFonts w:eastAsia="宋体" w:eastAsiaTheme="minorEastAsia"/>
          <w:sz w:val="18"/>
          <w:szCs w:val="18"/>
        </w:rPr>
      </w:pPr>
      <w:r>
        <w:rPr>
          <w:rFonts w:hint="eastAsia"/>
          <w:b/>
          <w:bCs/>
          <w:sz w:val="18"/>
          <w:szCs w:val="18"/>
        </w:rPr>
        <w:t xml:space="preserve">(B) </w:t>
      </w:r>
      <w:r>
        <w:rPr>
          <w:rFonts w:hint="eastAsia"/>
          <w:sz w:val="18"/>
          <w:szCs w:val="18"/>
        </w:rPr>
        <w:t xml:space="preserve">Deletions of </w:t>
      </w:r>
      <w:r>
        <w:rPr>
          <w:rFonts w:eastAsia="Liberation Serif" w:cs="Liberation Serif" w:hint="eastAsia" w:ascii="Liberation Serif" w:hAnsi="Liberation Serif"/>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pPr>
        <w:pStyle w:val="Normal"/>
        <w:spacing w:lineRule="auto" w:line="240" w:before="0" w:after="0"/>
        <w:ind w:hanging="0"/>
        <w:rPr>
          <w:rFonts w:eastAsia="宋体"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pPr>
        <w:pStyle w:val="Normal"/>
        <w:spacing w:before="0" w:after="160"/>
        <w:ind w:hanging="0"/>
        <w:rPr>
          <w:rFonts w:ascii="Calibri" w:hAnsi="Calibri" w:eastAsia="宋体" w:cs="Noto Sans Arabic UI"/>
          <w:sz w:val="22"/>
          <w:szCs w:val="22"/>
        </w:rPr>
      </w:pPr>
      <w:r>
        <w:rPr>
          <w:rFonts w:eastAsia="宋体" w:cs="Noto Sans Arabic UI" w:ascii="Calibri" w:hAnsi="Calibri"/>
          <w:sz w:val="22"/>
          <w:szCs w:val="22"/>
        </w:rPr>
      </w:r>
    </w:p>
    <w:sectPr>
      <w:footerReference w:type="even" r:id="rId24"/>
      <w:footerReference w:type="default" r:id="rId25"/>
      <w:footerReference w:type="first" r:id="rId26"/>
      <w:type w:val="nextPage"/>
      <w:pgSz w:w="12240" w:h="15840"/>
      <w:pgMar w:left="1440" w:right="1440" w:gutter="0" w:header="0" w:top="72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5-20T09:26:00Z" w:initials="ML">
    <w:p>
      <w:pPr>
        <w:overflowPunct w:val="false"/>
        <w:spacing w:lineRule="auto" w:line="240" w:before="0" w:after="0"/>
        <w:rPr/>
      </w:pPr>
      <w:r>
        <w:annotationRef/>
      </w:r>
      <w:r>
        <w:rPr>
          <w:rFonts w:eastAsia="宋体" w:cs="Noto Sans Arabic UI" w:ascii="Calibri" w:hAnsi="Calibri"/>
          <w:sz w:val="22"/>
          <w:szCs w:val="22"/>
        </w:rPr>
        <w:t>I added cancer type enrichment plot to Figure 5</w:t>
      </w:r>
    </w:p>
  </w:comment>
  <w:comment w:id="3" w:author="Mo Liu" w:date="2026-05-25T13:45:00Z" w:initials="ML">
    <w:p w14:paraId="01000000">
      <w:pPr>
        <w:overflowPunct w:val="false"/>
        <w:spacing w:lineRule="auto" w:line="240" w:before="0" w:after="0"/>
        <w:rPr/>
      </w:pPr>
      <w:r>
        <w:annotationRef/>
      </w:r>
      <w:r>
        <w:rPr>
          <w:rFonts w:eastAsia="宋体" w:cs="Noto Sans Arabic UI" w:ascii="Calibri" w:hAnsi="Calibri"/>
          <w:sz w:val="22"/>
          <w:szCs w:val="22"/>
        </w:rPr>
        <w:t>This is true. But not sure if this worths mentioning?</w:t>
      </w:r>
    </w:p>
  </w:comment>
  <w:comment w:id="2" w:author="Steve Rozen, Ph.D." w:date="2026-05-28T17:52:00Z" w:initials="SR">
    <w:p w14:paraId="02000000">
      <w:pPr>
        <w:overflowPunct w:val="false"/>
        <w:spacing w:lineRule="auto" w:line="240" w:before="0" w:after="0"/>
        <w:rPr/>
      </w:pPr>
      <w:r>
        <w:annotationRef/>
      </w:r>
      <w:r>
        <w:rPr>
          <w:rFonts w:eastAsia="宋体" w:cs="Noto Sans Arabic UI" w:ascii="Calibri" w:hAnsi="Calibri"/>
          <w:sz w:val="22"/>
          <w:szCs w:val="22"/>
        </w:rPr>
        <w:t>Which ones do we supply that COSMIC does not, and are there any discordances between what we get and COSMIC for signatures that COSMIC does have topographical annotations for?</w:t>
      </w:r>
    </w:p>
  </w:comment>
  <w:comment w:id="1" w:author="Mo Liu" w:date="2026-05-29T16:03:00Z" w:initials="ML">
    <w:p w14:paraId="03000000">
      <w:pPr>
        <w:overflowPunct w:val="true"/>
        <w:spacing w:lineRule="auto" w:line="240" w:before="0" w:after="0"/>
        <w:rPr/>
      </w:pPr>
      <w:r>
        <w:annotationRef/>
      </w:r>
      <w:r>
        <w:rPr>
          <w:rFonts w:eastAsia="宋体" w:cs="Noto Sans Arabic UI" w:ascii="Calibri" w:hAnsi="Calibri"/>
          <w:sz w:val="22"/>
          <w:szCs w:val="22"/>
        </w:rPr>
        <w:t>I update via email.</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3000000" w15:paraIdParent="01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Google Sans">
    <w:altName w:val="Roboto"/>
    <w:charset w:val="01" w:characterSet="utf-8"/>
    <w:family w:val="roman"/>
    <w:pitch w:val="variable"/>
  </w:font>
  <w:font w:name="DejaVu Sans">
    <w:charset w:val="01" w:characterSet="utf-8"/>
    <w:family w:val="swiss"/>
    <w:pitch w:val="variable"/>
  </w:font>
  <w:font w:name="宋体">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spacing w:before="0" w:after="160"/>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spacing w:before="0" w:after="160"/>
      <w:jc w:val="end"/>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uiPriority w:val="9"/>
    <w:unhideWhenUsed/>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uiPriority w:val="99"/>
    <w:qFormat/>
    <w:rPr>
      <w:sz w:val="21"/>
      <w:szCs w:val="21"/>
    </w:rPr>
  </w:style>
  <w:style w:type="character" w:styleId="CommentTextChar" w:customStyle="1">
    <w:name w:val="Comment Text Char"/>
    <w:basedOn w:val="DefaultParagraphFont"/>
    <w:link w:val="CommentText"/>
    <w:uiPriority w:val="99"/>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character" w:styleId="Strong">
    <w:name w:val="Strong"/>
    <w:uiPriority w:val="22"/>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uiPriority w:val="99"/>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mailto:steverozen@pm.me" TargetMode="External"/><Relationship Id="rId4" Type="http://schemas.openxmlformats.org/officeDocument/2006/relationships/hyperlink" Target="https://manusights.com/blog/cell-formatting-requirements" TargetMode="External"/><Relationship Id="rId5" Type="http://schemas.openxmlformats.org/officeDocument/2006/relationships/hyperlink" Target="https://www.cell.com/cell-genomics/information-for-authors/article-types" TargetMode="External"/><Relationship Id="rId6" Type="http://schemas.openxmlformats.org/officeDocument/2006/relationships/hyperlink" Target="https://manusights.com/blog/cell-formatting-requirements" TargetMode="External"/><Relationship Id="rId7" Type="http://schemas.openxmlformats.org/officeDocument/2006/relationships/hyperlink" Target="https://www.cell.com/multi-journal-submission/authors" TargetMode="External"/><Relationship Id="rId8" Type="http://schemas.openxmlformats.org/officeDocument/2006/relationships/hyperlink" Target="https://www.cell.com/cell/information-for-authors/article-types" TargetMode="External"/><Relationship Id="rId9" Type="http://schemas.openxmlformats.org/officeDocument/2006/relationships/image" Target="media/image1.png"/><Relationship Id="rId10" Type="http://schemas.openxmlformats.org/officeDocument/2006/relationships/hyperlink" Target="https://dcc.icgc.org/releases/current/Projects/" TargetMode="External"/><Relationship Id="rId11" Type="http://schemas.openxmlformats.org/officeDocument/2006/relationships/hyperlink" Target="https://cancer.sanger.ac.uk/signatures/id/" TargetMode="External"/><Relationship Id="rId12" Type="http://schemas.openxmlformats.org/officeDocument/2006/relationships/hyperlink" Target="https://bmcbioinformatics.biomedcentral.com/articles/10.1186/s12859-020-03772-3" TargetMode="External"/><Relationship Id="rId13" Type="http://schemas.openxmlformats.org/officeDocument/2006/relationships/hyperlink" Target="https://doi.org/10.1016/j.celrep.2023.112930" TargetMode="External"/><Relationship Id="rId14" Type="http://schemas.openxmlformats.org/officeDocument/2006/relationships/hyperlink" Target="https://hgdownload.cse.ucsc.edu/goldenPath/hg19/encodeDCC/wgEncodeUwRepliSeq/" TargetMode="External"/><Relationship Id="rId15" Type="http://schemas.openxmlformats.org/officeDocument/2006/relationships/hyperlink" Target="https://genomebiology.biomedcentral.com/articles/10.1186/s13059-018-1509-y" TargetMode="Externa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footer" Target="footer3.xml"/><Relationship Id="rId27" Type="http://schemas.openxmlformats.org/officeDocument/2006/relationships/comments" Target="comments.xml"/><Relationship Id="rId28" Type="http://schemas.microsoft.com/office/2011/relationships/commentsExtended" Target="commentsExtended.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955</TotalTime>
  <Application>LibreOffice/26.2.2.2$Linux_X86_64 LibreOffice_project/620$Build-2</Application>
  <AppVersion>15.0000</AppVersion>
  <Pages>41</Pages>
  <Words>9726</Words>
  <Characters>58187</Characters>
  <CharactersWithSpaces>67556</CharactersWithSpaces>
  <Paragraphs>423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2026-06-18T11:33:00Z</dcterms:created>
  <dc:creator>Mo Liu</dc:creator>
  <dc:description/>
  <dc:language>en-US</dc:language>
  <cp:lastModifiedBy/>
  <cp:lastPrinted>2025-06-06T09:23:00Z</cp:lastPrinted>
  <dcterms:modified xsi:type="dcterms:W3CDTF">2026-06-26T09:45:39Z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G."}],"issued":{"date-parts":[["2018",5,1]]}}},{"id":"2y6IgBtE/8ZO9mAo4","uris":["http://zotero.org/users/14858941/items/Q53JF7HS"],"itemData":{"id":523,"type":"article-journal","abstract":"Afla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2020)","dontUpdate":true,"noteIndex":0},"citationItems":[{"id":"2y6IgBtE/RrUgT5Cq","uris":["http://zotero.org/users/14858941/items/6QYA9AF9"],"itemData":{"id":707,"type":"article-journal","abstract":"Cisplatin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G."}],"issued":{"date-parts":[["2017"]]}}},{"id":"2y6IgBtE/pQu1cVY1","uris":["http://zotero.org/users/14858941/items/68A8PI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inal","given":"Serena"}],"issued":{"date-parts":[["2019",5,2]]}}},{"id":"2y6IgBtE/Klit1tka","uris":["http://zotero.org/users/14858941/items/ZHYU7DND"],"itemData":{"id":723,"type":"article-journal","abstract":"Human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H."}],"issued":{"date-parts":[["2024",2,19]]}}},{"id":"2y6IgBtE/egsK1Ptk","uris":["http://zotero.org/users/14858941/items/JN7Q4RD4"],"itemData":{"id":724,"type":"article-journal","container-title":"Nature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{"citationID":"Mw4oWuCm","properties":{"formattedCitation":"(Alexandrov et al. 2020, 2014; Nik-Zainal et al. 2012; Degasperi et al. 2022; Chen et al. 2024; Jin et al. 2024; Koh et al. 2025)","plainCitation":"(Alexandrov et al. 202</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R."},{"family":"Morganella","given":"Sandro"},{"family":"Sabarinathan","given":"Radhakrishnan"</vt:lpwstr>
  </property>
  <property fmtid="{D5CDD505-2E9C-101B-9397-08002B2CF9AE}" pid="130" name="ZOTERO_BREF_DDRXI6EgPLjA_12">
    <vt:lpwstr>},{"family":"Wheeler","given":"David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G."},{"family":"Saini","given":"Natalie"},{"family":"Shibata","given":"Tatsuhiro"},{"family":"Shiraishi","given":"Yuichi"},{"family":"Stratton","given":"Michae</vt:lpwstr>
  </property>
  <property fmtid="{D5CDD505-2E9C-101B-9397-08002B2CF9AE}" pid="133" name="ZOTERO_BREF_DDRXI6EgPLjA_15">
    <vt:lpwstr>l R."},{"family":"Teh","given":"Bin Tean"},{"family":"Vázquez-García","given":"Ignacio"},{"family":"Yousif","given":"Fouad"},{"family":"Yu","given":"Willie"}],"issued":{"date-parts":[["2020",2,6]]}}},{"id":"2y6IgBtE/1u4UcPuz","uris":["http://zotero.org/us</vt:lpwstr>
  </property>
  <property fmtid="{D5CDD505-2E9C-101B-9397-08002B2CF9AE}" pid="134" name="ZOTERO_BREF_DDRXI6EgPLjA_16">
    <vt:lpwstr>ers/14858941/items/RRYFUNRP"],"itemData":{"id":"2y6IgBtE/1u4UcPuz","type":"article-journal","DOI":"10.1038/nature12477.Signatures","issue":"7463","page":"415-421","title":"Signatures of mutational processes in human cancer","volume":"500","author":[{"fami</vt:lpwstr>
  </property>
  <property fmtid="{D5CDD505-2E9C-101B-9397-08002B2CF9AE}" pid="135" name="ZOTERO_BREF_DDRXI6EgPLjA_17">
    <vt:lpwstr>ly":"Alexandrov","given":"Ludmil B"},{"family":"Nik-zainal","given":"Serena"},{"family":"Wedge","given":"David C"},{"family":"Aparicio","given":"Samuel A J R"}],"issued":{"date-parts":[["2014"]]}}},{"id":"2y6IgBtE/y7KSBKRJ","uris":["http://zotero.org/user</vt:lpwstr>
  </property>
  <property fmtid="{D5CDD505-2E9C-101B-9397-08002B2CF9AE}" pid="136" name="ZOTERO_BREF_DDRXI6EgPLjA_18">
    <vt:lpwstr>s/14858941/items/VJYSVGFQ"],"itemData":{"id":"2y6IgBtE/y7KSBKRJ","type":"article-journal","abstract":"All cancers carry somatic mutations. The patterns of mutation in cancer genomes reflect the DNA damage and repair processes to which cancer cells and the</vt:lpwstr>
  </property>
  <property fmtid="{D5CDD505-2E9C-101B-9397-08002B2CF9AE}" pid="137" name="ZOTERO_BREF_DDRXI6EgPLjA_19">
    <vt:lpwstr>ir precursors have been exposed. To explore these mechanisms further, we generated catalogs of somatic mutation from 21 breast cancers and applied mathematical methods to extract mutational signatures of the underlying processes. Multiple distinct single-</vt:lpwstr>
  </property>
  <property fmtid="{D5CDD505-2E9C-101B-9397-08002B2CF9AE}" pid="138" name="ZOTERO_BREF_DDRXI6EgPLjA_2">
    <vt:lpwstr>0, 2014; Nik-Zainal et al. 2012; Degasperi et al. 2022; Chen et al. 2024; Jin et al. 2024; Koh et al. 2025)","noteIndex":0},"citationItems":[{"id":"2y6IgBtE/0icxn5Oi","uris":["http://zotero.org/users/14858941/items/D4J6FKUG"],"itemData":{"id":"2y6IgBtE/0i</vt:lpwstr>
  </property>
  <property fmtid="{D5CDD505-2E9C-101B-9397-08002B2CF9AE}" pid="139" name="ZOTERO_BREF_DDRXI6EgPLjA_20">
    <vt:lpwstr> and double-nucleotide substitution signatures were discernible. Cancers with BRCA1 or BRCA2 mutations exhibited a characteristic combination of substitution mutation signatures and a distinctive profile of deletions. Complex relationships between somatic</vt:lpwstr>
  </property>
  <property fmtid="{D5CDD505-2E9C-101B-9397-08002B2CF9AE}" pid="140" name="ZOTERO_BREF_DDRXI6EgPLjA_21">
    <vt:lpwstr> mutation prevalence and transcription were detected. A remarkable phenomenon of localized hypermutation, termed \"kataegis,\" was observed. Regions of kataegis differed between cancers but usually colocalized with somatic rearrangements. Base substitutio</vt:lpwstr>
  </property>
  <property fmtid="{D5CDD505-2E9C-101B-9397-08002B2CF9AE}" pid="141" name="ZOTERO_BREF_DDRXI6EgPLjA_22">
    <vt:lpwstr>ns in these regions were almost exclusively of cytosine at TpC dinucleotides. The mechanisms underlying most of these mutational signatures are unknown. However, a role for the APOBEC family of cytidine deaminases is proposed. © 2012 Elsevier Inc.","conta</vt:lpwstr>
  </property>
  <property fmtid="{D5CDD505-2E9C-101B-9397-08002B2CF9AE}" pid="142" name="ZOTERO_BREF_DDRXI6EgPLjA_23">
    <vt:lpwstr>iner-title":"Cell","DOI":"10.1016/j.cell.2012.04.024","ISSN":"00928674","issue":"5","note":"PMID: 22608084\nISBN: 1097-4172 (Electronic)\\r0092-8674 (Linking)","page":"979-993","title":"Mutational processes molding the genomes of 21 breast cancers","volum</vt:lpwstr>
  </property>
  <property fmtid="{D5CDD505-2E9C-101B-9397-08002B2CF9AE}" pid="143" name="ZOTERO_BREF_DDRXI6EgPLjA_24">
    <vt:lpwstr>e":"149","author":[{"family":"Nik-Zainal","given":"Serena"},{"family":"Alexandrov","given":"Ludmil B."},{"family":"Wedge","given":"David C."},{"family":"Van Loo","given":"Peter"},{"family":"Greenman","given":"Christopher D."},{"family":"Raine","given":"Ke</vt:lpwstr>
  </property>
  <property fmtid="{D5CDD505-2E9C-101B-9397-08002B2CF9AE}" pid="144" name="ZOTERO_BREF_DDRXI6EgPLjA_25">
    <vt:lpwstr>iran"},{"family":"Jones","given":"David"},{"family":"Hinton","given":"Jonathan"},{"family":"Marshall","given":"John"},{"family":"Stebbings","given":"Lucy A."},{"family":"Menzies","given":"Andrew"},{"family":"Martin","given":"Sancha"},{"family":"Leung","gi</vt:lpwstr>
  </property>
  <property fmtid="{D5CDD505-2E9C-101B-9397-08002B2CF9AE}" pid="145" name="ZOTERO_BREF_DDRXI6EgPLjA_26">
    <vt:lpwstr>ven":"Kenric"},{"family":"Chen","given":"Lina"},{"family":"Leroy","given":"Catherine"},{"family":"Ramakrishna","given":"Manasa"},{"family":"Rance","given":"Richard"},{"family":"Lau","given":"King Wai"},{"family":"Mudie","given":"Laura J."},{"family":"Vare</vt:lpwstr>
  </property>
  <property fmtid="{D5CDD505-2E9C-101B-9397-08002B2CF9AE}" pid="146" name="ZOTERO_BREF_DDRXI6EgPLjA_27">
    <vt:lpwstr>la","given":"Ignacio"},{"family":"McBride","given":"David J."},{"family":"Bignell","given":"Graham R."},{"family":"Cooke","given":"Susanna L."},{"family":"Shlien","given":"Adam"},{"family":"Gamble","given":"John"},{"family":"Whitmore","given":"Ian"},{"fam</vt:lpwstr>
  </property>
  <property fmtid="{D5CDD505-2E9C-101B-9397-08002B2CF9AE}" pid="147" name="ZOTERO_BREF_DDRXI6EgPLjA_28">
    <vt:lpwstr>ily":"Maddison","given":"Mark"},{"family":"Tarpey","given":"Patrick S."},{"family":"Davies","given":"Helen R."},{"family":"Papaemmanuil","given":"Elli"},{"family":"Stephens","given":"Philip J."},{"family":"McLaren","given":"Stuart"},{"family":"Butler","gi</vt:lpwstr>
  </property>
  <property fmtid="{D5CDD505-2E9C-101B-9397-08002B2CF9AE}" pid="148" name="ZOTERO_BREF_DDRXI6EgPLjA_29">
    <vt:lpwstr>ven":"Adam P."},{"family":"Teague","given":"Jon W."},{"family":"Jönsson","given":"Göran"},{"family":"Garber","given":"Judy E."},{"family":"Silver","given":"Daniel"},{"family":"Miron","given":"Penelope"},{"family":"Fatima","given":"Aquila"},{"family":"Boya</vt:lpwstr>
  </property>
  <property fmtid="{D5CDD505-2E9C-101B-9397-08002B2CF9AE}" pid="149" name="ZOTERO_BREF_DDRXI6EgPLjA_3">
    <vt:lpwstr>cxn5Oi","type":"article-journal","abstract":"Somatic mutations in cancer genomes are caused by multiple mutational processes, each of which generates a characteristic mutational signature1. Here, as part of the Pan-Cancer Analysis of Whole Genomes (PCAWG)</vt:lpwstr>
  </property>
  <property fmtid="{D5CDD505-2E9C-101B-9397-08002B2CF9AE}" pid="150" name="ZOTERO_BREF_DDRXI6EgPLjA_30">
    <vt:lpwstr>ult","given":"Sandrine"},{"family":"Langerod","given":"Anita"},{"family":"Tutt","given":"Andrew"},{"family":"Martens","given":"John W.M."},{"family":"Aparicio","given":"Samuel A.J.R."},{"family":"Borg","given":"Åke"},{"family":"Salomon","given":"Anne Vinc</vt:lpwstr>
  </property>
  <property fmtid="{D5CDD505-2E9C-101B-9397-08002B2CF9AE}" pid="151" name="ZOTERO_BREF_DDRXI6EgPLjA_31">
    <vt:lpwstr>ent"},{"family":"Thomas","given":"Gilles"},{"family":"Borresen-Dale","given":"Anne Lise"},{"family":"Richardson","given":"Andrea L."},{"family":"Neuberger","given":"Michael S."},{"family":"Futreal","given":"P. Andrew"},{"family":"Campbell","given":"Peter </vt:lpwstr>
  </property>
  <property fmtid="{D5CDD505-2E9C-101B-9397-08002B2CF9AE}" pid="152" name="ZOTERO_BREF_DDRXI6EgPLjA_32">
    <vt:lpwstr>J."},{"family":"Stratton","given":"Michael R."}],"issued":{"date-parts":[["2012"]]}}},{"id":"2y6IgBtE/D5TYK4JJ","uris":["http://zotero.org/users/14858941/items/TB9QELAF"],"itemData":{"id":"2y6IgBtE/D5TYK4JJ","type":"article-journal","abstract":"Whole-geno</vt:lpwstr>
  </property>
  <property fmtid="{D5CDD505-2E9C-101B-9397-08002B2CF9AE}" pid="153" name="ZOTERO_BREF_DDRXI6EgPLjA_33">
    <vt:lpwstr>me sequencing (WGS) permits comprehensive cancer genome analyses, revealing mutational signatures, imprints of DNA damage, and repair processes that have arisen in each patient’s cancer. We performed mutational signature analyses on 12,222 whole-genome–se</vt:lpwstr>
  </property>
  <property fmtid="{D5CDD505-2E9C-101B-9397-08002B2CF9AE}" pid="154" name="ZOTERO_BREF_DDRXI6EgPLjA_34">
    <vt:lpwstr>quenced tumor-normal matched pairs from patients recruited via the UK National Health Service (NHS). We contrasted our results with two independent cancer WGS datasets—from the International Cancer Genome Consortium (ICGC) and the Hartwig Medical Foundati</vt:lpwstr>
  </property>
  <property fmtid="{D5CDD505-2E9C-101B-9397-08002B2CF9AE}" pid="155" name="ZOTERO_BREF_DDRXI6EgPLjA_35">
    <vt:lpwstr>on (HMF)—involving 18,640 whole-genome–sequenced cancers in total. Our analyses add 40 single and 18 double substitution signatures to the current mutational signature tally. We show for each organ that cancers have a limited number of common signatures a</vt:lpwstr>
  </property>
  <property fmtid="{D5CDD505-2E9C-101B-9397-08002B2CF9AE}" pid="156" name="ZOTERO_BREF_DDRXI6EgPLjA_36">
    <vt:lpwstr>nd a long tail of rare signatures, and we provide a practical solution for applying this concept of common versus rare signatures to future analyses.","container-title":"Science","DOI":"10.1126/science.abl9283","ISSN":"10959203","issue":"6591","note":"PMI</vt:lpwstr>
  </property>
  <property fmtid="{D5CDD505-2E9C-101B-9397-08002B2CF9AE}" pid="157" name="ZOTERO_BREF_DDRXI6EgPLjA_37">
    <vt:lpwstr>D: 35949260\npublisher: American Association for the Advancement of Science","title":"Substitution mutational signatures in whole-genome–sequenced cancers in the UK population","volume":"376","author":[{"family":"Degasperi","given":"Andrea"},{"family":"Zo</vt:lpwstr>
  </property>
  <property fmtid="{D5CDD505-2E9C-101B-9397-08002B2CF9AE}" pid="158" name="ZOTERO_BREF_DDRXI6EgPLjA_38">
    <vt:lpwstr>u","given":"Xueqing"},{"family":"Amarante","given":"Tauanne Dias"},{"family":"Martinez-Martinez","given":"Andrea"},{"family":"Koh","given":"Gene Ching Chiek"},{"family":"Dias","given":"João M.L."},{"family":"Heskin","given":"Laura"},{"family":"Chmelova","</vt:lpwstr>
  </property>
  <property fmtid="{D5CDD505-2E9C-101B-9397-08002B2CF9AE}" pid="159" name="ZOTERO_BREF_DDRXI6EgPLjA_39">
    <vt:lpwstr>given":"Lucia"},{"family":"Rinaldi","given":"Giuseppe"},{"family":"Wang","given":"Valerie Ya Wen"},{"family":"Nanda","given":"Arjun S."},{"family":"Bernstein","given":"Aaron"},{"family":"Momen","given":"Sophie E."},{"family":"Young","given":"Jamie"},{"fam</vt:lpwstr>
  </property>
  <property fmtid="{D5CDD505-2E9C-101B-9397-08002B2CF9AE}" pid="160" name="ZOTERO_BREF_DDRXI6EgPLjA_4">
    <vt:lpwstr> Consortium2 of the International Cancer Genome Consortium (ICGC) and The Cancer Genome Atlas (TCGA), we characterized mutational signatures using 84,729,690 somatic mutations from 4,645 whole-genome and 19,184 exome sequences that encompass most types of</vt:lpwstr>
  </property>
  <property fmtid="{D5CDD505-2E9C-101B-9397-08002B2CF9AE}" pid="161" name="ZOTERO_BREF_DDRXI6EgPLjA_40">
    <vt:lpwstr>ily":"Perez-Gil","given":"Daniel"},{"family":"Memari","given":"Yasin"},{"family":"Badja","given":"Cherif"},{"family":"Shooter","given":"Scott"},{"family":"Czarnecki","given":"Jan"},{"family":"Brown","given":"Matthew A."},{"family":"Davies","given":"Helen </vt:lpwstr>
  </property>
  <property fmtid="{D5CDD505-2E9C-101B-9397-08002B2CF9AE}" pid="162" name="ZOTERO_BREF_DDRXI6EgPLjA_41">
    <vt:lpwstr>R."},{"family":"Nik-Zainal","given":"Serena"}],"issued":{"date-parts":[["2022",4,22]]}}},{"id":"2y6IgBtE/guzmqpkT","uris":["http://zotero.org/users/14858941/items/U9IWAMHL"],"itemData":{"id":"2y6IgBtE/guzmqpkT","type":"article-journal","abstract":"Over ha</vt:lpwstr>
  </property>
  <property fmtid="{D5CDD505-2E9C-101B-9397-08002B2CF9AE}" pid="163" name="ZOTERO_BREF_DDRXI6EgPLjA_42">
    <vt:lpwstr>lf of hepatocellular carcinoma (HCC) cases diagnosed worldwide are in China1–3. However, whole-genome analysis of hepatitis B virus (HBV)-associated HCC in Chinese individuals is limited4–8, with current analyses of HCC mainly from non-HBV-enriched popula</vt:lpwstr>
  </property>
  <property fmtid="{D5CDD505-2E9C-101B-9397-08002B2CF9AE}" pid="164" name="ZOTERO_BREF_DDRXI6EgPLjA_43">
    <vt:lpwstr>tions9,10. Here we initiated the Chinese Liver Cancer Atlas (CLCA) project and performed deep whole-genome sequencing (average depth, 120×) of 494 HCC tumours. We identified 6 coding and 28 non-coding previously undescribed driver candidates. Five previou</vt:lpwstr>
  </property>
  <property fmtid="{D5CDD505-2E9C-101B-9397-08002B2CF9AE}" pid="165" name="ZOTERO_BREF_DDRXI6EgPLjA_44">
    <vt:lpwstr>sly undescribed mutational signatures were found, including aristolochic-acid-associated indel and doublet base signatures, and a single-base-substitution signature that we termed SBS_H8. Pentanucleotide context analysis and experimental validation confir</vt:lpwstr>
  </property>
  <property fmtid="{D5CDD505-2E9C-101B-9397-08002B2CF9AE}" pid="166" name="ZOTERO_BREF_DDRXI6EgPLjA_45">
    <vt:lpwstr>med that SBS_H8 was distinct to the aristolochic-acid-associated SBS22. Notably, HBV integrations could take the form of extrachromosomal circular DNA, resulting in elevated copy numbers and gene expression. Our high-depth data also enabled us to characte</vt:lpwstr>
  </property>
  <property fmtid="{D5CDD505-2E9C-101B-9397-08002B2CF9AE}" pid="167" name="ZOTERO_BREF_DDRXI6EgPLjA_46">
    <vt:lpwstr>rize subclonal clustered alterations, including chromothripsis, chromoplexy and kataegis, suggesting that these catastrophic events could also occur in late stages of hepatocarcinogenesis. Pathway analysis of all classes of alterations further linked non-</vt:lpwstr>
  </property>
  <property fmtid="{D5CDD505-2E9C-101B-9397-08002B2CF9AE}" pid="168" name="ZOTERO_BREF_DDRXI6EgPLjA_47">
    <vt:lpwstr>coding mutations to dysregulation of liver metabolism. Finally, we performed in vitro and in vivo assays to show that fibrinogen alpha chain (FGA), determined as both a candidate coding and non-coding driver, regulates HCC progression and metastasis. Our </vt:lpwstr>
  </property>
  <property fmtid="{D5CDD505-2E9C-101B-9397-08002B2CF9AE}" pid="169" name="ZOTERO_BREF_DDRXI6EgPLjA_48">
    <vt:lpwstr>CLCA study depicts a detailed genomic landscape and evolutionary history of HCC in Chinese individuals, providing important clinical implications.","container-title":"Nature","DOI":"10.1038/s41586-024-07054-3","ISSN":"14764687","language":"en-US","note":"</vt:lpwstr>
  </property>
  <property fmtid="{D5CDD505-2E9C-101B-9397-08002B2CF9AE}" pid="170" name="ZOTERO_BREF_DDRXI6EgPLjA_49">
    <vt:lpwstr>publisher: Nature Research","title":"Deep whole-genome analysis of 494 hepatocellular carcinomas","author":[{"family":"Chen","given":"Lei"},{"family":"Zhang","given":"Chong"},{"family":"Xue","given":"Ruidong"},{"family":"Liu","given":"Mo"},{"family":"Bai"</vt:lpwstr>
  </property>
  <property fmtid="{D5CDD505-2E9C-101B-9397-08002B2CF9AE}" pid="171" name="ZOTERO_BREF_DDRXI6EgPLjA_5">
    <vt:lpwstr> cancer. We identified 49 single-base-substitution, 11 doublet-base-substitution, 4 clustered-base-substitution and 17 small insertion-and-deletion signatures. The substantial size of our dataset, compared with previous analyses3–15, enabled the discovery</vt:lpwstr>
  </property>
  <property fmtid="{D5CDD505-2E9C-101B-9397-08002B2CF9AE}" pid="172" name="ZOTERO_BREF_DDRXI6EgPLjA_50">
    <vt:lpwstr>,"given":"Jian"},{"family":"Bao","given":"Jinxia"},{"family":"Wang","given":"Yin"},{"family":"Jiang","given":"Nanhai"},{"family":"Li","given":"Zhixuan"},{"family":"Wang","given":"Wenwen"},{"family":"Wang","given":"Ruiru"},{"family":"Zheng","given":"Bo"},{</vt:lpwstr>
  </property>
  <property fmtid="{D5CDD505-2E9C-101B-9397-08002B2CF9AE}" pid="173" name="ZOTERO_BREF_DDRXI6EgPLjA_51">
    <vt:lpwstr>"family":"Yang","given":"Airong"},{"family":"Hu","given":"Ji"},{"family":"Liu","given":"Ke"},{"family":"Shen","given":"Siyun"},{"family":"Zhang","given":"Yangqianwen"},{"family":"Bai","given":"Mixue"},{"family":"Wang","given":"Yan"},{"family":"Zhu","given</vt:lpwstr>
  </property>
  <property fmtid="{D5CDD505-2E9C-101B-9397-08002B2CF9AE}" pid="174" name="ZOTERO_BREF_DDRXI6EgPLjA_52">
    <vt:lpwstr>":"Yanjing"},{"family":"Yang","given":"Shuai"},{"family":"Gao","given":"Qiang"},{"family":"Gu","given":"Jin"},{"family":"Gao","given":"Dong"},{"family":"Wang","given":"Xin Wei"},{"family":"Nakagawa","given":"Hidewaki"},{"family":"Zhang","given":"Ning"},{"</vt:lpwstr>
  </property>
  <property fmtid="{D5CDD505-2E9C-101B-9397-08002B2CF9AE}" pid="175" name="ZOTERO_BREF_DDRXI6EgPLjA_53">
    <vt:lpwstr>family":"Wu","given":"Lin"},{"family":"Rozen","given":"Steven G."},{"family":"Bai","given":"Fan"},{"family":"Wang","given":"Hongyang"}],"issued":{"date-parts":[["2024",3,21]]}}},{"id":"2y6IgBtE/L26fshU4","uris":["http://zotero.org/users/14858941/items/WC3</vt:lpwstr>
  </property>
  <property fmtid="{D5CDD505-2E9C-101B-9397-08002B2CF9AE}" pid="176" name="ZOTERO_BREF_DDRXI6EgPLjA_54">
    <vt:lpwstr>TIICG"],"itemData":{"id":"2y6IgBtE/L26fshU4","type":"article-journal","abstract":"Mutational signature analysis is a recent computational approach for interpreting somatic mutations in the genome. Its application to cancer data has enhanced our understand</vt:lpwstr>
  </property>
  <property fmtid="{D5CDD505-2E9C-101B-9397-08002B2CF9AE}" pid="177" name="ZOTERO_BREF_DDRXI6EgPLjA_55">
    <vt:lpwstr>ing of mutational forces driving tumorigenesis and demonstrated its potential to inform prognosis and treatment decisions. However, methodological challenges remain for discovering new signatures and assigning proper weights to existing signatures, thereb</vt:lpwstr>
  </property>
  <property fmtid="{D5CDD505-2E9C-101B-9397-08002B2CF9AE}" pid="178" name="ZOTERO_BREF_DDRXI6EgPLjA_56">
    <vt:lpwstr>y hindering broader clinical applications. Here we present Mutational Signature Calculator (MuSiCal), a rigorous analytical framework with algorithms that solve major problems in the standard workflow. Our simulation studies demonstrate that MuSiCal outpe</vt:lpwstr>
  </property>
  <property fmtid="{D5CDD505-2E9C-101B-9397-08002B2CF9AE}" pid="179" name="ZOTERO_BREF_DDRXI6EgPLjA_57">
    <vt:lpwstr>rforms state-of-the-art algorithms for both signature discovery and assignment. By reanalyzing more than 2,700 cancer genomes, we provide an improved catalog of signatures and their assignments, discover nine indel signatures absent in the current catalog</vt:lpwstr>
  </property>
  <property fmtid="{D5CDD505-2E9C-101B-9397-08002B2CF9AE}" pid="180" name="ZOTERO_BREF_DDRXI6EgPLjA_58">
    <vt:lpwstr>, resolve long-standing issues with the ambiguous ‘flat’ signatures and give insights into signatures with unknown etiologies. We expect MuSiCal and the improved catalog to be a step towards establishing best practices for mutational signature analysis.",</vt:lpwstr>
  </property>
  <property fmtid="{D5CDD505-2E9C-101B-9397-08002B2CF9AE}" pid="181" name="ZOTERO_BREF_DDRXI6EgPLjA_59">
    <vt:lpwstr>"container-title":"Nature Genetics","DOI":"10.1038/s41588-024-01659-0","ISSN":"15461718","issue":"3","note":"PMID: 38361034\npublisher: Nature Research","page":"541-552","title":"Accurate and sensitive mutational signature analysis with MuSiCal","volume":</vt:lpwstr>
  </property>
  <property fmtid="{D5CDD505-2E9C-101B-9397-08002B2CF9AE}" pid="182" name="ZOTERO_BREF_DDRXI6EgPLjA_6">
    <vt:lpwstr> of new signatures, the separation of overlapping signatures and the decomposition of signatures into components that may represent associated—but distinct—DNA damage, repair and/or replication mechanisms. By estimating the contribution of each signature </vt:lpwstr>
  </property>
  <property fmtid="{D5CDD505-2E9C-101B-9397-08002B2CF9AE}" pid="183" name="ZOTERO_BREF_DDRXI6EgPLjA_60">
    <vt:lpwstr>"56","author":[{"family":"Jin","given":"Hu"},{"family":"Gulhan","given":"Doga C."},{"family":"Geiger","given":"Benedikt"},{"family":"Ben-Isvy","given":"Daniel"},{"family":"Geng","given":"David"},{"family":"Ljungström","given":"Viktor"},{"family":"Park","g</vt:lpwstr>
  </property>
  <property fmtid="{D5CDD505-2E9C-101B-9397-08002B2CF9AE}" pid="184" name="ZOTERO_BREF_DDRXI6EgPLjA_61">
    <vt:lpwstr>iven":"Peter J."}],"issued":{"date-parts":[["2024",3,1]]}}},{"id":11805,"uris":["http://zotero.org/groups/6195561/items/NPIKTAJU"],"itemData":{"id":11805,"type":"article-journal","abstract":"Abstract\n            Despite their deleterious effects, small i</vt:lpwstr>
  </property>
  <property fmtid="{D5CDD505-2E9C-101B-9397-08002B2CF9AE}" pid="185" name="ZOTERO_BREF_DDRXI6EgPLjA_62">
    <vt:lpwstr>nsertions and deletions (InDels) have received far less attention than substitutions. Here we generated isogenic CRISPR-edited human cellular models of postreplicative repair dysfunction (PRRd), including individual and combined gene edits of DNA mismatch</vt:lpwstr>
  </property>
  <property fmtid="{D5CDD505-2E9C-101B-9397-08002B2CF9AE}" pid="186" name="ZOTERO_BREF_DDRXI6EgPLjA_63">
    <vt:lpwstr> repair (MMR) and replicative polymerases (Pol ε and Pol δ). Unique, diverse InDel mutational footprints were revealed. However, the prevailing InDel classification framework was unable to discriminate these InDel signatures from background mutagenesis an</vt:lpwstr>
  </property>
  <property fmtid="{D5CDD505-2E9C-101B-9397-08002B2CF9AE}" pid="187" name="ZOTERO_BREF_DDRXI6EgPLjA_64">
    <vt:lpwstr>d from each other. To address this, we developed an alternative InDel classification system that considers flanking sequences and informative motifs (for example, longer homopolymers), enabling unambiguous InDel classification into 89 subtypes. Through fo</vt:lpwstr>
  </property>
  <property fmtid="{D5CDD505-2E9C-101B-9397-08002B2CF9AE}" pid="188" name="ZOTERO_BREF_DDRXI6EgPLjA_65">
    <vt:lpwstr>cused characterization of seven tumor types from the 100,000 Genomes Project, we uncovered 37 InDel signatures; 27 were new. In addition to unveiling previously hidden biological insights, we also developed PRRDetect—a highly specific classifier of PRRd s</vt:lpwstr>
  </property>
  <property fmtid="{D5CDD505-2E9C-101B-9397-08002B2CF9AE}" pid="189" name="ZOTERO_BREF_DDRXI6EgPLjA_66">
    <vt:lpwstr>tatus in tumors, with potential implications for immunotherapies.","container-title":"Nature Genetics","DOI":"10.1038/s41588-025-02152-y","ISSN":"1061-4036, 1546-1718","journalAbbreviation":"Nat Genet","language":"en","PMID":"40210680","PMCID":"PMC1208129</vt:lpwstr>
  </property>
  <property fmtid="{D5CDD505-2E9C-101B-9397-08002B2CF9AE}" pid="190" name="ZOTERO_BREF_DDRXI6EgPLjA_67">
    <vt:lpwstr>7","source":"DOI.org (Crossref)","title":"A redefined InDel taxonomy provides insights into mutational signatures","URL":"https://www.nature.com/articles/s41588-025-02152-y","author":[{"family":"Koh","given":"Gene Ching Chiek"},{"family":"Nanda","given":"</vt:lpwstr>
  </property>
  <property fmtid="{D5CDD505-2E9C-101B-9397-08002B2CF9AE}" pid="191" name="ZOTERO_BREF_DDRXI6EgPLjA_68">
    <vt:lpwstr>Arjun Scott"},{"family":"Rinaldi","given":"Giuseppe"},{"family":"Boushaki","given":"Soraya"},{"family":"Degasperi","given":"Andrea"},{"family":"Badja","given":"Cherif"},{"family":"Pregnall","given":"Andrew Marcel"},{"family":"Zhao","given":"Salome Jingche</vt:lpwstr>
  </property>
  <property fmtid="{D5CDD505-2E9C-101B-9397-08002B2CF9AE}" pid="192" name="ZOTERO_BREF_DDRXI6EgPLjA_69">
    <vt:lpwstr>n"},{"family":"Chmelova","given":"Lucia"},{"family":"Black","given":"Daniella"},{"family":"Heskin","given":"Laura"},{"family":"Dias","given":"João"},{"family":"Young","given":"Jamie"},{"family":"Memari","given":"Yasin"},{"family":"Shooter","given":"Scott"</vt:lpwstr>
  </property>
  <property fmtid="{D5CDD505-2E9C-101B-9397-08002B2CF9AE}" pid="193" name="ZOTERO_BREF_DDRXI6EgPLjA_7">
    <vt:lpwstr>to the mutational catalogues of individual cancer genomes, we revealed associations of signatures to exogenous or endogenous exposures, as well as to defective DNA-maintenance processes. However, many signatures are of unknown cause. This analysis provide</vt:lpwstr>
  </property>
  <property fmtid="{D5CDD505-2E9C-101B-9397-08002B2CF9AE}" pid="194" name="ZOTERO_BREF_DDRXI6EgPLjA_70">
    <vt:lpwstr>},{"family":"Czarnecki","given":"Jan"},{"family":"Brown","given":"Matthew Arthur"},{"family":"Davies","given":"Helen Ruth"},{"family":"Zou","given":"Xueqing"},{"family":"Nik-Zainal","given":"Serena"}],"accessed":{"date-parts":[["2025",5,13]]},"issued":{"d</vt:lpwstr>
  </property>
  <property fmtid="{D5CDD505-2E9C-101B-9397-08002B2CF9AE}" pid="195" name="ZOTERO_BREF_DDRXI6EgPLjA_71">
    <vt:lpwstr>ate-parts":[["2025",4,10]]}}}],"schema":"https://github.com/citation-style-language/schema/raw/master/csl-citation.json"}</vt:lpwstr>
  </property>
  <property fmtid="{D5CDD505-2E9C-101B-9397-08002B2CF9AE}" pid="196" name="ZOTERO_BREF_DDRXI6EgPLjA_8">
    <vt:lpwstr>s a systematic perspective on the repertoire of mutational processes that contribute to the development of human cancer.","container-title":"Nature","DOI":"10.1038/s41586-020-1943-3","ISSN":"14764687","issue":"7793","note":"PMID: 32025018\npublisher: Natu</vt:lpwstr>
  </property>
  <property fmtid="{D5CDD505-2E9C-101B-9397-08002B2CF9AE}" pid="197" name="ZOTERO_BREF_DDRXI6EgPLjA_9">
    <vt:lpwstr>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F69glrCEhxC1_1">
    <vt:lpwstr>ZOTERO_ITEM CSL_CITATION {"citationID":"a0qeHwl0","properties":{"formattedCitation":"(Chen et al. 2024)","plainCitation":"(Chen et al. 2024)","noteIndex":0},"citationItems":[{"id":"2y6IgBtE/guzmqpkT","uris":["http://zotero.org/users/14858941/items/U9IWAMH</vt:lpwstr>
  </property>
  <property fmtid="{D5CDD505-2E9C-101B-9397-08002B2CF9AE}" pid="222" name="ZOTERO_BREF_F69glrCEhxC1_10">
    <vt:lpwstr>Xue","given":"Ruidong"},{"family":"Liu","given":"Mo"},{"family":"Bai","given":"Jian"},{"family":"Bao","given":"Jinxia"},{"family":"Wang","given":"Yin"},{"family":"Jiang","given":"Nanhai"},{"family":"Li","given":"Zhixuan"},{"family":"Wang","given":"Wenwen"</vt:lpwstr>
  </property>
  <property fmtid="{D5CDD505-2E9C-101B-9397-08002B2CF9AE}" pid="223" name="ZOTERO_BREF_F69glrCEhxC1_11">
    <vt:lpwstr>},{"family":"Wang","given":"Ruiru"},{"family":"Zheng","given":"Bo"},{"family":"Yang","given":"Airong"},{"family":"Hu","given":"Ji"},{"family":"Liu","given":"Ke"},{"family":"Shen","given":"Siyun"},{"family":"Zhang","given":"Yangqianwen"},{"family":"Bai","g</vt:lpwstr>
  </property>
  <property fmtid="{D5CDD505-2E9C-101B-9397-08002B2CF9AE}" pid="224" name="ZOTERO_BREF_F69glrCEhxC1_12">
    <vt:lpwstr>iven":"Mixue"},{"family":"Wang","given":"Yan"},{"family":"Zhu","given":"Yanjing"},{"family":"Yang","given":"Shuai"},{"family":"Gao","given":"Qiang"},{"family":"Gu","given":"Jin"},{"family":"Gao","given":"Dong"},{"family":"Wang","given":"Xin Wei"},{"family</vt:lpwstr>
  </property>
  <property fmtid="{D5CDD505-2E9C-101B-9397-08002B2CF9AE}" pid="225" name="ZOTERO_BREF_F69glrCEhxC1_13">
    <vt:lpwstr>":"Nakagawa","given":"Hidewaki"},{"family":"Zhang","given":"Ning"},{"family":"Wu","given":"Lin"},{"family":"Rozen","given":"Steven G."},{"family":"Bai","given":"Fan"},{"family":"Wang","given":"Hongyang"}],"issued":{"date-parts":[["2024",3,21]]}}}],"schema</vt:lpwstr>
  </property>
  <property fmtid="{D5CDD505-2E9C-101B-9397-08002B2CF9AE}" pid="226" name="ZOTERO_BREF_F69glrCEhxC1_14">
    <vt:lpwstr>":"https://github.com/citation-style-language/schema/raw/master/csl-citation.json"}</vt:lpwstr>
  </property>
  <property fmtid="{D5CDD505-2E9C-101B-9397-08002B2CF9AE}" pid="22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2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2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3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3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3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3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3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3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3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37" name="ZOTERO_BREF_HAsxUjHZcJ4v_100">
    <vt:lpwstr>iven":"Gu"},{"family":"Kool","given":"Marcel"},{"family":"Korbel","given":"Jan O."},{"family":"Korchina","given":"Viktoriya"},{"family":"Korshunov","given":"Andrey"},{"family":"Koscher","given":"Michael"},{"family":"Koster","given":"Roelof"},{"family":"Ko</vt:lpwstr>
  </property>
  <property fmtid="{D5CDD505-2E9C-101B-9397-08002B2CF9AE}" pid="238" name="ZOTERO_BREF_HAsxUjHZcJ4v_101">
    <vt:lpwstr>te-Jarai","given":"Zsofia"},{"family":"Koures","given":"Antonios"},{"family":"Kovacevic","given":"Milena"},{"family":"Kremeyer","given":"Barbara"},{"family":"Kretzmer","given":"Helene"},{"family":"Kreuz","given":"Markus"},{"family":"Krishnamurthy","given"</vt:lpwstr>
  </property>
  <property fmtid="{D5CDD505-2E9C-101B-9397-08002B2CF9AE}" pid="239" name="ZOTERO_BREF_HAsxUjHZcJ4v_102">
    <vt:lpwstr>:"Savitri"},{"family":"Kube","given":"Dieter"},{"family":"Kumar","given":"Kiran"},{"family":"Kumar","given":"Pardeep"},{"family":"Kumar","given":"Sushant"},{"family":"Kumar","given":"Yogesh"},{"family":"Kundra","given":"Ritika"},{"family":"Kübler","given"</vt:lpwstr>
  </property>
  <property fmtid="{D5CDD505-2E9C-101B-9397-08002B2CF9AE}" pid="240" name="ZOTERO_BREF_HAsxUjHZcJ4v_103">
    <vt:lpwstr>:"Kirsten"},{"family":"Küppers","given":"Ralf"},{"family":"Lagergren","given":"Jesper"},{"family":"Lai","given":"Phillip H."},{"family":"Laird","given":"Peter W."},{"family":"Lakhani","given":"Sunil R."},{"family":"Lalansingh","given":"Christopher M."},{"</vt:lpwstr>
  </property>
  <property fmtid="{D5CDD505-2E9C-101B-9397-08002B2CF9AE}" pid="241" name="ZOTERO_BREF_HAsxUjHZcJ4v_104">
    <vt:lpwstr>family":"Lalonde","given":"Emilie"},{"family":"Lamaze","given":"Fabien C."},{"family":"Lambert","given":"Adam"},{"family":"Lander","given":"Eric"},{"family":"Landgraf","given":"Pablo"},{"family":"Landoni","given":"Luca"},{"family":"Langerød","given":"Anit</vt:lpwstr>
  </property>
  <property fmtid="{D5CDD505-2E9C-101B-9397-08002B2CF9AE}" pid="242" name="ZOTERO_BREF_HAsxUjHZcJ4v_105">
    <vt:lpwstr>a"},{"family":"Lanzós","given":"Andrés"},{"family":"Larsimont","given":"Denis"},{"family":"Larsson","given":"Erik"},{"family":"Lathrop","given":"Mark"},{"family":"Lau","given":"Loretta M. S."},{"family":"Lawerenz","given":"Chris"},{"family":"Lawlor","give</vt:lpwstr>
  </property>
  <property fmtid="{D5CDD505-2E9C-101B-9397-08002B2CF9AE}" pid="243" name="ZOTERO_BREF_HAsxUjHZcJ4v_106">
    <vt:lpwstr>n":"Rita T."},{"family":"Lawrence","given":"Michael S."},{"family":"Lazar","given":"Alexander J."},{"family":"Lazic","given":"Ana Mijalkovic"},{"family":"Le","given":"Xuan"},{"family":"Lee","given":"Darlene"},{"family":"Lee","given":"Donghoon"},{"family":</vt:lpwstr>
  </property>
  <property fmtid="{D5CDD505-2E9C-101B-9397-08002B2CF9AE}" pid="244" name="ZOTERO_BREF_HAsxUjHZcJ4v_107">
    <vt:lpwstr>"Lee","given":"Eunjung Alice"},{"family":"Lee","given":"Hee Jin"},{"family":"Lee","given":"Jake June-Koo"},{"family":"Lee","given":"Jeong-Yeon"},{"family":"Lee","given":"Juhee"},{"family":"Lee","given":"Ming Ta Michael"},{"family":"Lee-Six","given":"Henry</vt:lpwstr>
  </property>
  <property fmtid="{D5CDD505-2E9C-101B-9397-08002B2CF9AE}" pid="245" name="ZOTERO_BREF_HAsxUjHZcJ4v_108">
    <vt:lpwstr>"},{"family":"Lehmann","given":"Kjong-Van"},{"family":"Lehrach","given":"Hans"},{"family":"Lenze","given":"Dido"},{"family":"Leonard","given":"Conrad R."},{"family":"Leongamornlert","given":"Daniel A."},{"family":"Leshchiner","given":"Ignaty"},{"family":"</vt:lpwstr>
  </property>
  <property fmtid="{D5CDD505-2E9C-101B-9397-08002B2CF9AE}" pid="246" name="ZOTERO_BREF_HAsxUjHZcJ4v_109">
    <vt:lpwstr>Letourneau","given":"Louis"},{"family":"Letunic","given":"Ivica"},{"family":"Levine","given":"Douglas A."},{"family":"Lewis","given":"Lora"},{"family":"Ley","given":"Tim"},{"family":"Li","given":"Chang"},{"family":"Li","given":"Constance H."},{"family":"L</vt:lpwstr>
  </property>
  <property fmtid="{D5CDD505-2E9C-101B-9397-08002B2CF9AE}" pid="24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48" name="ZOTERO_BREF_HAsxUjHZcJ4v_110">
    <vt:lpwstr>i","given":"Haiyan Irene"},{"family":"Li","given":"Jun"},{"family":"Li","given":"Lin"},{"family":"Li","given":"Shantao"},{"family":"Li","given":"Siliang"},{"family":"Li","given":"Xiaobo"},{"family":"Li","given":"Xiaotong"},{"family":"Li","given":"Xinyue"}</vt:lpwstr>
  </property>
  <property fmtid="{D5CDD505-2E9C-101B-9397-08002B2CF9AE}" pid="249" name="ZOTERO_BREF_HAsxUjHZcJ4v_111">
    <vt:lpwstr>,{"family":"Li","given":"Yilong"},{"family":"Liang","given":"Han"},{"family":"Liang","given":"Sheng-Ben"},{"family":"Lichter","given":"Peter"},{"family":"Lin","given":"Pei"},{"family":"Lin","given":"Ziao"},{"family":"Linehan","given":"W. M."},{"family":"L</vt:lpwstr>
  </property>
  <property fmtid="{D5CDD505-2E9C-101B-9397-08002B2CF9AE}" pid="250" name="ZOTERO_BREF_HAsxUjHZcJ4v_112">
    <vt:lpwstr>ingjærde","given":"Ole Christian"},{"family":"Liu","given":"Dongbing"},{"family":"Liu","given":"Eric Minwei"},{"family":"Liu","given":"Fei-Fei Fei"},{"family":"Liu","given":"Fenglin"},{"family":"Liu","given":"Jia"},{"family":"Liu","given":"Xingmin"},{"fam</vt:lpwstr>
  </property>
  <property fmtid="{D5CDD505-2E9C-101B-9397-08002B2CF9AE}" pid="251" name="ZOTERO_BREF_HAsxUjHZcJ4v_113">
    <vt:lpwstr>ily":"Livingstone","given":"Julie"},{"family":"Livitz","given":"Dimitri"},{"family":"Livni","given":"Naomi"},{"family":"Lochovsky","given":"Lucas"},{"family":"Loeffler","given":"Markus"},{"family":"Long","given":"Georgina V."},{"family":"Lopez-Guillermo",</vt:lpwstr>
  </property>
  <property fmtid="{D5CDD505-2E9C-101B-9397-08002B2CF9AE}" pid="252" name="ZOTERO_BREF_HAsxUjHZcJ4v_114">
    <vt:lpwstr>"given":"Armando"},{"family":"Lou","given":"Shaoke"},{"family":"Louis","given":"David N."},{"family":"Lovat","given":"Laurence B."},{"family":"Lu","given":"Yiling"},{"family":"Lu","given":"Yong-Jie"},{"family":"Lu","given":"Youyong"},{"family":"Luchini","</vt:lpwstr>
  </property>
  <property fmtid="{D5CDD505-2E9C-101B-9397-08002B2CF9AE}" pid="253" name="ZOTERO_BREF_HAsxUjHZcJ4v_115">
    <vt:lpwstr>given":"Claudio"},{"family":"Lungu","given":"Ilinca"},{"family":"Luo","given":"Xuemei"},{"family":"Luxton","given":"Hayley J."},{"family":"Lynch","given":"Andy G."},{"family":"Lype","given":"Lisa"},{"family":"López","given":"Cristina"},{"family":"López-Ot</vt:lpwstr>
  </property>
  <property fmtid="{D5CDD505-2E9C-101B-9397-08002B2CF9AE}" pid="254" name="ZOTERO_BREF_HAsxUjHZcJ4v_116">
    <vt:lpwstr>ín","given":"Carlos"},{"family":"Ma","given":"Eric Z."},{"family":"Ma","given":"Yussanne"},{"family":"MacGrogan","given":"Gaetan"},{"family":"MacRae","given":"Shona"},{"family":"Macintyre","given":"Geoff"},{"family":"Madsen","given":"Tobias"},{"family":"M</vt:lpwstr>
  </property>
  <property fmtid="{D5CDD505-2E9C-101B-9397-08002B2CF9AE}" pid="255" name="ZOTERO_BREF_HAsxUjHZcJ4v_117">
    <vt:lpwstr>aejima","given":"Kazuhiro"},{"family":"Mafficini","given":"Andrea"},{"family":"Maglinte","given":"Dennis T."},{"family":"Maitra","given":"Arindam"},{"family":"Majumder","given":"Partha P."},{"family":"Malcovati","given":"Luca"},{"family":"Malikic","given"</vt:lpwstr>
  </property>
  <property fmtid="{D5CDD505-2E9C-101B-9397-08002B2CF9AE}" pid="256" name="ZOTERO_BREF_HAsxUjHZcJ4v_118">
    <vt:lpwstr>:"Salem"},{"family":"Malleo","given":"Giuseppe"},{"family":"Mann","given":"Graham J."},{"family":"Mantovani-Löffler","given":"Luisa"},{"family":"Marchal","given":"Kathleen"},{"family":"Marchegiani","given":"Giovanni"},{"family":"Mardis","given":"Elaine R.</vt:lpwstr>
  </property>
  <property fmtid="{D5CDD505-2E9C-101B-9397-08002B2CF9AE}" pid="257" name="ZOTERO_BREF_HAsxUjHZcJ4v_119">
    <vt:lpwstr>"},{"family":"Margolin","given":"Adam A."},{"family":"Marin","given":"Maximillian G."},{"family":"Markowetz","given":"Florian"},{"family":"Markowski","given":"Julia"},{"family":"Marques-Bonet","given":"Tomas"},{"family":"Marra","given":"Marco A."},{"famil</vt:lpwstr>
  </property>
  <property fmtid="{D5CDD505-2E9C-101B-9397-08002B2CF9AE}" pid="258" name="ZOTERO_BREF_HAsxUjHZcJ4v_12">
    <vt:lpwstr>"},{"family":"Cuppen","given":"Edwin"},{"family":"Van Hoeck","given":"Arne"}],"issued":{"date-parts":[["2023",6,8]]}}},{"id":"LEYrocS4/kn8m9CyP","uris":["http://zotero.org/users/14858941/items/J5XJQ3EK"],"itemData":{"id":663,"type":"article-journal","abst</vt:lpwstr>
  </property>
  <property fmtid="{D5CDD505-2E9C-101B-9397-08002B2CF9AE}" pid="259" name="ZOTERO_BREF_HAsxUjHZcJ4v_120">
    <vt:lpwstr>y":"Marsden","given":"Luke"},{"family":"Martens","given":"John W. M."},{"family":"Martin","given":"Sancha"},{"family":"Martin-Subero","given":"Jose I."},{"family":"Martincorena","given":"Iñigo"},{"family":"Martinez-Fundichely","given":"Alexander"},{"famil</vt:lpwstr>
  </property>
  <property fmtid="{D5CDD505-2E9C-101B-9397-08002B2CF9AE}" pid="260" name="ZOTERO_BREF_HAsxUjHZcJ4v_121">
    <vt:lpwstr>y":"Maruvka","given":"Yosef E."},{"family":"Mashl","given":"R. Jay"},{"family":"Massie","given":"Charlie E."},{"family":"Matthew","given":"Thomas J."},{"family":"Matthews","given":"Lucy"},{"family":"Mayer","given":"Erik"},{"family":"Mayes","given":"Simon"</vt:lpwstr>
  </property>
  <property fmtid="{D5CDD505-2E9C-101B-9397-08002B2CF9AE}" pid="261" name="ZOTERO_BREF_HAsxUjHZcJ4v_122">
    <vt:lpwstr>},{"family":"Mayo","given":"Michael"},{"family":"Mbabaali","given":"Faridah"},{"family":"McCune","given":"Karen"},{"family":"McDermott","given":"Ultan"},{"family":"McGillivray","given":"Patrick D."},{"family":"McLellan","given":"Michael D."},{"family":"Mc</vt:lpwstr>
  </property>
  <property fmtid="{D5CDD505-2E9C-101B-9397-08002B2CF9AE}" pid="262" name="ZOTERO_BREF_HAsxUjHZcJ4v_123">
    <vt:lpwstr>Pherson","given":"John D."},{"family":"McPherson","given":"John R."},{"family":"McPherson","given":"Treasa A."},{"family":"Meier","given":"Samuel R."},{"family":"Meng","given":"Alice"},{"family":"Meng","given":"Shaowu"},{"family":"Menzies","given":"Andrew</vt:lpwstr>
  </property>
  <property fmtid="{D5CDD505-2E9C-101B-9397-08002B2CF9AE}" pid="263" name="ZOTERO_BREF_HAsxUjHZcJ4v_124">
    <vt:lpwstr>"},{"family":"Merrett","given":"Neil D."},{"family":"Merson","given":"Sue"},{"family":"Meyerson","given":"Matthew"},{"family":"Meyerson","given":"William"},{"family":"Mieczkowski","given":"Piotr A."},{"family":"Mihaiescu","given":"George L."},{"family":"M</vt:lpwstr>
  </property>
  <property fmtid="{D5CDD505-2E9C-101B-9397-08002B2CF9AE}" pid="264" name="ZOTERO_BREF_HAsxUjHZcJ4v_125">
    <vt:lpwstr>ijalkovic","given":"Sanja"},{"family":"Mikkelsen","given":"Tom"},{"family":"Milella","given":"Michele"},{"family":"Mileshkin","given":"Linda"},{"family":"Miller","given":"Christopher A."},{"family":"Miller","given":"David K."},{"family":"Miller","given":"</vt:lpwstr>
  </property>
  <property fmtid="{D5CDD505-2E9C-101B-9397-08002B2CF9AE}" pid="265" name="ZOTERO_BREF_HAsxUjHZcJ4v_126">
    <vt:lpwstr>Jessica K."},{"family":"Mills","given":"Gordon B."},{"family":"Milovanovic","given":"Ana"},{"family":"Minner","given":"Sarah"},{"family":"Miotto","given":"Marco"},{"family":"Arnau","given":"Gisela Mir"},{"family":"Mirabello","given":"Lisa"},{"family":"Mit</vt:lpwstr>
  </property>
  <property fmtid="{D5CDD505-2E9C-101B-9397-08002B2CF9AE}" pid="266" name="ZOTERO_BREF_HAsxUjHZcJ4v_127">
    <vt:lpwstr>chell","given":"Chris"},{"family":"Mitchell","given":"Thomas J."},{"family":"Miyano","given":"Satoru"},{"family":"Miyoshi","given":"Naoki"},{"family":"Mizuno","given":"Shinichi"},{"family":"Molnár-Gábor","given":"Fruzsina"},{"family":"Moore","given":"Malc</vt:lpwstr>
  </property>
  <property fmtid="{D5CDD505-2E9C-101B-9397-08002B2CF9AE}" pid="267" name="ZOTERO_BREF_HAsxUjHZcJ4v_128">
    <vt:lpwstr>olm J."},{"family":"Moore","given":"Richard A."},{"family":"Morganella","given":"Sandro"},{"family":"Morris","given":"Quaid D."},{"family":"Mose","given":"Lisle E."},{"family":"Moser","given":"Catherine D."},{"family":"Muiños","given":"Ferran"},{"family":</vt:lpwstr>
  </property>
  <property fmtid="{D5CDD505-2E9C-101B-9397-08002B2CF9AE}" pid="268" name="ZOTERO_BREF_HAsxUjHZcJ4v_129">
    <vt:lpwstr>"Mularoni","given":"Loris"},{"family":"Mungall","given":"Andrew J."},{"family":"Mungall","given":"Karen"},{"family":"Musgrove","given":"Elizabeth A."},{"family":"Mustonen","given":"Ville"},{"family":"Mutch","given":"David"},{"family":"Muyas","given":"Fran</vt:lpwstr>
  </property>
  <property fmtid="{D5CDD505-2E9C-101B-9397-08002B2CF9AE}" pid="26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70" name="ZOTERO_BREF_HAsxUjHZcJ4v_130">
    <vt:lpwstr>cesc"},{"family":"Muzny","given":"Donna M."},{"family":"Muñoz","given":"Alfonso"},{"family":"Myers","given":"Jerome"},{"family":"Myklebost","given":"Ola"},{"family":"Möller","given":"Peter"},{"family":"Nagae","given":"Genta"},{"family":"Nagrial","given":"</vt:lpwstr>
  </property>
  <property fmtid="{D5CDD505-2E9C-101B-9397-08002B2CF9AE}" pid="271" name="ZOTERO_BREF_HAsxUjHZcJ4v_131">
    <vt:lpwstr>Adnan M."},{"family":"Nahal-Bose","given":"Hardeep K."},{"family":"Nakagama","given":"Hitoshi"},{"family":"Nakagawa","given":"Hidewaki"},{"family":"Nakamura","given":"Hiromi"},{"family":"Nakamura","given":"Toru"},{"family":"Nakano","given":"Kaoru"},{"fami</vt:lpwstr>
  </property>
  <property fmtid="{D5CDD505-2E9C-101B-9397-08002B2CF9AE}" pid="272" name="ZOTERO_BREF_HAsxUjHZcJ4v_132">
    <vt:lpwstr>ly":"Nandi","given":"Tannistha"},{"family":"Nangalia","given":"Jyoti"},{"family":"Nastic","given":"Mia"},{"family":"Navarro","given":"Arcadi"},{"family":"Navarro","given":"Fabio C. P."},{"family":"Neal","given":"David E."},{"family":"Nettekoven","given":"</vt:lpwstr>
  </property>
  <property fmtid="{D5CDD505-2E9C-101B-9397-08002B2CF9AE}" pid="273" name="ZOTERO_BREF_HAsxUjHZcJ4v_133">
    <vt:lpwstr>Gerd"},{"family":"Newell","given":"Felicity"},{"family":"Newhouse","given":"Steven J."},{"family":"Newton","given":"Yulia"},{"family":"Ng","given":"Alvin Wei Tian"},{"family":"Ng","given":"Anthony"},{"family":"Nicholson","given":"Jonathan"},{"family":"Nic</vt:lpwstr>
  </property>
  <property fmtid="{D5CDD505-2E9C-101B-9397-08002B2CF9AE}" pid="274" name="ZOTERO_BREF_HAsxUjHZcJ4v_134">
    <vt:lpwstr>ol","given":"David"},{"family":"Nie","given":"Yongzhan"},{"family":"Nielsen","given":"G. Petur"},{"family":"Nielsen","given":"Morten Muhlig"},{"family":"Nik-Zainal","given":"Serena"},{"family":"Noble","given":"Michael S."},{"family":"Nones","given":"Katia</vt:lpwstr>
  </property>
  <property fmtid="{D5CDD505-2E9C-101B-9397-08002B2CF9AE}" pid="275" name="ZOTERO_BREF_HAsxUjHZcJ4v_135">
    <vt:lpwstr>"},{"family":"Northcott","given":"Paul A."},{"family":"Notta","given":"Faiyaz"},{"family":"O’Connor","given":"Brian D."},{"family":"O’Donnell","given":"Peter"},{"family":"O’Donovan","given":"Maria"},{"family":"O’Meara","given":"Sarah"},{"family":"O’Neill"</vt:lpwstr>
  </property>
  <property fmtid="{D5CDD505-2E9C-101B-9397-08002B2CF9AE}" pid="276" name="ZOTERO_BREF_HAsxUjHZcJ4v_136">
    <vt:lpwstr>,"given":"Brian Patrick"},{"family":"O’Neill","given":"J. Robert"},{"family":"Ocana","given":"David"},{"family":"Ochoa","given":"Angelica"},{"family":"Oesper","given":"Layla"},{"family":"Ogden","given":"Christopher"},{"family":"Ohdan","given":"Hideki"},{"</vt:lpwstr>
  </property>
  <property fmtid="{D5CDD505-2E9C-101B-9397-08002B2CF9AE}" pid="277" name="ZOTERO_BREF_HAsxUjHZcJ4v_137">
    <vt:lpwstr>family":"Ohi","given":"Kazuhiro"},{"family":"Ohno-Machado","given":"Lucila"},{"family":"Oien","given":"Karin A."},{"family":"Ojesina","given":"Akinyemi I."},{"family":"Ojima","given":"Hidenori"},{"family":"Okusaka","given":"Takuji"},{"family":"Omberg","gi</vt:lpwstr>
  </property>
  <property fmtid="{D5CDD505-2E9C-101B-9397-08002B2CF9AE}" pid="278" name="ZOTERO_BREF_HAsxUjHZcJ4v_138">
    <vt:lpwstr>ven":"Larsson"},{"family":"Ong","given":"Choon Kiat"},{"family":"Ossowski","given":"Stephan"},{"family":"Ott","given":"German"},{"family":"Ouellette","given":"B. F. Francis"},{"family":"P’ng","given":"Christine"},{"family":"Paczkowska","given":"Marta"},{"</vt:lpwstr>
  </property>
  <property fmtid="{D5CDD505-2E9C-101B-9397-08002B2CF9AE}" pid="27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8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81" name="ZOTERO_BREF_HAsxUjHZcJ4v_140">
    <vt:lpwstr>:"Paramasivam","given":"Nagarajan"},{"family":"Park","given":"Ji Wan"},{"family":"Park","given":"Joong-Won"},{"family":"Park","given":"Keunchil"},{"family":"Park","given":"Kiejung"},{"family":"Park","given":"Peter J."},{"family":"Parker","given":"Joel S."</vt:lpwstr>
  </property>
  <property fmtid="{D5CDD505-2E9C-101B-9397-08002B2CF9AE}" pid="282" name="ZOTERO_BREF_HAsxUjHZcJ4v_141">
    <vt:lpwstr>},{"family":"Parsons","given":"Simon L."},{"family":"Pass","given":"Harvey"},{"family":"Pasternack","given":"Danielle"},{"family":"Pastore","given":"Alessandro"},{"family":"Patch","given":"Ann-Marie"},{"family":"Pauporté","given":"Iris"},{"family":"Pearso</vt:lpwstr>
  </property>
  <property fmtid="{D5CDD505-2E9C-101B-9397-08002B2CF9AE}" pid="283" name="ZOTERO_BREF_HAsxUjHZcJ4v_142">
    <vt:lpwstr>n","given":"John V."},{"family":"Pedamallu","given":"Chandra Sekhar"},{"family":"Pedersen","given":"Jakob Skou"},{"family":"Pederzoli","given":"Paolo"},{"family":"Peifer","given":"Martin"},{"family":"Pennell","given":"Nathan A."},{"family":"Perou","given"</vt:lpwstr>
  </property>
  <property fmtid="{D5CDD505-2E9C-101B-9397-08002B2CF9AE}" pid="284" name="ZOTERO_BREF_HAsxUjHZcJ4v_143">
    <vt:lpwstr>:"Charles M."},{"family":"Perry","given":"Marc D."},{"family":"Petersen","given":"Gloria M."},{"family":"Peto","given":"Myron"},{"family":"Petrelli","given":"Nicholas"},{"family":"Petryszak","given":"Robert"},{"family":"Pfister","given":"Stefan M."},{"fam</vt:lpwstr>
  </property>
  <property fmtid="{D5CDD505-2E9C-101B-9397-08002B2CF9AE}" pid="285" name="ZOTERO_BREF_HAsxUjHZcJ4v_144">
    <vt:lpwstr>ily":"Phillips","given":"Mark"},{"family":"Pich","given":"Oriol"},{"family":"Pickett","given":"Hilda A."},{"family":"Pihl","given":"Todd D."},{"family":"Pillay","given":"Nischalan"},{"family":"Pinder","given":"Sarah"},{"family":"Pinese","given":"Mark"},{"</vt:lpwstr>
  </property>
  <property fmtid="{D5CDD505-2E9C-101B-9397-08002B2CF9AE}" pid="286" name="ZOTERO_BREF_HAsxUjHZcJ4v_145">
    <vt:lpwstr>family":"Pinho","given":"Andreia V."},{"family":"Pitkänen","given":"Esa"},{"family":"Piñeiro-Yáñez","given":"Elena"},{"family":"Planko","given":"Laura"},{"family":"Plass","given":"Christoph"},{"family":"Polak","given":"Paz"},{"family":"Pons","given":"Tirs</vt:lpwstr>
  </property>
  <property fmtid="{D5CDD505-2E9C-101B-9397-08002B2CF9AE}" pid="287" name="ZOTERO_BREF_HAsxUjHZcJ4v_146">
    <vt:lpwstr>o"},{"family":"Popescu","given":"Irinel"},{"family":"Potapova","given":"Olga"},{"family":"Prasad","given":"Aparna"},{"family":"Preston","given":"Shaun R."},{"family":"Prinz","given":"Manuel"},{"family":"Pritchard","given":"Antonia L."},{"family":"Prokopec</vt:lpwstr>
  </property>
  <property fmtid="{D5CDD505-2E9C-101B-9397-08002B2CF9AE}" pid="288" name="ZOTERO_BREF_HAsxUjHZcJ4v_147">
    <vt:lpwstr>","given":"Stephenie D."},{"family":"Provenzano","given":"Elena"},{"family":"Puente","given":"Xose S."},{"family":"Puig","given":"Sonia"},{"family":"Puiggròs","given":"Montserrat"},{"family":"Pulido-Tamayo","given":"Sergio"},{"family":"Pupo","given":"Guli</vt:lpwstr>
  </property>
  <property fmtid="{D5CDD505-2E9C-101B-9397-08002B2CF9AE}" pid="289" name="ZOTERO_BREF_HAsxUjHZcJ4v_148">
    <vt:lpwstr>etta M."},{"family":"Purdie","given":"Colin A."},{"family":"Quinn","given":"Michael C."},{"family":"Rabionet","given":"Raquel"},{"family":"Rader","given":"Janet S."},{"family":"Radlwimmer","given":"Bernhard"},{"family":"Radovic","given":"Petar"},{"family"</vt:lpwstr>
  </property>
  <property fmtid="{D5CDD505-2E9C-101B-9397-08002B2CF9AE}" pid="290" name="ZOTERO_BREF_HAsxUjHZcJ4v_149">
    <vt:lpwstr>:"Raeder","given":"Benjamin"},{"family":"Raine","given":"Keiran M."},{"family":"Ramakrishna","given":"Manasa"},{"family":"Ramakrishnan","given":"Kamna"},{"family":"Ramalingam","given":"Suresh"},{"family":"Raphael","given":"Benjamin J."},{"family":"Rathmel</vt:lpwstr>
  </property>
  <property fmtid="{D5CDD505-2E9C-101B-9397-08002B2CF9AE}" pid="29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92" name="ZOTERO_BREF_HAsxUjHZcJ4v_150">
    <vt:lpwstr>l","given":"W. Kimryn"},{"family":"Rausch","given":"Tobias"},{"family":"Reifenberger","given":"Guido"},{"family":"Reimand","given":"Jüri"},{"family":"Reis-Filho","given":"Jorge"},{"family":"Reuter","given":"Victor"},{"family":"Reyes-Salazar","given":"Iker</vt:lpwstr>
  </property>
  <property fmtid="{D5CDD505-2E9C-101B-9397-08002B2CF9AE}" pid="293" name="ZOTERO_BREF_HAsxUjHZcJ4v_151">
    <vt:lpwstr>"},{"family":"Reyna","given":"Matthew A."},{"family":"Reynolds","given":"Sheila M."},{"family":"Rheinbay","given":"Esther"},{"family":"Riazalhosseini","given":"Yasser"},{"family":"Richardson","given":"Andrea L."},{"family":"Richter","given":"Julia"},{"fam</vt:lpwstr>
  </property>
  <property fmtid="{D5CDD505-2E9C-101B-9397-08002B2CF9AE}" pid="294" name="ZOTERO_BREF_HAsxUjHZcJ4v_152">
    <vt:lpwstr>ily":"Ringel","given":"Matthew"},{"family":"Ringnér","given":"Markus"},{"family":"Rino","given":"Yasushi"},{"family":"Rippe","given":"Karsten"},{"family":"Roach","given":"Jeffrey"},{"family":"Roberts","given":"Lewis R."},{"family":"Roberts","given":"Nicol</vt:lpwstr>
  </property>
  <property fmtid="{D5CDD505-2E9C-101B-9397-08002B2CF9AE}" pid="29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96" name="ZOTERO_BREF_HAsxUjHZcJ4v_154">
    <vt:lpwstr>zález","given":"F. Germán"},{"family":"Rohde","given":"Marius"},{"family":"Rokutan","given":"Hirofumi"},{"family":"Rooman","given":"Ilse"},{"family":"Roques","given":"Tom"},{"family":"Rosebrock","given":"Daniel"},{"family":"Rosenberg","given":"Mara"},{"fa</vt:lpwstr>
  </property>
  <property fmtid="{D5CDD505-2E9C-101B-9397-08002B2CF9AE}" pid="297" name="ZOTERO_BREF_HAsxUjHZcJ4v_155">
    <vt:lpwstr>mily":"Rosenstiel","given":"Philip C."},{"family":"Rosenwald","given":"Andreas"},{"family":"Rowe","given":"Edward W."},{"family":"Royo","given":"Romina"},{"family":"Rozen","given":"Steven G."},{"family":"Rubanova","given":"Yulia"},{"family":"Rubin","given</vt:lpwstr>
  </property>
  <property fmtid="{D5CDD505-2E9C-101B-9397-08002B2CF9AE}" pid="298" name="ZOTERO_BREF_HAsxUjHZcJ4v_156">
    <vt:lpwstr>":"Mark A."},{"family":"Rubio-Perez","given":"Carlota"},{"family":"Rudneva","given":"Vasilisa A."},{"family":"Rusev","given":"Borislav C."},{"family":"Ruzzenente","given":"Andrea"},{"family":"Rätsch","given":"Gunnar"},{"family":"Sabarinathan","given":"Rad</vt:lpwstr>
  </property>
  <property fmtid="{D5CDD505-2E9C-101B-9397-08002B2CF9AE}" pid="299" name="ZOTERO_BREF_HAsxUjHZcJ4v_157">
    <vt:lpwstr>hakrishnan"},{"family":"Sabelnykova","given":"Veronica Y."},{"family":"Sadeghi","given":"Sara"},{"family":"Sahinalp","given":"S. Cenk"},{"family":"Saini","given":"Natalie"},{"family":"Saito-Adachi","given":"Mihoko"},{"family":"Saksena","given":"Gordon"},{</vt:lpwstr>
  </property>
  <property fmtid="{D5CDD505-2E9C-101B-9397-08002B2CF9AE}" pid="300" name="ZOTERO_BREF_HAsxUjHZcJ4v_158">
    <vt:lpwstr>"family":"Salgado","given":"Roberto"},{"family":"Salichos","given":"Leonidas"},{"family":"Sallari","given":"Richard"},{"family":"Saller","given":"Charles"},{"family":"Salvia","given":"Roberto"},{"family":"Sam","given":"Michelle"},{"family":"Samra","given"</vt:lpwstr>
  </property>
  <property fmtid="{D5CDD505-2E9C-101B-9397-08002B2CF9AE}" pid="301" name="ZOTERO_BREF_HAsxUjHZcJ4v_159">
    <vt:lpwstr>:"Jaswinder S."},{"family":"Sanchez-Vega","given":"Francisco"},{"family":"Sander","given":"Chris"},{"family":"Sanders","given":"Grant"},{"family":"Sarin","given":"Rajiv"},{"family":"Sarrafi","given":"Iman"},{"family":"Sasaki-Oku","given":"Aya"},{"family":</vt:lpwstr>
  </property>
  <property fmtid="{D5CDD505-2E9C-101B-9397-08002B2CF9AE}" pid="30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03" name="ZOTERO_BREF_HAsxUjHZcJ4v_160">
    <vt:lpwstr>"Sauer","given":"Torill"},{"family":"Sauter","given":"Guido"},{"family":"Saw","given":"Robyn P. M."},{"family":"Scardoni","given":"Maria"},{"family":"Scarlett","given":"Christopher J."},{"family":"Scarpa","given":"Aldo"},{"family":"Scelo","given":"Ghislai</vt:lpwstr>
  </property>
  <property fmtid="{D5CDD505-2E9C-101B-9397-08002B2CF9AE}" pid="304" name="ZOTERO_BREF_HAsxUjHZcJ4v_161">
    <vt:lpwstr>ne"},{"family":"Schadendorf","given":"Dirk"},{"family":"Schein","given":"Jacqueline E."},{"family":"Schilhabel","given":"Markus B."},{"family":"Schlesner","given":"Matthias"},{"family":"Schlomm","given":"Thorsten"},{"family":"Schmidt","given":"Heather K."</vt:lpwstr>
  </property>
  <property fmtid="{D5CDD505-2E9C-101B-9397-08002B2CF9AE}" pid="305" name="ZOTERO_BREF_HAsxUjHZcJ4v_162">
    <vt:lpwstr>},{"family":"Schreiber","given":"Stefan"},{"family":"Schultz","given":"Nikolaus"},{"family":"Schumacher","given":"Steven E."},{"family":"Schwarz","given":"Roland F."},{"family":"Scolyer","given":"Richard A."},{"family":"Scott","given":"David"},{"family":"</vt:lpwstr>
  </property>
  <property fmtid="{D5CDD505-2E9C-101B-9397-08002B2CF9AE}" pid="306" name="ZOTERO_BREF_HAsxUjHZcJ4v_163">
    <vt:lpwstr>Scully","given":"Ralph"},{"family":"Seethala","given":"Raja"},{"family":"Segre","given":"Ayellet V."},{"family":"Selander","given":"Iris"},{"family":"Semple","given":"Colin A."},{"family":"Senbabaoglu","given":"Yasin"},{"family":"Sengupta","given":"Subhaj</vt:lpwstr>
  </property>
  <property fmtid="{D5CDD505-2E9C-101B-9397-08002B2CF9AE}" pid="307" name="ZOTERO_BREF_HAsxUjHZcJ4v_164">
    <vt:lpwstr>it"},{"family":"Sereni","given":"Elisabetta"},{"family":"Serra","given":"Stefano"},{"family":"Shackleton","given":"Mark"},{"family":"Shah","given":"Nimish C."},{"family":"Shahabi","given":"Sagedeh"},{"family":"Shang","given":"Catherine A."},{"family":"Sha</vt:lpwstr>
  </property>
  <property fmtid="{D5CDD505-2E9C-101B-9397-08002B2CF9AE}" pid="308" name="ZOTERO_BREF_HAsxUjHZcJ4v_165">
    <vt:lpwstr>ng","given":"Ping"},{"family":"Shapira","given":"Ofer"},{"family":"Shelton","given":"Troy"},{"family":"Shen","given":"Ciyue"},{"family":"Shen","given":"Hui"},{"family":"Shepherd","given":"Rebecca"},{"family":"Shi","given":"Yan"},{"family":"Shiah","given":</vt:lpwstr>
  </property>
  <property fmtid="{D5CDD505-2E9C-101B-9397-08002B2CF9AE}" pid="309" name="ZOTERO_BREF_HAsxUjHZcJ4v_166">
    <vt:lpwstr>"Yu-Jia"},{"family":"Shibata","given":"Tatsuhiro"},{"family":"Shih","given":"Juliann"},{"family":"Shimizu","given":"Eigo"},{"family":"Shin","given":"Seung Jun"},{"family":"Shiraishi","given":"Yuichi"},{"family":"Shmaya","given":"Tal"},{"family":"Shmulevic</vt:lpwstr>
  </property>
  <property fmtid="{D5CDD505-2E9C-101B-9397-08002B2CF9AE}" pid="310" name="ZOTERO_BREF_HAsxUjHZcJ4v_167">
    <vt:lpwstr>h","given":"Ilya"},{"family":"Shorser","given":"Solomon I."},{"family":"Shrestha","given":"Raunak"},{"family":"Shringarpure","given":"Suyash S."},{"family":"Shriver","given":"Craig"},{"family":"Shuai","given":"Shimin"},{"family":"Sidiropoulos","given":"Ni</vt:lpwstr>
  </property>
  <property fmtid="{D5CDD505-2E9C-101B-9397-08002B2CF9AE}" pid="311" name="ZOTERO_BREF_HAsxUjHZcJ4v_168">
    <vt:lpwstr>kos"},{"family":"Siebert","given":"Reiner"},{"family":"Sieuwerts","given":"Anieta M."},{"family":"Sieverling","given":"Lina"},{"family":"Signoretti","given":"Sabina"},{"family":"Sikora","given":"Katarzyna O."},{"family":"Simbolo","given":"Michele"},{"fami</vt:lpwstr>
  </property>
  <property fmtid="{D5CDD505-2E9C-101B-9397-08002B2CF9AE}" pid="312" name="ZOTERO_BREF_HAsxUjHZcJ4v_169">
    <vt:lpwstr>ly":"Simon","given":"Ronald"},{"family":"Simons","given":"Janae V."},{"family":"Simpson","given":"Jared T."},{"family":"Simpson","given":"Peter T."},{"family":"Singer","given":"Samuel"},{"family":"Sinnott-Armstrong","given":"Nasa"},{"family":"Sipahimalani</vt:lpwstr>
  </property>
  <property fmtid="{D5CDD505-2E9C-101B-9397-08002B2CF9AE}" pid="31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14" name="ZOTERO_BREF_HAsxUjHZcJ4v_170">
    <vt:lpwstr>","given":"Payal"},{"family":"Skelly","given":"Tara J."},{"family":"Smid","given":"Marcel"},{"family":"Smith","given":"Jaclyn"},{"family":"Smith-McCune","given":"Karen"},{"family":"Socci","given":"Nicholas D."},{"family":"Soloway","given":"Matthew G."},{"</vt:lpwstr>
  </property>
  <property fmtid="{D5CDD505-2E9C-101B-9397-08002B2CF9AE}" pid="315" name="ZOTERO_BREF_HAsxUjHZcJ4v_171">
    <vt:lpwstr>family":"Song","given":"Lei"},{"family":"Sood","given":"Anil K."},{"family":"Sothi","given":"Sharmila"},{"family":"Sotiriou","given":"Christos"},{"family":"Soulette","given":"Cameron M."},{"family":"Span","given":"Paul N."},{"family":"Spellman","given":"P</vt:lpwstr>
  </property>
  <property fmtid="{D5CDD505-2E9C-101B-9397-08002B2CF9AE}" pid="316" name="ZOTERO_BREF_HAsxUjHZcJ4v_172">
    <vt:lpwstr>aul T."},{"family":"Spillane","given":"Andrew J."},{"family":"Spiro","given":"Oliver"},{"family":"Spring","given":"Jonathan"},{"family":"Staaf","given":"Johan"},{"family":"Stadler","given":"Peter F."},{"family":"Staib","given":"Peter"},{"family":"Stark","</vt:lpwstr>
  </property>
  <property fmtid="{D5CDD505-2E9C-101B-9397-08002B2CF9AE}" pid="31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18" name="ZOTERO_BREF_HAsxUjHZcJ4v_174">
    <vt:lpwstr>ip"},{"family":"Stilgenbauer","given":"Stephan"},{"family":"Stobbe","given":"Miranda D."},{"family":"Stratton","given":"Michael R."},{"family":"Stretch","given":"Jonathan R."},{"family":"Struck","given":"Adam J."},{"family":"Stuart","given":"Joshua M."},{</vt:lpwstr>
  </property>
  <property fmtid="{D5CDD505-2E9C-101B-9397-08002B2CF9AE}" pid="319" name="ZOTERO_BREF_HAsxUjHZcJ4v_175">
    <vt:lpwstr>"family":"Stunnenberg","given":"Henk G."},{"family":"Su","given":"Hong"},{"family":"Su","given":"Xiaoping"},{"family":"Sungalee","given":"Stephanie"},{"family":"Susak","given":"Hana"},{"family":"Suzuki","given":"Akihiro"},{"family":"Sweep","given":"Fred"}</vt:lpwstr>
  </property>
  <property fmtid="{D5CDD505-2E9C-101B-9397-08002B2CF9AE}" pid="320" name="ZOTERO_BREF_HAsxUjHZcJ4v_176">
    <vt:lpwstr>,{"family":"Szczepanowski","given":"Monika"},{"family":"Sültmann","given":"Holger"},{"family":"Yugawa","given":"Takashi"},{"family":"Tam","given":"Angela"},{"family":"Tamborero","given":"David"},{"family":"Tan","given":"Benita Kiat Tee"},{"family":"Tan","</vt:lpwstr>
  </property>
  <property fmtid="{D5CDD505-2E9C-101B-9397-08002B2CF9AE}" pid="321" name="ZOTERO_BREF_HAsxUjHZcJ4v_177">
    <vt:lpwstr>given":"Donghui"},{"family":"Tan","given":"Patrick"},{"family":"Tanaka","given":"Hiroko"},{"family":"Taniguchi","given":"Hirokazu"},{"family":"Tanskanen","given":"Tomas J."},{"family":"Tarabichi","given":"Maxime"},{"family":"Tarnuzzer","given":"Roy"},{"fa</vt:lpwstr>
  </property>
  <property fmtid="{D5CDD505-2E9C-101B-9397-08002B2CF9AE}" pid="322" name="ZOTERO_BREF_HAsxUjHZcJ4v_178">
    <vt:lpwstr>mily":"Tarpey","given":"Patrick"},{"family":"Taschuk","given":"Morgan L."},{"family":"Tatsuno","given":"Kenji"},{"family":"Tavaré","given":"Simon"},{"family":"Taylor","given":"Darrin F."},{"family":"Taylor-Weiner","given":"Amaro"},{"family":"Teague","give</vt:lpwstr>
  </property>
  <property fmtid="{D5CDD505-2E9C-101B-9397-08002B2CF9AE}" pid="323" name="ZOTERO_BREF_HAsxUjHZcJ4v_179">
    <vt:lpwstr>n":"Jon W."},{"family":"Teh","given":"Bin Tean"},{"family":"Tembe","given":"Varsha"},{"family":"Temes","given":"Javier"},{"family":"Thai","given":"Kevin"},{"family":"Thiessen","given":"Nina"},{"family":"Thomas","given":"Gilles"},{"family":"Thomas","given"</vt:lpwstr>
  </property>
  <property fmtid="{D5CDD505-2E9C-101B-9397-08002B2CF9AE}" pid="32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25" name="ZOTERO_BREF_HAsxUjHZcJ4v_180">
    <vt:lpwstr>:"Sarah"},{"family":"Thompson","given":"Alastair M."},{"family":"Thompson","given":"John F. F."},{"family":"Thompson","given":"R. Houston"},{"family":"Thorne","given":"Heather"},{"family":"Thorne","given":"Leigh B."},{"family":"Thorogood","given":"Adrian"</vt:lpwstr>
  </property>
  <property fmtid="{D5CDD505-2E9C-101B-9397-08002B2CF9AE}" pid="326" name="ZOTERO_BREF_HAsxUjHZcJ4v_181">
    <vt:lpwstr>},{"family":"Tiao","given":"Grace"},{"family":"Tijanic","given":"Nebojsa"},{"family":"Timms","given":"Lee E."},{"family":"Tirabosco","given":"Roberto"},{"family":"Tojo","given":"Marta"},{"family":"Tommasi","given":"Stefania"},{"family":"Toon","given":"Chr</vt:lpwstr>
  </property>
  <property fmtid="{D5CDD505-2E9C-101B-9397-08002B2CF9AE}" pid="327" name="ZOTERO_BREF_HAsxUjHZcJ4v_182">
    <vt:lpwstr>istopher W."},{"family":"Torrents","given":"David"},{"family":"Tortora","given":"Giampaolo"},{"family":"Tost","given":"Jörg"},{"family":"Totoki","given":"Yasushi"},{"family":"Townend","given":"David"},{"family":"Traficante","given":"Nadia"},{"family":"Tro</vt:lpwstr>
  </property>
  <property fmtid="{D5CDD505-2E9C-101B-9397-08002B2CF9AE}" pid="328" name="ZOTERO_BREF_HAsxUjHZcJ4v_183">
    <vt:lpwstr>tta","given":"Jean-Rémi"},{"family":"Trümper","given":"Lorenz H. P."},{"family":"Tsao","given":"Ming"},{"family":"Tsunoda","given":"Tatsuhiko"},{"family":"Tucker","given":"Olga"},{"family":"Turkington","given":"Richard"},{"family":"Turner","given":"Daniel</vt:lpwstr>
  </property>
  <property fmtid="{D5CDD505-2E9C-101B-9397-08002B2CF9AE}" pid="329" name="ZOTERO_BREF_HAsxUjHZcJ4v_184">
    <vt:lpwstr> J."},{"family":"Tutt","given":"Andrew"},{"family":"Ueno","given":"Masaki"},{"family":"Umbricht","given":"Christopher"},{"family":"Umer","given":"Husen M."},{"family":"Underwood","given":"Timothy J."},{"family":"Urushidate","given":"Tomoko"},{"family":"Us</vt:lpwstr>
  </property>
  <property fmtid="{D5CDD505-2E9C-101B-9397-08002B2CF9AE}" pid="33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31" name="ZOTERO_BREF_HAsxUjHZcJ4v_186">
    <vt:lpwstr>nden","given":"Gert G."},{"family":"Van der Kwast","given":"Theodorus"},{"family":"Vasudev","given":"Naveen"},{"family":"Vazquez","given":"Miguel"},{"family":"Vedururu","given":"Ravikiran"},{"family":"Veluvolu","given":"Umadevi"},{"family":"Vembu","given"</vt:lpwstr>
  </property>
  <property fmtid="{D5CDD505-2E9C-101B-9397-08002B2CF9AE}" pid="332" name="ZOTERO_BREF_HAsxUjHZcJ4v_187">
    <vt:lpwstr>:"Shankar"},{"family":"Verbeke","given":"Lieven P. C."},{"family":"Vermeulen","given":"Peter"},{"family":"Verrill","given":"Clare"},{"family":"Viari","given":"Alain"},{"family":"Vicente","given":"David"},{"family":"Vicentini","given":"Caterina"},{"family"</vt:lpwstr>
  </property>
  <property fmtid="{D5CDD505-2E9C-101B-9397-08002B2CF9AE}" pid="333" name="ZOTERO_BREF_HAsxUjHZcJ4v_188">
    <vt:lpwstr>:"VijayRaghavan","given":"K."},{"family":"Viksna","given":"Juris"},{"family":"Vilain","given":"Ricardo E."},{"family":"Villasante","given":"Izar"},{"family":"Vincent-Salomon","given":"Anne"},{"family":"Voet","given":"Douglas"},{"family":"Vázquez-García","</vt:lpwstr>
  </property>
  <property fmtid="{D5CDD505-2E9C-101B-9397-08002B2CF9AE}" pid="334" name="ZOTERO_BREF_HAsxUjHZcJ4v_189">
    <vt:lpwstr>given":"Ignacio"},{"family":"Waddell","given":"Nick M."},{"family":"Waddell","given":"Nicola"},{"family":"Wadelius","given":"Claes"},{"family":"Wadi","given":"Lina"},{"family":"Wagener","given":"Rabea"},{"family":"Wala","given":"Jeremiah A."},{"family":"W</vt:lpwstr>
  </property>
  <property fmtid="{D5CDD505-2E9C-101B-9397-08002B2CF9AE}" pid="33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36" name="ZOTERO_BREF_HAsxUjHZcJ4v_190">
    <vt:lpwstr>ang","given":"Jian"},{"family":"Wang","given":"Jiayin"},{"family":"Wang","given":"Linghua"},{"family":"Wang","given":"Wenyi"},{"family":"Wang","given":"Yumeng"},{"family":"Wang","given":"Zhining"},{"family":"Waring","given":"Paul M."},{"family":"Warnatz",</vt:lpwstr>
  </property>
  <property fmtid="{D5CDD505-2E9C-101B-9397-08002B2CF9AE}" pid="337" name="ZOTERO_BREF_HAsxUjHZcJ4v_191">
    <vt:lpwstr>"given":"Hans-Jörg"},{"family":"Warrell","given":"Jonathan"},{"family":"Warren","given":"Anne Y."},{"family":"Waszak","given":"Sebastian M."},{"family":"Wedge","given":"David C."},{"family":"Weichenhan","given":"Dieter"},{"family":"Weinstein","given":"Joh</vt:lpwstr>
  </property>
  <property fmtid="{D5CDD505-2E9C-101B-9397-08002B2CF9AE}" pid="338" name="ZOTERO_BREF_HAsxUjHZcJ4v_192">
    <vt:lpwstr>n N."},{"family":"Weischenfeldt","given":"Joachim"},{"family":"Weisenberger","given":"Daniel J."},{"family":"Welch","given":"Ian"},{"family":"Wendl","given":"Michael C."},{"family":"Werner","given":"Johannes"},{"family":"Wheeler","given":"David A."},{"fam</vt:lpwstr>
  </property>
  <property fmtid="{D5CDD505-2E9C-101B-9397-08002B2CF9AE}" pid="339" name="ZOTERO_BREF_HAsxUjHZcJ4v_193">
    <vt:lpwstr>ily":"Whitaker","given":"Hayley C."},{"family":"Wigle","given":"Dennis"},{"family":"Wilkerson","given":"Matthew D."},{"family":"Williams","given":"Ashley"},{"family":"Wilmott","given":"James S."},{"family":"Wilson","given":"Gavin W."},{"family":"Wilson","</vt:lpwstr>
  </property>
  <property fmtid="{D5CDD505-2E9C-101B-9397-08002B2CF9AE}" pid="340" name="ZOTERO_BREF_HAsxUjHZcJ4v_194">
    <vt:lpwstr>given":"Julie M."},{"family":"Wilson","given":"Richard K."},{"family":"Winterhoff","given":"Boris"},{"family":"Wintersinger","given":"Jeffrey A."},{"family":"Wiznerowicz","given":"Maciej"},{"family":"Wolf","given":"Stephan"},{"family":"Wong","given":"Bern</vt:lpwstr>
  </property>
  <property fmtid="{D5CDD505-2E9C-101B-9397-08002B2CF9AE}" pid="341" name="ZOTERO_BREF_HAsxUjHZcJ4v_195">
    <vt:lpwstr>ice H."},{"family":"Wong","given":"Tina"},{"family":"Wong","given":"Winghing"},{"family":"Wood","given":"Scott"},{"family":"Wouters","given":"Bradly G."},{"family":"Wright","given":"Adam J."},{"family":"Wright","given":"Derek W."},{"family":"Wu","given":"</vt:lpwstr>
  </property>
  <property fmtid="{D5CDD505-2E9C-101B-9397-08002B2CF9AE}" pid="342" name="ZOTERO_BREF_HAsxUjHZcJ4v_196">
    <vt:lpwstr>Chin-Lee"},{"family":"Wu","given":"Dai-Ying"},{"family":"Wu","given":"Jianmin"},{"family":"Wu","given":"Kui"},{"family":"Wu","given":"Yang"},{"family":"Wu","given":"Zhenggang"},{"family":"Xi","given":"Liu"},{"family":"Xia","given":"Tian"},{"family":"Xiao"</vt:lpwstr>
  </property>
  <property fmtid="{D5CDD505-2E9C-101B-9397-08002B2CF9AE}" pid="343" name="ZOTERO_BREF_HAsxUjHZcJ4v_197">
    <vt:lpwstr>,"given":"Xiao"},{"family":"Xing","given":"Rui"},{"family":"Xiong","given":"Heng"},{"family":"Xu","given":"Qinying"},{"family":"Xu","given":"Yanxun"},{"family":"Xue","given":"Hong"},{"family":"Yachida","given":"Shinichi"},{"family":"Yakneen","given":"Serg</vt:lpwstr>
  </property>
  <property fmtid="{D5CDD505-2E9C-101B-9397-08002B2CF9AE}" pid="344" name="ZOTERO_BREF_HAsxUjHZcJ4v_198">
    <vt:lpwstr>ei"},{"family":"Yamaguchi","given":"Rui"},{"family":"Yamaguchi","given":"Takafumi N."},{"family":"Yamamoto","given":"Masakazu"},{"family":"Yamamoto","given":"Shogo"},{"family":"Yamaue","given":"Hiroki"},{"family":"Yang","given":"Fan"},{"family":"Yang","gi</vt:lpwstr>
  </property>
  <property fmtid="{D5CDD505-2E9C-101B-9397-08002B2CF9AE}" pid="345" name="ZOTERO_BREF_HAsxUjHZcJ4v_199">
    <vt:lpwstr>ven":"Jean Y."},{"family":"Yang","given":"Liming"},{"family":"Yang","given":"Lixing"},{"family":"Yang","given":"Shanlin"},{"family":"Yang","given":"Tsun-Po"},{"family":"Yang","given":"Yang"},{"family":"Yao","given":"Xiaotong"},{"family":"Yaspo","given":"M</vt:lpwstr>
  </property>
  <property fmtid="{D5CDD505-2E9C-101B-9397-08002B2CF9AE}" pid="34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4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48" name="ZOTERO_BREF_HAsxUjHZcJ4v_200">
    <vt:lpwstr>arie-Laure"},{"family":"Yates","given":"Lucy"},{"family":"Yau","given":"Christina"},{"family":"Ye","given":"Kai"},{"family":"Yellapantula","given":"Venkata D."},{"family":"Yoon","given":"Christopher J."},{"family":"Yoon","given":"Sung-Soo"},{"family":"You</vt:lpwstr>
  </property>
  <property fmtid="{D5CDD505-2E9C-101B-9397-08002B2CF9AE}" pid="349" name="ZOTERO_BREF_HAsxUjHZcJ4v_201">
    <vt:lpwstr>sif","given":"Fouad"},{"family":"Yu","given":"Jun"},{"family":"Yu","given":"Kaixian"},{"family":"Yu","given":"Willie"},{"family":"Yu","given":"Yingyan"},{"family":"Yuan","given":"Ke"},{"family":"Yuan","given":"Yuan"},{"family":"Yuen","given":"Denis"},{"fa</vt:lpwstr>
  </property>
  <property fmtid="{D5CDD505-2E9C-101B-9397-08002B2CF9AE}" pid="350" name="ZOTERO_BREF_HAsxUjHZcJ4v_202">
    <vt:lpwstr>mily":"Yung","given":"Christina K."},{"family":"Zaikova","given":"Olga"},{"family":"Zamora","given":"Jorge"},{"family":"Zenklusen","given":"Jean C."},{"family":"Zenz","given":"Thorsten"},{"family":"Zeps","given":"Nikolajs"},{"family":"Zhang","given":"Chen</vt:lpwstr>
  </property>
  <property fmtid="{D5CDD505-2E9C-101B-9397-08002B2CF9AE}" pid="351" name="ZOTERO_BREF_HAsxUjHZcJ4v_203">
    <vt:lpwstr>g-Zhong"},{"family":"Zhang","given":"Fan"},{"family":"Zhang","given":"Hailei"},{"family":"Zhang","given":"Hongwei"},{"family":"Zhang","given":"Jiashan"},{"family":"Zhang","given":"Jing"},{"family":"Zhang","given":"Junjun"},{"family":"Zhang","given":"Xuanp</vt:lpwstr>
  </property>
  <property fmtid="{D5CDD505-2E9C-101B-9397-08002B2CF9AE}" pid="352" name="ZOTERO_BREF_HAsxUjHZcJ4v_204">
    <vt:lpwstr>ing"},{"family":"Zhang","given":"Zemin"},{"family":"Zheng","given":"Liangtao"},{"family":"Zheng","given":"Xiuqing"},{"family":"Zhou","given":"Wanding"},{"family":"Zhou","given":"Yong"},{"family":"Zhu","given":"Bin"},{"family":"Zhu","given":"Hongtu"},{"fam</vt:lpwstr>
  </property>
  <property fmtid="{D5CDD505-2E9C-101B-9397-08002B2CF9AE}" pid="353" name="ZOTERO_BREF_HAsxUjHZcJ4v_205">
    <vt:lpwstr>ily":"Zhu","given":"Jingchun"},{"family":"Zhu","given":"Shida"},{"family":"Zou","given":"Lihua"},{"family":"Zou","given":"Xueqing"},{"family":"deFazio","given":"Anna"},{"family":"As","given":"Nicholas","non-dropping-particle":"van"},{"family":"Deurzen","g</vt:lpwstr>
  </property>
  <property fmtid="{D5CDD505-2E9C-101B-9397-08002B2CF9AE}" pid="35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55" name="ZOTERO_BREF_HAsxUjHZcJ4v_207">
    <vt:lpwstr>"}],"issued":{"date-parts":[["2020",2,6]]}}}],"schema":"https://github.com/citation-style-language/schema/raw/master/csl-citation.json"}</vt:lpwstr>
  </property>
  <property fmtid="{D5CDD505-2E9C-101B-9397-08002B2CF9AE}" pid="35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57" name="ZOTERO_BREF_HAsxUjHZcJ4v_22">
    <vt:lpwstr>,{"family":"Baylin","given":"Stephen B."},{"family":"Bazant","given":"Wojciech"},{"family":"Beardsmore","given":"Duncan"},{"family":"Beck","given":"Timothy A."},{"family":"Behjati","given":"Sam"},{"family":"Behren","given":"Andreas"},{"family":"Niu","give</vt:lpwstr>
  </property>
  <property fmtid="{D5CDD505-2E9C-101B-9397-08002B2CF9AE}" pid="358" name="ZOTERO_BREF_HAsxUjHZcJ4v_23">
    <vt:lpwstr>n":"Beifang"},{"family":"Bell","given":"Cindy"},{"family":"Beltran","given":"Sergi"},{"family":"Benz","given":"Christopher"},{"family":"Berchuck","given":"Andrew"},{"family":"Bergmann","given":"Anke K."},{"family":"Bergstrom","given":"Erik N."},{"family":</vt:lpwstr>
  </property>
  <property fmtid="{D5CDD505-2E9C-101B-9397-08002B2CF9AE}" pid="359" name="ZOTERO_BREF_HAsxUjHZcJ4v_24">
    <vt:lpwstr>"Berman","given":"Benjamin P."},{"family":"Berney","given":"Daniel M."},{"family":"Bernhart","given":"Stephan H."},{"family":"Beroukhim","given":"Rameen"},{"family":"Berrios","given":"Mario"},{"family":"Bersani","given":"Samantha"},{"family":"Bertl","give</vt:lpwstr>
  </property>
  <property fmtid="{D5CDD505-2E9C-101B-9397-08002B2CF9AE}" pid="360" name="ZOTERO_BREF_HAsxUjHZcJ4v_25">
    <vt:lpwstr>n":"Johanna"},{"family":"Betancourt","given":"Miguel"},{"family":"Bhandari","given":"Vinayak"},{"family":"Bhosle","given":"Shriram G."},{"family":"Biankin","given":"Andrew V."},{"family":"Bieg","given":"Matthias"},{"family":"Bigner","given":"Darell"},{"fa</vt:lpwstr>
  </property>
  <property fmtid="{D5CDD505-2E9C-101B-9397-08002B2CF9AE}" pid="361" name="ZOTERO_BREF_HAsxUjHZcJ4v_26">
    <vt:lpwstr>mily":"Binder","given":"Hans"},{"family":"Birney","given":"Ewan"},{"family":"Birrer","given":"Michael"},{"family":"Biswas","given":"Nidhan K."},{"family":"Bjerkehagen","given":"Bodil"},{"family":"Bodenheimer","given":"Tom"},{"family":"Boice","given":"Lori</vt:lpwstr>
  </property>
  <property fmtid="{D5CDD505-2E9C-101B-9397-08002B2CF9AE}" pid="362" name="ZOTERO_BREF_HAsxUjHZcJ4v_27">
    <vt:lpwstr>"},{"family":"Bonizzato","given":"Giada"},{"family":"De Bono","given":"Johann S."},{"family":"Boot","given":"Arnoud"},{"family":"Bootwalla","given":"Moiz S."},{"family":"Borg","given":"Ake"},{"family":"Borkhardt","given":"Arndt"},{"family":"Boroevich","gi</vt:lpwstr>
  </property>
  <property fmtid="{D5CDD505-2E9C-101B-9397-08002B2CF9AE}" pid="363" name="ZOTERO_BREF_HAsxUjHZcJ4v_28">
    <vt:lpwstr>ven":"Keith A."},{"family":"Borozan","given":"Ivan"},{"family":"Borst","given":"Christoph"},{"family":"Bosenberg","given":"Marcus"},{"family":"Bosio","given":"Mattia"},{"family":"Boultwood","given":"Jacqueline"},{"family":"Bourque","given":"Guillaume"},{"</vt:lpwstr>
  </property>
  <property fmtid="{D5CDD505-2E9C-101B-9397-08002B2CF9AE}" pid="364" name="ZOTERO_BREF_HAsxUjHZcJ4v_29">
    <vt:lpwstr>family":"Boutros","given":"Paul C."},{"family":"Bova","given":"G. Steven"},{"family":"Bowen","given":"David T."},{"family":"Bowlby","given":"Reanne"},{"family":"Bowtell","given":"David D. L."},{"family":"Boyault","given":"Sandrine"},{"family":"Boyce","giv</vt:lpwstr>
  </property>
  <property fmtid="{D5CDD505-2E9C-101B-9397-08002B2CF9AE}" pid="36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66" name="ZOTERO_BREF_HAsxUjHZcJ4v_30">
    <vt:lpwstr>en":"Rich"},{"family":"Boyd","given":"Jeffrey"},{"family":"Brazma","given":"Alvis"},{"family":"Brennan","given":"Paul"},{"family":"Brewer","given":"Daniel S."},{"family":"Brinkman","given":"Arie B."},{"family":"Bristow","given":"Robert G."},{"family":"Bro</vt:lpwstr>
  </property>
  <property fmtid="{D5CDD505-2E9C-101B-9397-08002B2CF9AE}" pid="367" name="ZOTERO_BREF_HAsxUjHZcJ4v_31">
    <vt:lpwstr>addus","given":"Russell R."},{"family":"Brock","given":"Jane E."},{"family":"Brock","given":"Malcolm"},{"family":"Broeks","given":"Annegien"},{"family":"Brooks","given":"Angela N."},{"family":"Brooks","given":"Denise"},{"family":"Brors","given":"Benedikt"</vt:lpwstr>
  </property>
  <property fmtid="{D5CDD505-2E9C-101B-9397-08002B2CF9AE}" pid="368" name="ZOTERO_BREF_HAsxUjHZcJ4v_32">
    <vt:lpwstr>},{"family":"Brunak","given":"Søren"},{"family":"Bruxner","given":"Timothy J. C."},{"family":"Bruzos","given":"Alicia L."},{"family":"Buchanan","given":"Alex"},{"family":"Buchhalter","given":"Ivo"},{"family":"Buchholz","given":"Christiane"},{"family":"Bul</vt:lpwstr>
  </property>
  <property fmtid="{D5CDD505-2E9C-101B-9397-08002B2CF9AE}" pid="369" name="ZOTERO_BREF_HAsxUjHZcJ4v_33">
    <vt:lpwstr>lman","given":"Susan"},{"family":"Burke","given":"Hazel"},{"family":"Burkhardt","given":"Birgit"},{"family":"Burns","given":"Kathleen H."},{"family":"Busanovich","given":"John"},{"family":"Bustamante","given":"Carlos D."},{"family":"Butler","given":"Adam </vt:lpwstr>
  </property>
  <property fmtid="{D5CDD505-2E9C-101B-9397-08002B2CF9AE}" pid="370" name="ZOTERO_BREF_HAsxUjHZcJ4v_34">
    <vt:lpwstr>P."},{"family":"Butte","given":"Atul J."},{"family":"Byrne","given":"Niall J."},{"family":"Børresen-Dale","given":"Anne-Lise"},{"family":"Caesar-Johnson","given":"Samantha J."},{"family":"Cafferkey","given":"Andy"},{"family":"Cahill","given":"Declan"},{"f</vt:lpwstr>
  </property>
  <property fmtid="{D5CDD505-2E9C-101B-9397-08002B2CF9AE}" pid="371" name="ZOTERO_BREF_HAsxUjHZcJ4v_35">
    <vt:lpwstr>amily":"Calabrese","given":"Claudia"},{"family":"Caldas","given":"Carlos"},{"family":"Calvo","given":"Fabien"},{"family":"Camacho","given":"Niedzica"},{"family":"Campbell","given":"Peter J."},{"family":"Campo","given":"Elias"},{"family":"Cantù","given":"C</vt:lpwstr>
  </property>
  <property fmtid="{D5CDD505-2E9C-101B-9397-08002B2CF9AE}" pid="372" name="ZOTERO_BREF_HAsxUjHZcJ4v_36">
    <vt:lpwstr>inzia"},{"family":"Cao","given":"Shaolong"},{"family":"Carey","given":"Thomas E."},{"family":"Carlevaro-Fita","given":"Joana"},{"family":"Carlsen","given":"Rebecca"},{"family":"Cataldo","given":"Ivana"},{"family":"Cazzola","given":"Mario"},{"family":"Cebo</vt:lpwstr>
  </property>
  <property fmtid="{D5CDD505-2E9C-101B-9397-08002B2CF9AE}" pid="373" name="ZOTERO_BREF_HAsxUjHZcJ4v_37">
    <vt:lpwstr>n","given":"Jonathan"},{"family":"Cerfolio","given":"Robert"},{"family":"Chadwick","given":"Dianne E."},{"family":"Chakravarty","given":"Dimple"},{"family":"Chalmers","given":"Don"},{"family":"Chan","given":"Calvin Wing Yiu"},{"family":"Chan","given":"Kin</vt:lpwstr>
  </property>
  <property fmtid="{D5CDD505-2E9C-101B-9397-08002B2CF9AE}" pid="374" name="ZOTERO_BREF_HAsxUjHZcJ4v_38">
    <vt:lpwstr>"},{"family":"Chan-Seng-Yue","given":"Michelle"},{"family":"Chandan","given":"Vishal S."},{"family":"Chang","given":"David K."},{"family":"Chanock","given":"Stephen J."},{"family":"Chantrill","given":"Lorraine A."},{"family":"Chateigner","given":"Aurélien</vt:lpwstr>
  </property>
  <property fmtid="{D5CDD505-2E9C-101B-9397-08002B2CF9AE}" pid="375" name="ZOTERO_BREF_HAsxUjHZcJ4v_39">
    <vt:lpwstr>"},{"family":"Chatterjee","given":"Nilanjan"},{"family":"Chayama","given":"Kazuaki"},{"family":"Chen","given":"Hsiao-Wei"},{"family":"Chen","given":"Jieming"},{"family":"Chen","given":"Ken"},{"family":"Chen","given":"Yiwen"},{"family":"Chen","given":"Zhao</vt:lpwstr>
  </property>
  <property fmtid="{D5CDD505-2E9C-101B-9397-08002B2CF9AE}" pid="37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77" name="ZOTERO_BREF_HAsxUjHZcJ4v_40">
    <vt:lpwstr>hong"},{"family":"Cherniack","given":"Andrew D."},{"family":"Chien","given":"Jeremy"},{"family":"Chiew","given":"Yoke-Eng"},{"family":"Chin","given":"Suet-Feung"},{"family":"Cho","given":"Juok"},{"family":"Cho","given":"Sunghoon"},{"family":"Choi","given"</vt:lpwstr>
  </property>
  <property fmtid="{D5CDD505-2E9C-101B-9397-08002B2CF9AE}" pid="378" name="ZOTERO_BREF_HAsxUjHZcJ4v_41">
    <vt:lpwstr>:"Jung Kyoon"},{"family":"Choi","given":"Wan"},{"family":"Chomienne","given":"Christine"},{"family":"Chong","given":"Zechen"},{"family":"Choo","given":"Su Pin"},{"family":"Chou","given":"Angela"},{"family":"Christ","given":"Angelika N."},{"family":"Christ</vt:lpwstr>
  </property>
  <property fmtid="{D5CDD505-2E9C-101B-9397-08002B2CF9AE}" pid="379" name="ZOTERO_BREF_HAsxUjHZcJ4v_42">
    <vt:lpwstr>ie","given":"Elizabeth L."},{"family":"Chuah","given":"Eric"},{"family":"Cibulskis","given":"Carrie"},{"family":"Cibulskis","given":"Kristian"},{"family":"Cingarlini","given":"Sara"},{"family":"Clapham","given":"Peter"},{"family":"Claviez","given":"Alexan</vt:lpwstr>
  </property>
  <property fmtid="{D5CDD505-2E9C-101B-9397-08002B2CF9AE}" pid="380" name="ZOTERO_BREF_HAsxUjHZcJ4v_43">
    <vt:lpwstr>der"},{"family":"Cleary","given":"Sean"},{"family":"Cloonan","given":"Nicole"},{"family":"Cmero","given":"Marek"},{"family":"Collins","given":"Colin C."},{"family":"Connor","given":"Ashton A."},{"family":"Cooke","given":"Susanna L."},{"family":"Cooper","g</vt:lpwstr>
  </property>
  <property fmtid="{D5CDD505-2E9C-101B-9397-08002B2CF9AE}" pid="381" name="ZOTERO_BREF_HAsxUjHZcJ4v_44">
    <vt:lpwstr>iven":"Colin S."},{"family":"Cope","given":"Leslie"},{"family":"Corbo","given":"Vincenzo"},{"family":"Cordes","given":"Matthew G."},{"family":"Cordner","given":"Stephen M."},{"family":"Cortés-Ciriano","given":"Isidro"},{"family":"Covington","given":"Kyle"</vt:lpwstr>
  </property>
  <property fmtid="{D5CDD505-2E9C-101B-9397-08002B2CF9AE}" pid="382" name="ZOTERO_BREF_HAsxUjHZcJ4v_45">
    <vt:lpwstr>},{"family":"Cowin","given":"Prue A."},{"family":"Craft","given":"Brian"},{"family":"Craft","given":"David"},{"family":"Creighton","given":"Chad J."},{"family":"Cun","given":"Yupeng"},{"family":"Curley","given":"Erin"},{"family":"Cutcutache","given":"Ioan</vt:lpwstr>
  </property>
  <property fmtid="{D5CDD505-2E9C-101B-9397-08002B2CF9AE}" pid="383" name="ZOTERO_BREF_HAsxUjHZcJ4v_46">
    <vt:lpwstr>a"},{"family":"Czajka","given":"Karolina"},{"family":"Czerniak","given":"Bogdan"},{"family":"Dagg","given":"Rebecca A."},{"family":"Danilova","given":"Ludmila"},{"family":"Davi","given":"Maria Vittoria"},{"family":"Davidson","given":"Natalie R."},{"family</vt:lpwstr>
  </property>
  <property fmtid="{D5CDD505-2E9C-101B-9397-08002B2CF9AE}" pid="384" name="ZOTERO_BREF_HAsxUjHZcJ4v_47">
    <vt:lpwstr>":"Davies","given":"Helen"},{"family":"Davis","given":"Ian J."},{"family":"Davis-Dusenbery","given":"Brandi N."},{"family":"Dawson","given":"Kevin J."},{"family":"De La Vega","given":"Francisco M."},{"family":"De Paoli-Iseppi","given":"Ricardo"},{"family"</vt:lpwstr>
  </property>
  <property fmtid="{D5CDD505-2E9C-101B-9397-08002B2CF9AE}" pid="385" name="ZOTERO_BREF_HAsxUjHZcJ4v_48">
    <vt:lpwstr>:"Defreitas","given":"Timothy"},{"family":"Tos","given":"Angelo P. Dei"},{"family":"Delaneau","given":"Olivier"},{"family":"Demchok","given":"John A."},{"family":"Demeulemeester","given":"Jonas"},{"family":"Demidov","given":"German M."},{"family":"Demirci</vt:lpwstr>
  </property>
  <property fmtid="{D5CDD505-2E9C-101B-9397-08002B2CF9AE}" pid="386" name="ZOTERO_BREF_HAsxUjHZcJ4v_49">
    <vt:lpwstr>oğlu","given":"Deniz"},{"family":"Dennis","given":"Nening M."},{"family":"Denroche","given":"Robert E."},{"family":"Dentro","given":"Stefan C."},{"family":"Desai","given":"Nikita"},{"family":"Deshpande","given":"Vikram"},{"family":"Deshwar","given":"Amit </vt:lpwstr>
  </property>
  <property fmtid="{D5CDD505-2E9C-101B-9397-08002B2CF9AE}" pid="38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88" name="ZOTERO_BREF_HAsxUjHZcJ4v_50">
    <vt:lpwstr>G."},{"family":"Desmedt","given":"Christine"},{"family":"Deu-Pons","given":"Jordi"},{"family":"Dhalla","given":"Noreen"},{"family":"Dhani","given":"Neesha C."},{"family":"Dhingra","given":"Priyanka"},{"family":"Dhir","given":"Rajiv"},{"family":"DiBiase","</vt:lpwstr>
  </property>
  <property fmtid="{D5CDD505-2E9C-101B-9397-08002B2CF9AE}" pid="389" name="ZOTERO_BREF_HAsxUjHZcJ4v_51">
    <vt:lpwstr>given":"Anthony"},{"family":"Diamanti","given":"Klev"},{"family":"Ding","given":"Li"},{"family":"Ding","given":"Shuai"},{"family":"Dinh","given":"Huy Q."},{"family":"Dirix","given":"Luc"},{"family":"Doddapaneni","given":"HarshaVardhan"},{"family":"Donmez"</vt:lpwstr>
  </property>
  <property fmtid="{D5CDD505-2E9C-101B-9397-08002B2CF9AE}" pid="390" name="ZOTERO_BREF_HAsxUjHZcJ4v_52">
    <vt:lpwstr>,"given":"Nilgun"},{"family":"Dow","given":"Michelle T."},{"family":"Drapkin","given":"Ronny"},{"family":"Drechsel","given":"Oliver"},{"family":"Drews","given":"Ruben M."},{"family":"Serge","given":"Serge"},{"family":"Dudderidge","given":"Tim"},{"family":</vt:lpwstr>
  </property>
  <property fmtid="{D5CDD505-2E9C-101B-9397-08002B2CF9AE}" pid="391" name="ZOTERO_BREF_HAsxUjHZcJ4v_53">
    <vt:lpwstr>"Dueso-Barroso","given":"Ana"},{"family":"Dunford","given":"Andrew J."},{"family":"Dunn","given":"Michael"},{"family":"Dursi","given":"Lewis Jonathan"},{"family":"Duthie","given":"Fraser R."},{"family":"Dutton-Regester","given":"Ken"},{"family":"Eagles","</vt:lpwstr>
  </property>
  <property fmtid="{D5CDD505-2E9C-101B-9397-08002B2CF9AE}" pid="392" name="ZOTERO_BREF_HAsxUjHZcJ4v_54">
    <vt:lpwstr>given":"Jenna"},{"family":"Easton","given":"Douglas F."},{"family":"Edmonds","given":"Stuart"},{"family":"Edwards","given":"Paul A."},{"family":"Edwards","given":"Sandra E."},{"family":"Eeles","given":"Rosalind A."},{"family":"Ehinger","given":"Anna"},{"f</vt:lpwstr>
  </property>
  <property fmtid="{D5CDD505-2E9C-101B-9397-08002B2CF9AE}" pid="393" name="ZOTERO_BREF_HAsxUjHZcJ4v_55">
    <vt:lpwstr>amily":"Eils","given":"Juergen"},{"family":"Eils","given":"Roland"},{"family":"El-Naggar","given":"Adel"},{"family":"Eldridge","given":"Matthew"},{"family":"Ellrott","given":"Kyle"},{"family":"Erkek","given":"Serap"},{"family":"Escaramis","given":"Georgia</vt:lpwstr>
  </property>
  <property fmtid="{D5CDD505-2E9C-101B-9397-08002B2CF9AE}" pid="394" name="ZOTERO_BREF_HAsxUjHZcJ4v_56">
    <vt:lpwstr>"},{"family":"Espiritu","given":"Shadrielle M. G."},{"family":"Estivill","given":"Xavier"},{"family":"Etemadmoghadam","given":"Dariush"},{"family":"Eyfjord","given":"Jorunn E."},{"family":"Faltas","given":"Bishoy M."},{"family":"Fan","given":"Daiming"},{"</vt:lpwstr>
  </property>
  <property fmtid="{D5CDD505-2E9C-101B-9397-08002B2CF9AE}" pid="395" name="ZOTERO_BREF_HAsxUjHZcJ4v_57">
    <vt:lpwstr>family":"Faquin","given":"William C."},{"family":"Farcas","given":"Claudiu"},{"family":"Fassan","given":"Matteo"},{"family":"Fatima","given":"Aquila"},{"family":"Favero","given":"Francesco"},{"family":"Fayzullaev","given":"Nodirjon"},{"family":"Felau","gi</vt:lpwstr>
  </property>
  <property fmtid="{D5CDD505-2E9C-101B-9397-08002B2CF9AE}" pid="396" name="ZOTERO_BREF_HAsxUjHZcJ4v_58">
    <vt:lpwstr>ven":"Ina"},{"family":"Fereday","given":"Sian"},{"family":"Ferguson","given":"Martin L."},{"family":"Ferretti","given":"Vincent"},{"family":"Feuerbach","given":"Lars"},{"family":"Field","given":"Matthew A."},{"family":"Fink","given":"J. Lynn"},{"family":"</vt:lpwstr>
  </property>
  <property fmtid="{D5CDD505-2E9C-101B-9397-08002B2CF9AE}" pid="397" name="ZOTERO_BREF_HAsxUjHZcJ4v_59">
    <vt:lpwstr>Finocchiaro","given":"Gaetano"},{"family":"Fisher","given":"Cyril"},{"family":"Fittall","given":"Matthew W."},{"family":"Fitzgerald","given":"Anna"},{"family":"Fitzgerald","given":"Rebecca C."},{"family":"Flanagan","given":"Adrienne M."},{"family":"Fleshn</vt:lpwstr>
  </property>
  <property fmtid="{D5CDD505-2E9C-101B-9397-08002B2CF9AE}" pid="39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99" name="ZOTERO_BREF_HAsxUjHZcJ4v_60">
    <vt:lpwstr>er","given":"Neil E."},{"family":"Flicek","given":"Paul"},{"family":"Foekens","given":"John A."},{"family":"Fong","given":"Kwun M."},{"family":"Fonseca","given":"Nuno A."},{"family":"Foster","given":"Christopher S."},{"family":"Fox","given":"Natalie S."},</vt:lpwstr>
  </property>
  <property fmtid="{D5CDD505-2E9C-101B-9397-08002B2CF9AE}" pid="400" name="ZOTERO_BREF_HAsxUjHZcJ4v_61">
    <vt:lpwstr>{"family":"Fraser","given":"Michael"},{"family":"Frazer","given":"Scott"},{"family":"Frenkel-Morgenstern","given":"Milana"},{"family":"Friedman","given":"William"},{"family":"Frigola","given":"Joan"},{"family":"Fronick","given":"Catrina C."},{"family":"Fu</vt:lpwstr>
  </property>
  <property fmtid="{D5CDD505-2E9C-101B-9397-08002B2CF9AE}" pid="401" name="ZOTERO_BREF_HAsxUjHZcJ4v_62">
    <vt:lpwstr>jimoto","given":"Akihiro"},{"family":"Fujita","given":"Masashi"},{"family":"Fukayama","given":"Masashi"},{"family":"Fulton","given":"Lucinda A."},{"family":"Fulton","given":"Robert S."},{"family":"Furuta","given":"Mayuko"},{"family":"Futreal","given":"P. </vt:lpwstr>
  </property>
  <property fmtid="{D5CDD505-2E9C-101B-9397-08002B2CF9AE}" pid="402" name="ZOTERO_BREF_HAsxUjHZcJ4v_63">
    <vt:lpwstr>Andrew"},{"family":"Füllgrabe","given":"Anja"},{"family":"Gabriel","given":"Stacey B."},{"family":"Gallinger","given":"Steven"},{"family":"Gambacorti-Passerini","given":"Carlo"},{"family":"Gao","given":"Jianjiong"},{"family":"Gao","given":"Shengjie"},{"fa</vt:lpwstr>
  </property>
  <property fmtid="{D5CDD505-2E9C-101B-9397-08002B2CF9AE}" pid="403" name="ZOTERO_BREF_HAsxUjHZcJ4v_64">
    <vt:lpwstr>mily":"Garraway","given":"Levi"},{"family":"Garred","given":"Øystein"},{"family":"Garrison","given":"Erik"},{"family":"Garsed","given":"Dale W."},{"family":"Gehlenborg","given":"Nils"},{"family":"Gelpi","given":"Josep L. L."},{"family":"George","given":"J</vt:lpwstr>
  </property>
  <property fmtid="{D5CDD505-2E9C-101B-9397-08002B2CF9AE}" pid="404" name="ZOTERO_BREF_HAsxUjHZcJ4v_65">
    <vt:lpwstr>oshy"},{"family":"Gerhard","given":"Daniela S."},{"family":"Gerhauser","given":"Clarissa"},{"family":"Gershenwald","given":"Jeffrey E."},{"family":"Gerstein","given":"Mark"},{"family":"Gerstung","given":"Moritz"},{"family":"Getz","given":"Gad"},{"family":</vt:lpwstr>
  </property>
  <property fmtid="{D5CDD505-2E9C-101B-9397-08002B2CF9AE}" pid="405" name="ZOTERO_BREF_HAsxUjHZcJ4v_66">
    <vt:lpwstr>"Ghori","given":"Mohammed"},{"family":"Ghossein","given":"Ronald"},{"family":"Giama","given":"Nasra H."},{"family":"Gibbs","given":"Richard A."},{"family":"Gibson","given":"Bob"},{"family":"Gill","given":"Anthony J."},{"family":"Gill","given":"Pelvender"}</vt:lpwstr>
  </property>
  <property fmtid="{D5CDD505-2E9C-101B-9397-08002B2CF9AE}" pid="406" name="ZOTERO_BREF_HAsxUjHZcJ4v_67">
    <vt:lpwstr>,{"family":"Giri","given":"Dilip D."},{"family":"Glodzik","given":"Dominik"},{"family":"Gnanapragasam","given":"Vincent J."},{"family":"Goebler","given":"Maria Elisabeth"},{"family":"Goldman","given":"Mary J."},{"family":"Gomez","given":"Carmen"},{"family</vt:lpwstr>
  </property>
  <property fmtid="{D5CDD505-2E9C-101B-9397-08002B2CF9AE}" pid="407" name="ZOTERO_BREF_HAsxUjHZcJ4v_68">
    <vt:lpwstr>":"Gonzalez","given":"Santiago"},{"family":"Gonzalez-Perez","given":"Abel"},{"family":"Gordenin","given":"Dmitry A."},{"family":"Gossage","given":"James"},{"family":"Gotoh","given":"Kunihito"},{"family":"Govindan","given":"Ramaswamy"},{"family":"Grabau","</vt:lpwstr>
  </property>
  <property fmtid="{D5CDD505-2E9C-101B-9397-08002B2CF9AE}" pid="408" name="ZOTERO_BREF_HAsxUjHZcJ4v_69">
    <vt:lpwstr>given":"Dorthe"},{"family":"Graham","given":"Janet S."},{"family":"Grant","given":"Robert C."},{"family":"Green","given":"Anthony R."},{"family":"Green","given":"Eric"},{"family":"Greger","given":"Liliana"},{"family":"Grehan","given":"Nicola"},{"family":"</vt:lpwstr>
  </property>
  <property fmtid="{D5CDD505-2E9C-101B-9397-08002B2CF9AE}" pid="40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10" name="ZOTERO_BREF_HAsxUjHZcJ4v_70">
    <vt:lpwstr>Grimaldi","given":"Sonia"},{"family":"Grimmond","given":"Sean M."},{"family":"Grossman","given":"Robert L."},{"family":"Gundem","given":"Gunes"},{"family":"Guo","given":"Qianyun"},{"family":"Gupta","given":"Manaswi"},{"family":"Gupta","given":"Shailja"},{</vt:lpwstr>
  </property>
  <property fmtid="{D5CDD505-2E9C-101B-9397-08002B2CF9AE}" pid="411" name="ZOTERO_BREF_HAsxUjHZcJ4v_71">
    <vt:lpwstr>"family":"Gut","given":"Ivo G."},{"family":"Gut","given":"Marta"},{"family":"Göke","given":"Jonathan"},{"family":"Ha","given":"Gavin"},{"family":"Haake","given":"Andrea"},{"family":"Haan","given":"David"},{"family":"Haas","given":"Siegfried"},{"family":"H</vt:lpwstr>
  </property>
  <property fmtid="{D5CDD505-2E9C-101B-9397-08002B2CF9AE}" pid="412" name="ZOTERO_BREF_HAsxUjHZcJ4v_72">
    <vt:lpwstr>aase","given":"Kerstin"},{"family":"Haber","given":"James E."},{"family":"Habermann","given":"Nina"},{"family":"Hach","given":"Faraz"},{"family":"Haider","given":"Syed"},{"family":"Hama","given":"Natsuko"},{"family":"Hamdy","given":"Freddie C."},{"family"</vt:lpwstr>
  </property>
  <property fmtid="{D5CDD505-2E9C-101B-9397-08002B2CF9AE}" pid="413" name="ZOTERO_BREF_HAsxUjHZcJ4v_73">
    <vt:lpwstr>:"Hamilton","given":"Anne"},{"family":"Hamilton","given":"Mark P."},{"family":"Han","given":"Leng"},{"family":"Hanna","given":"George B."},{"family":"Hansmann","given":"Martin"},{"family":"Haradhvala","given":"Nicholas J."},{"family":"Harismendy","given":</vt:lpwstr>
  </property>
  <property fmtid="{D5CDD505-2E9C-101B-9397-08002B2CF9AE}" pid="414" name="ZOTERO_BREF_HAsxUjHZcJ4v_74">
    <vt:lpwstr>"Olivier"},{"family":"Harliwong","given":"Ivon"},{"family":"Harmanci","given":"Arif O."},{"family":"Harrington","given":"Eoghan"},{"family":"Hasegawa","given":"Takanori"},{"family":"Haussler","given":"David"},{"family":"Hawkins","given":"Steve"},{"family"</vt:lpwstr>
  </property>
  <property fmtid="{D5CDD505-2E9C-101B-9397-08002B2CF9AE}" pid="415" name="ZOTERO_BREF_HAsxUjHZcJ4v_75">
    <vt:lpwstr>:"Hayami","given":"Shinya"},{"family":"Hayashi","given":"Shuto"},{"family":"Hayes","given":"D. Neil"},{"family":"Hayes","given":"Stephen J."},{"family":"Hayward","given":"Nicholas K."},{"family":"Hazell","given":"Steven"},{"family":"He","given":"Yao"},{"f</vt:lpwstr>
  </property>
  <property fmtid="{D5CDD505-2E9C-101B-9397-08002B2CF9AE}" pid="416" name="ZOTERO_BREF_HAsxUjHZcJ4v_76">
    <vt:lpwstr>amily":"Heath","given":"Allison P."},{"family":"Heath","given":"Simon C."},{"family":"Hedley","given":"David"},{"family":"Hegde","given":"Apurva M."},{"family":"Heiman","given":"David I."},{"family":"Heinold","given":"Michael C."},{"family":"Heins","given</vt:lpwstr>
  </property>
  <property fmtid="{D5CDD505-2E9C-101B-9397-08002B2CF9AE}" pid="417" name="ZOTERO_BREF_HAsxUjHZcJ4v_77">
    <vt:lpwstr>":"Zachary"},{"family":"Heisler","given":"Lawrence E."},{"family":"Hellstrom-Lindberg","given":"Eva"},{"family":"Helmy","given":"Mohamed"},{"family":"Heo","given":"Seong Gu"},{"family":"Hepperla","given":"Austin J."},{"family":"Heredia-Genestar","given":"</vt:lpwstr>
  </property>
  <property fmtid="{D5CDD505-2E9C-101B-9397-08002B2CF9AE}" pid="418" name="ZOTERO_BREF_HAsxUjHZcJ4v_78">
    <vt:lpwstr>José María"},{"family":"Herrmann","given":"Carl"},{"family":"Hersey","given":"Peter"},{"family":"Hess","given":"Julian M."},{"family":"Hilmarsdottir","given":"Holmfridur"},{"family":"Hinton","given":"Jonathan"},{"family":"Hirano","given":"Satoshi"},{"fami</vt:lpwstr>
  </property>
  <property fmtid="{D5CDD505-2E9C-101B-9397-08002B2CF9AE}" pid="419" name="ZOTERO_BREF_HAsxUjHZcJ4v_79">
    <vt:lpwstr>ly":"Hiraoka","given":"Nobuyoshi"},{"family":"Hoadley","given":"Katherine A."},{"family":"Hobolth","given":"Asger"},{"family":"Hodzic","given":"Ermin"},{"family":"Hoell","given":"Jessica I."},{"family":"Hoffmann","given":"Steve"},{"family":"Hofmann","give</vt:lpwstr>
  </property>
  <property fmtid="{D5CDD505-2E9C-101B-9397-08002B2CF9AE}" pid="42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21" name="ZOTERO_BREF_HAsxUjHZcJ4v_80">
    <vt:lpwstr>n":"Oliver"},{"family":"Holbrook","given":"Andrea"},{"family":"Holik","given":"Aliaksei Z."},{"family":"Hollingsworth","given":"Michael A."},{"family":"Holmes","given":"Oliver"},{"family":"Holt","given":"Robert A."},{"family":"Hong","given":"Chen"},{"fami</vt:lpwstr>
  </property>
  <property fmtid="{D5CDD505-2E9C-101B-9397-08002B2CF9AE}" pid="422" name="ZOTERO_BREF_HAsxUjHZcJ4v_81">
    <vt:lpwstr>ly":"Hong","given":"Eun Pyo"},{"family":"Hong","given":"Jongwhi H."},{"family":"Hooijer","given":"Gerrit K."},{"family":"Hornshøj","given":"Henrik"},{"family":"Hosoda","given":"Fumie"},{"family":"Hou","given":"Yong"},{"family":"Hovestadt","given":"Volker"</vt:lpwstr>
  </property>
  <property fmtid="{D5CDD505-2E9C-101B-9397-08002B2CF9AE}" pid="423" name="ZOTERO_BREF_HAsxUjHZcJ4v_82">
    <vt:lpwstr>},{"family":"Howat","given":"William"},{"family":"Hoyle","given":"Alan P."},{"family":"Hruban","given":"Ralph H."},{"family":"Hu","given":"Jianhong"},{"family":"Hu","given":"Taobo"},{"family":"Hua","given":"Xing"},{"family":"Huang","given":"Kuan-lin"},{"f</vt:lpwstr>
  </property>
  <property fmtid="{D5CDD505-2E9C-101B-9397-08002B2CF9AE}" pid="424" name="ZOTERO_BREF_HAsxUjHZcJ4v_83">
    <vt:lpwstr>amily":"Huang","given":"Mei"},{"family":"Huang","given":"Mi Ni"},{"family":"Huang","given":"Vincent"},{"family":"Huang","given":"Yi"},{"family":"Huber","given":"Wolfgang"},{"family":"Hudson","given":"Thomas J."},{"family":"Hummel","given":"Michael"},{"fam</vt:lpwstr>
  </property>
  <property fmtid="{D5CDD505-2E9C-101B-9397-08002B2CF9AE}" pid="425" name="ZOTERO_BREF_HAsxUjHZcJ4v_84">
    <vt:lpwstr>ily":"Hung","given":"Jillian A."},{"family":"Huntsman","given":"David"},{"family":"Hupp","given":"Ted R."},{"family":"Huse","given":"Jason"},{"family":"Huska","given":"Matthew R."},{"family":"Hutter","given":"Barbara"},{"family":"Hutter","given":"Carolyn </vt:lpwstr>
  </property>
  <property fmtid="{D5CDD505-2E9C-101B-9397-08002B2CF9AE}" pid="42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27" name="ZOTERO_BREF_HAsxUjHZcJ4v_86">
    <vt:lpwstr>m B."},{"family":"Isaev","given":"Keren"},{"family":"Ishikawa","given":"Shumpei"},{"family":"Iskar","given":"Murat"},{"family":"Islam","given":"S. M. Ashiqul"},{"family":"Ittmann","given":"Michael"},{"family":"Ivkovic","given":"Sinisa"},{"family":"Izarzug</vt:lpwstr>
  </property>
  <property fmtid="{D5CDD505-2E9C-101B-9397-08002B2CF9AE}" pid="428" name="ZOTERO_BREF_HAsxUjHZcJ4v_87">
    <vt:lpwstr>aza","given":"Jose M. G."},{"family":"Jacquemier","given":"Jocelyne"},{"family":"Jakrot","given":"Valerie"},{"family":"Jamieson","given":"Nigel B."},{"family":"Jang","given":"Gun Ho"},{"family":"Jang","given":"Se Jin"},{"family":"Jayaseelan","given":"Joy </vt:lpwstr>
  </property>
  <property fmtid="{D5CDD505-2E9C-101B-9397-08002B2CF9AE}" pid="429" name="ZOTERO_BREF_HAsxUjHZcJ4v_88">
    <vt:lpwstr>C."},{"family":"Jayasinghe","given":"Reyka"},{"family":"Jefferys","given":"Stuart R."},{"family":"Jegalian","given":"Karine"},{"family":"Jennings","given":"Jennifer L."},{"family":"Jeon","given":"Seung-Hyup"},{"family":"Jerman","given":"Lara"},{"family":"</vt:lpwstr>
  </property>
  <property fmtid="{D5CDD505-2E9C-101B-9397-08002B2CF9AE}" pid="430" name="ZOTERO_BREF_HAsxUjHZcJ4v_89">
    <vt:lpwstr>Ji","given":"Yuan"},{"family":"Jiao","given":"Wei"},{"family":"Johansson","given":"Peter A."},{"family":"Johns","given":"Amber L."},{"family":"Johns","given":"Jeremy"},{"family":"Johnson","given":"Rory"},{"family":"Johnson","given":"Todd A."},{"family":"J</vt:lpwstr>
  </property>
  <property fmtid="{D5CDD505-2E9C-101B-9397-08002B2CF9AE}" pid="43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32" name="ZOTERO_BREF_HAsxUjHZcJ4v_90">
    <vt:lpwstr>olly","given":"Clemency"},{"family":"Joly","given":"Yann"},{"family":"Jonasson","given":"Jon G."},{"family":"Jones","given":"Corbin D."},{"family":"Jones","given":"David R."},{"family":"Jones","given":"David T. W."},{"family":"Jones","given":"Nic"},{"fami</vt:lpwstr>
  </property>
  <property fmtid="{D5CDD505-2E9C-101B-9397-08002B2CF9AE}" pid="433" name="ZOTERO_BREF_HAsxUjHZcJ4v_91">
    <vt:lpwstr>ly":"Jones","given":"Steven J. M."},{"family":"Jonkers","given":"Jos"},{"family":"Ju","given":"Young Seok"},{"family":"Juhl","given":"Hartmut"},{"family":"Jung","given":"Jongsun"},{"family":"Juul","given":"Malene"},{"family":"Juul","given":"Randi Istrup"}</vt:lpwstr>
  </property>
  <property fmtid="{D5CDD505-2E9C-101B-9397-08002B2CF9AE}" pid="434" name="ZOTERO_BREF_HAsxUjHZcJ4v_92">
    <vt:lpwstr>,{"family":"Juul","given":"Sissel"},{"family":"Jäger","given":"Natalie"},{"family":"Kahles","given":"Andre"},{"family":"Kahraman","given":"Abdullah"},{"family":"Kaiser","given":"Vera B."},{"family":"Kakavand","given":"Hojabr"},{"family":"Kalimuthu","given</vt:lpwstr>
  </property>
  <property fmtid="{D5CDD505-2E9C-101B-9397-08002B2CF9AE}" pid="435" name="ZOTERO_BREF_HAsxUjHZcJ4v_93">
    <vt:lpwstr>":"Sangeetha"},{"family":"Kalle","given":"Christof","non-dropping-particle":"von"},{"family":"Kang","given":"Koo Jeong"},{"family":"Karlan","given":"Beth"},{"family":"Karlić","given":"Rosa"},{"family":"Karsch","given":"Dennis"},{"family":"Kasaian","given"</vt:lpwstr>
  </property>
  <property fmtid="{D5CDD505-2E9C-101B-9397-08002B2CF9AE}" pid="436" name="ZOTERO_BREF_HAsxUjHZcJ4v_94">
    <vt:lpwstr>:"Katayoon"},{"family":"Kassahn","given":"Karin S."},{"family":"Katai","given":"Hitoshi"},{"family":"Kato","given":"Mamoru"},{"family":"Katoh","given":"Hiroto"},{"family":"Kawakami","given":"Yoshiiku"},{"family":"Kay","given":"Jonathan D."},{"family":"Kaz</vt:lpwstr>
  </property>
  <property fmtid="{D5CDD505-2E9C-101B-9397-08002B2CF9AE}" pid="437" name="ZOTERO_BREF_HAsxUjHZcJ4v_95">
    <vt:lpwstr>akoff","given":"Stephen H."},{"family":"Kazanov","given":"Marat D."},{"family":"Keays","given":"Maria"},{"family":"Kebebew","given":"Electron"},{"family":"Kefford","given":"Richard F."},{"family":"Kellis","given":"Manolis"},{"family":"Kench","given":"Jame</vt:lpwstr>
  </property>
  <property fmtid="{D5CDD505-2E9C-101B-9397-08002B2CF9AE}" pid="438" name="ZOTERO_BREF_HAsxUjHZcJ4v_96">
    <vt:lpwstr>s G."},{"family":"Kennedy","given":"Catherine J."},{"family":"Kerssemakers","given":"Jules N. A."},{"family":"Khoo","given":"David"},{"family":"Khoo","given":"Vincent"},{"family":"Khuntikeo","given":"Narong"},{"family":"Khurana","given":"Ekta"},{"family":</vt:lpwstr>
  </property>
  <property fmtid="{D5CDD505-2E9C-101B-9397-08002B2CF9AE}" pid="439" name="ZOTERO_BREF_HAsxUjHZcJ4v_97">
    <vt:lpwstr>"Kilpinen","given":"Helena"},{"family":"Kim","given":"Hark Kyun"},{"family":"Kim","given":"Hyung-Lae"},{"family":"Kim","given":"Hyung-Yong"},{"family":"Kim","given":"Hyunghwan"},{"family":"Kim","given":"Jaegil"},{"family":"Kim","given":"Jihoon"},{"family"</vt:lpwstr>
  </property>
  <property fmtid="{D5CDD505-2E9C-101B-9397-08002B2CF9AE}" pid="440" name="ZOTERO_BREF_HAsxUjHZcJ4v_98">
    <vt:lpwstr>:"Kim","given":"Jong K."},{"family":"Kim","given":"Youngwook"},{"family":"King","given":"Tari A."},{"family":"Klapper","given":"Wolfram"},{"family":"Kleinheinz","given":"Kortine"},{"family":"Klimczak","given":"Leszek J."},{"family":"Knappskog","given":"St</vt:lpwstr>
  </property>
  <property fmtid="{D5CDD505-2E9C-101B-9397-08002B2CF9AE}" pid="441" name="ZOTERO_BREF_HAsxUjHZcJ4v_99">
    <vt:lpwstr>ian"},{"family":"Kneba","given":"Michael"},{"family":"Knoppers","given":"Bartha M."},{"family":"Koh","given":"Youngil"},{"family":"Komorowski","given":"Jan"},{"family":"Komura","given":"Daisuke"},{"family":"Komura","given":"Mitsuhiro"},{"family":"Kong","g</vt:lpwstr>
  </property>
  <property fmtid="{D5CDD505-2E9C-101B-9397-08002B2CF9AE}" pid="44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43" name="ZOTERO_BREF_IM4gJ3yQ6hq2_10">
    <vt:lpwstr>"}],"issued":{"date-parts":[["2016",11,4]]}}},{"id":"2y6IgBtE/nwqZ6Nfh","uris":["http://zotero.org/users/14858941/items/MRBGYGMA"],"itemData":{"id":703,"type":"article-journal","abstract":"Many traditional pharmacopeias include Aristolochia and related pl</vt:lpwstr>
  </property>
  <property fmtid="{D5CDD505-2E9C-101B-9397-08002B2CF9AE}" pid="44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4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4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4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4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4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5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51" name="ZOTERO_BREF_IM4gJ3yQ6hq2_18">
    <vt:lpwstr>y":"Huang","given":"Mi Ni"},{"family":"Lim","given":"Jing Quan"},{"family":"Boot","given":"Arnoud"},{"family":"Yu","given":"Willie"},{"family":"Suzuki","given":"Yuka"},{"family":"Thangaraju","given":"Saranya"},{"family":"Ng","given":"Cedric C Y"},{"family</vt:lpwstr>
  </property>
  <property fmtid="{D5CDD505-2E9C-101B-9397-08002B2CF9AE}" pid="452" name="ZOTERO_BREF_IM4gJ3yQ6hq2_19">
    <vt:lpwstr>":"Tan","given":"Patrick"},{"family":"Pang","given":"See-Tong"},{"family":"Huang","given":"Hao-Yi"},{"family":"Yu","given":"Ming-Chin"},{"family":"Lee","given":"Po-Huang"},{"family":"Hsieh","given":"Sen-Yung"},{"family":"Chang","given":"Alex Y"},{"family"</vt:lpwstr>
  </property>
  <property fmtid="{D5CDD505-2E9C-101B-9397-08002B2CF9AE}" pid="453" name="ZOTERO_BREF_IM4gJ3yQ6hq2_2">
    <vt:lpwstr>ka-Kusibab et al. 2020; Boot et al. 2020)","noteIndex":0},"citationItems":[{"id":"2y6IgBtE/H9j8LhM0","uris":["http://zotero.org/users/14858941/items/D7AJ6DEW"],"itemData":{"id":719,"type":"article-journal","abstract":"Tobacco smoking increases the risk of</vt:lpwstr>
  </property>
  <property fmtid="{D5CDD505-2E9C-101B-9397-08002B2CF9AE}" pid="454" name="ZOTERO_BREF_IM4gJ3yQ6hq2_20">
    <vt:lpwstr>:"Bin","given":"†"},{"family":"Teh","given":"T"},{"family":"Steven","given":"†"},{"family":"Rozen","given":"G"}],"issued":{"date-parts":[["2017"]]}}},{"id":"2y6IgBtE/ZHI8kk9e","uris":["http://zotero.org/users/14858941/items/H6T3QXLU"],"itemData":{"id":715</vt:lpwstr>
  </property>
  <property fmtid="{D5CDD505-2E9C-101B-9397-08002B2CF9AE}" pid="45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5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5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5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5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60" name="ZOTERO_BREF_IM4gJ3yQ6hq2_26">
    <vt:lpwstr>l cancer","volume":"26","author":[{"family":"Dziubańska-Kusibab","given":"Paulina J."},{"family":"Berger","given":"Hilmar"},{"family":"Battistini","given":"Federica"},{"family":"Bouwman","given":"Britta A.M."},{"family":"Iftekhar","given":"Amina"},{"famil</vt:lpwstr>
  </property>
  <property fmtid="{D5CDD505-2E9C-101B-9397-08002B2CF9AE}" pid="461" name="ZOTERO_BREF_IM4gJ3yQ6hq2_27">
    <vt:lpwstr>y":"Katainen","given":"Riku"},{"family":"Cajuso","given":"Tatiana"},{"family":"Crosetto","given":"Nicola"},{"family":"Orozco","given":"Modesto"},{"family":"Aaltonen","given":"Lauri A."},{"family":"Meyer","given":"Thomas F."}],"issued":{"date-parts":[["202</vt:lpwstr>
  </property>
  <property fmtid="{D5CDD505-2E9C-101B-9397-08002B2CF9AE}" pid="462" name="ZOTERO_BREF_IM4gJ3yQ6hq2_28">
    <vt:lpwstr>0",7,1]]}}},{"id":"2y6IgBtE/oZHLjyJU","uris":["http://zotero.org/users/14858941/items/52N2VB8F"],"itemData":{"id":709,"type":"article-journal","abstract":"Mutational signatures can reveal the history of mutagenic processes that cells were exposed to befor</vt:lpwstr>
  </property>
  <property fmtid="{D5CDD505-2E9C-101B-9397-08002B2CF9AE}" pid="46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6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6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6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6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6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69" name="ZOTERO_BREF_IM4gJ3yQ6hq2_34">
    <vt:lpwstr>uthor":[{"family":"Boot","given":"Arnoud"},{"family":"Ng","given":"Alvin W.T."},{"family":"Chong","given":"Fui Teen"},{"family":"Ho","given":"Szu Chi"},{"family":"Yu","given":"Willie"},{"family":"Tan","given":"Daniel S.W."},{"family":"Iyer","given":"N. Go</vt:lpwstr>
  </property>
  <property fmtid="{D5CDD505-2E9C-101B-9397-08002B2CF9AE}" pid="470" name="ZOTERO_BREF_IM4gJ3yQ6hq2_35">
    <vt:lpwstr>palakrishna"},{"family":"Roze","given":"Steven G."}],"issued":{"date-parts":[["2020",6,1]]}}}],"schema":"https://github.com/citation-style-language/schema/raw/master/csl-citation.json"}</vt:lpwstr>
  </property>
  <property fmtid="{D5CDD505-2E9C-101B-9397-08002B2CF9AE}" pid="47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7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7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7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75" name="ZOTERO_BREF_IM4gJ3yQ6hq2_8">
    <vt:lpwstr>family":"Ju","given":"Young Seok"},{"family":"Haase","given":"Kerstin"},{"family":"Van Loo","given":"Peter"},{"family":"Martincorena","given":"Iñigo"},{"family":"Nik-Zainal","given":"Serena"},{"family":"Totoki","given":"Yasushi"},{"family":"Fujimoto","giv</vt:lpwstr>
  </property>
  <property fmtid="{D5CDD505-2E9C-101B-9397-08002B2CF9AE}" pid="476" name="ZOTERO_BREF_IM4gJ3yQ6hq2_9">
    <vt:lpwstr>en":"Akihiro"},{"family":"Nakagawa","given":"Hidewaki"},{"family":"Shibata","given":"Tatsuhiro"},{"family":"Campbell","given":"Peter J."},{"family":"Vineis","given":"Paolo"},{"family":"Phillips","given":"David H."},{"family":"Stratton","given":"Michael R.</vt:lpwstr>
  </property>
  <property fmtid="{D5CDD505-2E9C-101B-9397-08002B2CF9AE}" pid="47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78" name="ZOTERO_BREF_Icd6wZN2C4n7_10">
    <vt:lpwstr>ai"},{"family":"Wu","given":"Yang"},{"family":"Rozen","given":"Steven G"}],"issued":{"date-parts":[["2024"]]}}}],"schema":"https://github.com/citation-style-language/schema/raw/master/csl-citation.json"}</vt:lpwstr>
  </property>
  <property fmtid="{D5CDD505-2E9C-101B-9397-08002B2CF9AE}" pid="47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8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8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8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8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8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8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8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8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88" name="ZOTERO_BREF_Jmprd6S6YeS8_10">
    <vt:lpwstr>","given":"Neeltje"},{"family":"Bruijn","given":"Ewart","non-dropping-particle":"de"},{"family":"Shale","given":"Charles"},{"family":"Duyvesteyn","given":"Korneel"},{"family":"Haidari","given":"Susan"},{"family":"Hoeck","given":"Arne","non-dropping-partic</vt:lpwstr>
  </property>
  <property fmtid="{D5CDD505-2E9C-101B-9397-08002B2CF9AE}" pid="489" name="ZOTERO_BREF_Jmprd6S6YeS8_11">
    <vt:lpwstr>le":"van"},{"family":"Onstenk","given":"Wendy"},{"family":"Roepman","given":"Paul"},{"family":"Voda","given":"Mircea"},{"family":"Bloemendal","given":"Haiko J."},{"family":"Tjan-Heijnen","given":"Vivianne C.G."},{"family":"Herpen","given":"Carla M.L.","no</vt:lpwstr>
  </property>
  <property fmtid="{D5CDD505-2E9C-101B-9397-08002B2CF9AE}" pid="490" name="ZOTERO_BREF_Jmprd6S6YeS8_12">
    <vt:lpwstr>n-dropping-particle":"van"},{"family":"Labots","given":"Mariette"},{"family":"Witteveen","given":"Petronella O."},{"family":"Smit","given":"Egbert F."},{"family":"Sleijfer","given":"Stefan"},{"family":"Voest","given":"Emile E."},{"family":"Cuppen","given"</vt:lpwstr>
  </property>
  <property fmtid="{D5CDD505-2E9C-101B-9397-08002B2CF9AE}" pid="491" name="ZOTERO_BREF_Jmprd6S6YeS8_13">
    <vt:lpwstr>:"Edwin"}],"issued":{"date-parts":[["2019",11,7]]}}}],"schema":"https://github.com/citation-style-language/schema/raw/master/csl-citation.json"}</vt:lpwstr>
  </property>
  <property fmtid="{D5CDD505-2E9C-101B-9397-08002B2CF9AE}" pid="49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49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49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49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49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49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49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49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00" name="ZOTERO_BREF_JvwdUEeJfzJa_1">
    <vt:lpwstr>ZOTERO_ITEM CSL_CITATION {"citationID":"earEN8hA","properties":{"formattedCitation":"(Hoang et al. 2013; Poon et al. 2013)","plainCitation":"(Hoang et al. 2013; Poon et al. 2013)","noteIndex":0},"citationItems":[{"id":"2y6IgBtE/7Abxu0yj","uris":["http://z</vt:lpwstr>
  </property>
  <property fmtid="{D5CDD505-2E9C-101B-9397-08002B2CF9AE}" pid="50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0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0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0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0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0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0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0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0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10" name="ZOTERO_BREF_JvwdUEeJfzJa_19">
    <vt:lpwstr>"Chen","given":"Chung-Hsin"},{"family":"Sidorenko","given":"Viktoriya S."},{"family":"He","given":"Jian"},{"family":"Dickman","given":"Kathleen G."},{"family":"Yun","given":"Byeong Hwa"},{"family":"Moriya","given":"Masaaki"},{"family":"Niknafs","given":"N</vt:lpwstr>
  </property>
  <property fmtid="{D5CDD505-2E9C-101B-9397-08002B2CF9AE}" pid="51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12" name="ZOTERO_BREF_JvwdUEeJfzJa_20">
    <vt:lpwstr>oushin"},{"family":"Douville","given":"Christopher"},{"family":"Karchin","given":"Rachel"},{"family":"Turesky","given":"Robert J."},{"family":"Pu","given":"Yeong-Shiau"},{"family":"Vogelstein","given":"Bert"},{"family":"Papadopoulos","given":"Nickolas"},{</vt:lpwstr>
  </property>
  <property fmtid="{D5CDD505-2E9C-101B-9397-08002B2CF9AE}" pid="513" name="ZOTERO_BREF_JvwdUEeJfzJa_21">
    <vt:lpwstr>"family":"Grollman","given":"Arthur P."},{"family":"Kinzler","given":"Kenneth W."},{"family":"Rosenquist","given":"Thomas A."}],"accessed":{"date-parts":[["2025",4,17]]},"issued":{"date-parts":[["2013",8,7]]}}},{"id":"2y6IgBtE/GvZZYLW8","uris":["http://zo</vt:lpwstr>
  </property>
  <property fmtid="{D5CDD505-2E9C-101B-9397-08002B2CF9AE}" pid="51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15" name="ZOTERO_BREF_JvwdUEeJfzJa_23">
    <vt:lpwstr>n            Carcinogen AAlert\n            \n              Aristolochic acid (AA) is a natural compound derived from plants in the\n              Aristolochia\n              genus. For centuries,\n              Aristolochia\n              has been used t</vt:lpwstr>
  </property>
  <property fmtid="{D5CDD505-2E9C-101B-9397-08002B2CF9AE}" pid="51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1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1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1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2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2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22" name="ZOTERO_BREF_JvwdUEeJfzJa_3">
    <vt:lpwstr>        , \n            Carcinogen AAlert\n            \n              Aristolochic acid (AA) is a natural compound derived from plants in the\n              Aristolochia\n              genus. For centuries,\n              Aristolochia\n              has </vt:lpwstr>
  </property>
  <property fmtid="{D5CDD505-2E9C-101B-9397-08002B2CF9AE}" pid="52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2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2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2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2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2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2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3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3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3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3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3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35" name="ZOTERO_BREF_JvwdUEeJfzJa_41">
    <vt:lpwstr>itranslmed.3006086","volume":"5","author":[{"family":"Poon","given":"Song Ling"},{"family":"Pang","given":"See-Tong"},{"family":"McPherson","given":"John R."},{"family":"Yu","given":"Willie"},{"family":"Huang","given":"Kie Kyon"},{"family":"Guan","given":</vt:lpwstr>
  </property>
  <property fmtid="{D5CDD505-2E9C-101B-9397-08002B2CF9AE}" pid="536" name="ZOTERO_BREF_JvwdUEeJfzJa_42">
    <vt:lpwstr>"Peiyong"},{"family":"Weng","given":"Wen-Hui"},{"family":"Siew","given":"Ee Yan"},{"family":"Liu","given":"Yujing"},{"family":"Heng","given":"Hong Lee"},{"family":"Chong","given":"Soo Ching"},{"family":"Gan","given":"Anna"},{"family":"Tay","given":"Su Tin</vt:lpwstr>
  </property>
  <property fmtid="{D5CDD505-2E9C-101B-9397-08002B2CF9AE}" pid="537" name="ZOTERO_BREF_JvwdUEeJfzJa_43">
    <vt:lpwstr>g"},{"family":"Lim","given":"Weng Khong"},{"family":"Cutcutache","given":"Ioana"},{"family":"Huang","given":"Dachuan"},{"family":"Ler","given":"Lian Dee"},{"family":"Nairismägi","given":"Maarja-Liisa"},{"family":"Lee","given":"Ming Hui"},{"family":"Chang"</vt:lpwstr>
  </property>
  <property fmtid="{D5CDD505-2E9C-101B-9397-08002B2CF9AE}" pid="538" name="ZOTERO_BREF_JvwdUEeJfzJa_44">
    <vt:lpwstr>,"given":"Ying-Hsu"},{"family":"Yu","given":"Kai-Jie"},{"family":"Chan-on","given":"Waraporn"},{"family":"Li","given":"Bin-Kui"},{"family":"Yuan","given":"Yun-Fei"},{"family":"Qian","given":"Chao-Nan"},{"family":"Ng","given":"Kwai-Fong"},{"family":"Wu","g</vt:lpwstr>
  </property>
  <property fmtid="{D5CDD505-2E9C-101B-9397-08002B2CF9AE}" pid="539" name="ZOTERO_BREF_JvwdUEeJfzJa_45">
    <vt:lpwstr>iven":"Ching-Fang"},{"family":"Hsu","given":"Cheng-Lung"},{"family":"Bunte","given":"Ralph M."},{"family":"Stratton","given":"Michael R."},{"family":"Futreal","given":"P. Andrew"},{"family":"Sung","given":"Wing-Kin"},{"family":"Chuang","given":"Cheng-Keng</vt:lpwstr>
  </property>
  <property fmtid="{D5CDD505-2E9C-101B-9397-08002B2CF9AE}" pid="540" name="ZOTERO_BREF_JvwdUEeJfzJa_46">
    <vt:lpwstr>"},{"family":"Ong","given":"Choon Kiat"},{"family":"Rozen","given":"Steven G."},{"family":"Tan","given":"Patrick"},{"family":"Teh","given":"Bin Tean"}],"accessed":{"date-parts":[["2025",4,17]]},"issued":{"date-parts":[["2013",8,7]]}}}],"schema":"https://g</vt:lpwstr>
  </property>
  <property fmtid="{D5CDD505-2E9C-101B-9397-08002B2CF9AE}" pid="541" name="ZOTERO_BREF_JvwdUEeJfzJa_47">
    <vt:lpwstr>ithub.com/citation-style-language/schema/raw/master/csl-citation.json"}</vt:lpwstr>
  </property>
  <property fmtid="{D5CDD505-2E9C-101B-9397-08002B2CF9AE}" pid="54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4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4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4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4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47" name="ZOTERO_BREF_L6W3MQdRrF02_1">
    <vt:lpwstr/>
  </property>
  <property fmtid="{D5CDD505-2E9C-101B-9397-08002B2CF9AE}" pid="548" name="ZOTERO_BREF_L6W3MQdRrF02_10">
    <vt:lpwstr/>
  </property>
  <property fmtid="{D5CDD505-2E9C-101B-9397-08002B2CF9AE}" pid="549" name="ZOTERO_BREF_L6W3MQdRrF02_11">
    <vt:lpwstr/>
  </property>
  <property fmtid="{D5CDD505-2E9C-101B-9397-08002B2CF9AE}" pid="550" name="ZOTERO_BREF_L6W3MQdRrF02_2">
    <vt:lpwstr/>
  </property>
  <property fmtid="{D5CDD505-2E9C-101B-9397-08002B2CF9AE}" pid="551" name="ZOTERO_BREF_L6W3MQdRrF02_3">
    <vt:lpwstr/>
  </property>
  <property fmtid="{D5CDD505-2E9C-101B-9397-08002B2CF9AE}" pid="552" name="ZOTERO_BREF_L6W3MQdRrF02_4">
    <vt:lpwstr/>
  </property>
  <property fmtid="{D5CDD505-2E9C-101B-9397-08002B2CF9AE}" pid="553" name="ZOTERO_BREF_L6W3MQdRrF02_5">
    <vt:lpwstr/>
  </property>
  <property fmtid="{D5CDD505-2E9C-101B-9397-08002B2CF9AE}" pid="554" name="ZOTERO_BREF_L6W3MQdRrF02_6">
    <vt:lpwstr/>
  </property>
  <property fmtid="{D5CDD505-2E9C-101B-9397-08002B2CF9AE}" pid="555" name="ZOTERO_BREF_L6W3MQdRrF02_7">
    <vt:lpwstr/>
  </property>
  <property fmtid="{D5CDD505-2E9C-101B-9397-08002B2CF9AE}" pid="556" name="ZOTERO_BREF_L6W3MQdRrF02_8">
    <vt:lpwstr/>
  </property>
  <property fmtid="{D5CDD505-2E9C-101B-9397-08002B2CF9AE}" pid="557" name="ZOTERO_BREF_L6W3MQdRrF02_9">
    <vt:lpwstr/>
  </property>
  <property fmtid="{D5CDD505-2E9C-101B-9397-08002B2CF9AE}" pid="558" name="ZOTERO_BREF_LiVs887hgA47_1">
    <vt:lpwstr>ZOTERO_BIBL {"uncited":[],"omitted":[],"custom":[]} CSL_BIBLIOGRAPHY</vt:lpwstr>
  </property>
  <property fmtid="{D5CDD505-2E9C-101B-9397-08002B2CF9AE}" pid="559" name="ZOTERO_BREF_NhmgMLG5UTqp_1">
    <vt:lpwstr>ZOTERO_ITEM CSL_CITATION {"citationID":"m8DfwMxt","properties":{"formattedCitation":"(Ng et al. 2017; Poon et al. 2015)","plainCitation":"(Ng et al. 2017; Poon et al. 2015)","noteIndex":0},"citationItems":[{"id":"2y6IgBtE/nwqZ6Nfh","uris":["http://zotero.</vt:lpwstr>
  </property>
  <property fmtid="{D5CDD505-2E9C-101B-9397-08002B2CF9AE}" pid="560" name="ZOTERO_BREF_NhmgMLG5UTqp_10">
    <vt:lpwstr>ud"},{"family":"Yu","given":"Willie"},{"family":"Suzuki","given":"Yuka"},{"family":"Thangaraju","given":"Saranya"},{"family":"Ng","given":"Cedric C Y"},{"family":"Tan","given":"Patrick"},{"family":"Pang","given":"See-Tong"},{"family":"Huang","given":"Hao-</vt:lpwstr>
  </property>
  <property fmtid="{D5CDD505-2E9C-101B-9397-08002B2CF9AE}" pid="561" name="ZOTERO_BREF_NhmgMLG5UTqp_11">
    <vt:lpwstr>Yi"},{"family":"Yu","given":"Ming-Chin"},{"family":"Lee","given":"Po-Huang"},{"family":"Hsieh","given":"Sen-Yung"},{"family":"Chang","given":"Alex Y"},{"family":"Bin","given":"†"},{"family":"Teh","given":"T"},{"family":"Steven","given":"†"},{"family":"Roz</vt:lpwstr>
  </property>
  <property fmtid="{D5CDD505-2E9C-101B-9397-08002B2CF9AE}" pid="562" name="ZOTERO_BREF_NhmgMLG5UTqp_12">
    <vt:lpwstr>en","given":"G"}],"issued":{"date-parts":[["2017"]]}}},{"id":"2y6IgBtE/9iGIb2UW","uris":["http://zotero.org/users/14858941/items/UIWWU7GW"],"itemData":{"id":893,"type":"article-journal","abstract":"Background: Aristolochic acid (AA) is a natural compound </vt:lpwstr>
  </property>
  <property fmtid="{D5CDD505-2E9C-101B-9397-08002B2CF9AE}" pid="56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6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6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6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6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6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6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7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7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7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7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74" name="ZOTERO_BREF_NhmgMLG5UTqp_23">
    <vt:lpwstr>},{"family":"Choo","given":"Yang"},{"family":"McPherson","given":"John R"},{"family":"Yu","given":"Willie"},{"family":"Heng","given":"Hong Lee"},{"family":"Gan","given":"Anna"},{"family":"Myint","given":"Swe Swe"},{"family":"Siew","given":"Ee Yan"},{"fami</vt:lpwstr>
  </property>
  <property fmtid="{D5CDD505-2E9C-101B-9397-08002B2CF9AE}" pid="575" name="ZOTERO_BREF_NhmgMLG5UTqp_24">
    <vt:lpwstr>ly":"Ler","given":"Lian Dee"},{"family":"Ng","given":"Lay Guat"},{"family":"Weng","given":"Wen-Hui"},{"family":"Chuang","given":"Cheng-Keng"},{"family":"Yuen","given":"John Sp"},{"family":"Pang","given":"See-Tong"},{"family":"Tan","given":"Patrick"},{"fam</vt:lpwstr>
  </property>
  <property fmtid="{D5CDD505-2E9C-101B-9397-08002B2CF9AE}" pid="576" name="ZOTERO_BREF_NhmgMLG5UTqp_25">
    <vt:lpwstr>ily":"Teh","given":"Bin Tean"},{"family":"Rozen","given":"Steven G"}],"issued":{"date-parts":[["2015",4,28]]}}}],"schema":"https://github.com/citation-style-language/schema/raw/master/csl-citation.json"}</vt:lpwstr>
  </property>
  <property fmtid="{D5CDD505-2E9C-101B-9397-08002B2CF9AE}" pid="57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7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7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8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8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8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8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8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8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8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87" name="ZOTERO_BREF_PIzfJaCA5fo2_4">
    <vt:lpwstr>m"},{"family":"Petryk","given":"Nataliya"},{"family":"Chen","given":"Chun-Long"},{"family":"Hyrien","given":"Olivier"},{"family":"Szüts","given":"Dávid"},{"family":"Green","given":"Abby M."}],"issued":{"date-parts":[["2022",3]]}}}],"schema":"https://githu</vt:lpwstr>
  </property>
  <property fmtid="{D5CDD505-2E9C-101B-9397-08002B2CF9AE}" pid="588" name="ZOTERO_BREF_PIzfJaCA5fo2_5">
    <vt:lpwstr>b.com/citation-style-language/schema/raw/master/csl-citation.json"}</vt:lpwstr>
  </property>
  <property fmtid="{D5CDD505-2E9C-101B-9397-08002B2CF9AE}" pid="589" name="ZOTERO_BREF_SKWaXNETtpY0_1">
    <vt:lpwstr>ZOTERO_ITEM CSL_CITATION {"citationID":"myrzr0HC","properties":{"formattedCitation":"(Alexandrov et al. 2014)","plainCitation":"(Alexandrov et al. 2014)","noteIndex":0},"citationItems":[{"id":"2y6IgBtE/1u4UcPuz","uris":["http://zotero.org/users/14858941/i</vt:lpwstr>
  </property>
  <property fmtid="{D5CDD505-2E9C-101B-9397-08002B2CF9AE}" pid="59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9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92" name="ZOTERO_BREF_SKWaXNETtpY0_4">
    <vt:lpwstr>on"}</vt:lpwstr>
  </property>
  <property fmtid="{D5CDD505-2E9C-101B-9397-08002B2CF9AE}" pid="593"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594" name="ZOTERO_BREF_UO38VADlX1rp_10">
    <vt:lpwstr>:"Xue","given":"Ruidong"},{"family":"Liu","given":"Mo"},{"family":"Bai","given":"Jian"},{"family":"Bao","given":"Jinxia"},{"family":"Wang","given":"Yin"},{"family":"Jiang","given":"Nanhai"},{"family":"Li","given":"Zhixuan"},{"family":"Wang","given":"Wenwe</vt:lpwstr>
  </property>
  <property fmtid="{D5CDD505-2E9C-101B-9397-08002B2CF9AE}" pid="595" name="ZOTERO_BREF_UO38VADlX1rp_11">
    <vt:lpwstr>n"},{"family":"Wang","given":"Ruiru"},{"family":"Zheng","given":"Bo"},{"family":"Yang","given":"Airong"},{"family":"Hu","given":"Ji"},{"family":"Liu","given":"Ke"},{"family":"Shen","given":"Siyun"},{"family":"Zhang","given":"Yangqianwen"},{"family":"Bai",</vt:lpwstr>
  </property>
  <property fmtid="{D5CDD505-2E9C-101B-9397-08002B2CF9AE}" pid="596" name="ZOTERO_BREF_UO38VADlX1rp_12">
    <vt:lpwstr>"given":"Mixue"},{"family":"Wang","given":"Yan"},{"family":"Zhu","given":"Yanjing"},{"family":"Yang","given":"Shuai"},{"family":"Gao","given":"Qiang"},{"family":"Gu","given":"Jin"},{"family":"Gao","given":"Dong"},{"family":"Wang","given":"Xin Wei"},{"fami</vt:lpwstr>
  </property>
  <property fmtid="{D5CDD505-2E9C-101B-9397-08002B2CF9AE}" pid="597" name="ZOTERO_BREF_UO38VADlX1rp_13">
    <vt:lpwstr>ly":"Nakagawa","given":"Hidewaki"},{"family":"Zhang","given":"Ning"},{"family":"Wu","given":"Lin"},{"family":"Rozen","given":"Steven G."},{"family":"Bai","given":"Fan"},{"family":"Wang","given":"Hongyang"}],"issued":{"date-parts":[["2024",3,21]]}}}],"sche</vt:lpwstr>
  </property>
  <property fmtid="{D5CDD505-2E9C-101B-9397-08002B2CF9AE}" pid="598" name="ZOTERO_BREF_UO38VADlX1rp_14">
    <vt:lpwstr>ma":"https://github.com/citation-style-language/schema/raw/master/csl-citation.json"}</vt:lpwstr>
  </property>
  <property fmtid="{D5CDD505-2E9C-101B-9397-08002B2CF9AE}" pid="599"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00"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01"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02"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03"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04"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05"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06"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07"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08" name="ZOTERO_BREF_Yu0snU1feDwM_10">
    <vt:lpwstr>iven":"Dominik"},{"family":"Morganella","given":"Sandro"},{"family":"Yates","given":"Lucy R."},{"family":"Staaf","given":"Johan"},{"family":"Zou","given":"Xueqing"},{"family":"Ramakrishna","given":"Manasa"},{"family":"Martin","given":"Sancha"},{"family":"</vt:lpwstr>
  </property>
  <property fmtid="{D5CDD505-2E9C-101B-9397-08002B2CF9AE}" pid="609" name="ZOTERO_BREF_Yu0snU1feDwM_11">
    <vt:lpwstr>Boyault","given":"Sandrine"},{"family":"Sieuwerts","given":"Anieta M."},{"family":"Simpson","given":"Peter T."},{"family":"King","given":"Tari A."},{"family":"Raine","given":"Keiran"},{"family":"Eyfjord","given":"Jorunn E."},{"family":"Kong","given":"Gu"}</vt:lpwstr>
  </property>
  <property fmtid="{D5CDD505-2E9C-101B-9397-08002B2CF9AE}" pid="610" name="ZOTERO_BREF_Yu0snU1feDwM_12">
    <vt:lpwstr>,{"family":"Borg","given":"Åke"},{"family":"Birney","given":"Ewan"},{"family":"Stunnenberg","given":"Hendrik G."},{"family":"Van De Vijver","given":"Marc J."},{"family":"Børresen-Dale","given":"Anne Lise"},{"family":"Martens","given":"John W.M."},{"family</vt:lpwstr>
  </property>
  <property fmtid="{D5CDD505-2E9C-101B-9397-08002B2CF9AE}" pid="611" name="ZOTERO_BREF_Yu0snU1feDwM_13">
    <vt:lpwstr>":"Span","given":"Paul N."},{"family":"Lakhani","given":"Sunil R."},{"family":"Vincent-Salomon","given":"Anne"},{"family":"Sotiriou","given":"Christos"},{"family":"Tutt","given":"Andrew"},{"family":"Thompson","given":"Alastair M."},{"family":"Van Laere","</vt:lpwstr>
  </property>
  <property fmtid="{D5CDD505-2E9C-101B-9397-08002B2CF9AE}" pid="612" name="ZOTERO_BREF_Yu0snU1feDwM_14">
    <vt:lpwstr>given":"Steven"},{"family":"Richardson","given":"Andrea L."},{"family":"Viari","given":"Alain"},{"family":"Campbell","given":"Peter J."},{"family":"Stratton","given":"Michael R."},{"family":"Nik-Zainal","given":"Serena"}],"issued":{"date-parts":[["2017",4</vt:lpwstr>
  </property>
  <property fmtid="{D5CDD505-2E9C-101B-9397-08002B2CF9AE}" pid="613" name="ZOTERO_BREF_Yu0snU1feDwM_15">
    <vt:lpwstr>,1]]}}}],"schema":"https://github.com/citation-style-language/schema/raw/master/csl-citation.json"}</vt:lpwstr>
  </property>
  <property fmtid="{D5CDD505-2E9C-101B-9397-08002B2CF9AE}" pid="614"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15"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16"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17"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18"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19"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20"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21"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22"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23"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24"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25"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26"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27"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28"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29"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30" name="ZOTERO_BREF_hhD988u0jN7V_17">
    <vt:lpwstr>y":"Boushaki","given":"Soraya"},{"family":"Degasperi","given":"Andrea"},{"family":"Badja","given":"Cherif"},{"family":"Pregnall","given":"Andrew Marcel"},{"family":"Zhao","given":"Salome Jingchen"},{"family":"Chmelova","given":"Lucia"},{"family":"Black","</vt:lpwstr>
  </property>
  <property fmtid="{D5CDD505-2E9C-101B-9397-08002B2CF9AE}" pid="631" name="ZOTERO_BREF_hhD988u0jN7V_18">
    <vt:lpwstr>given":"Daniella"},{"family":"Heskin","given":"Laura"},{"family":"Dias","given":"João"},{"family":"Young","given":"Jamie"},{"family":"Memari","given":"Yasin"},{"family":"Shooter","given":"Scott"},{"family":"Czarnecki","given":"Jan"},{"family":"Brown","giv</vt:lpwstr>
  </property>
  <property fmtid="{D5CDD505-2E9C-101B-9397-08002B2CF9AE}" pid="632" name="ZOTERO_BREF_hhD988u0jN7V_19">
    <vt:lpwstr>en":"Matthew Arthur"},{"family":"Davies","given":"Helen Ruth"},{"family":"Zou","given":"Xueqing"},{"family":"Nik-Zainal","given":"Serena"}],"accessed":{"date-parts":[["2025",5,13]]},"issued":{"date-parts":[["2025",4,10]]}}},{"id":11826,"uris":["http://zot</vt:lpwstr>
  </property>
  <property fmtid="{D5CDD505-2E9C-101B-9397-08002B2CF9AE}" pid="633"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34"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35"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36"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37"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38"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39"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40"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41"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42" name="ZOTERO_BREF_hhD988u0jN7V_28">
    <vt:lpwstr>y":"Davies","given":"Helen"},{"family":"Glodzik","given":"Dominik"},{"family":"Morganella","given":"Sandro"},{"family":"Yates","given":"Lucy R."},{"family":"Staaf","given":"Johan"},{"family":"Zou","given":"Xueqing"},{"family":"Ramakrishna","given":"Manasa</vt:lpwstr>
  </property>
  <property fmtid="{D5CDD505-2E9C-101B-9397-08002B2CF9AE}" pid="643" name="ZOTERO_BREF_hhD988u0jN7V_29">
    <vt:lpwstr>"},{"family":"Martin","given":"Sancha"},{"family":"Boyault","given":"Sandrine"},{"family":"Sieuwerts","given":"Anieta M."},{"family":"Simpson","given":"Peter T."},{"family":"King","given":"Tari A."},{"family":"Raine","given":"Keiran"},{"family":"Eyfjord",</vt:lpwstr>
  </property>
  <property fmtid="{D5CDD505-2E9C-101B-9397-08002B2CF9AE}" pid="644"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45" name="ZOTERO_BREF_hhD988u0jN7V_30">
    <vt:lpwstr>"given":"Jorunn E."},{"family":"Kong","given":"Gu"},{"family":"Borg","given":"Åke"},{"family":"Birney","given":"Ewan"},{"family":"Stunnenberg","given":"Hendrik G."},{"family":"Van De Vijver","given":"Marc J."},{"family":"Børresen-Dale","given":"Anne Lise"</vt:lpwstr>
  </property>
  <property fmtid="{D5CDD505-2E9C-101B-9397-08002B2CF9AE}" pid="646" name="ZOTERO_BREF_hhD988u0jN7V_31">
    <vt:lpwstr>},{"family":"Martens","given":"John W.M."},{"family":"Span","given":"Paul N."},{"family":"Lakhani","given":"Sunil R."},{"family":"Vincent-Salomon","given":"Anne"},{"family":"Sotiriou","given":"Christos"},{"family":"Tutt","given":"Andrew"},{"family":"Thomp</vt:lpwstr>
  </property>
  <property fmtid="{D5CDD505-2E9C-101B-9397-08002B2CF9AE}" pid="647" name="ZOTERO_BREF_hhD988u0jN7V_32">
    <vt:lpwstr>son","given":"Alastair M."},{"family":"Van Laere","given":"Steven"},{"family":"Richardson","given":"Andrea L."},{"family":"Viari","given":"Alain"},{"family":"Campbell","given":"Peter J."},{"family":"Stratton","given":"Michael R."},{"family":"Nik-Zainal","</vt:lpwstr>
  </property>
  <property fmtid="{D5CDD505-2E9C-101B-9397-08002B2CF9AE}" pid="648" name="ZOTERO_BREF_hhD988u0jN7V_33">
    <vt:lpwstr>given":"Serena"}],"issued":{"date-parts":[["2017",4,1]]}}}],"schema":"https://github.com/citation-style-language/schema/raw/master/csl-citation.json"}</vt:lpwstr>
  </property>
  <property fmtid="{D5CDD505-2E9C-101B-9397-08002B2CF9AE}" pid="649"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650"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651"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652"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653"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654" name="ZOTERO_BREF_hhD988u0jN7V_9">
    <vt:lpwstr>ng","given":"Mini"},{"family":"McPherson","given":"John R."},{"family":"Cutcutache","given":"Ioana"},{"family":"Teh","given":"Bin Tean"},{"family":"Tan","given":"Patrick"},{"family":"Rozen","given":"Steven G."}],"issued":{"date-parts":[["2015",8,26]]}}},{</vt:lpwstr>
  </property>
  <property fmtid="{D5CDD505-2E9C-101B-9397-08002B2CF9AE}" pid="655"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656" name="ZOTERO_BREF_hycBRyjwvW2u_10">
    <vt:lpwstr>oão"},{"family":"Young","given":"Jamie"},{"family":"Memari","given":"Yasin"},{"family":"Shooter","given":"Scott"},{"family":"Czarnecki","given":"Jan"},{"family":"Brown","given":"Matthew Arthur"},{"family":"Davies","given":"Helen Ruth"},{"family":"Zou","gi</vt:lpwstr>
  </property>
  <property fmtid="{D5CDD505-2E9C-101B-9397-08002B2CF9AE}" pid="657" name="ZOTERO_BREF_hycBRyjwvW2u_11">
    <vt:lpwstr>ven":"Xueqing"},{"family":"Nik-Zainal","given":"Serena"}],"accessed":{"date-parts":[["2025",5,13]]},"issued":{"date-parts":[["2025",4,10]]}}}],"schema":"https://github.com/citation-style-language/schema/raw/master/csl-citation.json"}</vt:lpwstr>
  </property>
  <property fmtid="{D5CDD505-2E9C-101B-9397-08002B2CF9AE}" pid="658"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659"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660"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661"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662"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663"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664" name="ZOTERO_BREF_hycBRyjwvW2u_8">
    <vt:lpwstr>m/articles/s41588-025-02152-y","author":[{"family":"Koh","given":"Gene Ching Chiek"},{"family":"Nanda","given":"Arjun Scott"},{"family":"Rinaldi","given":"Giuseppe"},{"family":"Boushaki","given":"Soraya"},{"family":"Degasperi","given":"Andrea"},{"family":</vt:lpwstr>
  </property>
  <property fmtid="{D5CDD505-2E9C-101B-9397-08002B2CF9AE}" pid="665" name="ZOTERO_BREF_hycBRyjwvW2u_9">
    <vt:lpwstr>"Badja","given":"Cherif"},{"family":"Pregnall","given":"Andrew Marcel"},{"family":"Zhao","given":"Salome Jingchen"},{"family":"Chmelova","given":"Lucia"},{"family":"Black","given":"Daniella"},{"family":"Heskin","given":"Laura"},{"family":"Dias","given":"J</vt:lpwstr>
  </property>
  <property fmtid="{D5CDD505-2E9C-101B-9397-08002B2CF9AE}" pid="666"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667" name="ZOTERO_BREF_sXKgi2ptdMXh_10">
    <vt:lpwstr>,{"family":"Rozen","given":"Steven G"}],"issued":{"date-parts":[["2023",1,10]]}}}],"schema":"https://github.com/citation-style-language/schema/raw/master/csl-citation.json"}</vt:lpwstr>
  </property>
  <property fmtid="{D5CDD505-2E9C-101B-9397-08002B2CF9AE}" pid="668"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669"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670"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671"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672"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673"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674"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675"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676"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677" name="ZOTERO_BREF_wf6rWor3LEDN_10">
    <vt:lpwstr>"João"},{"family":"Young","given":"Jamie"},{"family":"Memari","given":"Yasin"},{"family":"Shooter","given":"Scott"},{"family":"Czarnecki","given":"Jan"},{"family":"Brown","given":"Matthew Arthur"},{"family":"Davies","given":"Helen Ruth"},{"family":"Zou","</vt:lpwstr>
  </property>
  <property fmtid="{D5CDD505-2E9C-101B-9397-08002B2CF9AE}" pid="678" name="ZOTERO_BREF_wf6rWor3LEDN_11">
    <vt:lpwstr>given":"Xueqing"},{"family":"Nik-Zainal","given":"Serena"}],"accessed":{"date-parts":[["2025",5,13]]},"issued":{"date-parts":[["2025",4,10]]}}}],"schema":"https://github.com/citation-style-language/schema/raw/master/csl-citation.json"}</vt:lpwstr>
  </property>
  <property fmtid="{D5CDD505-2E9C-101B-9397-08002B2CF9AE}" pid="679"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680"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681"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682"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683"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684"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685"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686" name="ZOTERO_BREF_wf6rWor3LEDN_9">
    <vt:lpwstr>":"Badja","given":"Cherif"},{"family":"Pregnall","given":"Andrew Marcel"},{"family":"Zhao","given":"Salome Jingchen"},{"family":"Chmelova","given":"Lucia"},{"family":"Black","given":"Daniella"},{"family":"Heskin","given":"Laura"},{"family":"Dias","given":</vt:lpwstr>
  </property>
  <property fmtid="{D5CDD505-2E9C-101B-9397-08002B2CF9AE}" pid="687" name="ZOTERO_BREF_xeDB1zkV4c3y_1">
    <vt:lpwstr>ZOTERO_ITEM CSL_CITATION {"citationID":"YnBbmAj5","properties":{"formattedCitation":"(Jin et al. 2024; Reijns et al. 2022; Koh et al. 2025)","plainCitation":"(Jin et al. 2024; Reijns et al. 2022; Koh et al. 2025)","noteIndex":0},"citationItems":[{"id":"2y</vt:lpwstr>
  </property>
  <property fmtid="{D5CDD505-2E9C-101B-9397-08002B2CF9AE}" pid="688" name="ZOTERO_BREF_xeDB1zkV4c3y_10">
    <vt:lpwstr>":"article-journal","abstract":"Abstract\n            \n              The mutational landscape is shaped by many processes. Genic regions are vulnerable to mutation but are preferentially protected by transcription-coupled repair\n              1\n       </vt:lpwstr>
  </property>
  <property fmtid="{D5CDD505-2E9C-101B-9397-08002B2CF9AE}" pid="689" name="ZOTERO_BREF_xeDB1zkV4c3y_11">
    <vt:lpwstr>       . In microorganisms, transcription has been demonstrated to be mutagenic\n              2,3\n              ; however, the impact of transcription-associated mutagenesis remains to be established in higher eukaryotes\n              4\n              </vt:lpwstr>
  </property>
  <property fmtid="{D5CDD505-2E9C-101B-9397-08002B2CF9AE}" pid="690" name="ZOTERO_BREF_xeDB1zkV4c3y_12">
    <vt:lpwstr>. Here we show that ID4—a cancer insertion–deletion (indel) mutation signature of unknown aetiology\n              5\n              characterized by short (2 to 5 base pair) deletions —is due to a transcription-associated mutagenesis process. We demonstra</vt:lpwstr>
  </property>
  <property fmtid="{D5CDD505-2E9C-101B-9397-08002B2CF9AE}" pid="691" name="ZOTERO_BREF_xeDB1zkV4c3y_13">
    <vt:lpwstr>te that defective ribonucleotide excision repair in mammals is associated with the ID4 signature, with mutations occurring at a TNT sequence motif, implicating topoisomerase 1 (TOP1) activity at sites of genome-embedded ribonucleotides as a mechanistic ba</vt:lpwstr>
  </property>
  <property fmtid="{D5CDD505-2E9C-101B-9397-08002B2CF9AE}" pid="692" name="ZOTERO_BREF_xeDB1zkV4c3y_14">
    <vt:lpwstr>sis. Such TOP1-mediated deletions occur somatically in cancer, and the ID-TOP1 signature is also found in physiological settings, contributing to genic de novo indel mutations in the germline. Thus, although topoisomerases protect against genome instabili</vt:lpwstr>
  </property>
  <property fmtid="{D5CDD505-2E9C-101B-9397-08002B2CF9AE}" pid="693" name="ZOTERO_BREF_xeDB1zkV4c3y_15">
    <vt:lpwstr>ty by relieving topological stress\n              6\n              , their activity may also be an important source of mutations in the human genome.","container-title":"Nature","DOI":"10.1038/s41586-022-04403-y","ISSN":"0028-0836, 1476-4687","issue":"789</vt:lpwstr>
  </property>
  <property fmtid="{D5CDD505-2E9C-101B-9397-08002B2CF9AE}" pid="694" name="ZOTERO_BREF_xeDB1zkV4c3y_16">
    <vt:lpwstr>8","journalAbbreviation":"Nature","language":"en","page":"623-631","source":"DOI.org (Crossref)","title":"Signatures of TOP1 transcription-associated mutagenesis in cancer and germline","volume":"602","author":[{"family":"Reijns","given":"Martin A. M."},{</vt:lpwstr>
  </property>
  <property fmtid="{D5CDD505-2E9C-101B-9397-08002B2CF9AE}" pid="695" name="ZOTERO_BREF_xeDB1zkV4c3y_17">
    <vt:lpwstr>"family":"Parry","given":"David A."},{"family":"Williams","given":"Thomas C."},{"family":"Nadeu","given":"Ferran"},{"family":"Hindshaw","given":"Rebecca L."},{"family":"Rios Szwed","given":"Diana O."},{"family":"Nicholson","given":"Michael D."},{"family":</vt:lpwstr>
  </property>
  <property fmtid="{D5CDD505-2E9C-101B-9397-08002B2CF9AE}" pid="696" name="ZOTERO_BREF_xeDB1zkV4c3y_18">
    <vt:lpwstr>"Carroll","given":"Paula"},{"family":"Boyle","given":"Shelagh"},{"family":"Royo","given":"Romina"},{"family":"Cornish","given":"Alex J."},{"family":"Xiang","given":"Hang"},{"family":"Ridout","given":"Kate"},{"literal":"The Genomics England Research Consor</vt:lpwstr>
  </property>
  <property fmtid="{D5CDD505-2E9C-101B-9397-08002B2CF9AE}" pid="697" name="ZOTERO_BREF_xeDB1zkV4c3y_19">
    <vt:lpwstr>tium"},{"family":"Ambrose","given":"John C."},{"family":"Arumugam","given":"Prabhu"},{"family":"Bevers","given":"Roel"},{"family":"Bleda","given":"Marta"},{"family":"Boardman-Pretty","given":"Freya"},{"family":"Boustred","given":"Christopher R."},{"family</vt:lpwstr>
  </property>
  <property fmtid="{D5CDD505-2E9C-101B-9397-08002B2CF9AE}" pid="698" name="ZOTERO_BREF_xeDB1zkV4c3y_2">
    <vt:lpwstr>6IgBtE/L26fshU4","uris":["http://zotero.org/users/14858941/items/WC3TIICG"],"itemData":{"id":"2y6IgBtE/L26fshU4","type":"article-journal","abstract":"Mutational signature analysis is a recent computational approach for interpreting somatic mutations in th</vt:lpwstr>
  </property>
  <property fmtid="{D5CDD505-2E9C-101B-9397-08002B2CF9AE}" pid="699" name="ZOTERO_BREF_xeDB1zkV4c3y_20">
    <vt:lpwstr>":"Brittain","given":"Helen"},{"family":"Caulfield","given":"Mark J."},{"family":"Chan","given":"Georgia C."},{"family":"Elgar","given":"Greg"},{"family":"Fowler","given":"Tom"},{"family":"Giess","given":"Adam"},{"family":"Hamblin","given":"Angela"},{"fam</vt:lpwstr>
  </property>
  <property fmtid="{D5CDD505-2E9C-101B-9397-08002B2CF9AE}" pid="700" name="ZOTERO_BREF_xeDB1zkV4c3y_21">
    <vt:lpwstr>ily":"Henderson","given":"Shirley"},{"family":"Hubbard","given":"Tim J. P."},{"family":"Jackson","given":"Rob"},{"family":"Jones","given":"Louise J."},{"family":"Kasperaviciute","given":"Dalia"},{"family":"Kayikci","given":"Melis"},{"family":"Kousathanas"</vt:lpwstr>
  </property>
  <property fmtid="{D5CDD505-2E9C-101B-9397-08002B2CF9AE}" pid="701" name="ZOTERO_BREF_xeDB1zkV4c3y_22">
    <vt:lpwstr>,"given":"Athanasios"},{"family":"Lahnstein","given":"Lea"},{"family":"Leigh","given":"Sarah E. A."},{"family":"Leong","given":"Ivonne U. S."},{"family":"Lopez","given":"Javier F."},{"family":"Maleady-Crowe","given":"Fiona"},{"family":"McEntagart","given"</vt:lpwstr>
  </property>
  <property fmtid="{D5CDD505-2E9C-101B-9397-08002B2CF9AE}" pid="702" name="ZOTERO_BREF_xeDB1zkV4c3y_23">
    <vt:lpwstr>:"Meriel"},{"family":"Minneci","given":"Federico"},{"family":"Moutsianas","given":"Loukas"},{"family":"Mueller","given":"Michael"},{"family":"Murugaesu","given":"Nirupa"},{"family":"Need","given":"Anna C."},{"family":"O’Donovan","given":"Peter"},{"family"</vt:lpwstr>
  </property>
  <property fmtid="{D5CDD505-2E9C-101B-9397-08002B2CF9AE}" pid="703" name="ZOTERO_BREF_xeDB1zkV4c3y_24">
    <vt:lpwstr>:"Odhams","given":"Chris A."},{"family":"Patch","given":"Christine"},{"family":"Pereira","given":"Mariana Buongermino"},{"family":"Perez-Gil","given":"Daniel"},{"family":"Pullinger","given":"John"},{"family":"Rahim","given":"Tahrima"},{"family":"Rendon","</vt:lpwstr>
  </property>
  <property fmtid="{D5CDD505-2E9C-101B-9397-08002B2CF9AE}" pid="704" name="ZOTERO_BREF_xeDB1zkV4c3y_25">
    <vt:lpwstr>given":"Augusto"},{"family":"Rogers","given":"Tim"},{"family":"Savage","given":"Kevin"},{"family":"Sawant","given":"Kushmita"},{"family":"Scott","given":"Richard H."},{"family":"Siddiq","given":"Afshan"},{"family":"Sieghart","given":"Alexander"},{"family"</vt:lpwstr>
  </property>
  <property fmtid="{D5CDD505-2E9C-101B-9397-08002B2CF9AE}" pid="705" name="ZOTERO_BREF_xeDB1zkV4c3y_26">
    <vt:lpwstr>:"Smith","given":"Samuel C."},{"family":"Sosinsky","given":"Alona"},{"family":"Stuckey","given":"Alexander"},{"family":"Tanguy","given":"Mélanie"},{"family":"Taylor Tavares","given":"Ana Lisa"},{"family":"Thomas","given":"Ellen R. A."},{"family":"Thompson</vt:lpwstr>
  </property>
  <property fmtid="{D5CDD505-2E9C-101B-9397-08002B2CF9AE}" pid="706" name="ZOTERO_BREF_xeDB1zkV4c3y_27">
    <vt:lpwstr>","given":"Simon R."},{"family":"Tucci","given":"Arianna"},{"family":"Welland","given":"Matthew J."},{"family":"Williams","given":"Eleanor"},{"family":"Witkowska","given":"Katarzyna"},{"family":"Wood","given":"Suzanne M."},{"literal":"Colorectal Cancer Do</vt:lpwstr>
  </property>
  <property fmtid="{D5CDD505-2E9C-101B-9397-08002B2CF9AE}" pid="707" name="ZOTERO_BREF_xeDB1zkV4c3y_28">
    <vt:lpwstr>main UK 100,000 Genomes Project"},{"family":"Chubb","given":"Daniel"},{"family":"Cornish","given":"Alex"},{"family":"Kinnersley","given":"Ben"},{"family":"Houlston","given":"Richard"},{"family":"Wedge","given":"David"},{"family":"Gruber","given":"Andreas"</vt:lpwstr>
  </property>
  <property fmtid="{D5CDD505-2E9C-101B-9397-08002B2CF9AE}" pid="708" name="ZOTERO_BREF_xeDB1zkV4c3y_29">
    <vt:lpwstr>},{"family":"Frangou","given":"Anna"},{"family":"Cross","given":"William"},{"family":"Graham","given":"Trevor"},{"family":"Sottoriva","given":"Andrea"},{"family":"Caravagna","given":"Gulio"},{"family":"Lopez-Bigas","given":"Nuria"},{"family":"Arnedo-Pac",</vt:lpwstr>
  </property>
  <property fmtid="{D5CDD505-2E9C-101B-9397-08002B2CF9AE}" pid="709" name="ZOTERO_BREF_xeDB1zkV4c3y_3">
    <vt:lpwstr>e genome. Its application to cancer data has enhanced our understanding of mutational forces driving tumorigenesis and demonstrated its potential to inform prognosis and treatment decisions. However, methodological challenges remain for discovering new si</vt:lpwstr>
  </property>
  <property fmtid="{D5CDD505-2E9C-101B-9397-08002B2CF9AE}" pid="710" name="ZOTERO_BREF_xeDB1zkV4c3y_30">
    <vt:lpwstr>"given":"Claudia"},{"family":"Church","given":"David"},{"family":"Culliford","given":"Richard"},{"family":"Thorn","given":"Steve"},{"family":"Quirke","given":"Phil"},{"family":"Wood","given":"Henry"},{"family":"Tomlinson","given":"Ian"},{"family":"Noyvert</vt:lpwstr>
  </property>
  <property fmtid="{D5CDD505-2E9C-101B-9397-08002B2CF9AE}" pid="711" name="ZOTERO_BREF_xeDB1zkV4c3y_31">
    <vt:lpwstr>","given":"Boris"},{"family":"Schuh","given":"Anna"},{"family":"Aden","given":"Konrad"},{"family":"Palles","given":"Claire"},{"family":"Campo","given":"Elias"},{"family":"Stankovic","given":"Tatjana"},{"family":"Taylor","given":"Martin S."},{"family":"Jac</vt:lpwstr>
  </property>
  <property fmtid="{D5CDD505-2E9C-101B-9397-08002B2CF9AE}" pid="712" name="ZOTERO_BREF_xeDB1zkV4c3y_32">
    <vt:lpwstr>kson","given":"Andrew P."}],"issued":{"date-parts":[["2022",2,24]]}}},{"id":11805,"uris":["http://zotero.org/groups/6195561/items/NPIKTAJU"],"itemData":{"id":11805,"type":"article-journal","abstract":"Abstract\n            Despite their deleterious effect</vt:lpwstr>
  </property>
  <property fmtid="{D5CDD505-2E9C-101B-9397-08002B2CF9AE}" pid="713" name="ZOTERO_BREF_xeDB1zkV4c3y_33">
    <vt:lpwstr>s, small insertions and deletions (InDels) have received far less attention than substitutions. Here we generated isogenic CRISPR-edited human cellular models of postreplicative repair dysfunction (PRRd), including individual and combined gene edits of DN</vt:lpwstr>
  </property>
  <property fmtid="{D5CDD505-2E9C-101B-9397-08002B2CF9AE}" pid="714" name="ZOTERO_BREF_xeDB1zkV4c3y_34">
    <vt:lpwstr>A mismatch repair (MMR) and replicative polymerases (Pol ε and Pol δ). Unique, diverse InDel mutational footprints were revealed. However, the prevailing InDel classification framework was unable to discriminate these InDel signatures from background muta</vt:lpwstr>
  </property>
  <property fmtid="{D5CDD505-2E9C-101B-9397-08002B2CF9AE}" pid="715" name="ZOTERO_BREF_xeDB1zkV4c3y_35">
    <vt:lpwstr>genesis and from each other. To address this, we developed an alternative InDel classification system that considers flanking sequences and informative motifs (for example, longer homopolymers), enabling unambiguous InDel classification into 89 subtypes. </vt:lpwstr>
  </property>
  <property fmtid="{D5CDD505-2E9C-101B-9397-08002B2CF9AE}" pid="716" name="ZOTERO_BREF_xeDB1zkV4c3y_36">
    <vt:lpwstr>Through focused characterization of seven tumor types from the 100,000 Genomes Project, we uncovered 37 InDel signatures; 27 were new. In addition to unveiling previously hidden biological insights, we also developed PRRDetect—a highly specific classifier</vt:lpwstr>
  </property>
  <property fmtid="{D5CDD505-2E9C-101B-9397-08002B2CF9AE}" pid="717" name="ZOTERO_BREF_xeDB1zkV4c3y_37">
    <vt:lpwstr> of PRRd status in tumors, with potential implications for immunotherapies.","container-title":"Nature Genetics","DOI":"10.1038/s41588-025-02152-y","ISSN":"1061-4036, 1546-1718","journalAbbreviation":"Nat Genet","language":"en","PMID":"40210680","PMCID":"</vt:lpwstr>
  </property>
  <property fmtid="{D5CDD505-2E9C-101B-9397-08002B2CF9AE}" pid="718" name="ZOTERO_BREF_xeDB1zkV4c3y_38">
    <vt:lpwstr>PMC12081297","source":"DOI.org (Crossref)","title":"A redefined InDel taxonomy provides insights into mutational signatures","URL":"https://www.nature.com/articles/s41588-025-02152-y","author":[{"family":"Koh","given":"Gene Ching Chiek"},{"family":"Nanda"</vt:lpwstr>
  </property>
  <property fmtid="{D5CDD505-2E9C-101B-9397-08002B2CF9AE}" pid="719" name="ZOTERO_BREF_xeDB1zkV4c3y_39">
    <vt:lpwstr>,"given":"Arjun Scott"},{"family":"Rinaldi","given":"Giuseppe"},{"family":"Boushaki","given":"Soraya"},{"family":"Degasperi","given":"Andrea"},{"family":"Badja","given":"Cherif"},{"family":"Pregnall","given":"Andrew Marcel"},{"family":"Zhao","given":"Salo</vt:lpwstr>
  </property>
  <property fmtid="{D5CDD505-2E9C-101B-9397-08002B2CF9AE}" pid="720" name="ZOTERO_BREF_xeDB1zkV4c3y_4">
    <vt:lpwstr>gnatures and assigning proper weights to existing signatures, thereby hindering broader clinical applications. Here we present Mutational Signature Calculator (MuSiCal), a rigorous analytical framework with algorithms that solve major problems in the stan</vt:lpwstr>
  </property>
  <property fmtid="{D5CDD505-2E9C-101B-9397-08002B2CF9AE}" pid="721" name="ZOTERO_BREF_xeDB1zkV4c3y_40">
    <vt:lpwstr>me Jingchen"},{"family":"Chmelova","given":"Lucia"},{"family":"Black","given":"Daniella"},{"family":"Heskin","given":"Laura"},{"family":"Dias","given":"João"},{"family":"Young","given":"Jamie"},{"family":"Memari","given":"Yasin"},{"family":"Shooter","give</vt:lpwstr>
  </property>
  <property fmtid="{D5CDD505-2E9C-101B-9397-08002B2CF9AE}" pid="722" name="ZOTERO_BREF_xeDB1zkV4c3y_41">
    <vt:lpwstr>n":"Scott"},{"family":"Czarnecki","given":"Jan"},{"family":"Brown","given":"Matthew Arthur"},{"family":"Davies","given":"Helen Ruth"},{"family":"Zou","given":"Xueqing"},{"family":"Nik-Zainal","given":"Serena"}],"accessed":{"date-parts":[["2025",5,13]]},"i</vt:lpwstr>
  </property>
  <property fmtid="{D5CDD505-2E9C-101B-9397-08002B2CF9AE}" pid="723" name="ZOTERO_BREF_xeDB1zkV4c3y_42">
    <vt:lpwstr>ssued":{"date-parts":[["2025",4,10]]}}}],"schema":"https://github.com/citation-style-language/schema/raw/master/csl-citation.json"}</vt:lpwstr>
  </property>
  <property fmtid="{D5CDD505-2E9C-101B-9397-08002B2CF9AE}" pid="724" name="ZOTERO_BREF_xeDB1zkV4c3y_43">
    <vt:lpwstr/>
  </property>
  <property fmtid="{D5CDD505-2E9C-101B-9397-08002B2CF9AE}" pid="725" name="ZOTERO_BREF_xeDB1zkV4c3y_44">
    <vt:lpwstr/>
  </property>
  <property fmtid="{D5CDD505-2E9C-101B-9397-08002B2CF9AE}" pid="726" name="ZOTERO_BREF_xeDB1zkV4c3y_45">
    <vt:lpwstr/>
  </property>
  <property fmtid="{D5CDD505-2E9C-101B-9397-08002B2CF9AE}" pid="727" name="ZOTERO_BREF_xeDB1zkV4c3y_46">
    <vt:lpwstr/>
  </property>
  <property fmtid="{D5CDD505-2E9C-101B-9397-08002B2CF9AE}" pid="728" name="ZOTERO_BREF_xeDB1zkV4c3y_47">
    <vt:lpwstr/>
  </property>
  <property fmtid="{D5CDD505-2E9C-101B-9397-08002B2CF9AE}" pid="729" name="ZOTERO_BREF_xeDB1zkV4c3y_48">
    <vt:lpwstr/>
  </property>
  <property fmtid="{D5CDD505-2E9C-101B-9397-08002B2CF9AE}" pid="730" name="ZOTERO_BREF_xeDB1zkV4c3y_49">
    <vt:lpwstr/>
  </property>
  <property fmtid="{D5CDD505-2E9C-101B-9397-08002B2CF9AE}" pid="731" name="ZOTERO_BREF_xeDB1zkV4c3y_5">
    <vt:lpwstr>dard workflow. Our simulation studies demonstrate that MuSiCal outperforms state-of-the-art algorithms for both signature discovery and assignment. By reanalyzing more than 2,700 cancer genomes, we provide an improved catalog of signatures and their assig</vt:lpwstr>
  </property>
  <property fmtid="{D5CDD505-2E9C-101B-9397-08002B2CF9AE}" pid="732" name="ZOTERO_BREF_xeDB1zkV4c3y_50">
    <vt:lpwstr/>
  </property>
  <property fmtid="{D5CDD505-2E9C-101B-9397-08002B2CF9AE}" pid="733" name="ZOTERO_BREF_xeDB1zkV4c3y_51">
    <vt:lpwstr/>
  </property>
  <property fmtid="{D5CDD505-2E9C-101B-9397-08002B2CF9AE}" pid="734" name="ZOTERO_BREF_xeDB1zkV4c3y_52">
    <vt:lpwstr/>
  </property>
  <property fmtid="{D5CDD505-2E9C-101B-9397-08002B2CF9AE}" pid="735" name="ZOTERO_BREF_xeDB1zkV4c3y_6">
    <vt:lpwstr>nments, discover nine indel signatures absent in the current catalog, resolve long-standing issues with the ambiguous ‘flat’ signatures and give insights into signatures with unknown etiologies. We expect MuSiCal and the improved catalog to be a step towa</vt:lpwstr>
  </property>
  <property fmtid="{D5CDD505-2E9C-101B-9397-08002B2CF9AE}" pid="736" name="ZOTERO_BREF_xeDB1zkV4c3y_7">
    <vt:lpwstr>rds establishing best practices for mutational signature analysis.","container-title":"Nature Genetics","DOI":"10.1038/s41588-024-01659-0","ISSN":"15461718","issue":"3","note":"PMID: 38361034\npublisher: Nature Research","page":"541-552","title":"Accurate</vt:lpwstr>
  </property>
  <property fmtid="{D5CDD505-2E9C-101B-9397-08002B2CF9AE}" pid="737" name="ZOTERO_BREF_xeDB1zkV4c3y_8">
    <vt:lpwstr> and sensitive mutational signature analysis with MuSiCal","volume":"56","author":[{"family":"Jin","given":"Hu"},{"family":"Gulhan","given":"Doga C."},{"family":"Geiger","given":"Benedikt"},{"family":"Ben-Isvy","given":"Daniel"},{"family":"Geng","given":"</vt:lpwstr>
  </property>
  <property fmtid="{D5CDD505-2E9C-101B-9397-08002B2CF9AE}" pid="738" name="ZOTERO_BREF_xeDB1zkV4c3y_9">
    <vt:lpwstr>David"},{"family":"Ljungström","given":"Viktor"},{"family":"Park","given":"Peter J."}],"issued":{"date-parts":[["2024",3,1]]}}},{"id":"2y6IgBtE/yQgz8iGa","uris":["http://zotero.org/users/14858941/items/X8LCP38K"],"itemData":{"id":"2y6IgBtE/yQgz8iGa","type</vt:lpwstr>
  </property>
  <property fmtid="{D5CDD505-2E9C-101B-9397-08002B2CF9AE}" pid="739" name="ZOTERO_PREF_1">
    <vt:lpwstr>&lt;data data-version="3" zotero-version="9.0.3"&gt;&lt;session id="2y6IgBtE"/&gt;&lt;style id="http://www.zotero.org/styles/chicago-author-date" locale="en-GB" hasBibliography="1" bibliographyStyleHasBeenSet="1"/&gt;&lt;prefs&gt;&lt;pref name="fieldType" value="Bookmark"/&gt;&lt;pref na</vt:lpwstr>
  </property>
  <property fmtid="{D5CDD505-2E9C-101B-9397-08002B2CF9AE}" pid="740" name="ZOTERO_PREF_2">
    <vt:lpwstr>me="automaticJournalAbbreviations" value="true"/&gt;&lt;/prefs&gt;&lt;/data&gt;</vt:lpwstr>
  </property>
</Properties>
</file>