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document.xml" ContentType="application/vnd.openxmlformats-officedocument.wordprocessingml.document.main+xml"/>
  <Override PartName="/word/comments.xml" ContentType="application/vnd.openxmlformats-officedocument.wordprocessingml.comment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 unified repertoire of indel m</w:t>
      </w:r>
      <w:bookmarkStart w:id="0" w:name="OLE_LINK1"/>
      <w:r>
        <w:rPr/>
        <w:t>utation</w:t>
      </w:r>
      <w:r>
        <w:rPr>
          <w:rFonts w:hint="eastAsia"/>
        </w:rPr>
        <w:t>al</w:t>
      </w:r>
      <w:r>
        <w:rPr/>
        <w:t xml:space="preserve"> </w:t>
      </w:r>
      <w:r>
        <w:rPr>
          <w:rFonts w:hint="eastAsia"/>
        </w:rPr>
        <w:t>signatures</w:t>
      </w:r>
      <w:r>
        <w:rPr/>
        <w:t xml:space="preserve"> </w:t>
      </w:r>
      <w:r>
        <w:rPr>
          <w:rFonts w:hint="eastAsia"/>
        </w:rPr>
        <w:t>in 6,975 tumors</w:t>
      </w:r>
    </w:p>
    <w:p>
      <w:pPr>
        <w:pStyle w:val="authorsandaff"/>
        <w:spacing w:before="0" w:after="240"/>
        <w:rPr/>
      </w:pPr>
      <w:r>
        <w:rPr/>
        <w:t>Mo Liu</w:t>
      </w:r>
      <w:r>
        <w:rPr>
          <w:rFonts w:hint="eastAsia"/>
        </w:rPr>
        <w:t>1*#</w:t>
      </w:r>
      <w:r>
        <w:rPr/>
        <w:t>,</w:t>
      </w:r>
      <w:r>
        <w:rPr>
          <w:rFonts w:hint="eastAsia"/>
        </w:rPr>
        <w:t xml:space="preserve"> Mi Ni Huang2*,</w:t>
      </w:r>
      <w:r>
        <w:rPr/>
        <w:t xml:space="preserve"> Xue Ming Wu1</w:t>
      </w:r>
      <w:r>
        <w:rPr>
          <w:rFonts w:hint="eastAsia"/>
        </w:rPr>
        <w:t>*</w:t>
      </w:r>
      <w:r>
        <w:rPr/>
        <w:t xml:space="preserve">, </w:t>
      </w:r>
      <w:r>
        <w:rPr>
          <w:rFonts w:hint="eastAsia"/>
        </w:rPr>
        <w:t xml:space="preserve">Ying Yang1, </w:t>
      </w:r>
      <w:r>
        <w:rPr/>
        <w:t>Runtian Yao</w:t>
      </w:r>
      <w:r>
        <w:rPr>
          <w:rFonts w:hint="eastAsia"/>
        </w:rPr>
        <w:t>2</w:t>
      </w:r>
      <w:r>
        <w:rPr/>
        <w:t>, Qi Zheng</w:t>
      </w:r>
      <w:r>
        <w:rPr>
          <w:rFonts w:hint="eastAsia"/>
        </w:rPr>
        <w:t xml:space="preserve">1, Runxi Shen3, </w:t>
      </w:r>
      <w:r>
        <w:rPr/>
        <w:t>Steven G. Rozen4</w:t>
      </w:r>
      <w:r>
        <w:rPr>
          <w:rFonts w:hint="eastAsia"/>
        </w:rPr>
        <w:t>#</w:t>
      </w:r>
    </w:p>
    <w:p>
      <w:pPr>
        <w:pStyle w:val="authorsandaff"/>
        <w:rPr/>
      </w:pPr>
      <w:r>
        <w:rPr/>
        <w:t xml:space="preserve">1 Sino-French Hoffmann Institute, School of Basic Medical Sciences, </w:t>
      </w:r>
      <w:r>
        <w:rPr>
          <w:rFonts w:eastAsia="Times New Roman" w:hint="eastAsia"/>
        </w:rPr>
        <w:t xml:space="preserve">The First Affiliated Hospital, Guangzhou </w:t>
      </w:r>
      <w:r>
        <w:rPr/>
        <w:t>Medical University, Guangzhou, Guangdong 511436, China</w:t>
      </w:r>
    </w:p>
    <w:p>
      <w:pPr>
        <w:pStyle w:val="authorsandaff"/>
        <w:rPr/>
      </w:pPr>
      <w:r>
        <w:rPr>
          <w:rFonts w:hint="eastAsia"/>
        </w:rPr>
        <w:t xml:space="preserve">2 </w:t>
      </w:r>
      <w:r>
        <w:rPr/>
        <w:t>Molecular Cancer Research Center, Zhongshan School of Medicine, Sun Yat-sen University Shenzhen Campus, Shenzhen, 518107, China</w:t>
      </w:r>
    </w:p>
    <w:p>
      <w:pPr>
        <w:pStyle w:val="authorsandaff"/>
        <w:rPr/>
      </w:pPr>
      <w:r>
        <w:rPr>
          <w:rFonts w:hint="eastAsia"/>
        </w:rPr>
        <w:t xml:space="preserve">3 </w:t>
      </w:r>
      <w:r>
        <w:rPr/>
        <w:t>Imaging Platform, Broad Institute of Harvard and MIT, Cambridge, Massachusetts, United States</w:t>
      </w:r>
    </w:p>
    <w:p>
      <w:pPr>
        <w:pStyle w:val="authorsandaff"/>
        <w:rPr/>
      </w:pPr>
      <w:r>
        <w:rPr>
          <w:rFonts w:hint="eastAsia"/>
        </w:rPr>
        <w:t>4</w:t>
      </w:r>
      <w:r>
        <w:rPr/>
        <w:t xml:space="preserve"> Department of Biostatistics and Bioinformatics, Duke University School of Medicine, Durham, North Carolina, 27710, United States</w:t>
      </w:r>
    </w:p>
    <w:p>
      <w:pPr>
        <w:pStyle w:val="authorsandaff"/>
        <w:rPr/>
      </w:pPr>
      <w:r>
        <w:rPr/>
        <w:t xml:space="preserve"># Corresponding authors: E-mails: </w:t>
      </w:r>
      <w:hyperlink r:id="rId2">
        <w:r>
          <w:rPr>
            <w:rStyle w:val="Style6"/>
            <w:rFonts w:hint="eastAsia"/>
          </w:rPr>
          <w:t>mo.liu@gzhmu.edu.cn</w:t>
        </w:r>
      </w:hyperlink>
      <w:r>
        <w:rPr>
          <w:rFonts w:hint="eastAsia"/>
        </w:rPr>
        <w:t xml:space="preserve">, </w:t>
      </w:r>
      <w:hyperlink r:id="rId3">
        <w:r>
          <w:rPr>
            <w:rStyle w:val="Hyperlink"/>
            <w:rFonts w:hint="eastAsia"/>
          </w:rPr>
          <w:t>steverozen@pm.me</w:t>
        </w:r>
      </w:hyperlink>
    </w:p>
    <w:p>
      <w:pPr>
        <w:pStyle w:val="authorsandaff"/>
        <w:rPr/>
      </w:pPr>
      <w:r>
        <w:rPr>
          <w:rFonts w:hint="eastAsia"/>
        </w:rPr>
        <w:t xml:space="preserve">* </w:t>
      </w:r>
      <w:r>
        <w:rPr/>
        <w:t>These authors contributed equally</w:t>
      </w:r>
    </w:p>
    <w:p>
      <w:pPr>
        <w:pStyle w:val="Heading1"/>
        <w:spacing w:before="0" w:after="120"/>
        <w:rPr>
          <w:rFonts w:ascii="Google Sans;Roboto;Arial;sans-s" w:hAnsi="Google Sans;Roboto;Arial;sans-s" w:eastAsia="Times New Roman"/>
          <w:sz w:val="20"/>
          <w:szCs w:val="20"/>
        </w:rPr>
      </w:pPr>
      <w:r>
        <w:rPr>
          <w:rFonts w:eastAsia="Times New Roman" w:ascii="Google Sans;Roboto;Arial;sans-s" w:hAnsi="Google Sans;Roboto;Arial;sans-s"/>
          <w:sz w:val="20"/>
          <w:szCs w:val="20"/>
        </w:rPr>
      </w:r>
      <w:r>
        <w:br w:type="page"/>
      </w:r>
    </w:p>
    <w:p>
      <w:pPr>
        <w:pStyle w:val="Heading1"/>
        <w:spacing w:before="0" w:after="120"/>
        <w:rPr/>
      </w:pPr>
      <w:r>
        <w:rPr>
          <w:rFonts w:hint="eastAsia"/>
        </w:rPr>
        <w:t>Summary</w:t>
      </w:r>
    </w:p>
    <w:p>
      <w:pPr>
        <w:pStyle w:val="Heading1"/>
        <w:spacing w:before="0" w:after="120"/>
        <w:rPr>
          <w:b w:val="false"/>
          <w:bCs w:val="false"/>
        </w:rPr>
      </w:pPr>
      <w:r>
        <w:rPr>
          <w:rFonts w:hint="eastAsia"/>
          <w:b w:val="false"/>
          <w:bCs w:val="false"/>
        </w:rPr>
        <w:t xml:space="preserve">We present a unified repertoire of indel mutational signatures in 6,975 tumors across </w:t>
      </w:r>
      <w:r>
        <w:rPr>
          <w:rFonts w:eastAsia="Times New Roman" w:hint="eastAsia"/>
          <w:b w:val="false"/>
          <w:bCs w:val="false"/>
        </w:rPr>
        <w:t>36</w:t>
      </w:r>
      <w:r>
        <w:rPr>
          <w:rFonts w:hint="eastAsia"/>
          <w:b w:val="false"/>
          <w:bCs w:val="false"/>
        </w:rPr>
        <w:t xml:space="preserve"> cancer types. Small insertions and deletions ("indels") are an important under-studied class of mutations. Koh, Nanda, and colleagues recently introduced two richer indel classifications, with 89 and 476 indel types. We identified signatures separately in the two new classification schemes and the widely used 83-type classification scheme using two algorithms. We identified 44 89-type signatures and their 476-type counterparts; 26 are new. Because lossless translation between the 83-type and newer schemes is impossible, we used tumors dominated by single signatures to exhaustively map correspondences across classifications. The 89- and, especially, the 476-type schemes distinguish signatures and spectra that the 83-type scheme cannot. We release software for generating and plotting spectra in the new classifications. An accompanying web site enables exploration of signatures and their cross-classification relationships and provides a service to construct spectra from </w:t>
      </w:r>
      <w:r>
        <w:rPr>
          <w:b w:val="false"/>
          <w:bCs w:val="false"/>
        </w:rPr>
        <w:t xml:space="preserve">VCF </w:t>
      </w:r>
      <w:r>
        <w:rPr>
          <w:rFonts w:hint="eastAsia"/>
          <w:b w:val="false"/>
          <w:bCs w:val="false"/>
        </w:rPr>
        <w:t>files.</w:t>
      </w:r>
    </w:p>
    <w:p>
      <w:pPr>
        <w:pStyle w:val="Heading1"/>
        <w:spacing w:before="0" w:after="120"/>
        <w:rPr/>
      </w:pPr>
      <w:r>
        <w:rPr>
          <w:rFonts w:hint="eastAsia"/>
        </w:rPr>
        <w:t>150</w:t>
      </w:r>
      <w:r>
        <w:br w:type="page"/>
      </w:r>
    </w:p>
    <w:p>
      <w:pPr>
        <w:pStyle w:val="Normal"/>
        <w:spacing w:lineRule="auto" w:line="360" w:before="0" w:after="0"/>
        <w:ind w:hanging="0"/>
        <w:rPr>
          <w:rFonts w:eastAsia="Times New Roman"/>
          <w:b/>
          <w:bCs/>
        </w:rPr>
      </w:pPr>
      <w:r>
        <w:rPr>
          <w:rFonts w:eastAsia="Times New Roman" w:hint="eastAsia"/>
          <w:b/>
          <w:bCs/>
        </w:rPr>
        <w:t>Graphical Abstract</w:t>
      </w:r>
    </w:p>
    <w:p>
      <w:pPr>
        <w:pStyle w:val="Normal"/>
        <w:spacing w:lineRule="auto" w:line="360" w:before="0" w:after="0"/>
        <w:ind w:hanging="0"/>
        <w:rPr>
          <w:rFonts w:eastAsia="Times New Roman"/>
          <w:b/>
          <w:bCs/>
        </w:rPr>
      </w:pPr>
      <w:r>
        <w:rPr>
          <w:rFonts w:eastAsia="Times New Roman"/>
          <w:b/>
          <w:bCs/>
        </w:rPr>
      </w:r>
    </w:p>
    <w:p>
      <w:pPr>
        <w:pStyle w:val="Normal"/>
        <w:spacing w:lineRule="auto" w:line="360" w:before="0" w:after="0"/>
        <w:ind w:hanging="0"/>
        <w:rPr>
          <w:rFonts w:eastAsia="Times New Roman"/>
          <w:b/>
          <w:bCs/>
        </w:rPr>
      </w:pPr>
      <w:r>
        <w:rPr>
          <w:rFonts w:eastAsia="Times New Roman"/>
          <w:b/>
          <w:bCs/>
        </w:rPr>
        <w:t>Highlights</w:t>
      </w:r>
    </w:p>
    <w:p>
      <w:pPr>
        <w:pStyle w:val="Normal"/>
        <w:numPr>
          <w:ilvl w:val="0"/>
          <w:numId w:val="3"/>
        </w:numPr>
        <w:spacing w:lineRule="auto" w:line="360" w:before="0" w:after="0"/>
        <w:rPr>
          <w:rFonts w:eastAsia="Times New Roman"/>
        </w:rPr>
      </w:pPr>
      <w:r>
        <w:rPr>
          <w:rFonts w:eastAsia="Times New Roman"/>
        </w:rPr>
        <w:t>Repertoire of indel signatures across 6,975 genomes in 3 indel classification schemes</w:t>
      </w:r>
    </w:p>
    <w:p>
      <w:pPr>
        <w:pStyle w:val="Normal"/>
        <w:numPr>
          <w:ilvl w:val="0"/>
          <w:numId w:val="3"/>
        </w:numPr>
        <w:spacing w:lineRule="auto" w:line="360" w:before="0" w:after="0"/>
        <w:rPr>
          <w:rFonts w:eastAsia="Times New Roman"/>
        </w:rPr>
      </w:pPr>
      <w:r>
        <w:rPr>
          <w:rFonts w:eastAsia="Times New Roman"/>
        </w:rPr>
        <w:t>Identified 26 novel 89-type and 1</w:t>
      </w:r>
      <w:r>
        <w:rPr>
          <w:rFonts w:eastAsia="Times New Roman" w:hint="eastAsia"/>
        </w:rPr>
        <w:t>1</w:t>
      </w:r>
      <w:r>
        <w:rPr>
          <w:rFonts w:eastAsia="Times New Roman"/>
        </w:rPr>
        <w:t xml:space="preserve"> novel 83-type classification indel signatures</w:t>
      </w:r>
    </w:p>
    <w:p>
      <w:pPr>
        <w:pStyle w:val="Normal"/>
        <w:numPr>
          <w:ilvl w:val="0"/>
          <w:numId w:val="3"/>
        </w:numPr>
        <w:spacing w:lineRule="auto" w:line="360" w:before="0" w:after="0"/>
        <w:rPr>
          <w:rFonts w:eastAsia="Times New Roman"/>
        </w:rPr>
      </w:pPr>
      <w:r>
        <w:rPr>
          <w:rFonts w:eastAsia="Times New Roman"/>
        </w:rPr>
        <w:t>Integrative topography across transcription, replication, and genic regions</w:t>
      </w:r>
    </w:p>
    <w:p>
      <w:pPr>
        <w:pStyle w:val="BodyText"/>
        <w:numPr>
          <w:ilvl w:val="0"/>
          <w:numId w:val="3"/>
        </w:numPr>
        <w:rPr/>
      </w:pPr>
      <w:r>
        <w:rPr/>
        <w:t>Website and software for signature browsing and matrix generation from VCF files</w:t>
      </w:r>
    </w:p>
    <w:p>
      <w:pPr>
        <w:pStyle w:val="BodyText"/>
        <w:numPr>
          <w:ilvl w:val="0"/>
          <w:numId w:val="0"/>
        </w:numPr>
        <w:ind w:hanging="0" w:start="720"/>
        <w:rPr/>
      </w:pPr>
      <w:r>
        <w:rPr/>
        <w:drawing>
          <wp:anchor distT="0" distB="0" distL="0" distR="0" simplePos="0" relativeHeight="8" behindDoc="0" locked="0" layoutInCell="0" allowOverlap="1">
            <wp:simplePos x="0" y="0"/>
            <wp:positionH relativeFrom="column">
              <wp:posOffset>-171450</wp:posOffset>
            </wp:positionH>
            <wp:positionV relativeFrom="paragraph">
              <wp:posOffset>361950</wp:posOffset>
            </wp:positionV>
            <wp:extent cx="5715000" cy="571500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4"/>
                    <a:stretch>
                      <a:fillRect/>
                    </a:stretch>
                  </pic:blipFill>
                  <pic:spPr bwMode="auto">
                    <a:xfrm>
                      <a:off x="0" y="0"/>
                      <a:ext cx="5715000" cy="5715000"/>
                    </a:xfrm>
                    <a:prstGeom prst="rect">
                      <a:avLst/>
                    </a:prstGeom>
                    <a:noFill/>
                  </pic:spPr>
                </pic:pic>
              </a:graphicData>
            </a:graphic>
          </wp:anchor>
        </w:drawing>
      </w:r>
      <w:r>
        <w:br w:type="page"/>
      </w:r>
    </w:p>
    <w:p>
      <w:pPr>
        <w:pStyle w:val="Heading1"/>
        <w:spacing w:before="0" w:after="120"/>
        <w:rPr/>
      </w:pPr>
      <w:r>
        <w:rPr/>
        <w:t>Introduction</w:t>
      </w:r>
    </w:p>
    <w:p>
      <w:pPr>
        <w:pStyle w:val="normalfirst"/>
        <w:rPr/>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rP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r>
      <w:r>
        <w:rPr>
          <w:rStyle w:val="normalfirstChar"/>
        </w:rPr>
        <w:fldChar w:fldCharType="end"/>
      </w:r>
      <w:r>
        <w:rPr>
          <w:rStyle w:val="normalfirstChar"/>
        </w:rPr>
        <w:t>, or exogenous sources, including exposure to chemical</w:t>
      </w:r>
      <w:r>
        <w:rPr/>
        <w:t xml:space="preserve"> carcinogens </w:t>
      </w:r>
      <w:r>
        <w:rPr>
          <w:rFonts w:hint="eastAsia"/>
        </w:rPr>
        <w:t>in</w:t>
      </w:r>
      <w:r>
        <w:rPr/>
        <w:t xml:space="preserve"> tobacco smok</w:t>
      </w:r>
      <w:r>
        <w:rPr>
          <w:rFonts w:hint="eastAsia"/>
        </w:rPr>
        <w:t>e</w:t>
      </w:r>
      <w:r>
        <w:rPr/>
        <w:t xml:space="preserve"> or certain herbal medicines </w:t>
      </w:r>
      <w:bookmarkStart w:id="2" w:name="ZOTERO_BREF_IM4gJ3yQ6hq2"/>
      <w:r>
        <w:rPr/>
        <w:t>(Alexandrov et al. 2016; Ng et al. 2017; Dziubańska-Kusibab et al. 2020; Boot et al. 2020)</w:t>
      </w:r>
      <w:bookmarkEnd w:id="2"/>
      <w:r>
        <w:rPr/>
        <w:t xml:space="preserve">. Mutational signature analysis provides insights into cancer etiology, prognosis, prevention, </w:t>
      </w:r>
      <w:r>
        <w:rPr>
          <w:rFonts w:hint="eastAsia"/>
        </w:rPr>
        <w:t xml:space="preserve">evolution, </w:t>
      </w:r>
      <w:r>
        <w:rPr/>
        <w:t xml:space="preserve">and </w:t>
      </w:r>
      <w:r>
        <w:rPr>
          <w:rFonts w:hint="eastAsia"/>
        </w:rPr>
        <w:t xml:space="preserve">mutational signatures can </w:t>
      </w:r>
      <w:r>
        <w:rPr/>
        <w:t>also serv</w:t>
      </w:r>
      <w:r>
        <w:rPr>
          <w:rFonts w:hint="eastAsia"/>
        </w:rPr>
        <w:t>e</w:t>
      </w:r>
      <w:r>
        <w:rPr/>
        <w:t xml:space="preserve"> as biomarkers for mutagenic exposures</w:t>
      </w:r>
      <w:r>
        <w:rPr>
          <w:rFonts w:hint="eastAsia"/>
        </w:rPr>
        <w:t xml:space="preserve"> </w:t>
      </w:r>
    </w:p>
    <w:p>
      <w:pPr>
        <w:pStyle w:val="Normal"/>
        <w:rPr/>
      </w:pPr>
      <w:r>
        <w:rPr/>
        <w:t xml:space="preserve">By “mutational signatures” we mean distinctive patterns </w:t>
      </w:r>
      <w:r>
        <w:rPr>
          <w:rFonts w:hint="eastAsia"/>
        </w:rPr>
        <w:t xml:space="preserve">of mutations </w:t>
      </w:r>
      <w:r>
        <w:rPr/>
        <w:t>left on genomes by mutagenic processes or exposures. They can be identified by exposing cultured cells</w:t>
      </w:r>
      <w:r>
        <w:rPr>
          <w:rFonts w:hint="eastAsia"/>
        </w:rPr>
        <w:t>, organoids, or experimental animals</w:t>
      </w:r>
      <w:r>
        <w:rPr/>
        <w:t xml:space="preserve"> to suspected mutagens or </w:t>
      </w:r>
      <w:r>
        <w:rPr>
          <w:rFonts w:hint="eastAsia"/>
        </w:rPr>
        <w:t xml:space="preserve">perturbing DNA repair pathways </w:t>
      </w:r>
      <w:r>
        <w:rPr/>
        <w:t xml:space="preserve">and then sequencing the </w:t>
      </w:r>
      <w:r>
        <w:rPr>
          <w:rFonts w:hint="eastAsia"/>
        </w:rPr>
        <w:t xml:space="preserve">affected </w:t>
      </w:r>
      <w:r>
        <w:rPr/>
        <w:t xml:space="preserve">genomes </w:t>
      </w:r>
      <w:bookmarkStart w:id="3" w:name="ZOTERO_BREF_97iR0u2ckHXQ"/>
      <w:r>
        <w:rPr/>
        <w:t>(Boot et al. 2018; M. N. Huang et al. 2017; Kucab et al. 2019; Caipa Garcia et al. 2024; Riva et al. 2020)</w:t>
      </w:r>
      <w:bookmarkEnd w:id="3"/>
      <w:r>
        <w:rP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 2014; Nik-Zainal et al. 2012; Degasperi et al. 2022; Chen et al. 2024; Jin et al. 2024; Koh et al. 2025)</w:t>
      </w:r>
      <w:bookmarkEnd w:id="4"/>
      <w:r>
        <w:rP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rPr/>
        <w:t>(Hoang et al. 2013; Poon et al. 2013)</w:t>
      </w:r>
      <w:bookmarkEnd w:id="5"/>
      <w:r>
        <w:rPr>
          <w:rFonts w:hint="eastAsia"/>
        </w:rPr>
        <w:t>.</w:t>
      </w:r>
      <w:r>
        <w:rPr/>
        <w:t xml:space="preserve"> Subsequent analysis revealed that this signature was also present in bladder, kidney, and liver cancers</w:t>
      </w:r>
      <w:r>
        <w:rPr>
          <w:rFonts w:hint="eastAsia"/>
        </w:rPr>
        <w:t xml:space="preserve"> </w:t>
      </w:r>
      <w:bookmarkStart w:id="6" w:name="ZOTERO_BREF_NhmgMLG5UTqp"/>
      <w:r>
        <w:rPr/>
        <w:t>(Ng et al. 2017; Poon et al. 2015)</w:t>
      </w:r>
      <w:bookmarkEnd w:id="6"/>
      <w:r>
        <w:rPr/>
        <w:t xml:space="preserve">. </w:t>
      </w:r>
      <w:r>
        <w:rPr>
          <w:rFonts w:hint="eastAsia"/>
        </w:rPr>
        <w:t xml:space="preserve">More recently, </w:t>
      </w:r>
      <w:r>
        <w:rPr/>
        <w:t xml:space="preserve">data mining of </w:t>
      </w:r>
      <w:r>
        <w:rPr>
          <w:rFonts w:hint="eastAsia"/>
        </w:rPr>
        <w:t xml:space="preserve">Chinese </w:t>
      </w:r>
      <w:r>
        <w:rPr/>
        <w:t>liver cancer genom</w:t>
      </w:r>
      <w:r>
        <w:rPr>
          <w:rFonts w:hint="eastAsia"/>
        </w:rPr>
        <w:t>es</w:t>
      </w:r>
      <w:r>
        <w:rPr/>
        <w:t xml:space="preserve"> and experiments in cell 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rPr>
          <w:rFonts w:hint="eastAsia"/>
        </w:rPr>
        <w:t>(Chen et al. 2024)</w:t>
      </w:r>
      <w:bookmarkEnd w:id="7"/>
      <w:r>
        <w:rPr>
          <w:rFonts w:hint="eastAsia"/>
        </w:rPr>
        <w:t>.</w:t>
      </w:r>
    </w:p>
    <w:p>
      <w:pPr>
        <w:pStyle w:val="Normal"/>
        <w:rPr/>
      </w:pPr>
      <w:r>
        <w:rPr/>
        <w:t>Mutational signature research has tended to focus less on indel rather than SBS signatures, and symptomatic of this COSMIC v3.</w:t>
      </w:r>
      <w:r>
        <w:rPr>
          <w:rFonts w:eastAsia="Times New Roman" w:hint="eastAsia"/>
        </w:rPr>
        <w:t>6</w:t>
      </w:r>
      <w:r>
        <w:rPr/>
        <w:t xml:space="preserve"> catalogs only 25 indel signatures compared to 78 SBS signatures. Nevertheless, indel signatures can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hhD988u0jN7V"/>
      <w:r>
        <w:rPr/>
        <w:t>(M. Huang et al. 2015; Koh et al. 2025; Davies et al. 2017)</w:t>
      </w:r>
      <w:bookmarkEnd w:id="8"/>
      <w:r>
        <w:rPr/>
        <w:t xml:space="preserve"> and a rare indel hypermutator phenotype due to a mutation in topoisomerase 2 alpha </w:t>
      </w:r>
      <w:bookmarkStart w:id="9" w:name="ZOTERO_BREF_D2iecPnvmjdB"/>
      <w:r>
        <w:rPr/>
        <w:t>(Boot et al. 2022)</w:t>
      </w:r>
      <w:bookmarkEnd w:id="9"/>
      <w:r>
        <w:rPr>
          <w:rStyle w:val="normalfirstChar"/>
        </w:rPr>
        <w:t xml:space="preserve">. </w:t>
      </w:r>
    </w:p>
    <w:p>
      <w:pPr>
        <w:pStyle w:val="Normal"/>
        <w:rPr/>
      </w:pPr>
      <w:r>
        <w:rPr/>
        <w:t xml:space="preserve">The first widely used classification of indels recognized 83 indel types, </w:t>
      </w:r>
      <w:r>
        <w:fldChar w:fldCharType="begin"/>
      </w:r>
      <w:r>
        <w:rPr/>
        <w:instrText xml:space="preserve">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rPr/>
      </w:r>
      <w:r>
        <w:rPr/>
        <w:fldChar w:fldCharType="separate"/>
      </w:r>
      <w:r>
        <w:rPr/>
        <w:t>Alexandrov et al. 2020</w:t>
      </w:r>
      <w:r>
        <w:rPr/>
      </w:r>
      <w:r>
        <w:rPr/>
        <w:fldChar w:fldCharType="end"/>
      </w:r>
      <w:r>
        <w:rPr/>
        <w:t xml:space="preserve">and recently </w:t>
      </w:r>
      <w:bookmarkStart w:id="10" w:name="ZOTERO_BREF_hycBRyjwvW2u"/>
      <w:r>
        <w:rPr/>
        <w:t>(Koh et al. 2025)</w:t>
      </w:r>
      <w:bookmarkEnd w:id="10"/>
      <w:r>
        <w:rPr/>
        <w:t xml:space="preserve"> proposed two classification schemes, one with 89 types of indel and one with 476 types (Figure 1). </w:t>
      </w:r>
    </w:p>
    <w:p>
      <w:pPr>
        <w:pStyle w:val="Normal"/>
        <w:rPr/>
      </w:pPr>
      <w:r>
        <w:rPr/>
        <w:t>The older, 83-type scheme primarily categorizes indels based on the number of bases inserted or deleted, and for single-base insertions and deletions the identity of the deleted or inserted base (conventionally shown as pyrimidines, C or 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rPr/>
        <w:t>(i.e. microsatellites, simple tandem repeats). For</w:t>
      </w:r>
      <w:r>
        <w:rPr>
          <w:rFonts w:hint="eastAsia"/>
        </w:rPr>
        <w:t xml:space="preserve"> deletions</w:t>
      </w:r>
      <w:r>
        <w:rPr/>
        <w:t xml:space="preserve"> of ≥</w:t>
      </w:r>
      <w:r>
        <w:rPr>
          <w:rFonts w:hint="eastAsia"/>
        </w:rPr>
        <w:t xml:space="preserve">2 </w:t>
      </w:r>
      <w:r>
        <w:rPr/>
        <w:t>bases</w:t>
      </w:r>
      <w:r>
        <w:rPr>
          <w:rFonts w:hint="eastAsia"/>
        </w:rPr>
        <w:t xml:space="preserve"> </w:t>
      </w:r>
      <w:r>
        <w:rPr/>
        <w:t xml:space="preserve">the 83-type system classification also encodes </w:t>
      </w:r>
      <w:r>
        <w:rPr>
          <w:rFonts w:hint="eastAsia"/>
        </w:rPr>
        <w:t>the presence of microhomology</w:t>
      </w:r>
      <w:r>
        <w:rPr/>
        <w:t xml:space="preserve">. Microhomology is </w:t>
      </w:r>
      <w:r>
        <w:rPr>
          <w:rFonts w:hint="eastAsia"/>
        </w:rPr>
        <w:t>a hallmark of error-prone DNA repair by non-homologous end-joining, which</w:t>
      </w:r>
      <w:r>
        <w:rP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|GG→A</w:t>
      </w:r>
      <w:r>
        <w:rPr>
          <w:b/>
          <w:bCs/>
        </w:rPr>
        <w:t>CA</w:t>
      </w:r>
      <w:r>
        <w:rPr>
          <w:rFonts w:hint="eastAsia"/>
        </w:rPr>
        <w:t>GG) exhibits a 2-b</w:t>
      </w:r>
      <w:r>
        <w:rPr/>
        <w:t>ase</w:t>
      </w:r>
      <w:r>
        <w:rPr>
          <w:rFonts w:hint="eastAsia"/>
        </w:rPr>
        <w:t xml:space="preserve"> microhomology (CA)</w:t>
      </w:r>
      <w:r>
        <w:rPr/>
        <w:t xml:space="preserve">. </w:t>
      </w:r>
    </w:p>
    <w:p>
      <w:pPr>
        <w:pStyle w:val="Normal"/>
        <w:rPr/>
      </w:pPr>
      <w:r>
        <w:rPr/>
        <w:t xml:space="preserve">One of the new classification schemes is based on 476 types of indel and one is based on 89 types, which mainly consolidates similar mutation types in the 476-type classification into coarser-grained mutation types </w:t>
      </w:r>
      <w:bookmarkStart w:id="11" w:name="ZOTERO_BREF_DSm1vQOtZRZy"/>
      <w:r>
        <w:rPr/>
        <w:t>(Koh et al. 2025)</w:t>
      </w:r>
      <w:bookmarkEnd w:id="11"/>
      <w:r>
        <w:rPr/>
        <w:t xml:space="preserve"> </w:t>
      </w:r>
      <w:r>
        <w:rPr>
          <w:shd w:fill="00FFFF" w:val="clear"/>
        </w:rPr>
        <w:t>(Figure 1, Table S1)</w:t>
      </w:r>
      <w:r>
        <w:rPr>
          <w:color w:val="000000"/>
        </w:rPr>
        <w:t>.</w:t>
      </w:r>
      <w:r>
        <w:rPr/>
        <w:t xml:space="preserve"> A prominent distinction is that, unlike the 83-type classification scheme, both the new classifications distinguish different types indels of a single T or C according to the non-T (respectively, non-C) flaking bases. This dramatically improves discrimination between mutational spectra and signatures containing single-base indels, which are present in most signatures. </w:t>
      </w:r>
    </w:p>
    <w:p>
      <w:pPr>
        <w:pStyle w:val="Normal"/>
        <w:rPr/>
      </w:pPr>
      <w:r>
        <w:rPr/>
        <w:t xml:space="preserve">For example, the 83-type classification distinguishes deletions of single Ts only by the number of T’s at the site of the deletion: 1, 2, 3, 4, 5, or </w:t>
      </w:r>
      <w:r>
        <w:rPr>
          <w:rFonts w:eastAsia="Liberation Serif" w:cs="Liberation Serif" w:ascii="Liberation Serif" w:hAnsi="Liberation Serif"/>
        </w:rPr>
        <w:t>≥</w:t>
      </w:r>
      <w:r>
        <w:rPr/>
        <w:t xml:space="preserve"> 6 Ts </w:t>
      </w:r>
      <w:r>
        <w:rPr>
          <w:shd w:fill="00FFFF" w:val="clear"/>
        </w:rPr>
        <w:t>(Figure 1A)</w:t>
      </w:r>
      <w:r>
        <w:rPr/>
        <w:t>. By contrast, the 89-type classification distinguishes among deletions of T according to bases preceding or following the sequence of Ts at the site of the deletion. However, it groups together deletions of T from sequences of 1, 2, 3, or 4 T, and groups together deletions of sequences of 5, 6, 7, ,8 and Ts. Thus, for example, deletions of ATA</w:t>
      </w:r>
      <w:r>
        <w:rPr>
          <w:rFonts w:cs="DejaVu Sans" w:hint="eastAsia" w:ascii="DejaVu Sans" w:hAnsi="DejaVu Sans"/>
        </w:rPr>
        <w:t>→</w:t>
      </w:r>
      <w:r>
        <w:rPr/>
        <w:t>AA or ATTA</w:t>
      </w:r>
      <w:r>
        <w:rPr>
          <w:rFonts w:cs="DejaVu Sans" w:hint="eastAsia" w:ascii="DejaVu Sans" w:hAnsi="DejaVu Sans"/>
        </w:rPr>
        <w:t>→</w:t>
      </w:r>
      <w:r>
        <w:rPr/>
        <w:t>ATA are distinguished from deletions of CTA</w:t>
      </w:r>
      <w:r>
        <w:rPr>
          <w:rFonts w:cs="DejaVu Sans" w:hint="eastAsia" w:ascii="DejaVu Sans" w:hAnsi="DejaVu Sans"/>
        </w:rPr>
        <w:t>→</w:t>
      </w:r>
      <w:r>
        <w:rPr/>
        <w:t>CA or CTTA</w:t>
      </w:r>
      <w:r>
        <w:rPr>
          <w:rFonts w:cs="DejaVu Sans" w:hint="eastAsia" w:ascii="DejaVu Sans" w:hAnsi="DejaVu Sans"/>
        </w:rPr>
        <w:t>→</w:t>
      </w:r>
      <w:r>
        <w:rPr/>
        <w:t>CTA, but the deletions CTA</w:t>
      </w:r>
      <w:r>
        <w:rPr>
          <w:rFonts w:cs="DejaVu Sans" w:hint="eastAsia" w:ascii="DejaVu Sans" w:hAnsi="DejaVu Sans"/>
        </w:rPr>
        <w:t>→</w:t>
      </w:r>
      <w:r>
        <w:rPr/>
        <w:t>CA and CTTTTA</w:t>
      </w:r>
      <w:r>
        <w:rPr>
          <w:rFonts w:cs="DejaVu Sans" w:hint="eastAsia" w:ascii="DejaVu Sans" w:hAnsi="DejaVu Sans"/>
        </w:rPr>
        <w:t>→</w:t>
      </w:r>
      <w:r>
        <w:rPr/>
        <w:t>CTTTA have the same classification. The 476-type classification scheme provides fined-grained distinctions among deletions of a single C or T that combine the distinctions in the 83 and 89-type system. The 476-type classification scheme shows, for example, that in the signature in Figure 1 (InsDel23), the most prominent deletions are ATA</w:t>
      </w:r>
      <w:r>
        <w:rPr>
          <w:rFonts w:cs="DejaVu Sans" w:hint="eastAsia" w:ascii="DejaVu Sans" w:hAnsi="DejaVu Sans"/>
        </w:rPr>
        <w:t>→</w:t>
      </w:r>
      <w:r>
        <w:rPr/>
        <w:t>AA, CTA</w:t>
      </w:r>
      <w:r>
        <w:rPr>
          <w:rFonts w:cs="DejaVu Sans" w:hint="eastAsia" w:ascii="DejaVu Sans" w:hAnsi="DejaVu Sans"/>
        </w:rPr>
        <w:t>→</w:t>
      </w:r>
      <w:r>
        <w:rPr/>
        <w:t>CA, and GTA</w:t>
      </w:r>
      <w:r>
        <w:rPr>
          <w:rFonts w:cs="DejaVu Sans" w:hint="eastAsia" w:ascii="DejaVu Sans" w:hAnsi="DejaVu Sans"/>
        </w:rPr>
        <w:t>→</w:t>
      </w:r>
      <w:r>
        <w:rPr/>
        <w:t xml:space="preserve">GA. The classifications of indels of 2 or more bases are less intuitive. </w:t>
      </w:r>
      <w:r>
        <w:rPr>
          <w:shd w:fill="00FFFF" w:val="clear"/>
        </w:rPr>
        <w:t>Table S1</w:t>
      </w:r>
      <w:r>
        <w:rPr/>
        <w:t xml:space="preserve"> provides a mapping from the 476-type classification to the 89 and 83-type classifications, as well as multiple examples of each category of deletion. </w:t>
      </w:r>
    </w:p>
    <w:p>
      <w:pPr>
        <w:pStyle w:val="ListParagraph"/>
        <w:ind w:firstLineChars="200"/>
        <w:rPr/>
      </w:pPr>
      <w:r>
        <w:rPr/>
        <w:t xml:space="preserve">Here, we analyzed somatic indels in </w:t>
      </w:r>
      <w:r>
        <w:rPr>
          <w:rFonts w:hint="eastAsia"/>
        </w:rPr>
        <w:t>6,975</w:t>
      </w:r>
      <w:r>
        <w:rP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rPr/>
        <w:t xml:space="preserve"> signatures by collapsing the 476-type signatures to 89-type signatures and comparing the collapsed signatures to signatures identified in the 89-type classification. We used tumor samples with spectra dominated by single signatures to map signatures in the 83-type classification to signatures in the other two classifications. We further profiled signatures’ replication timing, asymmetry</w:t>
      </w:r>
      <w:r>
        <w:rPr>
          <w:rFonts w:hint="eastAsia"/>
        </w:rPr>
        <w:t xml:space="preserve"> between genic and intergenic regions and </w:t>
      </w:r>
      <w:r>
        <w:rPr/>
        <w:t>asymmetry</w:t>
      </w:r>
      <w:r>
        <w:rPr>
          <w:rFonts w:hint="eastAsia"/>
        </w:rPr>
        <w:t xml:space="preserve"> between leading and lagging </w:t>
      </w:r>
      <w:r>
        <w:rPr/>
        <w:t>replication strands, providing insights into mutational processes underlying the signatures. We also tallied their associations to SBSs and to sex within individual cancer types. Finally, in addition to the supplementary information provided here, we also provide a web site to facilitate exploration of these signatures</w:t>
      </w:r>
      <w:r>
        <w:rPr>
          <w:rFonts w:eastAsia="Times New Roman" w:hint="eastAsia"/>
        </w:rPr>
        <w:t xml:space="preserve"> </w:t>
      </w:r>
      <w:r>
        <w:rPr>
          <w:rFonts w:eastAsia="Times New Roman" w:hint="eastAsia"/>
          <w:shd w:fill="00FFFF" w:val="clear"/>
        </w:rPr>
        <w:t>(</w:t>
      </w:r>
      <w:r>
        <w:rPr>
          <w:rFonts w:eastAsia="Times New Roman"/>
          <w:shd w:fill="00FFFF" w:val="clear"/>
        </w:rPr>
        <w:t>https://indelsig.net</w:t>
      </w:r>
      <w:r>
        <w:rPr>
          <w:rFonts w:eastAsia="Times New Roman" w:hint="eastAsia"/>
          <w:shd w:fill="00FFFF" w:val="clear"/>
        </w:rPr>
        <w:t>)</w:t>
      </w:r>
      <w:r>
        <w:rPr/>
        <w:t xml:space="preserve"> </w:t>
      </w:r>
    </w:p>
    <w:p>
      <w:pPr>
        <w:pStyle w:val="Heading1"/>
        <w:rPr/>
      </w:pPr>
      <w:r>
        <w:rPr/>
        <w:t>Results</w:t>
      </w:r>
    </w:p>
    <w:p>
      <w:pPr>
        <w:pStyle w:val="Heading2"/>
        <w:rPr/>
      </w:pPr>
      <w:r>
        <w:rPr/>
        <w:t>Repertoire of indel signatures based on de novo signature discovery</w:t>
      </w:r>
    </w:p>
    <w:p>
      <w:pPr>
        <w:pStyle w:val="normalfirst"/>
        <w:rPr/>
      </w:pPr>
      <w:r>
        <w:rPr/>
        <w:t>We identified indel signatures in all three classifications from a total of 6,975 cancer genomes encompassing 3</w:t>
      </w:r>
      <w:r>
        <w:rPr>
          <w:rFonts w:eastAsia="Times New Roman" w:hint="eastAsia"/>
        </w:rPr>
        <w:t>6</w:t>
      </w:r>
      <w:r>
        <w:rPr/>
        <w:t xml:space="preserve"> cancer types using a method based on hierarchical Dirichlet processes </w:t>
      </w:r>
      <w:bookmarkStart w:id="12" w:name="ZOTERO_BREF_sXKgi2ptdMXh"/>
      <w:r>
        <w:rPr/>
        <w:t>(Liu et al. 2023)</w:t>
      </w:r>
      <w:bookmarkEnd w:id="12"/>
      <w:r>
        <w:rPr/>
        <w:t xml:space="preserve">, and a method based on non-negative matrix factorization </w:t>
      </w:r>
      <w:bookmarkStart w:id="13" w:name="ZOTERO_BREF_Ax2rB3g50il2"/>
      <w:r>
        <w:rPr/>
        <w:t>(Islam et al. 2022)</w:t>
      </w:r>
      <w:bookmarkEnd w:id="13"/>
      <w:r>
        <w:rPr/>
        <w:t xml:space="preserve">. The extracted signatures were broadly consistent between the two methods </w:t>
      </w:r>
      <w:r>
        <w:rPr>
          <w:highlight w:val="cyan"/>
          <w:shd w:fill="FFFF00" w:val="clear"/>
        </w:rPr>
        <w:t>(</w:t>
      </w:r>
      <w:r>
        <w:rPr>
          <w:shd w:fill="00FFFF" w:val="clear"/>
        </w:rPr>
        <w:t>Tables 1, S2-S8</w:t>
      </w:r>
      <w:r>
        <w:rPr>
          <w:shd w:fill="00FF00" w:val="clear"/>
        </w:rPr>
        <w:t>)</w:t>
      </w:r>
      <w:r>
        <w:rPr/>
        <w:t>. We identified 44 mutational signatures in the new 89-type classification and, independently, the 44 corresponding signatures in the new 476-type classification. We assessed concordance between signatures identified in two classification systems by collapsing the 476-type signatures to their 89-type counterparts and comparing them to signatures extracted in the 89-type classification. Mean cosine similarity was &gt; 0.989 (median &gt; 0.994, minimum &gt; 0.951), providing evidence that these signatures constitute latent factors robust to the feature set in which the</w:t>
      </w:r>
      <w:r>
        <w:rPr>
          <w:rFonts w:eastAsia="Times New Roman" w:hint="eastAsia"/>
        </w:rPr>
        <w:t>y</w:t>
      </w:r>
      <w:r>
        <w:rPr/>
        <w:t xml:space="preserve"> were discovered. Further evidence of their robustness derives from the identification of tumor spectra dominated by a single signature. For</w:t>
      </w:r>
      <w:r>
        <w:rPr>
          <w:rFonts w:eastAsia="Times New Roman" w:hint="eastAsia"/>
        </w:rPr>
        <w:t xml:space="preserve"> 35 </w:t>
      </w:r>
      <w:r>
        <w:rPr/>
        <w:t>of the 44 signatures, there were tumor spectra with cosine similarity &gt;</w:t>
      </w:r>
      <w:r>
        <w:rPr>
          <w:rFonts w:eastAsia="Times New Roman" w:hint="eastAsia"/>
        </w:rPr>
        <w:t xml:space="preserve"> 0.95 </w:t>
      </w:r>
      <w:r>
        <w:rPr/>
        <w:t xml:space="preserve">cosine similarity, and for 39 there were tumor spectra with similarity &gt; 0.90 (Table 1). Of the 44 signatures identified in the 89-type classification, similar signatures were previously described for 18 </w:t>
      </w:r>
      <w:bookmarkStart w:id="14" w:name="ZOTERO_BREF_0qMQgAENxeSA"/>
      <w:r>
        <w:rPr/>
        <w:t>(Koh et al. 2025)</w:t>
      </w:r>
      <w:bookmarkEnd w:id="14"/>
      <w:r>
        <w:rPr/>
        <w:t xml:space="preserve"> and 26 were not previously described to our knowlege (Table 1). We also carried out signature discovery in spectra in the 83-type classification, and discovered 34 signatures, of which 20 were similar to signatures in the COSMIC reference set, and 3 additional signatures were similar to signatures identified in </w:t>
      </w:r>
      <w:bookmarkStart w:id="15" w:name="ZOTERO_BREF_RenPiKIXIJyQ"/>
      <w:r>
        <w:rPr>
          <w:shd w:fill="FF0000" w:val="clear"/>
        </w:rPr>
        <w:t>(Jin et al. 2024b)</w:t>
      </w:r>
      <w:bookmarkEnd w:id="15"/>
      <w:r>
        <w:rPr/>
        <w:t xml:space="preserve"> (Table 1).</w:t>
      </w:r>
    </w:p>
    <w:p>
      <w:pPr>
        <w:pStyle w:val="normalfirst"/>
        <w:ind w:firstLine="720"/>
        <w:rPr/>
      </w:pPr>
      <w:r>
        <w:rPr/>
        <w:t xml:space="preserve">Because lossless translation between signatures in the 83-type and the two new classification schemes is impossible </w:t>
      </w:r>
      <w:r>
        <w:rPr>
          <w:shd w:fill="00FFFF" w:val="clear"/>
        </w:rPr>
        <w:t>(Table S1),</w:t>
      </w:r>
      <w:r>
        <w:rPr/>
        <w:t xml:space="preserve"> we used tumor mutational spectra dominated by individual signatures to systematically elucidate signature correspondences across classification schemes. </w:t>
      </w:r>
      <w:r>
        <w:rPr>
          <w:shd w:fill="00FFFF" w:val="clear"/>
        </w:rPr>
        <w:t>Table 1</w:t>
      </w:r>
      <w:r>
        <w:rPr/>
        <w:t xml:space="preserve"> shows the correspondences, with details and discussion in </w:t>
      </w:r>
      <w:r>
        <w:rPr>
          <w:rFonts w:eastAsia="Times New Roman"/>
          <w:shd w:fill="00FFFF" w:val="clear"/>
        </w:rPr>
        <w:t>https://indelsig.net/</w:t>
      </w:r>
      <w:r>
        <w:rPr>
          <w:shd w:fill="00FFFF" w:val="clear"/>
        </w:rPr>
        <w:t>.</w:t>
      </w:r>
    </w:p>
    <w:p>
      <w:pPr>
        <w:pStyle w:val="normalfirst"/>
        <w:ind w:firstLine="720"/>
        <w:rPr/>
      </w:pPr>
      <w:r>
        <w:rPr/>
        <w:t xml:space="preserve">In several cases, the new indel classifications systems were able to distinguish signatures that the older system merged. This is clearest for deletions of single T bases from tracts of </w:t>
      </w:r>
      <w:r>
        <w:rPr>
          <w:rFonts w:eastAsia="Liberation Serif" w:cs="Liberation Serif" w:ascii="Liberation Serif" w:hAnsi="Liberation Serif"/>
        </w:rPr>
        <w:t>≥</w:t>
      </w:r>
      <w:r>
        <w:rPr/>
        <w:t xml:space="preserve"> 6 Ts. Our data set had &gt; 8.5 million of these deletions out of 18.4 million deletions in total. The COSMIC reference signature ID2 in the older, 83-type classification, consists exclusively of these deletions. The new indel classifications divide ID2 into three signatures. Among these, InsDel2b is dominated by deletions of T from tracts of 5 to 7 Ts. InsDel2a and InsDel2c are both dominated by deletions of single Ts’ from stretches of </w:t>
      </w:r>
      <w:r>
        <w:rPr>
          <w:rFonts w:eastAsia="Liberation Serif" w:cs="Liberation Serif" w:ascii="Liberation Serif" w:hAnsi="Liberation Serif"/>
        </w:rPr>
        <w:t>≥ 8 Ts. However, they are distinguished by InsDel2a’s preference for flanking A bases and InsDel1c’s preference for flanking C bases.</w:t>
      </w:r>
      <w:r>
        <w:rPr/>
        <w:t xml:space="preserve"> Mutations attributed to </w:t>
      </w:r>
      <w:r>
        <w:rPr>
          <w:color w:val="000000"/>
        </w:rPr>
        <w:t xml:space="preserve">Insdel2b and InsDel2c are strongly enriched among MSI-H tumors. Furthermore, the counts of mutations attributed to these signatures are correlated with the counts of mutations attributed to the MSI-H-associated SBS signatures SBS6, SBS26, and SBS44 </w:t>
      </w:r>
      <w:r>
        <w:rPr>
          <w:color w:val="000000"/>
          <w:shd w:fill="00FFFF" w:val="clear"/>
        </w:rPr>
        <w:t>(Figure 4, Figure S1).</w:t>
      </w:r>
    </w:p>
    <w:p>
      <w:pPr>
        <w:pStyle w:val="normalfirst"/>
        <w:ind w:firstLine="720"/>
        <w:rPr/>
      </w:pPr>
      <w:r>
        <w:rPr/>
        <w:t xml:space="preserve">In addition to the deletions of single T bases from long poly-T tracts, insertions of single T bases into long poly-T tracts also showed that the new indel classification systems distinguish signatures that the older system merged. Our data set had 3.3 million insertions of single T bases into tracts of </w:t>
      </w:r>
      <w:r>
        <w:rPr>
          <w:rFonts w:eastAsia="Liberation Serif" w:cs="Liberation Serif" w:ascii="Liberation Serif" w:hAnsi="Liberation Serif"/>
        </w:rPr>
        <w:t>≥</w:t>
      </w:r>
      <w:r>
        <w:rPr/>
        <w:t xml:space="preserve"> 5 Ts, which in the 83-type system constitutes a single mutation class, and COSMIC reference signature ID1 consists exclusively of this class of insertions. The new indel classifications divide ID1 into three signatures. Among these, InsDel1a has the largest proportion of insertions into tracts of </w:t>
      </w:r>
      <w:r>
        <w:rPr>
          <w:rFonts w:eastAsia="Liberation Serif" w:cs="Liberation Serif" w:ascii="Liberation Serif" w:hAnsi="Liberation Serif"/>
        </w:rPr>
        <w:t>≥</w:t>
      </w:r>
      <w:r>
        <w:rPr/>
        <w:t xml:space="preserve"> 8 Ts and InsDel1b has the smallest proportion, while InsDel1c has an intermediate proportion. Compared to InsDel1b, InsDel1a and InsDel1c have larger proportions of A to the left of the poly-T tract and G to the right, and smaller proportions of C to the left of the poly-T tract with C or A to the right. InsDel1b is further distinguished from InsDel1a and 1b in that several tumors with high proportions of InsDel1b (&gt; 0.4) have mutations in the proofreading domain of polymerase epsilon </w:t>
      </w:r>
      <w:r>
        <w:rPr>
          <w:shd w:fill="00FFFF" w:val="clear"/>
        </w:rPr>
        <w:t xml:space="preserve">(Table S9; </w:t>
      </w:r>
      <w:r>
        <w:rPr>
          <w:shd w:fill="FF0000" w:val="clear"/>
        </w:rPr>
        <w:t>possibly remove some of the sheets from table S9)</w:t>
      </w:r>
      <w:r>
        <w:rPr/>
        <w:t>.</w:t>
      </w:r>
    </w:p>
    <w:p>
      <w:pPr>
        <w:pStyle w:val="normalfirst"/>
        <w:rPr/>
      </w:pPr>
      <w:r>
        <w:rPr>
          <w:rFonts w:eastAsia="Times New Roman" w:hint="eastAsia"/>
          <w:b/>
          <w:bCs/>
          <w:i/>
          <w:iCs/>
        </w:rPr>
        <w:t>Two cases where the 89-type classification misses clear differences.</w:t>
      </w:r>
      <w:r>
        <w:rPr>
          <w:rFonts w:eastAsia="Times New Roman" w:hint="eastAsia"/>
          <w:b/>
          <w:bCs/>
        </w:rPr>
        <w:t xml:space="preserve"> </w:t>
      </w:r>
      <w:r>
        <w:rPr>
          <w:rFonts w:eastAsia="Times New Roman" w:hint="eastAsia"/>
        </w:rPr>
        <w:t xml:space="preserve">While the 89-type classification system on the whole better discriminates signatures, in two cases the 83-type and 476 type systems clearly differentiated signatures that were almost </w:t>
      </w:r>
      <w:r>
        <w:rPr>
          <w:rFonts w:eastAsia="Times New Roman"/>
        </w:rPr>
        <w:t>identical to</w:t>
      </w:r>
      <w:r>
        <w:rPr>
          <w:rFonts w:eastAsia="Times New Roman" w:hint="eastAsia"/>
        </w:rPr>
        <w:t xml:space="preserve"> the 89-type system. One case consisted of InsDel13 and InsDel</w:t>
      </w:r>
      <w:r>
        <w:rPr>
          <w:rFonts w:eastAsia="Times New Roman"/>
        </w:rPr>
        <w:t>_</w:t>
      </w:r>
      <w:r>
        <w:rPr>
          <w:rFonts w:eastAsia="Times New Roman" w:hint="eastAsia"/>
        </w:rPr>
        <w:t>C. These are nearly identical in the 89-type system, which groups deletions of single Ts in stretches of 1, 2, 3, or 4 Ts as a single deletion type. However the 83 and 476 type systems show that InsDel</w:t>
      </w:r>
      <w:r>
        <w:rPr>
          <w:rFonts w:eastAsia="Times New Roman"/>
        </w:rPr>
        <w:t>_</w:t>
      </w:r>
      <w:r>
        <w:rPr>
          <w:rFonts w:eastAsia="Times New Roman" w:hint="eastAsia"/>
        </w:rPr>
        <w:t>C has deletions of 1 T from ATA (ATA</w:t>
      </w:r>
      <w:r>
        <w:rPr>
          <w:rFonts w:cs="DejaVu Sans" w:hint="eastAsia" w:ascii="DejaVu Sans" w:hAnsi="DejaVu Sans"/>
        </w:rPr>
        <w:t>→</w:t>
      </w:r>
      <w:r>
        <w:rPr>
          <w:rFonts w:eastAsia="Times New Roman" w:hint="eastAsia"/>
        </w:rPr>
        <w:t>AA), while InsDel13 has deletions of T from ATTA (ATTA</w:t>
      </w:r>
      <w:r>
        <w:rPr>
          <w:rFonts w:cs="DejaVu Sans" w:hint="eastAsia" w:ascii="DejaVu Sans" w:hAnsi="DejaVu Sans"/>
        </w:rPr>
        <w:t>→</w:t>
      </w:r>
      <w:r>
        <w:rPr>
          <w:rFonts w:eastAsia="Times New Roman" w:hint="eastAsia"/>
        </w:rPr>
        <w:t>ATA,</w:t>
      </w:r>
      <w:r>
        <w:rPr>
          <w:rFonts w:eastAsia="Times New Roman" w:hint="eastAsia"/>
          <w:shd w:fill="00FFFF" w:val="clear"/>
        </w:rPr>
        <w:t xml:space="preserve"> Figure S2A)</w:t>
      </w:r>
      <w:r>
        <w:rPr/>
        <w:t>.</w:t>
      </w:r>
      <w:r>
        <w:rPr>
          <w:rFonts w:eastAsia="Times New Roman" w:hint="eastAsia"/>
        </w:rPr>
        <w:t xml:space="preserve"> The other case consisted of InsDel11 and InsDel16. InsDel11 has insertions of one C next to an isolated C (C with non-Cs on each side, e.g. ACG</w:t>
      </w:r>
      <w:r>
        <w:rPr>
          <w:rFonts w:cs="DejaVu Sans" w:hint="eastAsia" w:ascii="DejaVu Sans" w:hAnsi="DejaVu Sans"/>
        </w:rPr>
        <w:t>→</w:t>
      </w:r>
      <w:r>
        <w:rPr>
          <w:rFonts w:eastAsia="Times New Roman" w:hint="eastAsia"/>
        </w:rPr>
        <w:t>ACCG) and insertion of a one T next to an isolated T (e.g. GTG</w:t>
      </w:r>
      <w:r>
        <w:rPr>
          <w:rFonts w:cs="DejaVu Sans" w:hint="eastAsia" w:ascii="DejaVu Sans" w:hAnsi="DejaVu Sans"/>
        </w:rPr>
        <w:t>→</w:t>
      </w:r>
      <w:r>
        <w:rPr>
          <w:rFonts w:eastAsia="Times New Roman" w:hint="eastAsia"/>
        </w:rPr>
        <w:t>GTTG). InsDel16 has insertion of one C between non-Cs (e.g. AT</w:t>
      </w:r>
      <w:r>
        <w:rPr>
          <w:rFonts w:cs="DejaVu Sans" w:hint="eastAsia" w:ascii="DejaVu Sans" w:hAnsi="DejaVu Sans"/>
        </w:rPr>
        <w:t>→</w:t>
      </w:r>
      <w:r>
        <w:rPr>
          <w:rFonts w:eastAsia="Times New Roman" w:hint="eastAsia"/>
        </w:rPr>
        <w:t>ACT), and insertion of one T between non-Ts (e.g. AG</w:t>
      </w:r>
      <w:r>
        <w:rPr>
          <w:rFonts w:cs="DejaVu Sans" w:hint="eastAsia" w:ascii="DejaVu Sans" w:hAnsi="DejaVu Sans"/>
        </w:rPr>
        <w:t>→</w:t>
      </w:r>
      <w:r>
        <w:rPr>
          <w:rFonts w:eastAsia="Times New Roman" w:hint="eastAsia"/>
        </w:rPr>
        <w:t xml:space="preserve">ATG, </w:t>
      </w:r>
      <w:r>
        <w:rPr>
          <w:rFonts w:eastAsia="Times New Roman" w:hint="eastAsia"/>
          <w:shd w:fill="00FFFF" w:val="clear"/>
        </w:rPr>
        <w:t>Figure S2B</w:t>
      </w:r>
      <w:r>
        <w:rPr/>
        <w:t xml:space="preserve">). Again, </w:t>
      </w:r>
      <w:r>
        <w:rPr>
          <w:rFonts w:eastAsia="Times New Roman" w:hint="eastAsia"/>
        </w:rPr>
        <w:t>the 89-type system does not capture these differences, while the 83 and 476-type systems do.</w:t>
      </w:r>
    </w:p>
    <w:p>
      <w:pPr>
        <w:pStyle w:val="normalfirst"/>
        <w:rPr>
          <w:b/>
          <w:bCs/>
          <w:i/>
          <w:iCs/>
        </w:rPr>
      </w:pPr>
      <w:r>
        <w:rPr>
          <w:b/>
          <w:bCs/>
          <w:i/>
          <w:iCs/>
        </w:rPr>
        <w:t>New insights</w:t>
      </w:r>
    </w:p>
    <w:p>
      <w:pPr>
        <w:pStyle w:val="normalfirst"/>
        <w:rPr>
          <w:b/>
          <w:bCs/>
          <w:i/>
          <w:iCs/>
        </w:rPr>
      </w:pPr>
      <w:r>
        <w:rPr>
          <w:b/>
          <w:bCs/>
          <w:i/>
          <w:iCs/>
        </w:rPr>
        <w:t xml:space="preserve">Deletions caused by aristolochic acid. </w:t>
      </w:r>
      <w:r>
        <w:rPr/>
        <w:t>One example of the benefits of the new classification schemes is that it reveals that the most common AA-related deletions of single Ts are deletions of single Ts, while the 89-type collapses these to a single type consisting of deletions of 1 to 4 Ts in various flanking contexts. Both the 476 and the 89-type classifications show that deletions of T are most often associated with a flanking A, which one might speculate is related to the adenine adducts caused by AA. These adenine adducts are also thought to be responsible for the predominance of A</w:t>
      </w:r>
      <w:r>
        <w:rPr>
          <w:rFonts w:cs="DejaVu Sans" w:hint="eastAsia" w:ascii="DejaVu Sans" w:hAnsi="DejaVu Sans"/>
        </w:rPr>
        <w:t>→</w:t>
      </w:r>
      <w:r>
        <w:rPr/>
        <w:t xml:space="preserve">T single base substitutions in the AA SBS signature and of the frequent involvement of adenines in the AA DBS signatures </w:t>
      </w:r>
    </w:p>
    <w:p>
      <w:pPr>
        <w:pStyle w:val="NormalWeb"/>
        <w:rPr/>
      </w:pPr>
      <w:r>
        <w:rPr>
          <w:rFonts w:eastAsia="Times New Roman"/>
          <w:b/>
          <w:bCs/>
          <w:i/>
          <w:iCs/>
        </w:rPr>
        <w:t>APOBEC3A activity and InsDel_Aβ</w:t>
      </w:r>
      <w:r>
        <w:rPr>
          <w:rFonts w:eastAsia="Times New Roman" w:hint="eastAsia"/>
          <w:b/>
          <w:bCs/>
          <w:i/>
          <w:iCs/>
        </w:rPr>
        <w:t xml:space="preserve">. </w:t>
      </w:r>
      <w:r>
        <w:rPr>
          <w:rFonts w:eastAsia="Times New Roman"/>
        </w:rPr>
        <w:t>We identified InsDel_Aβ, an indel signature that in the 476-type classification consists primarily of 1 bp C deletions TCA</w:t>
      </w:r>
      <w:r>
        <w:rPr>
          <w:rFonts w:hint="eastAsia"/>
        </w:rPr>
        <w:t>→</w:t>
      </w:r>
      <w:r>
        <w:rPr>
          <w:rFonts w:eastAsia="Times New Roman"/>
        </w:rPr>
        <w:t>TA and TCT</w:t>
      </w:r>
      <w:r>
        <w:rPr>
          <w:rFonts w:hint="eastAsia"/>
        </w:rPr>
        <w:t>→</w:t>
      </w:r>
      <w:r>
        <w:rPr>
          <w:rFonts w:eastAsia="Times New Roman"/>
        </w:rPr>
        <w:t>TT deletions</w:t>
      </w:r>
      <w:r>
        <w:rPr>
          <w:rFonts w:eastAsia="Times New Roman" w:hint="eastAsia"/>
        </w:rPr>
        <w:t xml:space="preserve"> (</w:t>
      </w:r>
      <w:r>
        <w:rPr>
          <w:rFonts w:eastAsia="Times New Roman" w:hint="eastAsia"/>
          <w:shd w:fill="00FFFF" w:val="clear"/>
        </w:rPr>
        <w:t>F</w:t>
      </w:r>
      <w:r>
        <w:rPr>
          <w:rFonts w:eastAsia="Times New Roman"/>
          <w:shd w:fill="00FFFF" w:val="clear"/>
        </w:rPr>
        <w:t>i</w:t>
      </w:r>
      <w:r>
        <w:rPr>
          <w:rFonts w:eastAsia="Times New Roman" w:hint="eastAsia"/>
          <w:shd w:fill="00FFFF" w:val="clear"/>
        </w:rPr>
        <w:t>gure S2C</w:t>
      </w:r>
      <w:r>
        <w:rPr>
          <w:rFonts w:eastAsia="Times New Roman" w:hint="eastAsia"/>
        </w:rPr>
        <w:t>, right sub-panel</w:t>
      </w:r>
      <w:r>
        <w:rPr>
          <w:rFonts w:eastAsia="Times New Roman"/>
        </w:rPr>
        <w:t xml:space="preserve">). Thus, InsDel_Aβ targets the same sequences as the canonical APOBEC SBS signatures SBS2 </w:t>
      </w:r>
      <w:r>
        <w:rPr>
          <w:rFonts w:eastAsia="Times New Roman" w:hint="eastAsia"/>
        </w:rPr>
        <w:t>(TCA</w:t>
      </w:r>
      <w:r>
        <w:rPr>
          <w:rFonts w:hint="eastAsia"/>
        </w:rPr>
        <w:t>→</w:t>
      </w:r>
      <w:r>
        <w:rPr>
          <w:rFonts w:eastAsia="Times New Roman" w:hint="eastAsia"/>
        </w:rPr>
        <w:t>TTA and TCT</w:t>
      </w:r>
      <w:r>
        <w:rPr>
          <w:rFonts w:cs="DejaVu Sans" w:hint="eastAsia" w:ascii="DejaVu Sans" w:hAnsi="DejaVu Sans"/>
        </w:rPr>
        <w:t>→</w:t>
      </w:r>
      <w:r>
        <w:rPr>
          <w:rFonts w:eastAsia="Times New Roman" w:hint="eastAsia"/>
        </w:rPr>
        <w:t>TTT)</w:t>
      </w:r>
      <w:r>
        <w:rPr>
          <w:rFonts w:eastAsia="Times New Roman"/>
        </w:rPr>
        <w:t xml:space="preserve"> and SBS13 </w:t>
      </w:r>
      <w:r>
        <w:rPr>
          <w:rFonts w:eastAsia="Times New Roman" w:hint="eastAsia"/>
        </w:rPr>
        <w:t>(TCA</w:t>
      </w:r>
      <w:r>
        <w:rPr>
          <w:rFonts w:cs="DejaVu Sans" w:hint="eastAsia" w:ascii="DejaVu Sans" w:hAnsi="DejaVu Sans"/>
        </w:rPr>
        <w:t>→</w:t>
      </w:r>
      <w:r>
        <w:rPr>
          <w:rFonts w:eastAsia="Times New Roman" w:hint="eastAsia"/>
        </w:rPr>
        <w:t>TGA and TCT</w:t>
      </w:r>
      <w:r>
        <w:rPr>
          <w:rFonts w:cs="DejaVu Sans" w:hint="eastAsia" w:ascii="DejaVu Sans" w:hAnsi="DejaVu Sans"/>
        </w:rPr>
        <w:t>→</w:t>
      </w:r>
      <w:r>
        <w:rPr>
          <w:rFonts w:eastAsia="Times New Roman" w:hint="eastAsia"/>
        </w:rPr>
        <w:t>TGT). E</w:t>
      </w:r>
      <w:r>
        <w:rPr>
          <w:rFonts w:eastAsia="Times New Roman"/>
        </w:rPr>
        <w:t>xperiments in cell culture showed that, in addition to single nucleotide substitutions, APOBEC3A induces indels, mainly TC</w:t>
      </w:r>
      <w:r>
        <w:rPr>
          <w:rFonts w:hint="eastAsia"/>
        </w:rPr>
        <w:t>→</w:t>
      </w:r>
      <w:r>
        <w:rPr>
          <w:rFonts w:eastAsia="Times New Roman"/>
        </w:rPr>
        <w:t xml:space="preserve">T </w:t>
      </w:r>
      <w:bookmarkStart w:id="16" w:name="ZOTERO_BREF_CAdMe2IeGVl5"/>
      <w:r>
        <w:rPr>
          <w:rFonts w:eastAsia="Times New Roman"/>
        </w:rPr>
        <w:t>(DeWeerd et al. 2022)</w:t>
      </w:r>
      <w:bookmarkEnd w:id="16"/>
      <w:r>
        <w:rPr>
          <w:rFonts w:eastAsia="Times New Roman"/>
        </w:rPr>
        <w:t xml:space="preserve">. In parallel, we discovered the corresponding 83-type indel signature, ID_A, which, compared to C_ID9, is more similar to </w:t>
      </w:r>
      <w:r>
        <w:rPr>
          <w:rFonts w:eastAsia="Times New Roman" w:hint="eastAsia"/>
        </w:rPr>
        <w:t>the experimental indel spectrum in</w:t>
      </w:r>
      <w:r>
        <w:rPr>
          <w:rFonts w:eastAsia="Times New Roman"/>
        </w:rPr>
        <w:t xml:space="preserve"> </w:t>
      </w:r>
      <w:bookmarkStart w:id="17" w:name="ZOTERO_BREF_PIzfJaCA5fo2"/>
      <w:r>
        <w:rPr>
          <w:rFonts w:eastAsia="Times New Roman"/>
        </w:rPr>
        <w:t>(DeWeerd et al. 2022)</w:t>
      </w:r>
      <w:bookmarkEnd w:id="17"/>
      <w:r>
        <w:rPr/>
        <w:t>.</w:t>
      </w:r>
      <w:r>
        <w:rPr>
          <w:rFonts w:eastAsia="Times New Roman" w:hint="eastAsia"/>
        </w:rPr>
        <w:t xml:space="preserve"> Notably ID9 and InsDel9 in both the 89-type and 476-type classifications have many deletions of single thymines, while </w:t>
      </w:r>
      <w:r>
        <w:rPr>
          <w:rFonts w:eastAsia="Times New Roman"/>
        </w:rPr>
        <w:t>ID_A and InsDel_Aβ in the 89-type and 476-type classifications lack these</w:t>
      </w:r>
      <w:r>
        <w:rPr>
          <w:rFonts w:eastAsia="宋体" w:hint="eastAsia"/>
        </w:rPr>
        <w:t xml:space="preserve"> </w:t>
      </w:r>
      <w:r>
        <w:rPr>
          <w:rFonts w:eastAsia="Times New Roman" w:hint="eastAsia"/>
          <w:shd w:fill="00FFFF" w:val="clear"/>
        </w:rPr>
        <w:t>(Figure S2C)</w:t>
      </w:r>
      <w:r>
        <w:rPr>
          <w:rFonts w:eastAsia="Times New Roman"/>
        </w:rPr>
        <w:t xml:space="preserve">. In addition, the InsDel9 476-type signature also has many deletions of a single C following A or G, while InsDel_Aβ has almost exclusively deletions of a single C following T.  This signature was was also noted in </w:t>
      </w:r>
      <w:bookmarkStart w:id="18" w:name="ZOTERO_BREF_EcFI6Fskdsau"/>
      <w:r>
        <w:rPr>
          <w:rFonts w:eastAsia="Times New Roman"/>
        </w:rPr>
        <w:t>(Koh et al. 2025)</w:t>
      </w:r>
      <w:bookmarkEnd w:id="18"/>
      <w:r>
        <w:rPr>
          <w:rFonts w:eastAsia="Times New Roman"/>
        </w:rPr>
        <w:t xml:space="preserve">, who denoted it InD9a; we propose that this signature is very distinct enough from InsDel9 in the 476-type classification to warrant an identifier.  </w:t>
      </w:r>
    </w:p>
    <w:p>
      <w:pPr>
        <w:pStyle w:val="normalfirst"/>
        <w:rPr>
          <w:shd w:fill="FFFF00" w:val="clear"/>
        </w:rPr>
      </w:pPr>
      <w:r>
        <w:rPr>
          <w:rFonts w:eastAsia="Times New Roman" w:hint="eastAsia" w:ascii="Times New Roman" w:hAnsi="Times New Roman"/>
          <w:b/>
          <w:bCs/>
          <w:i/>
          <w:iCs/>
          <w:shd w:fill="auto" w:val="clear"/>
        </w:rPr>
        <w:t>New signatures with similar proportions of deletions and insertions of a single T in poly-T tracts.</w:t>
      </w:r>
      <w:r>
        <w:rPr>
          <w:rFonts w:eastAsia="Times New Roman" w:hint="eastAsia" w:ascii="Times New Roman" w:hAnsi="Times New Roman"/>
          <w:b/>
          <w:bCs/>
          <w:shd w:fill="auto" w:val="clear"/>
        </w:rPr>
        <w:t xml:space="preserve"> </w:t>
      </w:r>
      <w:r>
        <w:rPr>
          <w:rFonts w:eastAsia="Times New Roman" w:hint="eastAsia" w:ascii="Times New Roman" w:hAnsi="Times New Roman"/>
          <w:shd w:fill="auto" w:val="clear"/>
        </w:rPr>
        <w:t xml:space="preserve"> </w:t>
      </w:r>
      <w:r>
        <w:rPr>
          <w:rFonts w:eastAsia="Times New Roman" w:ascii="Times New Roman" w:hAnsi="Times New Roman"/>
        </w:rPr>
        <w:t>W</w:t>
      </w:r>
      <w:r>
        <w:rPr>
          <w:rFonts w:eastAsia="Times New Roman" w:ascii="Times New Roman" w:hAnsi="Times New Roman"/>
        </w:rPr>
        <w:t xml:space="preserve">e identified 89-type and 476-type signatures InsDel_Nα and InsDel_Nβ </w:t>
      </w:r>
      <w:r>
        <w:rPr>
          <w:rFonts w:eastAsia="Times New Roman" w:ascii="Times New Roman" w:hAnsi="Times New Roman"/>
        </w:rPr>
        <w:t>and a corresponding 83-type signature, ID_N</w:t>
      </w:r>
      <w:r>
        <w:rPr>
          <w:rFonts w:eastAsia="Times New Roman" w:ascii="Times New Roman" w:hAnsi="Times New Roman"/>
        </w:rPr>
        <w:t xml:space="preserve">. </w:t>
      </w:r>
      <w:r>
        <w:rPr>
          <w:rFonts w:eastAsia="Times New Roman" w:ascii="Times New Roman" w:hAnsi="Times New Roman"/>
        </w:rPr>
        <w:t>These signatures have similar proportions of deletions and insertions of single thymines in poly-T tracts. Previous analysis in the 83-type system allocated these separately to ID2 and ID1, respectively &lt;cite alexandrov et al.&gt; In the our analysis</w:t>
      </w:r>
      <w:r>
        <w:rPr>
          <w:rFonts w:eastAsia="Times New Roman" w:ascii="Times New Roman" w:hAnsi="Times New Roman"/>
        </w:rPr>
        <w:t xml:space="preserve"> InsDel_Nα </w:t>
      </w:r>
      <w:r>
        <w:rPr>
          <w:rFonts w:eastAsia="Times New Roman" w:ascii="Times New Roman" w:hAnsi="Times New Roman"/>
        </w:rPr>
        <w:t xml:space="preserve">is highly enriched in tumors with deficiency in both </w:t>
      </w:r>
      <w:r>
        <w:rPr>
          <w:rFonts w:eastAsia="Times New Roman" w:ascii="Times New Roman" w:hAnsi="Times New Roman"/>
        </w:rPr>
        <w:t xml:space="preserve">POLE </w:t>
      </w:r>
      <w:r>
        <w:rPr>
          <w:rFonts w:eastAsia="Times New Roman" w:ascii="Times New Roman" w:hAnsi="Times New Roman"/>
        </w:rPr>
        <w:t>proofreading</w:t>
      </w:r>
      <w:r>
        <w:rPr>
          <w:rFonts w:eastAsia="Times New Roman" w:ascii="Times New Roman" w:hAnsi="Times New Roman"/>
        </w:rPr>
        <w:t xml:space="preserve"> and mismatch repair </w:t>
      </w:r>
      <w:r>
        <w:rPr>
          <w:rFonts w:eastAsia="Times New Roman" w:ascii="Times New Roman" w:hAnsi="Times New Roman"/>
        </w:rPr>
        <w:t xml:space="preserve">(Table S9). </w:t>
      </w:r>
      <w:r>
        <w:rPr>
          <w:rFonts w:eastAsia="Times New Roman" w:ascii="Times New Roman" w:hAnsi="Times New Roman"/>
        </w:rPr>
        <w:t xml:space="preserve"> </w:t>
      </w:r>
      <w:r>
        <w:rPr>
          <w:rFonts w:eastAsia="Times New Roman" w:ascii="Times New Roman" w:hAnsi="Times New Roman"/>
        </w:rPr>
        <w:t xml:space="preserve">A similar signature, </w:t>
      </w:r>
      <w:r>
        <w:rPr>
          <w:rFonts w:eastAsia="Times New Roman" w:ascii="Times New Roman" w:hAnsi="Times New Roman"/>
        </w:rPr>
        <w:t xml:space="preserve">InD16b </w:t>
      </w:r>
      <w:r>
        <w:rPr>
          <w:rFonts w:eastAsia="Times New Roman" w:ascii="Times New Roman" w:hAnsi="Times New Roman"/>
        </w:rPr>
        <w:t xml:space="preserve">(cosine similarity 0.923), was also </w:t>
      </w:r>
      <w:r>
        <w:rPr>
          <w:rFonts w:eastAsia="Times New Roman" w:ascii="Times New Roman" w:hAnsi="Times New Roman"/>
        </w:rPr>
        <w:t xml:space="preserve">previously reported </w:t>
      </w:r>
      <w:r>
        <w:rPr>
          <w:rFonts w:eastAsia="Times New Roman" w:ascii="Times New Roman" w:hAnsi="Times New Roman"/>
        </w:rPr>
        <w:t>to be associated with POLE proofreading and MMR deficiency</w:t>
      </w:r>
      <w:r>
        <w:rPr>
          <w:rFonts w:eastAsia="Times New Roman" w:ascii="Times New Roman" w:hAnsi="Times New Roman"/>
        </w:rPr>
        <w:t xml:space="preserve"> </w:t>
      </w:r>
      <w:r>
        <w:rPr>
          <w:rFonts w:eastAsia="Times New Roman" w:hint="eastAsia" w:ascii="Times New Roman" w:hAnsi="Times New Roman"/>
          <w:highlight w:val="cyan"/>
        </w:rPr>
        <w:t>(Table1,</w:t>
      </w:r>
      <w:r>
        <w:rPr>
          <w:rFonts w:eastAsia="Times New Roman" w:hint="eastAsia" w:ascii="Times New Roman" w:hAnsi="Times New Roman"/>
          <w:highlight w:val="cyan"/>
        </w:rPr>
        <w:t xml:space="preserve"> </w:t>
      </w:r>
      <w:r>
        <w:rPr>
          <w:rFonts w:eastAsia="Times New Roman" w:hint="eastAsia" w:ascii="Times New Roman" w:hAnsi="Times New Roman"/>
          <w:highlight w:val="cyan"/>
        </w:rPr>
        <w:t>citation).</w:t>
      </w:r>
      <w:r>
        <w:rPr>
          <w:rFonts w:eastAsia="Times New Roman" w:hint="eastAsia" w:ascii="Times New Roman" w:hAnsi="Times New Roman"/>
        </w:rPr>
        <w:t xml:space="preserve"> </w:t>
      </w:r>
      <w:r>
        <w:rPr>
          <w:rFonts w:eastAsia="Times New Roman" w:hint="eastAsia" w:ascii="Times New Roman" w:hAnsi="Times New Roman"/>
        </w:rPr>
        <w:t>The other signature,</w:t>
      </w:r>
      <w:r>
        <w:rPr>
          <w:rFonts w:eastAsia="Times New Roman" w:ascii="Times New Roman" w:hAnsi="Times New Roman"/>
        </w:rPr>
        <w:t xml:space="preserve"> InsDel_Nβ </w:t>
      </w:r>
      <w:r>
        <w:rPr>
          <w:rFonts w:eastAsia="Times New Roman" w:ascii="Times New Roman" w:hAnsi="Times New Roman"/>
        </w:rPr>
        <w:t>occurs</w:t>
      </w:r>
      <w:r>
        <w:rPr>
          <w:rFonts w:eastAsia="Times New Roman" w:ascii="Times New Roman" w:hAnsi="Times New Roman"/>
        </w:rPr>
        <w:t xml:space="preserve"> </w:t>
      </w:r>
      <w:r>
        <w:rPr>
          <w:rFonts w:eastAsia="Times New Roman" w:ascii="Times New Roman" w:hAnsi="Times New Roman"/>
        </w:rPr>
        <w:t>in</w:t>
      </w:r>
      <w:r>
        <w:rPr>
          <w:rFonts w:eastAsia="Times New Roman" w:ascii="Times New Roman" w:hAnsi="Times New Roman"/>
        </w:rPr>
        <w:t xml:space="preserve"> diverse cancer types </w:t>
      </w:r>
      <w:r>
        <w:rPr>
          <w:rFonts w:eastAsia="Times New Roman" w:ascii="Times New Roman" w:hAnsi="Times New Roman"/>
        </w:rPr>
        <w:t>and is not enriched for tumors with deficient MMR, while signatures InsDel2a,b,c are (Figure 4). &lt;excess deletions arising for polymerase errors not evened out by MMR&gt; deletions and insertions occur, deletions preferentially? Repaired. &gt; While the</w:t>
      </w:r>
      <w:r>
        <w:rPr>
          <w:rFonts w:eastAsia="Times New Roman" w:ascii="Times New Roman" w:hAnsi="Times New Roman"/>
        </w:rPr>
        <w:t xml:space="preserve"> </w:t>
      </w:r>
      <w:r>
        <w:rPr>
          <w:rFonts w:eastAsia="Times New Roman" w:ascii="Times New Roman" w:hAnsi="Times New Roman"/>
        </w:rPr>
        <w:t xml:space="preserve">83-type signature </w:t>
      </w:r>
      <w:r>
        <w:rPr>
          <w:rFonts w:eastAsia="Times New Roman" w:ascii="Times New Roman" w:hAnsi="Times New Roman"/>
        </w:rPr>
        <w:t>ID2 was attributed to both replication slippage and defective MMR &lt;</w:t>
      </w:r>
      <w:r>
        <w:rPr>
          <w:rFonts w:eastAsia="Times New Roman" w:ascii="Times New Roman" w:hAnsi="Times New Roman"/>
        </w:rPr>
        <w:t xml:space="preserve">cite alexandrov 2020&gt;, it appears that that the 89- and 476-type signatures provide some separation between signatures associated with defective MMR (InsDel2a,b,c and InsDe_Nα) and signatures associated with remaining polymerase associated indels that escaped MMR (InsDel_Nβ). &lt;other differences; poportionally more small deletions in InsDelNbeta </w:t>
      </w:r>
      <w:r>
        <w:rPr>
          <w:rFonts w:eastAsia="Times New Roman" w:ascii="Times New Roman" w:hAnsi="Times New Roman"/>
        </w:rPr>
        <w:t>Taken toget</w:t>
      </w:r>
      <w:r>
        <w:rPr>
          <w:rFonts w:eastAsia="Times New Roman" w:ascii="Times New Roman" w:hAnsi="Times New Roman"/>
        </w:rPr>
        <w:t>her, these findings suggest that InsDel_Nβ, rather than ID2, represents the authentic footprint of replication slippage, enabling an accurate operational distinction between intrinsic replication slippage (ID_N and InsDel_Nβ) and dMMR-associated mutational processes (C_ID2 and InsDel2a/b/c).</w:t>
      </w:r>
    </w:p>
    <w:p>
      <w:pPr>
        <w:pStyle w:val="Heading3"/>
        <w:numPr>
          <w:ilvl w:val="0"/>
          <w:numId w:val="0"/>
        </w:numPr>
        <w:ind w:hanging="0" w:start="0"/>
        <w:rPr>
          <w:i/>
          <w:iCs/>
          <w:sz w:val="24"/>
          <w:szCs w:val="24"/>
        </w:rPr>
      </w:pPr>
      <w:r>
        <w:rPr>
          <w:i/>
          <w:iCs/>
          <w:sz w:val="24"/>
          <w:szCs w:val="24"/>
        </w:rPr>
        <w:t>Associations between indel signatures and SBS signatures &lt;FOR STEVE TO REVIEW&gt;</w:t>
      </w:r>
    </w:p>
    <w:p>
      <w:pPr>
        <w:pStyle w:val="Normal"/>
        <w:rPr/>
      </w:pPr>
      <w:r>
        <w:rPr/>
        <w:t>We further analyzed the correlations between the i</w:t>
      </w:r>
      <w:r>
        <w:rPr>
          <w:rFonts w:hint="eastAsia"/>
        </w:rPr>
        <w:t>ndel</w:t>
      </w:r>
      <w:r>
        <w:rPr/>
        <w:t xml:space="preserve"> signature activities we derived and SBS signature activities</w:t>
      </w:r>
      <w:r>
        <w:rPr>
          <w:shd w:fill="00FFFF" w:val="clear"/>
        </w:rPr>
        <w:t xml:space="preserve"> from &lt;use reference&gt; Degasperi et al</w:t>
      </w:r>
      <w:r>
        <w:rPr/>
        <w:t>. (</w:t>
      </w:r>
      <w:r>
        <w:rPr>
          <w:shd w:fill="00FFFF" w:val="clear"/>
        </w:rPr>
        <w:t>Tables S</w:t>
      </w:r>
      <w:r>
        <w:rPr>
          <w:rFonts w:eastAsia="Times New Roman" w:hint="eastAsia"/>
          <w:shd w:fill="00FFFF" w:val="clear"/>
        </w:rPr>
        <w:t>10</w:t>
      </w:r>
      <w:r>
        <w:rPr>
          <w:rFonts w:hint="eastAsia"/>
          <w:shd w:fill="00FFFF" w:val="clear"/>
        </w:rPr>
        <w:t>, S</w:t>
      </w:r>
      <w:r>
        <w:rPr>
          <w:rFonts w:eastAsia="Times New Roman" w:hint="eastAsia"/>
          <w:shd w:fill="00FFFF" w:val="clear"/>
        </w:rPr>
        <w:t>11</w:t>
      </w:r>
      <w:r>
        <w:rPr/>
        <w:t xml:space="preserve">). Using unsupervised hierarchical clustering, we grouped mutational signatures into several distinct modules </w:t>
      </w:r>
      <w:r>
        <w:rPr>
          <w:shd w:fill="00FFFF" w:val="clear"/>
        </w:rPr>
        <w:t xml:space="preserve">(Figure </w:t>
      </w:r>
      <w:r>
        <w:rPr>
          <w:rFonts w:eastAsia="Times New Roman" w:hint="eastAsia"/>
          <w:shd w:fill="00FFFF" w:val="clear"/>
        </w:rPr>
        <w:t>4</w:t>
      </w:r>
      <w:r>
        <w:rPr>
          <w:shd w:fill="00FFFF" w:val="clear"/>
        </w:rPr>
        <w:t>)</w:t>
      </w:r>
      <w:r>
        <w:rPr/>
        <w:t>. The APOBEC-related cluster includes SBS2 and SBS13 and sho</w:t>
      </w:r>
      <w:r>
        <w:rPr>
          <w:rFonts w:eastAsia="Times New Roman" w:hint="eastAsia"/>
        </w:rPr>
        <w:t>wed</w:t>
      </w:r>
      <w:r>
        <w:rPr/>
        <w:t xml:space="preserve"> moderate correlations with ID_A and InsDel_Aβ. The homologous recombination deficiency (dHR) cluster, consisting of SBS3 and SBS8, was strongly associated with InsDel6 and InsDel9 (Figure 5, “HR defects”). UV-related signatures, such as SBS7a, SBS38, InsDel13, and InsDel_H, also clustered together, reflecting their shared etiology. The cluster related to mutations in the proofreading domain of the polymerase epsilon (</w:t>
      </w:r>
      <w:r>
        <w:rPr>
          <w:i/>
          <w:iCs/>
        </w:rPr>
        <w:t>POLE</w:t>
      </w:r>
      <w:r>
        <w:rPr/>
        <w:t xml:space="preserve">) gene was defined by the strong links between SBS signature SBS10a and indel signature InsDel1b and InsDel_K. Additional analysis of tumor somatic mutations confirmed that these signatures are associated with dysfunctional </w:t>
      </w:r>
      <w:r>
        <w:rPr>
          <w:i/>
          <w:iCs/>
        </w:rPr>
        <w:t>POLE</w:t>
      </w:r>
      <w:r>
        <w:rPr/>
        <w:t xml:space="preserve"> proofreading plus, in some tumors, mismatch repair deficiency (</w:t>
      </w:r>
      <w:r>
        <w:rPr>
          <w:shd w:fill="00FFFF" w:val="clear"/>
        </w:rPr>
        <w:t>Table S9 &lt;double check&gt;</w:t>
      </w:r>
      <w:r>
        <w:rPr/>
        <w:t>).</w:t>
      </w:r>
    </w:p>
    <w:p>
      <w:pPr>
        <w:pStyle w:val="Normal"/>
        <w:rPr/>
      </w:pPr>
      <w:r>
        <w:rPr/>
        <w:t xml:space="preserve">Within the mismatch repair deficiency (MMR) cluster, we observed a strong network of correlations between SBS6, SBS26, SBS44, and a group of indel signatures, including C_ID2, InsDel2b, InsDel2c, InsDel7, InsDel_D, and InsDel_J (Figure </w:t>
      </w:r>
      <w:r>
        <w:rPr>
          <w:rFonts w:eastAsia="Times New Roman" w:hint="eastAsia"/>
        </w:rPr>
        <w:t>4</w:t>
      </w:r>
      <w:r>
        <w:rPr/>
        <w:t>, “MMR defects”). Another notable group, the “Liver” cluster, included InsDel_B, InsDel5a, and InsDel5b. These signatures, which exhibit clock-like mutational behavior, correlated strongly with SBS12 and SBS16. Both SBS12 and SBS16 are commonly found in liver tumors, suggesting these indel signatures highlight a specific clock-like process relevant to hepatocellular carcinogenesis.</w:t>
      </w:r>
    </w:p>
    <w:p>
      <w:pPr>
        <w:pStyle w:val="Normal"/>
        <w:rPr/>
      </w:pPr>
      <w:r>
        <w:rPr/>
        <w:t xml:space="preserve">The 89-type taxonomy also allowed us to better resolve the relationships within previously broader categories. For instance, the three signatures derived from C_ID1 (InsDel1a, InsDel1b, and InsDel1c) each showed distinct correlation patterns. </w:t>
      </w:r>
      <w:r>
        <w:rPr>
          <w:shd w:fill="FFFF00" w:val="clear"/>
        </w:rPr>
        <w:t>&lt;bring this up earlier or not &gt;</w:t>
      </w:r>
      <w:r>
        <w:rPr/>
        <w:t xml:space="preserve"> InsDel1a closely recapitulated the correlation profile of the original C_ID1, and frequently co-occurred with SBS88, SBS17, and SBS93, which are prominent in the </w:t>
      </w:r>
      <w:r>
        <w:rPr>
          <w:shd w:fill="FFFF00" w:val="clear"/>
        </w:rPr>
        <w:t xml:space="preserve">GI enriched </w:t>
      </w:r>
      <w:r>
        <w:rPr/>
        <w:t>cluster associated with gastrointestinal and reactive oxygen species-related mutagenesis. In contrast, InsDel1b was linked to POLE proofreading errors, while InsDel1c was more frequently associated with liver cancer signatures.</w:t>
      </w:r>
    </w:p>
    <w:p>
      <w:pPr>
        <w:pStyle w:val="Normal"/>
        <w:rPr/>
      </w:pPr>
      <w:r>
        <w:rPr/>
        <w:t xml:space="preserve">These correlation patterns provide insight into the possible origins of previously uncharacterized SBS signatures. For example, SBS92 closely mirrored the correlation profile of SBS4, largely through its strong associations with C_ID3 and InsDel3b, pointing toward a potential link with tobacco smoking (Figure </w:t>
      </w:r>
      <w:r>
        <w:rPr>
          <w:rFonts w:eastAsia="Times New Roman" w:hint="eastAsia"/>
        </w:rPr>
        <w:t>4</w:t>
      </w:r>
      <w:r>
        <w:rPr/>
        <w:t xml:space="preserve">, “Lung Tobacco Smoking”). </w:t>
      </w:r>
      <w:r>
        <w:rPr>
          <w:shd w:fill="FFFF00" w:val="clear"/>
        </w:rPr>
        <w:t xml:space="preserve">&lt;add cisplatin here&gt; </w:t>
      </w:r>
      <w:r>
        <w:rPr/>
        <w:t xml:space="preserve">In the gastrointestinal (GI) cluster, which includes signatures common in gastrointestinal tumors (SBS17, SBS18, SBS1, SBS88, and SBS93), we observed that C_ID18/InsDel18, ID_N, and InsDel_Nβ were more tightly linked to signatures typically seen in the GI tract. SBS93, in particular, shows a strong transcriptional strand bias, suggesting its association with specific DNA adducts in the GI tract and a possible connection to C_ID14/InsDel14. In addition C_ID1 and InsDel1a had stronger correlations with SBS1 and SBS18, supporting their association with mutagenesis driven by reactive oxygen species (Figure </w:t>
      </w:r>
      <w:r>
        <w:rPr>
          <w:rFonts w:eastAsia="Times New Roman" w:hint="eastAsia"/>
        </w:rPr>
        <w:t>4</w:t>
      </w:r>
      <w:r>
        <w:rPr/>
        <w:t xml:space="preserve">). </w:t>
      </w:r>
    </w:p>
    <w:p>
      <w:pPr>
        <w:pStyle w:val="Heading2"/>
        <w:rPr/>
      </w:pPr>
      <w:r>
        <w:rPr>
          <w:rFonts w:hint="eastAsia"/>
        </w:rPr>
        <w:t>Topography of indel mutational signatures &lt;</w:t>
      </w:r>
      <w:r>
        <w:rPr>
          <w:rFonts w:hint="eastAsia"/>
          <w:shd w:fill="FF0000" w:val="clear"/>
        </w:rPr>
        <w:t>STEVE REVIEW</w:t>
      </w:r>
      <w:r>
        <w:rPr>
          <w:rFonts w:hint="eastAsia"/>
        </w:rPr>
        <w:t>&gt;</w:t>
      </w:r>
    </w:p>
    <w:p>
      <w:pPr>
        <w:pStyle w:val="Normal"/>
        <w:ind w:hanging="0"/>
        <w:rPr>
          <w:rFonts w:eastAsia="Times New Roman"/>
        </w:rPr>
      </w:pPr>
      <w:r>
        <w:rP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rPr/>
        <w:t>nce DNA bulky adducts on the transcribed strand will be preferentially repaired in the transcription active region across the genome</w:t>
      </w:r>
      <w:r>
        <w:rPr>
          <w:rFonts w:hint="eastAsia"/>
        </w:rPr>
        <w:t xml:space="preserve"> </w:t>
      </w:r>
      <w:r>
        <w:rPr>
          <w:rFonts w:hint="eastAsia"/>
          <w:shd w:fill="FFFF00" w:val="clear"/>
        </w:rPr>
        <w:t>(add cite)</w:t>
      </w:r>
      <w:r>
        <w:rPr>
          <w:shd w:fill="FFFF00" w:val="clear"/>
        </w:rPr>
        <w:t xml:space="preserve">. </w:t>
      </w:r>
      <w:r>
        <w:rPr>
          <w:rFonts w:eastAsia="Times New Roman"/>
        </w:rPr>
        <w:t>Transcription strand asymmetries were shown in 17 out of 33 83-type signatures (Figure</w:t>
      </w:r>
      <w:r>
        <w:rPr>
          <w:rFonts w:eastAsia="Times New Roman" w:hint="eastAsia"/>
        </w:rPr>
        <w:t xml:space="preserve"> 5A, </w:t>
      </w:r>
      <w:r>
        <w:rPr>
          <w:rFonts w:eastAsia="Times New Roman" w:hint="eastAsia"/>
          <w:shd w:fill="00FFFF" w:val="clear"/>
        </w:rPr>
        <w:t>Figure S3</w:t>
      </w:r>
      <w:r>
        <w:rPr>
          <w:rFonts w:eastAsia="宋体" w:hint="eastAsia"/>
          <w:shd w:fill="00FFFF" w:val="clear"/>
        </w:rPr>
        <w:t>A</w:t>
      </w:r>
      <w:r>
        <w:rPr>
          <w:rFonts w:eastAsia="Times New Roman"/>
          <w:shd w:fill="00FFFF" w:val="clear"/>
        </w:rPr>
        <w:t xml:space="preserve">, Table </w:t>
      </w:r>
      <w:r>
        <w:rPr>
          <w:rFonts w:eastAsia="Times New Roman" w:hint="eastAsia"/>
          <w:shd w:fill="00FFFF" w:val="clear"/>
        </w:rPr>
        <w:t>S12</w:t>
      </w:r>
      <w:r>
        <w:rPr>
          <w:rFonts w:eastAsia="Times New Roman"/>
        </w:rPr>
        <w:t>). Signature</w:t>
      </w:r>
      <w:r>
        <w:rPr/>
        <w:t xml:space="preserve">s attributed to exogenous mutational processes, such as C_ID3 (tobacco smoking exposure), C_ID14 (correlated with </w:t>
      </w:r>
      <w:r>
        <w:rPr>
          <w:rFonts w:hint="eastAsia"/>
        </w:rPr>
        <w:t>SBS93</w:t>
      </w:r>
      <w:r>
        <w:rPr/>
        <w:t xml:space="preserve">) and C_ID18 (colibactin exposure), showed consistent transcription strand bias </w:t>
      </w:r>
      <w:r>
        <w:rPr>
          <w:rFonts w:hint="eastAsia"/>
        </w:rPr>
        <w:t>with</w:t>
      </w:r>
      <w:r>
        <w:rP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were observed for C_ID1 (slippage during DNA replication) and C_ID5 (clock-like signature), while enriched mutations on the transcribed strand were observed for </w:t>
      </w:r>
      <w:r>
        <w:rPr>
          <w:rFonts w:eastAsia="Times New Roman" w:hint="eastAsia"/>
        </w:rPr>
        <w:t>ID_F</w:t>
      </w:r>
      <w:r>
        <w:rPr/>
        <w:t xml:space="preserve"> (topoisomerase-1 </w:t>
      </w:r>
      <w:r>
        <w:rPr>
          <w:rFonts w:eastAsia="Times New Roman" w:hint="eastAsia"/>
        </w:rPr>
        <w:t>[</w:t>
      </w:r>
      <w:r>
        <w:rPr/>
        <w:t>TOP1</w:t>
      </w:r>
      <w:r>
        <w:rPr>
          <w:rFonts w:eastAsia="Times New Roman" w:hint="eastAsia"/>
        </w:rPr>
        <w:t>]</w:t>
      </w:r>
      <w:r>
        <w:rPr/>
        <w:t xml:space="preserve"> associated mutagenesis stemming from RNase H2 deficiency). Interestingly, 3 defective MMR signatures also showed transcription strand asymmetries in different directions, with two of them (C_ID7 and </w:t>
      </w:r>
      <w:r>
        <w:rPr>
          <w:rFonts w:eastAsia="Times New Roman" w:hint="eastAsia"/>
        </w:rPr>
        <w:t>ID_K</w:t>
      </w:r>
      <w:r>
        <w:rPr/>
        <w:t>) having enriched mutations on the transcribed strand, and one of them (</w:t>
      </w:r>
      <w:r>
        <w:rPr>
          <w:rFonts w:eastAsia="Times New Roman" w:hint="eastAsia"/>
        </w:rPr>
        <w:t>ID_N</w:t>
      </w:r>
      <w:r>
        <w:rPr/>
        <w:t>) having enriched mutations mainly on the un-transcribed strand. Replication strand asymmetries were observed in 12 out of 33 83</w:t>
      </w:r>
      <w:r>
        <w:rPr>
          <w:rFonts w:hint="eastAsia"/>
        </w:rPr>
        <w:t>-</w:t>
      </w:r>
      <w:r>
        <w:rPr/>
        <w:t>type signatures (Fig</w:t>
      </w:r>
      <w:r>
        <w:rPr>
          <w:rFonts w:eastAsia="Times New Roman"/>
        </w:rPr>
        <w:t xml:space="preserve">ure </w:t>
      </w:r>
      <w:r>
        <w:rPr>
          <w:rFonts w:eastAsia="Times New Roman" w:hint="eastAsia"/>
        </w:rPr>
        <w:t xml:space="preserve">5B, </w:t>
      </w:r>
      <w:r>
        <w:rPr>
          <w:rFonts w:eastAsia="Times New Roman" w:hint="eastAsia"/>
          <w:shd w:fill="00FFFF" w:val="clear"/>
        </w:rPr>
        <w:t>Figure S3B</w:t>
      </w:r>
      <w:r>
        <w:rPr>
          <w:rFonts w:eastAsia="Times New Roman"/>
          <w:shd w:fill="00FFFF" w:val="clear"/>
        </w:rPr>
        <w:t xml:space="preserve">, Table </w:t>
      </w:r>
      <w:r>
        <w:rPr>
          <w:rFonts w:eastAsia="Times New Roman" w:hint="eastAsia"/>
          <w:shd w:fill="00FFFF" w:val="clear"/>
        </w:rPr>
        <w:t>S12</w:t>
      </w:r>
      <w:r>
        <w:rPr>
          <w:rFonts w:eastAsia="Times New Roman"/>
        </w:rPr>
        <w:t>). A</w:t>
      </w:r>
      <w:r>
        <w:rPr/>
        <w:t xml:space="preserve">nalogous to transcription strand asymmetries, the majority of signatures attributable to exogenous mutagenic exposures or defective endogenous repair processes exhibited pronounced replication strand bias, manifesting preferentially on either the leading or lagging strand. Notably, </w:t>
      </w:r>
      <w:r>
        <w:rPr>
          <w:rFonts w:eastAsia="Times New Roman" w:hint="eastAsia"/>
        </w:rPr>
        <w:t>3</w:t>
      </w:r>
      <w:r>
        <w:rPr/>
        <w:t xml:space="preserve"> </w:t>
      </w:r>
      <w:r>
        <w:rPr>
          <w:rFonts w:eastAsia="Times New Roman" w:hint="eastAsia"/>
        </w:rPr>
        <w:t>defective MMR</w:t>
      </w:r>
      <w:r>
        <w:rPr/>
        <w:t xml:space="preserve"> signatures displayed distinct replication strand asymmetries, where ID_K was enriched predominantly on the leading strand, whereas C_ID7 and ID_N showed preferential enrichment on the lagging strand. </w:t>
      </w:r>
      <w:commentRangeStart w:id="0"/>
      <w:r>
        <w:rPr/>
        <w:t>The leading-strand bias observed for ID_K is consistent with that of SBS10a and SBS10b, two substitution signatures driven by POLE exonuclease domain mutations, further supporting a mechanistic link between replication fidelity defects and leading-strand mutagenesis.</w:t>
      </w:r>
      <w:commentRangeEnd w:id="0"/>
      <w:r>
        <w:commentReference w:id="0"/>
      </w:r>
      <w:r>
        <w:rPr/>
      </w:r>
    </w:p>
    <w:p>
      <w:pPr>
        <w:pStyle w:val="Normal"/>
        <w:rPr/>
      </w:pPr>
      <w:r>
        <w:rPr/>
        <w:t>We also examined the mutation enrichment of 83-type signatures in genic and intergenic regions</w:t>
      </w:r>
      <w:r>
        <w:rPr>
          <w:rFonts w:hint="eastAsia"/>
        </w:rPr>
        <w:t xml:space="preserve"> </w:t>
      </w:r>
      <w:r>
        <w:rPr>
          <w:rFonts w:hint="eastAsia"/>
          <w:shd w:fill="00FFFF" w:val="clear"/>
        </w:rPr>
        <w:t>(Figure S3</w:t>
      </w:r>
      <w:r>
        <w:rPr>
          <w:rFonts w:eastAsia="宋体" w:hint="eastAsia"/>
          <w:shd w:fill="00FFFF" w:val="clear"/>
        </w:rPr>
        <w:t>C</w:t>
      </w:r>
      <w:r>
        <w:rPr>
          <w:rFonts w:hint="eastAsia"/>
          <w:shd w:fill="00FFFF" w:val="clear"/>
        </w:rPr>
        <w:t>)</w:t>
      </w:r>
      <w:r>
        <w:rPr>
          <w:shd w:fill="00FFFF" w:val="clear"/>
        </w:rPr>
        <w:t>.</w:t>
      </w:r>
      <w:r>
        <w:rPr/>
        <w:t xml:space="preserve"> Most signatures showed mutation bias towards intergenic regions, while 6 signatures showed enrichment in genic regions</w:t>
      </w:r>
      <w:r>
        <w:rPr>
          <w:rFonts w:hint="eastAsia"/>
        </w:rPr>
        <w:t xml:space="preserve"> (</w:t>
      </w:r>
      <w:r>
        <w:rPr/>
        <w:t xml:space="preserve">Figure </w:t>
      </w:r>
      <w:r>
        <w:rPr>
          <w:rFonts w:eastAsia="Times New Roman" w:hint="eastAsia"/>
        </w:rPr>
        <w:t>5</w:t>
      </w:r>
      <w:r>
        <w:rPr>
          <w:rFonts w:hint="eastAsia"/>
        </w:rPr>
        <w:t>C)</w:t>
      </w:r>
      <w:r>
        <w:rPr/>
        <w:t xml:space="preserve">. Among the 6 signatures, </w:t>
      </w:r>
      <w:r>
        <w:rPr>
          <w:rFonts w:eastAsia="Times New Roman" w:hint="eastAsia"/>
        </w:rPr>
        <w:t>3</w:t>
      </w:r>
      <w:r>
        <w:rPr/>
        <w:t xml:space="preserve"> of them were associated with defective endogenous mutational processes, including </w:t>
      </w:r>
      <w:r>
        <w:rPr>
          <w:rFonts w:hint="eastAsia"/>
        </w:rPr>
        <w:t>C_ID8</w:t>
      </w:r>
      <w:r>
        <w:rPr/>
        <w:t xml:space="preserve"> (Repair of DNA double strand breaks by NHEJ), C_ID17(TOP2A K743N mediated mutagenesis)</w:t>
      </w:r>
      <w:r>
        <w:rPr>
          <w:rFonts w:eastAsia="Times New Roman" w:hint="eastAsia"/>
        </w:rPr>
        <w:t xml:space="preserve"> and</w:t>
      </w:r>
      <w:r>
        <w:rPr/>
        <w:t xml:space="preserve"> </w:t>
      </w:r>
      <w:r>
        <w:rPr>
          <w:rFonts w:eastAsia="Times New Roman" w:hint="eastAsia"/>
        </w:rPr>
        <w:t xml:space="preserve">ID_F </w:t>
      </w:r>
      <w:r>
        <w:rPr/>
        <w:t>(TOP1-mediated</w:t>
      </w:r>
      <w:r>
        <w:rPr>
          <w:rFonts w:eastAsia="Times New Roman"/>
        </w:rPr>
        <w:t xml:space="preserve"> mutagenesis). Another </w:t>
      </w:r>
      <w:r>
        <w:rPr>
          <w:rFonts w:eastAsia="Times New Roman" w:hint="eastAsia"/>
        </w:rPr>
        <w:t>3</w:t>
      </w:r>
      <w:r>
        <w:rPr>
          <w:rFonts w:eastAsia="Times New Roman"/>
        </w:rPr>
        <w:t xml:space="preserve"> signatures with mutation enriched in genic regions were of unknown etiology (C_ID4, </w:t>
      </w:r>
      <w:r>
        <w:rPr>
          <w:rFonts w:eastAsia="Times New Roman" w:hint="eastAsia"/>
        </w:rPr>
        <w:t>ID_</w:t>
      </w:r>
      <w:r>
        <w:rPr>
          <w:rFonts w:eastAsia="Times New Roman"/>
        </w:rPr>
        <w:t>E</w:t>
      </w:r>
      <w:r>
        <w:rPr>
          <w:rFonts w:eastAsia="Times New Roman" w:hint="eastAsia"/>
        </w:rPr>
        <w:t xml:space="preserve"> and ID_L</w:t>
      </w:r>
      <w:r>
        <w:rPr>
          <w:rFonts w:eastAsia="Times New Roman"/>
        </w:rPr>
        <w:t>).</w:t>
      </w:r>
    </w:p>
    <w:p>
      <w:pPr>
        <w:pStyle w:val="Normal"/>
        <w:rPr/>
      </w:pPr>
      <w:r>
        <w:rPr>
          <w:rFonts w:eastAsia="Times New Roman"/>
        </w:rPr>
        <w:t>The effect of DNA replication timing was also observed in man</w:t>
      </w:r>
      <w:r>
        <w:rPr/>
        <w:t>y 83-type signatures</w:t>
      </w:r>
      <w:r>
        <w:rPr>
          <w:rFonts w:hint="eastAsia"/>
        </w:rPr>
        <w:t xml:space="preserve"> </w:t>
      </w:r>
      <w:r>
        <w:rPr>
          <w:rFonts w:eastAsia="Times New Roman" w:hint="eastAsia"/>
        </w:rPr>
        <w:t xml:space="preserve">(Figure 5D, </w:t>
      </w:r>
      <w:r>
        <w:rPr>
          <w:rFonts w:eastAsia="Times New Roman" w:hint="eastAsia"/>
          <w:shd w:fill="00FFFF" w:val="clear"/>
        </w:rPr>
        <w:t>Figure S4</w:t>
      </w:r>
      <w:r>
        <w:rPr>
          <w:shd w:fill="00FFFF" w:val="clear"/>
        </w:rPr>
        <w:t>,</w:t>
      </w:r>
      <w:r>
        <w:rPr/>
        <w:t xml:space="preserve"> </w:t>
      </w:r>
      <w:r>
        <w:rPr>
          <w:shd w:fill="00FFFF" w:val="clear"/>
        </w:rPr>
        <w:t>Table S</w:t>
      </w:r>
      <w:r>
        <w:rPr>
          <w:rFonts w:eastAsia="Times New Roman" w:hint="eastAsia"/>
        </w:rPr>
        <w:t>13</w:t>
      </w:r>
      <w:r>
        <w:rPr>
          <w:rFonts w:hint="eastAsia"/>
        </w:rPr>
        <w:t>)</w:t>
      </w:r>
      <w:r>
        <w:rPr/>
        <w:t xml:space="preserve">. Most signatures were consistently enriched in late-replicating regions across different cancer types, while only two signatures, C_ID10 and C_ID17 (TOP2A K743N mediated mutagenesis), showed enrichment in early-replicating regions. Four signatures were unaffected by replication timing in the majority of cancers presenting this signature, including C_ID1 (Slippage during DNA replication), C_ID5 (Clock-like signature), C_ID18 (Colibactin exposure), </w:t>
      </w:r>
      <w:r>
        <w:rPr>
          <w:rFonts w:hint="eastAsia"/>
        </w:rPr>
        <w:t>and</w:t>
      </w:r>
      <w:r>
        <w:rPr/>
        <w:t xml:space="preserve"> two defective MMR signatures (ID_7 and ID_K). Interestingly, </w:t>
      </w:r>
      <w:r>
        <w:rPr>
          <w:rFonts w:eastAsia="Times New Roman" w:hint="eastAsia"/>
        </w:rPr>
        <w:t>s</w:t>
      </w:r>
      <w:r>
        <w:rPr/>
        <w:t xml:space="preserve">everal signatures showed cancer-specific enrichment in replication timing, including </w:t>
      </w:r>
      <w:r>
        <w:rPr>
          <w:rFonts w:hint="eastAsia"/>
        </w:rPr>
        <w:t>C_ID8</w:t>
      </w:r>
      <w:r>
        <w:rPr/>
        <w:t xml:space="preserve"> (Repair of DNA double strand breaks by NHEJ) and ID_F (TOP1-mediated mutagenesis). For example, ID_F showed enriched mutations in late replication regions in bladder cancer, while in skin cancer it showed the opposite trend. For 89-type signatures, we conducted similar analysis without simulation data. The majority of signatures showed enrichment in late-replicating regions, which is consistent with what we observed 83-type signatures (</w:t>
      </w:r>
      <w:r>
        <w:rPr>
          <w:shd w:fill="00FFFF" w:val="clear"/>
        </w:rPr>
        <w:t>Figure S</w:t>
      </w:r>
      <w:r>
        <w:rPr>
          <w:rFonts w:eastAsia="Times New Roman" w:hint="eastAsia"/>
          <w:shd w:fill="00FFFF" w:val="clear"/>
        </w:rPr>
        <w:t>4</w:t>
      </w:r>
      <w:r>
        <w:rPr>
          <w:shd w:fill="00FFFF" w:val="clear"/>
        </w:rPr>
        <w:t>, Table S</w:t>
      </w:r>
      <w:r>
        <w:rPr>
          <w:rFonts w:eastAsia="Times New Roman" w:hint="eastAsia"/>
          <w:shd w:fill="00FFFF" w:val="clear"/>
        </w:rPr>
        <w:t>14</w:t>
      </w:r>
      <w:r>
        <w:rPr/>
        <w:t>). InsDel</w:t>
      </w:r>
      <w:r>
        <w:rPr>
          <w:rFonts w:eastAsia="Times New Roman" w:hint="eastAsia"/>
        </w:rPr>
        <w:t>_L</w:t>
      </w:r>
      <w:r>
        <w:rPr/>
        <w:t xml:space="preserve">, the corresponding signature of </w:t>
      </w:r>
      <w:r>
        <w:rPr>
          <w:rFonts w:hint="eastAsia"/>
        </w:rPr>
        <w:t>ID</w:t>
      </w:r>
      <w:r>
        <w:rPr/>
        <w:t>_L, showed the same stomach cancer specific enrichment in early replication regions, which strengthen the correlation between 83-type and 89-type signatures.</w:t>
      </w:r>
    </w:p>
    <w:p>
      <w:pPr>
        <w:pStyle w:val="Heading2"/>
        <w:rPr/>
      </w:pPr>
      <w:r>
        <w:rPr/>
        <w:t>New indel type classifications reveal an accurate signature of RNase H2 deficiency</w:t>
      </w:r>
    </w:p>
    <w:p>
      <w:pPr>
        <w:pStyle w:val="Normal"/>
        <w:rPr/>
      </w:pPr>
      <w:r>
        <w:rPr/>
        <w:t xml:space="preserve">Cells with RNase H2 deficiency cannot efficiently remove ribonucleotides that had previously been incorporated into genomic DNA, and this sets the stage for topoisomerase-1 (TOP1) associated mutagenesis. This was previously proposed to generate indel signature ID4 </w:t>
      </w:r>
      <w:bookmarkStart w:id="19" w:name="ZOTERO_BREF_xeDB1zkV4c3y"/>
      <w:r>
        <w:rPr/>
        <w:t>(Jin et al. 2024; Reijns et al. 2022; Koh et al. 2025)</w:t>
      </w:r>
      <w:bookmarkEnd w:id="19"/>
      <w:r>
        <w:rPr/>
        <w:t xml:space="preserve">. However, we detected a new indel signature, InsDel_F, which better corresponds to RNase H2 deficiency experimental data than ID4 </w:t>
      </w:r>
      <w:r>
        <w:rPr>
          <w:shd w:fill="FFFF00" w:val="clear"/>
        </w:rPr>
        <w:t>(Figure</w:t>
      </w:r>
      <w:r>
        <w:rPr>
          <w:rFonts w:eastAsia="Times New Roman" w:hint="eastAsia"/>
          <w:shd w:fill="FFFF00" w:val="clear"/>
        </w:rPr>
        <w:t xml:space="preserve"> 6</w:t>
      </w:r>
      <w:r>
        <w:rPr>
          <w:shd w:fill="FFFF00" w:val="clear"/>
        </w:rPr>
        <w:t>)</w:t>
      </w:r>
      <w:r>
        <w:rPr/>
        <w:t xml:space="preserve">. The profile of deletions of </w:t>
      </w:r>
      <w:r>
        <w:rPr>
          <w:rFonts w:eastAsia="Liberation Serif" w:cs="Liberation Serif" w:ascii="Liberation Serif" w:hAnsi="Liberation Serif"/>
        </w:rPr>
        <w:t>≥</w:t>
      </w:r>
      <w:r>
        <w:rPr/>
        <w:t xml:space="preserve">2 bases is very different between InsDel_F and ID4: InsDel_F has distinctively high proportions of (i) 2-base deletions with microhomology (almost all TCT → T or TGT → T) and (ii) 2-base deletions from paired 2-base doublets (most often CTCT → CT). InsDel4 has much lower proportions of these two deletion types and also has additional prominent deletion types that are essentially absent in InsDel_F. These additional deletion types are mainly deletions of 3 or 4 bases with microhomology and deletions of 3 or 4 bases from paired doublets (e.g. TCTTCT → TCT, GTTTGTTT → GTTT). </w:t>
      </w:r>
      <w:r>
        <w:rPr>
          <w:shd w:fill="FFFF00" w:val="clear"/>
        </w:rPr>
        <w:t xml:space="preserve">&lt;Put the mice first&gt; </w:t>
      </w:r>
      <w:r>
        <w:rPr/>
        <w:t>The spectra in RNase H2 deficient cell lines consist of signatures due to mutational processes intrinsic to the parental cell line combined with high proportions of mutations characteristic of InsDel_F</w:t>
      </w:r>
      <w:r>
        <w:rPr>
          <w:rFonts w:eastAsia="Times New Roman" w:hint="eastAsia"/>
        </w:rPr>
        <w:t xml:space="preserve"> (</w:t>
      </w:r>
      <w:r>
        <w:rPr>
          <w:rFonts w:eastAsia="Times New Roman" w:hint="eastAsia"/>
          <w:shd w:fill="00FFFF" w:val="clear"/>
        </w:rPr>
        <w:t>Figure S5</w:t>
      </w:r>
      <w:r>
        <w:rPr>
          <w:rFonts w:eastAsia="Times New Roman" w:hint="eastAsia"/>
        </w:rPr>
        <w:t>)</w:t>
      </w:r>
      <w:r>
        <w:rPr/>
        <w:t>. Like InsDel_F, these cell-line spectra have 2-base deletions with microhomology and2 2-base deletions from paired 2-base doubles while conspicuously lacking the 3- and 4-base deletions present in InsDel4. Similarly, RNase H2 deficient mouse tumors have high proportions of the 2-base deletions characteristic of InsDel_F and again, like InsDel_F, lack the 3 and 4 base deletions present in InsDel4.</w:t>
      </w:r>
    </w:p>
    <w:p>
      <w:pPr>
        <w:pStyle w:val="Normal"/>
        <w:ind w:hanging="0"/>
        <w:rPr/>
      </w:pPr>
      <w:r>
        <w:rPr/>
      </w:r>
    </w:p>
    <w:p>
      <w:pPr>
        <w:pStyle w:val="Heading2"/>
        <w:rPr>
          <w:rFonts w:eastAsia="Times New Roman"/>
        </w:rPr>
      </w:pPr>
      <w:r>
        <w:rPr/>
        <w:t>Demographic Associations</w:t>
      </w:r>
      <w:r>
        <w:rPr>
          <w:rFonts w:eastAsia="Times New Roman" w:hint="eastAsia"/>
        </w:rPr>
        <w:t xml:space="preserve"> with Gender and Age STEVE REVIEW</w:t>
      </w:r>
    </w:p>
    <w:p>
      <w:pPr>
        <w:pStyle w:val="Normal"/>
        <w:rPr>
          <w:rFonts w:eastAsia="Times New Roman"/>
        </w:rPr>
      </w:pPr>
      <w:r>
        <w:rPr>
          <w:rFonts w:eastAsia="Times New Roman"/>
        </w:rPr>
        <w:t>To explore potential gender biases in mutational processes, we systematically compared signature activities between males and females using two-sided Fisher’s exact tests. After applying Benjamini–Hochberg adjustment (q &lt; 0.2), nine significant gender-associated signatures were identified, underscoring a striking polarity across tumor types</w:t>
      </w:r>
      <w:r>
        <w:rPr>
          <w:rFonts w:eastAsia="Times New Roman" w:hint="eastAsia"/>
        </w:rPr>
        <w:t xml:space="preserve"> (</w:t>
      </w:r>
      <w:r>
        <w:rPr>
          <w:rFonts w:eastAsia="Times New Roman" w:hint="eastAsia"/>
          <w:shd w:fill="00FFFF" w:val="clear"/>
        </w:rPr>
        <w:t>Figure S6A,</w:t>
      </w:r>
      <w:r>
        <w:rPr>
          <w:rFonts w:eastAsia="Times New Roman" w:hint="eastAsia"/>
        </w:rPr>
        <w:t xml:space="preserve"> </w:t>
      </w:r>
      <w:r>
        <w:rPr>
          <w:rFonts w:eastAsia="Times New Roman" w:hint="eastAsia"/>
          <w:shd w:fill="00FFFF" w:val="clear"/>
        </w:rPr>
        <w:t>Table S15</w:t>
      </w:r>
      <w:r>
        <w:rPr>
          <w:rFonts w:eastAsia="Times New Roman" w:hint="eastAsia"/>
        </w:rPr>
        <w:t>)</w:t>
      </w:r>
      <w:r>
        <w:rPr>
          <w:rFonts w:eastAsia="Times New Roman"/>
        </w:rPr>
        <w:t>. Male-enriched mutational processes predominated in lung, liver, and "Other" cancer categories. Specifically, lung cancer showed significant male association with InsDel3b (OR = 0.367, q = 0.061) and C_ID3 (OR = 0.397, q = 0.188), signatures previously linked to tobacco exposure, suggesting that higher smoking-related mutational burdens contribute to this enrichment among men. In liver cancer, a similar male predominance was observed for InsDel5a (OR = 0.481, q = 0.118; clock-like) and InsDel8/C_ID8 (OR = 0.271, q = 0.184; associated with DSB repair by NHEJ and age). The "Other" tumor group exhibited male bias in C_ID19 (OR = 0.424, q = 0.188) and InsDel19b (OR = 0.448, q = 0.197). In contrast, female-enriched signatures were found in esophageal and lymphoid malignancies, most notably in esophageal cancer for InsDel1a (OR = 3.85, q = 0.061) and C_ID1 (OR = 3.22, q = 0.188), as well as InsDel1c (OR = 2.63, q = 0.194) in lymphoid cancers. No additional signature–cancer type combinations reached a q-value below 0.2. Collectively, these findings suggest that specific mutational processes</w:t>
      </w:r>
      <w:r>
        <w:rPr>
          <w:rFonts w:eastAsia="Times New Roman" w:hint="eastAsia"/>
        </w:rPr>
        <w:t xml:space="preserve"> and </w:t>
      </w:r>
      <w:r>
        <w:rPr>
          <w:rFonts w:eastAsia="Times New Roman"/>
        </w:rPr>
        <w:t xml:space="preserve">their </w:t>
      </w:r>
      <w:r>
        <w:rPr>
          <w:rFonts w:eastAsia="Times New Roman" w:hint="eastAsia"/>
        </w:rPr>
        <w:t xml:space="preserve">underlying </w:t>
      </w:r>
      <w:r>
        <w:rPr>
          <w:rFonts w:eastAsia="Times New Roman"/>
        </w:rPr>
        <w:t xml:space="preserve">biological </w:t>
      </w:r>
      <w:r>
        <w:rPr>
          <w:rFonts w:eastAsia="Times New Roman" w:hint="eastAsia"/>
        </w:rPr>
        <w:t>processes might</w:t>
      </w:r>
      <w:r>
        <w:rPr>
          <w:rFonts w:eastAsia="Times New Roman"/>
        </w:rPr>
        <w:t xml:space="preserve"> be modulated by gender, shaping distinct patterns of cancer susceptibility and progression.</w:t>
      </w:r>
    </w:p>
    <w:p>
      <w:pPr>
        <w:pStyle w:val="Normal"/>
        <w:rPr>
          <w:rFonts w:eastAsia="Times New Roman"/>
        </w:rPr>
      </w:pPr>
      <w:r>
        <w:rPr>
          <w:rFonts w:eastAsia="Times New Roman"/>
        </w:rPr>
        <w:t>To characterize the "clock-like" behavior of these signatures, we examined correlations between signature activity and patient age at diagnosis using Spearman correlation analyses across the pan-cancer cohort</w:t>
      </w:r>
      <w:r>
        <w:rPr>
          <w:rFonts w:eastAsia="Times New Roman" w:hint="eastAsia"/>
        </w:rPr>
        <w:t xml:space="preserve"> (</w:t>
      </w:r>
      <w:r>
        <w:rPr>
          <w:rFonts w:eastAsia="Times New Roman" w:hint="eastAsia"/>
          <w:shd w:fill="00FFFF" w:val="clear"/>
        </w:rPr>
        <w:t>Figure S6B</w:t>
      </w:r>
      <w:r>
        <w:rPr>
          <w:rFonts w:eastAsia="Times New Roman" w:hint="eastAsia"/>
        </w:rPr>
        <w:t>)</w:t>
      </w:r>
      <w:r>
        <w:rPr>
          <w:rFonts w:eastAsia="Times New Roman"/>
        </w:rPr>
        <w:t>. We found that C_ID1, InsDel1a, C_ID5, and InsDel5a showed robust, age-associated "clock-like" mutagenesis in multiple cancer types, as well as across the overall genome. More specifically, C_ID5 and InsDel5a correlated with age in prostate, pancreas, liver, and kidney cancers, while C_ID1 and InsDel1a were age-associated in breast, prostate, and pancreas cancers. Other clock-like signatures demonstrated pronounced tissue specificity; for example, InsDel9 showed a more attenuated relationship between age and mutational accumulation in prostate cancer, while InsDel10 displayed clear clock-like properties in pancreatic cancers. Additionally, some signatures, such as InsDel5b, InsDel5c, and C_ID4/InsDel4, were correlated with age when considering all tumor types collectively but did not show significant associations in any single cancer type</w:t>
      </w:r>
      <w:r>
        <w:rPr>
          <w:rFonts w:eastAsia="Times New Roman" w:hint="eastAsia"/>
          <w:shd w:fill="00FFFF" w:val="clear"/>
        </w:rPr>
        <w:t xml:space="preserve"> (Table S16)</w:t>
      </w:r>
      <w:r>
        <w:rPr>
          <w:rFonts w:eastAsia="Times New Roman"/>
          <w:shd w:fill="00FFFF" w:val="clear"/>
        </w:rPr>
        <w:t xml:space="preserve">. </w:t>
      </w:r>
      <w:r>
        <w:rPr>
          <w:rFonts w:eastAsia="Times New Roman"/>
        </w:rPr>
        <w:t>However, these broad pan-cancer associations likely reflect weak or heterogeneous age dependencies spread across multiple tumor types, rather than strong, tissue-specific age effects.</w:t>
      </w:r>
    </w:p>
    <w:p>
      <w:pPr>
        <w:pStyle w:val="Normal"/>
        <w:rPr>
          <w:rFonts w:eastAsia="Times New Roman"/>
        </w:rPr>
      </w:pPr>
      <w:r>
        <w:rPr>
          <w:rFonts w:eastAsia="Times New Roman" w:hint="eastAsia"/>
        </w:rPr>
        <w:t>Taken together</w:t>
      </w:r>
      <w:r>
        <w:rPr>
          <w:rFonts w:eastAsia="Times New Roman"/>
        </w:rPr>
        <w:t>, these analyses reveal a demographic landscape of mutational mechanisms, indicating that genomic instability is sculpted by both sex-specific biological influences and tissue-dependent aging processes.</w:t>
      </w:r>
    </w:p>
    <w:p>
      <w:pPr>
        <w:pStyle w:val="Heading1"/>
        <w:rPr>
          <w:rFonts w:eastAsia="宋体" w:eastAsiaTheme="minorEastAsia"/>
        </w:rPr>
      </w:pPr>
      <w:r>
        <w:rPr/>
        <w:t>Discussion</w:t>
      </w:r>
    </w:p>
    <w:p>
      <w:pPr>
        <w:pStyle w:val="Normal"/>
        <w:rPr>
          <w:rFonts w:eastAsia="宋体" w:eastAsiaTheme="minorEastAsia"/>
        </w:rPr>
      </w:pPr>
      <w:r>
        <w:rPr>
          <w:rFonts w:eastAsia="宋体" w:eastAsiaTheme="minorEastAsia"/>
        </w:rPr>
        <w:t>In this study, we analyzed somatic indels in 6,975 whole-genome tumor samples spanning 3</w:t>
      </w:r>
      <w:r>
        <w:rPr>
          <w:rFonts w:eastAsia="Times New Roman" w:hint="eastAsia"/>
        </w:rPr>
        <w:t>6</w:t>
      </w:r>
      <w:r>
        <w:rPr>
          <w:rFonts w:eastAsia="宋体" w:eastAsiaTheme="minorEastAsia"/>
        </w:rPr>
        <w:t xml:space="preserve"> cancer types and established a comprehensive repertoire of indel mutational signatures across the 83-type, 89-type, and 476-type classification systems. By combining de novo signature discovery with systematic cross-classification mapping, we show that the 89-type and 476-type taxonomies provide substantially greater resolution than the conventional 83-type scheme, particularly for single-base insertions and deletions in context-dependent sequence environments. This expanded framework not only clarifies correspondences among previously reported signatures, but also enables the identification of novel signatures, including ID_F and InsDel_F, which are associated with TOP1-related mutagenesis and RNase H2 deficiency. In addition, we identified six 89-type and 476-type signatures, together with four 83-type signatures, that are strongly enriched in high-mutation-burden tumors, and further refined the interpretation of indel processes linked to mismatch repair deficiency and/or POLE/POLD proofreading dysfunction.</w:t>
      </w:r>
    </w:p>
    <w:p>
      <w:pPr>
        <w:pStyle w:val="Normal"/>
        <w:rPr>
          <w:rFonts w:eastAsia="宋体" w:eastAsiaTheme="minorEastAsia"/>
        </w:rPr>
      </w:pPr>
      <w:r>
        <w:rPr>
          <w:rFonts w:eastAsia="宋体" w:eastAsiaTheme="minorEastAsia"/>
        </w:rP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eastAsia="宋体" w:hint="eastAsia" w:eastAsiaTheme="minorEastAsia"/>
        </w:rPr>
        <w:t>Koh et al., built</w:t>
      </w:r>
      <w:r>
        <w:rPr>
          <w:rFonts w:eastAsia="宋体" w:eastAsiaTheme="minorEastAsia"/>
        </w:rPr>
        <w:t xml:space="preserve"> a 37-signature indel database was derived from 4,775 genomes across seven cancer types. However, challenges remain in connecting the nomenclature of the 89-type signatures to the established 83-type system, as well as in translating between these classification schemes</w:t>
      </w:r>
      <w:r>
        <w:rPr>
          <w:rFonts w:eastAsia="宋体" w:hint="eastAsia" w:eastAsiaTheme="minorEastAsia"/>
        </w:rPr>
        <w:t>.</w:t>
      </w:r>
      <w:bookmarkEnd w:id="0"/>
    </w:p>
    <w:p>
      <w:pPr>
        <w:pStyle w:val="Normal"/>
        <w:rPr/>
      </w:pPr>
      <w:r>
        <w:rPr/>
        <w:t>A major strength of this study is the systematic mapping between the conventional 83-type scheme and the newer 89-type and 476-type indel taxonomies. Because translation across these classification systems is inherently imperfect, direct comparison of signatures is not straightforward. By leveraging tumors dominated by single mutational processes, we established robust correspondences among signatures identified in all three frameworks. This unified mapping not only improves continuity with legacy studies based on the 83-type classification, but also provides a practical reference structure that will facilitate future indel signature analyses using the more informative 89-type and 476-type schemes.</w:t>
      </w:r>
    </w:p>
    <w:p>
      <w:pPr>
        <w:pStyle w:val="Normal"/>
        <w:rPr/>
      </w:pPr>
      <w:r>
        <w:rPr>
          <w:rFonts w:eastAsia="宋体" w:hint="eastAsia" w:eastAsiaTheme="minorEastAsia"/>
        </w:rPr>
        <w:t>The new indel</w:t>
      </w:r>
      <w:r>
        <w:rPr/>
        <w:t xml:space="preserve"> framework also refined the interpretation of several biologically important mutational process</w:t>
      </w:r>
      <w:r>
        <w:rPr>
          <w:rFonts w:eastAsia="宋体" w:hint="eastAsia" w:eastAsiaTheme="minorEastAsia"/>
        </w:rPr>
        <w:t>e</w:t>
      </w:r>
      <w:r>
        <w:rPr/>
        <w:t>s. Notably, the new TOP1-associated signatures, ID_F and InsDel_F, were more consistent with RNase H2 deficiency than previously recognized indel patterns. The enrichment of microhomology-mediated deletions and paired doublet deletions in these signatures supports a mechanistic link between RNase H2 dysfunction and a characteristic indel spectrum. Similarly, we identified multiple signatures strongly associated with microsatellite instability, and the finer resolution of the new taxonomies allowed us to distinguish MSI-related signatures that were previously aggregated or less clearly resolved. Given the clinical relevance of MSI and mismatch repair deficiency, this improved annotation may have direct utility for tumor classification and therapeutic stratification.</w:t>
      </w:r>
    </w:p>
    <w:p>
      <w:pPr>
        <w:pStyle w:val="Normal"/>
        <w:rPr/>
      </w:pPr>
      <w:r>
        <w:rPr/>
        <w:t xml:space="preserve">Our integrative analyses also examined the relationships between indel signatures and SBS signatures. The clustering of APOBEC-, UV-, </w:t>
      </w:r>
      <w:r>
        <w:rPr>
          <w:rFonts w:eastAsia="宋体" w:hint="eastAsia" w:eastAsiaTheme="minorEastAsia"/>
        </w:rPr>
        <w:t>HR</w:t>
      </w:r>
      <w:r>
        <w:rPr/>
        <w:t>-, MMR-, and POLE-related signatures is consistent with shared or linked mutational processes across mutation classes, supporting the idea that indel mutational signatures often arise in the context of broader mutational programs. These associations provide an additional layer of biological interpretation and help connect indel signatures to established mutagenic pathways.</w:t>
      </w:r>
    </w:p>
    <w:p>
      <w:pPr>
        <w:pStyle w:val="Normal"/>
        <w:rPr/>
      </w:pPr>
      <w:r>
        <w:rPr>
          <w:rFonts w:eastAsia="宋体" w:eastAsiaTheme="minorEastAsia"/>
        </w:rPr>
        <w:t xml:space="preserve">We also investigated the genome-wide topographical features associated with indel signatures, including transcriptional strand bias, replication strand bias, genic distribution, and replication timing. </w:t>
      </w:r>
      <w:commentRangeStart w:id="1"/>
      <w:commentRangeStart w:id="2"/>
      <w:commentRangeStart w:id="3"/>
      <w:commentRangeStart w:id="4"/>
      <w:r>
        <w:rPr>
          <w:rFonts w:eastAsia="宋体" w:eastAsiaTheme="minorEastAsia"/>
        </w:rPr>
        <w:t xml:space="preserve">Notably, because the COSMIC catalog does not provide such topographical annotations for many indel signatures, our analysis in this large cohort helps fill an important gap in the current knowledge base. </w:t>
      </w:r>
      <w:r>
        <w:rPr>
          <w:rFonts w:eastAsia="宋体" w:eastAsiaTheme="minorEastAsia"/>
        </w:rPr>
      </w:r>
      <w:commentRangeEnd w:id="4"/>
      <w:r>
        <w:commentReference w:id="4"/>
      </w:r>
      <w:r>
        <w:rPr>
          <w:rFonts w:eastAsia="宋体" w:eastAsiaTheme="minorEastAsia"/>
        </w:rPr>
      </w:r>
      <w:commentRangeEnd w:id="3"/>
      <w:r>
        <w:commentReference w:id="3"/>
      </w:r>
      <w:r>
        <w:rPr>
          <w:rFonts w:eastAsia="宋体" w:eastAsiaTheme="minorEastAsia"/>
        </w:rPr>
      </w:r>
      <w:commentRangeEnd w:id="2"/>
      <w:r>
        <w:commentReference w:id="2"/>
      </w:r>
      <w:r>
        <w:rPr>
          <w:rFonts w:eastAsia="宋体" w:eastAsiaTheme="minorEastAsia"/>
        </w:rPr>
      </w:r>
      <w:commentRangeEnd w:id="1"/>
      <w:r>
        <w:commentReference w:id="1"/>
      </w:r>
      <w:r>
        <w:rPr>
          <w:rFonts w:eastAsia="宋体" w:eastAsiaTheme="minorEastAsia"/>
        </w:rPr>
        <w:t>The observed associations highlight the influence of DNA repair and replication dynamics on indel formation and suggest that genomic context contributes to the emergence and distribution of distinct indel patterns. Together, these analyses provide a more comprehensive view of the biological determinants of indel mutagenesis.</w:t>
      </w:r>
    </w:p>
    <w:p>
      <w:pPr>
        <w:pStyle w:val="Normal"/>
        <w:rPr/>
      </w:pPr>
      <w:r>
        <w:rPr>
          <w:rFonts w:eastAsia="宋体" w:eastAsiaTheme="minorEastAsia"/>
        </w:rPr>
        <w:t>Importantly, the 89-type system is not uniformly superior in all settings. Although it improves resolution for indels occurring in long poly-T tracts, it also compresses indels of length greater than or equal to 2 bp, and in some cases may merge biologically distinct patterns that are separated in the 83-type framework. For example, the relationships between InsDel_C and InsDel13, as well as between InsDel</w:t>
      </w:r>
      <w:r>
        <w:rPr>
          <w:rFonts w:eastAsia="宋体" w:hint="eastAsia" w:eastAsiaTheme="minorEastAsia"/>
        </w:rPr>
        <w:t>11</w:t>
      </w:r>
      <w:r>
        <w:rPr>
          <w:rFonts w:eastAsia="宋体" w:eastAsiaTheme="minorEastAsia"/>
        </w:rPr>
        <w:t xml:space="preserve"> and InsDel</w:t>
      </w:r>
      <w:r>
        <w:rPr>
          <w:rFonts w:eastAsia="宋体" w:hint="eastAsia" w:eastAsiaTheme="minorEastAsia"/>
        </w:rPr>
        <w:t>16</w:t>
      </w:r>
      <w:r>
        <w:rPr>
          <w:rFonts w:eastAsia="宋体" w:eastAsiaTheme="minorEastAsia"/>
        </w:rPr>
        <w:t>, suggest that some signatures with distinct sequence preferences in the 83-type system are represented together in the 89-type taxonomy. By analyzing a larger and more diverse cancer genome cohort, we not only expanded the existing indel signature database, but also systematically linked and unified the nomenclature of the 83-type and 89-type signatures. Taken together, these results suggest that although the 89-type taxonomy represents an important advance, further refinement of indel classification will be needed to fully capture the diversity of indel mutational processes. The unified framework presented here should therefore support more consistent interpretation of current signatures and provide a foundation for future development of an even more informative indel taxonomy.</w:t>
      </w:r>
    </w:p>
    <w:p>
      <w:pPr>
        <w:pStyle w:val="Heading1"/>
        <w:rPr/>
      </w:pPr>
      <w:r>
        <w:rPr/>
        <w:t>Materials and methods</w:t>
      </w:r>
    </w:p>
    <w:p>
      <w:pPr>
        <w:pStyle w:val="Heading2"/>
        <w:rPr/>
      </w:pPr>
      <w:r>
        <w:rPr/>
        <w:t>Data sources</w:t>
      </w:r>
    </w:p>
    <w:p>
      <w:pPr>
        <w:pStyle w:val="Normal"/>
        <w:rPr/>
      </w:pPr>
      <w:r>
        <w:rPr/>
        <w:t>Somatic indel calls from the ICGC/TCGA (International Cancer Genome Consortium/The Cancer Genome Atlas) Pan-Cancer Analysis of Whole Genomes Consortium and associated clinical characteristics were obtained from the ICGC data portal (</w:t>
      </w:r>
      <w:hyperlink r:id="rId5">
        <w:r>
          <w:rPr>
            <w:rStyle w:val="Hyperlink"/>
          </w:rPr>
          <w:t>https://dcc.icgc.org/releases/current/Projects/</w:t>
        </w:r>
      </w:hyperlink>
      <w:r>
        <w:rPr/>
        <w:t>, which has been retired. The data were downloaded on 9 May, 2024</w:t>
      </w:r>
      <w:r>
        <w:rPr>
          <w:rFonts w:eastAsia="Times New Roman" w:hint="eastAsia"/>
        </w:rPr>
        <w:t>)</w:t>
      </w:r>
      <w:r>
        <w:rPr/>
        <w:t>. Hartwig Medical Foundation</w:t>
      </w:r>
      <w:r>
        <w:rPr>
          <w:rFonts w:eastAsia="Times New Roman" w:hint="eastAsia"/>
        </w:rPr>
        <w:t xml:space="preserve"> (Hartwig)</w:t>
      </w:r>
      <w:r>
        <w:rPr/>
        <w:t xml:space="preserve"> through standardized procedures and request forms that can be found at https://www.hartwigmedicalfoundation.nl/en/appyling-for-data/</w:t>
      </w:r>
      <w:r>
        <w:rPr>
          <w:rFonts w:hint="eastAsia"/>
        </w:rPr>
        <w:t>.</w:t>
      </w:r>
      <w:r>
        <w:rPr/>
        <w:t xml:space="preserve"> Clinical traits such as cancer type, age and gender </w:t>
      </w:r>
      <w:r>
        <w:rPr>
          <w:shd w:fill="FFFF00" w:val="clear"/>
        </w:rPr>
        <w:t xml:space="preserve">of the </w:t>
      </w:r>
      <w:r>
        <w:rPr>
          <w:rFonts w:eastAsia="Times New Roman" w:hint="eastAsia"/>
          <w:shd w:fill="FFFF00" w:val="clear"/>
        </w:rPr>
        <w:t>Hartwig</w:t>
      </w:r>
      <w:r>
        <w:rPr>
          <w:shd w:fill="FFFF00" w:val="clear"/>
        </w:rPr>
        <w:t xml:space="preserve"> genomes were found from supplementary files of </w:t>
      </w:r>
      <w:r>
        <w:rPr>
          <w:color w:val="000000"/>
          <w:shd w:fill="FFFF00" w:val="clear"/>
        </w:rPr>
        <w:t>Priestley et al., 2019.</w:t>
      </w:r>
      <w:r>
        <w:rPr>
          <w:shd w:fill="FFFF00" w:val="clear"/>
        </w:rPr>
        <w:t xml:space="preserve"> &lt;we can duplicate this in the code but we don’t need to re-present the Priestly table&gt; These data was also provided</w:t>
      </w:r>
      <w:r>
        <w:rPr/>
        <w:t xml:space="preserve"> are available in Table S</w:t>
      </w:r>
      <w:r>
        <w:rPr>
          <w:rFonts w:hint="eastAsia"/>
        </w:rPr>
        <w:t>1</w:t>
      </w:r>
      <w:r>
        <w:rPr>
          <w:rFonts w:eastAsia="Times New Roman" w:hint="eastAsia"/>
        </w:rPr>
        <w:t>6</w:t>
      </w:r>
      <w:r>
        <w:rPr>
          <w:rFonts w:hint="eastAsia"/>
        </w:rPr>
        <w:t xml:space="preserve"> in </w:t>
      </w:r>
      <w:bookmarkStart w:id="20" w:name="ZOTERO_BREF_Jmprd6S6YeS8"/>
      <w:r>
        <w:rPr>
          <w:rFonts w:hint="eastAsia"/>
        </w:rPr>
        <w:t>(Priestley et al. 2019)</w:t>
      </w:r>
      <w:bookmarkEnd w:id="20"/>
      <w:r>
        <w:rPr/>
        <w:t xml:space="preserve">. </w:t>
      </w:r>
    </w:p>
    <w:p>
      <w:pPr>
        <w:pStyle w:val="Heading2"/>
        <w:rPr/>
      </w:pPr>
      <w:r>
        <w:rPr>
          <w:rFonts w:hint="eastAsia"/>
        </w:rPr>
        <w:t xml:space="preserve">De novo </w:t>
      </w:r>
      <w:r>
        <w:rPr/>
        <w:t>Mutational signature extraction</w:t>
      </w:r>
    </w:p>
    <w:p>
      <w:pPr>
        <w:pStyle w:val="Normal"/>
        <w:ind w:firstLineChars="200"/>
        <w:rPr>
          <w:rFonts w:eastAsia="Times New Roman"/>
        </w:rPr>
      </w:pPr>
      <w:r>
        <w:rPr>
          <w:rFonts w:eastAsia="Times New Roman"/>
          <w:i/>
          <w:iCs/>
        </w:rPr>
        <w:t>De novo</w:t>
      </w:r>
      <w:r>
        <w:rPr>
          <w:rFonts w:eastAsia="Times New Roman"/>
        </w:rPr>
        <w:t xml:space="preserve"> mutational signature extraction was performed using two complementary tools applied to the 83-type, 89-type, and 476-type mutational spectra.</w:t>
      </w:r>
      <w:r>
        <w:rPr>
          <w:rFonts w:eastAsia="Times New Roman" w:hint="eastAsia"/>
        </w:rPr>
        <w:t xml:space="preserve"> </w:t>
      </w:r>
      <w:r>
        <w:rPr>
          <w:rFonts w:eastAsia="Times New Roman"/>
        </w:rPr>
        <w:t>A stratified strategy was adopted to capture rare and cancer-specific signatures, encompassing analyses of all genomes, specific cancer types, high-TMB samples, and the PCAWG and Hartwig cohorts individually.</w:t>
      </w:r>
    </w:p>
    <w:p>
      <w:pPr>
        <w:pStyle w:val="Normal"/>
        <w:ind w:firstLineChars="200"/>
        <w:rPr>
          <w:rFonts w:eastAsia="Times New Roman"/>
        </w:rPr>
      </w:pPr>
      <w:r>
        <w:rPr>
          <w:rFonts w:eastAsia="Times New Roman"/>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noBreakHyphen/>
        <w:t>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high tumor mutational burden, an additional downsampling step was applied (downsample_threshold = 3000) to reduce computational time.</w:t>
      </w:r>
    </w:p>
    <w:p>
      <w:pPr>
        <w:pStyle w:val="Normal"/>
        <w:ind w:firstLineChars="200"/>
        <w:rPr>
          <w:rFonts w:eastAsia="Times New Roman"/>
        </w:rPr>
      </w:pPr>
      <w:r>
        <w:rPr>
          <w:rFonts w:eastAsia="Times New Roman"/>
        </w:rPr>
        <w:t xml:space="preserve">In parallel, de novo mutational signatures were extracted using </w:t>
      </w:r>
      <w:r>
        <w:rPr>
          <w:rFonts w:eastAsia="Times New Roman" w:hint="eastAsia"/>
        </w:rPr>
        <w:t xml:space="preserve">the Non-negative matrix factorization based approach (NMF), </w:t>
      </w:r>
      <w:r>
        <w:rPr>
          <w:rFonts w:eastAsia="Times New Roman"/>
        </w:rPr>
        <w:t xml:space="preserve">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w:t>
      </w:r>
      <w:r>
        <w:rPr>
          <w:rFonts w:eastAsia="Times New Roman" w:hint="eastAsia"/>
        </w:rPr>
        <w:t>Most signatures were extracted at</w:t>
      </w:r>
      <w:r>
        <w:rPr>
          <w:rFonts w:eastAsia="Times New Roman"/>
        </w:rPr>
        <w:t xml:space="preserve"> the “Optimal Solution” identified by SigProfilerExtractor, although several rare signatures were identified in alternative solutions.</w:t>
      </w:r>
    </w:p>
    <w:p>
      <w:pPr>
        <w:pStyle w:val="Heading2"/>
        <w:rPr>
          <w:rFonts w:eastAsia="Times New Roman"/>
        </w:rPr>
      </w:pPr>
      <w:r>
        <w:rPr>
          <w:rFonts w:eastAsia="Times New Roman"/>
        </w:rPr>
        <w:t xml:space="preserve">Match </w:t>
      </w:r>
      <w:r>
        <w:rPr>
          <w:rFonts w:eastAsia="Times New Roman" w:hint="eastAsia"/>
        </w:rPr>
        <w:t>83-type and 83-type</w:t>
      </w:r>
      <w:r>
        <w:rPr>
          <w:rFonts w:eastAsia="Times New Roman"/>
        </w:rPr>
        <w:t xml:space="preserve"> signatures into reference signatures</w:t>
      </w:r>
    </w:p>
    <w:p>
      <w:pPr>
        <w:pStyle w:val="Normal"/>
        <w:spacing w:before="0" w:after="0"/>
        <w:ind w:firstLineChars="200"/>
        <w:rPr>
          <w:rFonts w:eastAsia="Times New Roman"/>
        </w:rPr>
      </w:pPr>
      <w:r>
        <w:rPr>
          <w:rFonts w:eastAsia="Times New Roman" w:hint="eastAsia"/>
        </w:rPr>
        <w:t xml:space="preserve">For 83-type signatures, the signatures were matched to previously identified COSMIC signatures (v3.5, </w:t>
      </w:r>
      <w:hyperlink r:id="rId6">
        <w:r>
          <w:rPr>
            <w:rStyle w:val="Hyperlink"/>
            <w:rFonts w:eastAsia="Times New Roman"/>
          </w:rPr>
          <w:t>https://cancer.sanger.ac.uk/signatures/id/</w:t>
        </w:r>
      </w:hyperlink>
      <w:r>
        <w:rPr>
          <w:rFonts w:eastAsia="Times New Roman" w:hint="eastAsia"/>
        </w:rPr>
        <w:t xml:space="preserve">). For 89-type signatures, the signatures supported by both mSigHdp and SigProfilerExtractor were matched to the signatures reported in Koh et al. A detailed comparison can be found at Table 1. </w:t>
      </w:r>
    </w:p>
    <w:p>
      <w:pPr>
        <w:pStyle w:val="Normal"/>
        <w:ind w:firstLineChars="200"/>
        <w:rPr>
          <w:rFonts w:eastAsia="Times New Roman"/>
        </w:rPr>
      </w:pPr>
      <w:r>
        <w:rPr>
          <w:rFonts w:eastAsia="Times New Roman"/>
        </w:rPr>
        <w:t xml:space="preserve">We compared all </w:t>
      </w:r>
      <w:r>
        <w:rPr>
          <w:rFonts w:eastAsia="Times New Roman"/>
          <w:i/>
          <w:iCs/>
        </w:rPr>
        <w:t>de novo</w:t>
      </w:r>
      <w:r>
        <w:rPr>
          <w:rFonts w:eastAsia="Times New Roman"/>
        </w:rPr>
        <w:t xml:space="preserve"> signatures </w:t>
      </w:r>
      <w:r>
        <w:rPr>
          <w:rFonts w:eastAsia="Times New Roman" w:hint="eastAsia"/>
        </w:rPr>
        <w:t xml:space="preserve">supported by both mSigHdp and SigProfilerExtractor </w:t>
      </w:r>
      <w:r>
        <w:rPr/>
        <w:t xml:space="preserve">to </w:t>
      </w:r>
      <w:r>
        <w:rPr>
          <w:rFonts w:eastAsia="Times New Roman" w:hint="eastAsia"/>
        </w:rPr>
        <w:t>the published</w:t>
      </w:r>
      <w:r>
        <w:rPr/>
        <w:t xml:space="preserve"> signatures and categorized them into three groups: (1) known signature: if</w:t>
      </w:r>
      <w:r>
        <w:rPr>
          <w:rFonts w:eastAsia="Times New Roman" w:hint="eastAsia"/>
        </w:rPr>
        <w:t xml:space="preserve"> an extracted</w:t>
      </w:r>
      <w:r>
        <w:rPr/>
        <w:t xml:space="preserve"> signature has a cosine similarity of ≥ 0.</w:t>
      </w:r>
      <w:r>
        <w:rPr>
          <w:rFonts w:hint="eastAsia"/>
        </w:rPr>
        <w:t>85</w:t>
      </w:r>
      <w:r>
        <w:rPr/>
        <w:t xml:space="preserve"> with a COSMIC signature; (2) merged signatures: if </w:t>
      </w:r>
      <w:r>
        <w:rPr>
          <w:rFonts w:eastAsia="Times New Roman" w:hint="eastAsia"/>
        </w:rPr>
        <w:t>an extracted</w:t>
      </w:r>
      <w:r>
        <w:rPr/>
        <w:t xml:space="preserve"> signatures can be reconstructed by at most </w:t>
      </w:r>
      <w:r>
        <w:rPr>
          <w:rFonts w:hint="eastAsia"/>
        </w:rPr>
        <w:t>3</w:t>
      </w:r>
      <w:r>
        <w:rPr/>
        <w:t xml:space="preserve"> COSMIC signatures with a reconstructed similarity of ≥ 0.</w:t>
      </w:r>
      <w:r>
        <w:rPr>
          <w:rFonts w:hint="eastAsia"/>
        </w:rPr>
        <w:t>9</w:t>
      </w:r>
      <w:r>
        <w:rPr/>
        <w:t xml:space="preserve">; (3) novel signatures: the </w:t>
      </w:r>
      <w:r>
        <w:rPr>
          <w:rFonts w:eastAsia="Times New Roman" w:hint="eastAsia"/>
        </w:rPr>
        <w:t xml:space="preserve">extracted </w:t>
      </w:r>
      <w:r>
        <w:rPr/>
        <w:t xml:space="preserve">signatures do not fit into the known signatures or the merged signatures. </w:t>
      </w:r>
      <w:r>
        <w:rPr>
          <w:rFonts w:eastAsia="Times New Roman" w:hint="eastAsia"/>
        </w:rPr>
        <w:t>We focused on (1) and (3) in this study.</w:t>
      </w:r>
    </w:p>
    <w:p>
      <w:pPr>
        <w:pStyle w:val="Heading2"/>
        <w:rPr>
          <w:rFonts w:eastAsia="Times New Roman"/>
        </w:rPr>
      </w:pPr>
      <w:r>
        <w:rPr>
          <w:rFonts w:eastAsia="Times New Roman" w:hint="eastAsia"/>
        </w:rPr>
        <w:t>Assignment of signature activity to each individual genome</w:t>
      </w:r>
    </w:p>
    <w:p>
      <w:pPr>
        <w:pStyle w:val="normalfirst"/>
        <w:ind w:firstLineChars="200"/>
        <w:rPr/>
      </w:pPr>
      <w:r>
        <w:rPr>
          <w:rFonts w:eastAsia="Times New Roman"/>
        </w:rPr>
        <w:t xml:space="preserve">To leverage the resolution of both the 83-type and 89-type mutational signatures, we constructed a unified 172-type reference set and applied SigProfilerAssignment to decompose the 172-type spectra in low-TMB tumors (indels &lt; 5,000). In contrast, high-TMB tumors (indels ≥ 5,000), as well as tumors where 1-bp </w:t>
      </w:r>
      <w:r>
        <w:rPr>
          <w:rFonts w:eastAsia="Times New Roman" w:hint="eastAsia"/>
        </w:rPr>
        <w:t>T</w:t>
      </w:r>
      <w:r>
        <w:rPr>
          <w:rFonts w:eastAsia="Times New Roman"/>
        </w:rPr>
        <w:t xml:space="preserve"> insertions or deletions in at least five </w:t>
      </w:r>
      <w:r>
        <w:rPr>
          <w:rFonts w:eastAsia="Times New Roman" w:hint="eastAsia"/>
        </w:rPr>
        <w:t>poly-</w:t>
      </w:r>
      <w:r>
        <w:rPr>
          <w:rFonts w:eastAsia="Times New Roman"/>
        </w:rPr>
        <w:t>T tracts account for ≥</w:t>
      </w:r>
      <w:r>
        <w:rPr>
          <w:rFonts w:eastAsia="Times New Roman" w:hint="eastAsia"/>
        </w:rPr>
        <w:t>5</w:t>
      </w:r>
      <w:r>
        <w:rPr>
          <w:rFonts w:eastAsia="Times New Roman"/>
        </w:rPr>
        <w:t>0% of the mutations</w:t>
      </w:r>
      <w:r>
        <w:rPr>
          <w:rFonts w:eastAsia="Times New Roman" w:hint="eastAsia"/>
        </w:rPr>
        <w:t xml:space="preserve"> (Table S17)</w:t>
      </w:r>
      <w:r>
        <w:rPr>
          <w:rFonts w:eastAsia="Times New Roman"/>
        </w:rPr>
        <w:t xml:space="preserve">, </w:t>
      </w:r>
      <w:r>
        <w:rPr>
          <w:rFonts w:eastAsia="Times New Roman" w:hint="eastAsia"/>
        </w:rPr>
        <w:t xml:space="preserve">often </w:t>
      </w:r>
      <w:r>
        <w:rPr>
          <w:rFonts w:eastAsia="Times New Roman"/>
        </w:rPr>
        <w:t xml:space="preserve">exhibited highly sparse spectra. This sparsity </w:t>
      </w:r>
      <w:r>
        <w:rPr>
          <w:rFonts w:eastAsia="Times New Roman" w:hint="eastAsia"/>
        </w:rPr>
        <w:t>further masks</w:t>
      </w:r>
      <w:r>
        <w:rPr>
          <w:rFonts w:eastAsia="Times New Roman"/>
        </w:rPr>
        <w:t xml:space="preserve"> other mutational signals. </w:t>
      </w:r>
      <w:r>
        <w:rPr>
          <w:rFonts w:eastAsia="Times New Roman" w:hint="eastAsia"/>
        </w:rPr>
        <w:t>Therefore regarding</w:t>
      </w:r>
      <w:r>
        <w:rPr>
          <w:rFonts w:eastAsia="Times New Roman"/>
        </w:rPr>
        <w:t xml:space="preserve"> these cases, we employed mSigAct, estimating likelihoods under a multinomial distribution. </w:t>
      </w:r>
      <w:r>
        <w:rPr>
          <w:rFonts w:eastAsia="Times New Roman" w:hint="eastAsia"/>
        </w:rPr>
        <w:t xml:space="preserve">This was performed in a two-step computational framework. </w:t>
      </w:r>
      <w:r>
        <w:rPr/>
        <w:t xml:space="preserve">First, we applied the find_best_reconstruction_QP function from the </w:t>
      </w:r>
      <w:r>
        <w:rPr>
          <w:rFonts w:eastAsia="Times New Roman" w:hint="eastAsia"/>
        </w:rPr>
        <w:t>m</w:t>
      </w:r>
      <w:r>
        <w:rPr/>
        <w:t>SigTools R package (v1.0.7), which performs fast signature attribution via quadratic programming optimization. Second, we refined these initial estimates using the PresenceAttributeSigActivity function from the mSigAct R package</w:t>
      </w:r>
      <w:r>
        <w:rPr>
          <w:rFonts w:eastAsia="Times New Roman" w:hint="eastAsia"/>
        </w:rPr>
        <w:t xml:space="preserve">. </w:t>
      </w:r>
      <w:r>
        <w:rPr>
          <w:rFonts w:eastAsia="Times New Roman"/>
        </w:rPr>
        <w:t>Final signature assignments were obtained by integrating results from SigProfilerAssignment for low-TMB tumors and mSigAct for high-TMB tumors</w:t>
      </w:r>
      <w:r>
        <w:rPr>
          <w:rFonts w:eastAsia="Times New Roman" w:hint="eastAsia"/>
        </w:rPr>
        <w:t>.</w:t>
      </w:r>
    </w:p>
    <w:p>
      <w:pPr>
        <w:pStyle w:val="Heading2"/>
        <w:rPr>
          <w:rFonts w:eastAsia="Times New Roman"/>
        </w:rPr>
      </w:pPr>
      <w:r>
        <w:rPr>
          <w:rFonts w:eastAsia="Times New Roman"/>
        </w:rPr>
        <w:t>Simulating synthetic cancer datasets</w:t>
      </w:r>
    </w:p>
    <w:p>
      <w:pPr>
        <w:pStyle w:val="normalfirst"/>
        <w:rPr/>
      </w:pPr>
      <w:r>
        <w:rPr>
          <w:rFonts w:hint="eastAsia"/>
        </w:rPr>
        <w:t>We generated s</w:t>
      </w:r>
      <w:r>
        <w:rPr/>
        <w:t xml:space="preserve">ynthetic cancer datasets </w:t>
      </w:r>
      <w:r>
        <w:rPr>
          <w:rFonts w:hint="eastAsia"/>
        </w:rPr>
        <w:t xml:space="preserve">in 83-type indels </w:t>
      </w:r>
      <w:r>
        <w:rPr/>
        <w:t>using SigProfilerSimulator (</w:t>
      </w:r>
      <w:hyperlink r:id="rId7">
        <w:r>
          <w:rPr>
            <w:rStyle w:val="Hyperlink"/>
          </w:rPr>
          <w:t>https://bmcbioinformatics.biomedcentral.com/articles/10.1186/s12859-020-03772-3</w:t>
        </w:r>
      </w:hyperlink>
      <w:r>
        <w:rPr/>
        <w:t xml:space="preserve">). </w:t>
      </w:r>
    </w:p>
    <w:p>
      <w:pPr>
        <w:pStyle w:val="Heading2"/>
        <w:rPr>
          <w:rFonts w:eastAsia="Times New Roman"/>
        </w:rPr>
      </w:pPr>
      <w:r>
        <w:rPr>
          <w:rFonts w:eastAsia="Times New Roman"/>
        </w:rPr>
        <w:t>Annotating somatic indels based on transcribed versus un-transcribed strand</w:t>
      </w:r>
    </w:p>
    <w:p>
      <w:pPr>
        <w:pStyle w:val="Normal"/>
        <w:ind w:hanging="0"/>
        <w:rPr/>
      </w:pPr>
      <w:r>
        <w:rPr/>
        <w:t>We followed the method in (</w:t>
      </w:r>
      <w:hyperlink r:id="rId8">
        <w:r>
          <w:rPr>
            <w:rStyle w:val="Style6"/>
          </w:rPr>
          <w:t>https://doi.org/10.1016/j.celrep.2023.112930</w:t>
        </w:r>
      </w:hyperlink>
      <w:r>
        <w:rP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pPr>
        <w:pStyle w:val="Heading2"/>
        <w:rPr>
          <w:rFonts w:eastAsia="Times New Roman"/>
        </w:rPr>
      </w:pPr>
      <w:r>
        <w:rPr>
          <w:rFonts w:eastAsia="Times New Roman"/>
        </w:rPr>
        <w:t>Annotating somatic indels based on leading versus lagging replication strand</w:t>
      </w:r>
    </w:p>
    <w:p>
      <w:pPr>
        <w:pStyle w:val="Normal"/>
        <w:rPr/>
      </w:pPr>
      <w:r>
        <w:rPr/>
        <w:t>Replication strand was determined by wavelet-smoothed replication-timing signal data that indicated both “valleys” (replication termination zones) and “peaks” (replication initiation zones) (</w:t>
      </w:r>
      <w:hyperlink r:id="rId9">
        <w:r>
          <w:rPr>
            <w:rStyle w:val="Hyperlink"/>
          </w:rPr>
          <w:t>https://hgdownload.cse.ucsc.edu/goldenPath/hg19/encodeDCC/wgEncodeUwRepliSeq/</w:t>
        </w:r>
      </w:hyperlink>
      <w:r>
        <w:rPr/>
        <w:t>).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pPr>
        <w:pStyle w:val="Heading2"/>
        <w:rPr>
          <w:rFonts w:eastAsia="Times New Roman"/>
        </w:rPr>
      </w:pPr>
      <w:r>
        <w:rPr>
          <w:rFonts w:eastAsia="Times New Roman"/>
        </w:rPr>
        <w:t>Detecting strand asymmetries across cancer types</w:t>
      </w:r>
    </w:p>
    <w:p>
      <w:pPr>
        <w:pStyle w:val="Normal"/>
        <w:rPr/>
      </w:pPr>
      <w:r>
        <w:rPr/>
        <w:t xml:space="preserve">Strand asymmetry analyses were based on the assignment of signature probabilities to each individual indel mutation. Only indels with the probability greater than or equal to 0.50 to a certain </w:t>
      </w:r>
      <w:r>
        <w:rPr>
          <w:rFonts w:hint="eastAsia"/>
        </w:rPr>
        <w:t>indel</w:t>
      </w:r>
      <w:r>
        <w:rPr/>
        <w:t xml:space="preserve"> signature were retained. For each </w:t>
      </w:r>
      <w:r>
        <w:rPr>
          <w:rFonts w:hint="eastAsia"/>
        </w:rPr>
        <w:t>indel</w:t>
      </w:r>
      <w:r>
        <w:rP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pPr>
        <w:pStyle w:val="Normal"/>
        <w:rPr>
          <w:ins w:id="1" w:author="Steve Rozen, Ph.D." w:date="2026-05-28T17:46:00Z"/>
        </w:rPr>
      </w:pPr>
      <w:r>
        <w:rPr/>
        <w:t>For each strand asymmetry analyses (genic and intergenic region asymmetry</w:t>
      </w:r>
      <w:r>
        <w:rPr>
          <w:rFonts w:hint="eastAsia"/>
        </w:rPr>
        <w:t>,</w:t>
      </w:r>
      <w:r>
        <w:rPr/>
        <w:t xml:space="preserve"> transcription strand asymmetry, replication strand asymmetry)</w:t>
      </w:r>
      <w:r>
        <w:rPr>
          <w:rFonts w:hint="eastAsia"/>
        </w:rPr>
        <w:t>,</w:t>
      </w:r>
      <w:r>
        <w:rP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ins w:id="0" w:author="Steve Rozen, Ph.D." w:date="2026-05-28T17:44:00Z">
        <w:r>
          <w:rPr/>
          <w:t xml:space="preserve"> </w:t>
        </w:r>
      </w:ins>
    </w:p>
    <w:p>
      <w:pPr>
        <w:pStyle w:val="Normal"/>
        <w:rPr>
          <w:del w:id="6" w:author="Steve Rozen, Ph.D." w:date="2026-05-28T17:47:00Z"/>
        </w:rPr>
      </w:pPr>
      <w:ins w:id="2" w:author="Unknown Author" w:date="2026-05-28T18:56:00Z">
        <w:r>
          <w:rPr/>
          <w:t>strand ratio</w:t>
        </w:r>
      </w:ins>
      <w:ins w:id="3" w:author="Steve Rozen, Ph.D." w:date="2026-05-28T17:44:00Z">
        <w:r>
          <w:rPr/>
          <w:t xml:space="preserve"> = (+ strand_mutation_counts)·</w:t>
        </w:r>
      </w:ins>
      <w:ins w:id="4" w:author="Steve Rozen, Ph.D." w:date="2026-05-28T17:46:00Z">
        <w:r>
          <w:rPr/>
          <w:t>(- strand_mutation_counts)</w:t>
        </w:r>
      </w:ins>
      <w:ins w:id="5" w:author="Steve Rozen, Ph.D." w:date="2026-05-28T17:46:00Z">
        <w:r>
          <w:rPr>
            <w:vertAlign w:val="superscript"/>
          </w:rPr>
          <w:t xml:space="preserve">-1 </w:t>
        </w:r>
      </w:ins>
    </w:p>
    <w:p>
      <w:pPr>
        <w:pStyle w:val="Normal"/>
        <w:rPr/>
      </w:pPr>
      <w:r>
        <w:rPr/>
      </w:r>
    </w:p>
    <w:p>
      <w:pPr>
        <w:pStyle w:val="Normal"/>
        <w:ind w:hanging="0"/>
        <w:rPr>
          <w:del w:id="14" w:author="Steve Rozen, Ph.D." w:date="2026-05-28T17:49:00Z"/>
          <w:shd w:fill="FFFF00" w:val="clear"/>
        </w:rPr>
      </w:pPr>
      <w:ins w:id="7" w:author="Steve Rozen, Ph.D." w:date="2026-05-28T17:48:00Z">
        <w:r>
          <w:rPr>
            <w:shd w:fill="FFFF00" w:val="clear"/>
          </w:rPr>
          <w:t xml:space="preserve">We calculated the </w:t>
        </w:r>
      </w:ins>
      <w:del w:id="8" w:author="Steve Rozen, Ph.D." w:date="2026-05-28T17:49:00Z">
        <w:r>
          <w:rPr>
            <w:shd w:fill="FFFF00" w:val="clear"/>
          </w:rPr>
          <w:delText>O</w:delText>
        </w:r>
      </w:del>
      <w:ins w:id="9" w:author="Steve Rozen, Ph.D." w:date="2026-05-28T17:49:00Z">
        <w:r>
          <w:rPr>
            <w:shd w:fill="FFFF00" w:val="clear"/>
          </w:rPr>
          <w:t>os</w:t>
        </w:r>
      </w:ins>
      <w:r>
        <w:rPr>
          <w:shd w:fill="FFFF00" w:val="clear"/>
        </w:rPr>
        <w:t xml:space="preserve">dds ratio between the </w:t>
      </w:r>
      <w:ins w:id="10" w:author="Steve Rozen, Ph.D." w:date="2026-05-28T17:48:00Z">
        <w:r>
          <w:rPr>
            <w:shd w:fill="FFFF00" w:val="clear"/>
          </w:rPr>
          <w:t xml:space="preserve">strand </w:t>
        </w:r>
      </w:ins>
      <w:r>
        <w:rPr>
          <w:shd w:fill="FFFF00" w:val="clear"/>
        </w:rPr>
        <w:t xml:space="preserve">ratio of real somatic indels and the </w:t>
      </w:r>
      <w:ins w:id="11" w:author="Steve Rozen, Ph.D." w:date="2026-05-28T17:48:00Z">
        <w:r>
          <w:rPr>
            <w:shd w:fill="FFFF00" w:val="clear"/>
          </w:rPr>
          <w:t xml:space="preserve">strand </w:t>
        </w:r>
      </w:ins>
      <w:r>
        <w:rPr>
          <w:shd w:fill="FFFF00" w:val="clear"/>
        </w:rPr>
        <w:t>ratio of simulated somatic indels</w:t>
      </w:r>
      <w:ins w:id="12" w:author="Steve Rozen, Ph.D." w:date="2026-05-28T17:49:00Z">
        <w:r>
          <w:rPr>
            <w:shd w:fill="FFFF00" w:val="clear"/>
          </w:rPr>
          <w:t>.</w:t>
        </w:r>
      </w:ins>
      <w:del w:id="13" w:author="Steve Rozen, Ph.D." w:date="2026-05-28T17:49:00Z">
        <w:r>
          <w:rPr>
            <w:shd w:fill="FFFF00" w:val="clear"/>
          </w:rPr>
          <w:delText xml:space="preserve"> was calculated as</w:delText>
        </w:r>
      </w:del>
    </w:p>
    <w:p>
      <w:pPr>
        <w:pStyle w:val="Normal"/>
        <w:ind w:hanging="0"/>
        <w:rPr/>
      </w:pPr>
      <w:r>
        <w:rPr/>
      </w:r>
    </w:p>
    <w:p>
      <w:pPr>
        <w:pStyle w:val="Normal"/>
        <w:ind w:hanging="0"/>
        <w:rPr/>
      </w:pPr>
      <w:ins w:id="15" w:author="Steve Rozen, Ph.D." w:date="2026-05-28T17:50:00Z">
        <w:r>
          <w:rPr/>
          <w:t xml:space="preserve">We then calculated </w:t>
        </w:r>
      </w:ins>
      <w:del w:id="16" w:author="Steve Rozen, Ph.D." w:date="2026-05-28T17:50:00Z">
        <w:r>
          <w:rPr/>
          <w:delText xml:space="preserve">And </w:delText>
        </w:r>
      </w:del>
      <w:r>
        <w:rPr/>
        <w:t>p values calculated for the odds ratio using Fisher’s exact test. Only strand asymmetries with p value &gt; 0.05 were considered showing strand asymmetries.</w:t>
      </w:r>
    </w:p>
    <w:p>
      <w:pPr>
        <w:pStyle w:val="Normal"/>
        <w:ind w:hanging="0"/>
        <w:rPr/>
      </w:pPr>
      <w:r>
        <w:rPr/>
      </w:r>
    </w:p>
    <w:p>
      <w:pPr>
        <w:pStyle w:val="Normal"/>
        <w:ind w:hanging="0"/>
        <w:rPr/>
      </w:pPr>
      <w:r>
        <w:rPr/>
        <w:t xml:space="preserve">For a given cancer type, for e.g. genic vs non-in a sup table </w:t>
      </w:r>
    </w:p>
    <w:p>
      <w:pPr>
        <w:pStyle w:val="Normal"/>
        <w:ind w:hanging="0"/>
        <w:rPr/>
      </w:pPr>
      <w:r>
        <w:rPr/>
      </w:r>
    </w:p>
    <w:p>
      <w:pPr>
        <w:pStyle w:val="Normal"/>
        <w:ind w:hanging="0"/>
        <w:rPr/>
      </w:pPr>
      <w:r>
        <w:rPr/>
        <w:t xml:space="preserve">             </w:t>
      </w:r>
      <w:r>
        <w:rPr/>
        <w:t>genic    non-genic</w:t>
      </w:r>
    </w:p>
    <w:p>
      <w:pPr>
        <w:pStyle w:val="Normal"/>
        <w:ind w:hanging="0"/>
        <w:rPr/>
      </w:pPr>
      <w:r>
        <w:rPr/>
        <w:t>real         100        600</w:t>
      </w:r>
    </w:p>
    <w:p>
      <w:pPr>
        <w:pStyle w:val="Normal"/>
        <w:ind w:hanging="0"/>
        <w:rPr/>
      </w:pPr>
      <w:r>
        <w:rPr/>
        <w:t>syn          100        300</w:t>
      </w:r>
    </w:p>
    <w:p>
      <w:pPr>
        <w:pStyle w:val="Normal"/>
        <w:ind w:hanging="0"/>
        <w:rPr/>
      </w:pPr>
      <w:r>
        <w:rPr/>
      </w:r>
    </w:p>
    <w:p>
      <w:pPr>
        <w:pStyle w:val="Heading2"/>
        <w:rPr>
          <w:rFonts w:eastAsia="Times New Roman"/>
        </w:rPr>
      </w:pPr>
      <w:r>
        <w:rPr>
          <w:rFonts w:eastAsia="Times New Roman"/>
        </w:rPr>
        <w:t>Analyses of replication timing across cancer types</w:t>
      </w:r>
    </w:p>
    <w:p>
      <w:pPr>
        <w:pStyle w:val="Normal"/>
        <w:rPr/>
      </w:pPr>
      <w:r>
        <w:rPr/>
        <w:t>Replication timing data were obtained from (</w:t>
      </w:r>
      <w:hyperlink r:id="rId10">
        <w:r>
          <w:rPr>
            <w:rStyle w:val="Hyperlink"/>
          </w:rPr>
          <w:t>https://genomebiology.biomedcentral.com/articles/10.1186/s13059-018-1509-y</w:t>
        </w:r>
      </w:hyperlink>
      <w:r>
        <w:rP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rPr/>
        <w:t xml:space="preserve"> signature, the reported replication timing analyses included only cancer types with at least 1,000 somatic mutations unambiguously attributed to it.</w:t>
      </w:r>
    </w:p>
    <w:p>
      <w:pPr>
        <w:pStyle w:val="Normal"/>
        <w:rPr>
          <w:del w:id="22" w:author="Steve Rozen, Ph.D." w:date="2026-05-28T17:42:00Z"/>
        </w:rPr>
      </w:pPr>
      <w:r>
        <w:rPr/>
        <w:t xml:space="preserve">Replication timing mutation counts were generated for both real and simulated somatic indels. To classify whether the replication timing mutation density was increasing, flat, or decreasing, two linear regression models were fitted to the values of the real somatic indels count </w:t>
      </w:r>
      <w:r>
        <w:rPr>
          <w:i/>
          <w:iCs/>
        </w:rPr>
        <w:t>R</w:t>
      </w:r>
      <w:r>
        <w:rPr/>
        <w:t xml:space="preserve"> = (</w:t>
      </w:r>
      <w:r>
        <w:rPr>
          <w:i/>
          <w:iCs/>
        </w:rPr>
        <w:t>R</w:t>
      </w:r>
      <w:r>
        <w:rPr>
          <w:i/>
          <w:iCs/>
          <w:vertAlign w:val="subscript"/>
        </w:rPr>
        <w:t>1</w:t>
      </w:r>
      <w:r>
        <w:rPr>
          <w:i/>
          <w:iCs/>
        </w:rPr>
        <w:t>, R</w:t>
      </w:r>
      <w:r>
        <w:rPr>
          <w:i/>
          <w:iCs/>
          <w:vertAlign w:val="subscript"/>
        </w:rPr>
        <w:t>2</w:t>
      </w:r>
      <w:r>
        <w:rPr>
          <w:i/>
          <w:iCs/>
        </w:rPr>
        <w:t>, R</w:t>
      </w:r>
      <w:r>
        <w:rPr>
          <w:i/>
          <w:iCs/>
          <w:vertAlign w:val="subscript"/>
        </w:rPr>
        <w:t>3</w:t>
      </w:r>
      <w:r>
        <w:rPr>
          <w:i/>
          <w:iCs/>
        </w:rPr>
        <w:t>, … R</w:t>
      </w:r>
      <w:r>
        <w:rPr>
          <w:i/>
          <w:iCs/>
          <w:vertAlign w:val="subscript"/>
        </w:rPr>
        <w:t>10</w:t>
      </w:r>
      <w:r>
        <w:rPr/>
        <w:t>) and the values of simulated somatic indel counts S(X</w:t>
      </w:r>
      <w:r>
        <w:rPr>
          <w:vertAlign w:val="subscript"/>
        </w:rPr>
        <w:t>1</w:t>
      </w:r>
      <w:r>
        <w:rPr/>
        <w:t>, X</w:t>
      </w:r>
      <w:r>
        <w:rPr>
          <w:vertAlign w:val="subscript"/>
        </w:rPr>
        <w:t>2</w:t>
      </w:r>
      <w:r>
        <w:rPr/>
        <w:t>, X</w:t>
      </w:r>
      <w:r>
        <w:rPr>
          <w:vertAlign w:val="subscript"/>
        </w:rPr>
        <w:t>3</w:t>
      </w:r>
      <w:r>
        <w:rPr/>
        <w:t>, … X</w:t>
      </w:r>
      <w:r>
        <w:rPr>
          <w:vertAlign w:val="subscript"/>
        </w:rPr>
        <w:t>10</w:t>
      </w:r>
      <w:r>
        <w:rPr/>
        <w:t>), respectively.</w:t>
      </w:r>
      <w:ins w:id="17" w:author="Steve Rozen, Ph.D." w:date="2026-05-28T17:41:00Z">
        <w:r>
          <w:rPr/>
          <w:t xml:space="preserve"> The two models are </w:t>
        </w:r>
      </w:ins>
      <w:ins w:id="18" w:author="Steve Rozen, Ph.D." w:date="2026-05-28T17:41:00Z">
        <w:r>
          <w:rPr>
            <w:i/>
            <w:iCs/>
          </w:rPr>
          <w:t>lm(R ~ c )</w:t>
        </w:r>
      </w:ins>
      <w:ins w:id="19" w:author="Steve Rozen, Ph.D." w:date="2026-05-28T17:41:00Z">
        <w:r>
          <w:rPr/>
          <w:t xml:space="preserve"> and </w:t>
        </w:r>
      </w:ins>
      <w:ins w:id="20" w:author="Steve Rozen, Ph.D." w:date="2026-05-28T17:41:00Z">
        <w:r>
          <w:rPr>
            <w:i/>
            <w:iCs/>
          </w:rPr>
          <w:t>lm(S ~ c)</w:t>
        </w:r>
      </w:ins>
      <w:ins w:id="21" w:author="Steve Rozen, Ph.D." w:date="2026-05-28T17:41:00Z">
        <w:r>
          <w:rPr/>
          <w:t xml:space="preserve">, where </w:t>
        </w:r>
      </w:ins>
    </w:p>
    <w:p>
      <w:pPr>
        <w:pStyle w:val="Normal"/>
        <w:rPr>
          <w:del w:id="24" w:author="Steve Rozen, Ph.D." w:date="2026-05-28T17:42:00Z"/>
          <w:sz w:val="20"/>
          <w:szCs w:val="21"/>
        </w:rPr>
      </w:pPr>
      <w:del w:id="23" w:author="Steve Rozen, Ph.D." w:date="2026-05-28T17:42:00Z">
        <w:r>
          <w:rPr>
            <w:sz w:val="20"/>
            <w:szCs w:val="21"/>
          </w:rPr>
        </w:r>
      </w:del>
    </w:p>
    <w:p>
      <w:pPr>
        <w:pStyle w:val="Normal"/>
        <w:rPr>
          <w:del w:id="26" w:author="Steve Rozen, Ph.D." w:date="2026-05-28T17:42:00Z"/>
          <w:shd w:fill="FFFF00" w:val="clear"/>
        </w:rPr>
      </w:pPr>
      <w:del w:id="25" w:author="Steve Rozen, Ph.D." w:date="2026-05-28T17:42:00Z">
        <w:r>
          <w:rPr>
            <w:shd w:fill="FFFF00" w:val="clear"/>
          </w:rPr>
        </w:r>
      </w:del>
    </w:p>
    <w:p>
      <w:pPr>
        <w:pStyle w:val="Normal"/>
        <w:rPr/>
      </w:pPr>
      <w:del w:id="27" w:author="Steve Rozen, Ph.D." w:date="2026-05-28T17:42:00Z">
        <w:r>
          <w:rPr/>
          <w:delText>In the above formula,</w:delText>
        </w:r>
      </w:del>
      <w:r>
        <w:rPr/>
        <w:t xml:space="preserve"> replication timing denotes a vector c = (1,2,3 … 10).</w:t>
      </w:r>
    </w:p>
    <w:p>
      <w:pPr>
        <w:pStyle w:val="Normal"/>
        <w:rPr/>
      </w:pPr>
      <w:r>
        <w:rPr/>
        <w:t xml:space="preserve">The replication timing trend for </w:t>
      </w:r>
      <w:r>
        <w:rPr>
          <w:rFonts w:eastAsia="Times New Roman" w:hint="eastAsia"/>
        </w:rPr>
        <w:t xml:space="preserve">an 83-type </w:t>
      </w:r>
      <w:r>
        <w:rPr/>
        <w:t xml:space="preserve">signature was determined for both real and simulated data. An </w:t>
      </w:r>
      <w:r>
        <w:rPr>
          <w:rFonts w:eastAsia="Times New Roman" w:hint="eastAsia"/>
        </w:rPr>
        <w:t>indel</w:t>
      </w:r>
      <w:r>
        <w:rP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pPr>
        <w:pStyle w:val="Normal"/>
        <w:rPr/>
      </w:pPr>
      <w:r>
        <w:rPr/>
        <w:t xml:space="preserve">If the trends of a certain </w:t>
      </w:r>
      <w:r>
        <w:rPr>
          <w:rFonts w:eastAsia="Times New Roman" w:hint="eastAsia"/>
        </w:rPr>
        <w:t>83-type</w:t>
      </w:r>
      <w:r>
        <w:rPr/>
        <w:t xml:space="preserve"> signature for the two datasets (real and simulated data) were different, the relative trend for real data comparing the simulated data was the final trend for the </w:t>
      </w:r>
      <w:r>
        <w:rPr>
          <w:rFonts w:eastAsia="Times New Roman" w:hint="eastAsia"/>
        </w:rPr>
        <w:t>83-type</w:t>
      </w:r>
      <w:r>
        <w:rPr/>
        <w:t xml:space="preserve"> signature. Otherwise, if the trends of a certain </w:t>
      </w:r>
      <w:r>
        <w:rPr>
          <w:rFonts w:eastAsia="Times New Roman" w:hint="eastAsia"/>
        </w:rPr>
        <w:t>83-type</w:t>
      </w:r>
      <w:r>
        <w:rPr/>
        <w:t xml:space="preserve"> signature for the two dataset were the same, a third multiple linear regression model was fitted</w:t>
      </w:r>
      <w:ins w:id="28" w:author="Steve Rozen, Ph.D." w:date="2026-05-28T17:42:00Z">
        <w:r>
          <w:rPr/>
          <w:t xml:space="preserve">: </w:t>
        </w:r>
      </w:ins>
      <w:ins w:id="29" w:author="Steve Rozen, Ph.D." w:date="2026-05-28T17:42:00Z">
        <w:r>
          <w:rPr>
            <w:i/>
            <w:iCs/>
          </w:rPr>
          <w:t>lm(R ~ S + c)</w:t>
        </w:r>
      </w:ins>
      <w:del w:id="30" w:author="Steve Rozen, Ph.D." w:date="2026-05-28T17:42:00Z">
        <w:r>
          <w:rPr>
            <w:i/>
            <w:iCs/>
          </w:rPr>
          <w:delText xml:space="preserve">. </w:delText>
        </w:r>
      </w:del>
    </w:p>
    <w:p>
      <w:pPr>
        <w:pStyle w:val="Normal"/>
        <w:rPr/>
      </w:pPr>
      <w:r>
        <w:rPr/>
      </w:r>
    </w:p>
    <w:p>
      <w:pPr>
        <w:pStyle w:val="Normal"/>
        <w:rPr>
          <w:rFonts w:eastAsia="Times New Roman"/>
        </w:rPr>
      </w:pPr>
      <w:r>
        <w:rPr/>
        <w:t xml:space="preserve">Similarly, the final trend of an </w:t>
      </w:r>
      <w:r>
        <w:rPr>
          <w:rFonts w:eastAsia="Times New Roman" w:hint="eastAsia"/>
        </w:rPr>
        <w:t>83-type</w:t>
      </w:r>
      <w:r>
        <w:rPr/>
        <w:t xml:space="preserve"> signature were determined by the significance of the coefficient of replication timing. If it is not significant, an </w:t>
      </w:r>
      <w:r>
        <w:rPr>
          <w:rFonts w:eastAsia="Times New Roman" w:hint="eastAsia"/>
        </w:rPr>
        <w:t>83-type</w:t>
      </w:r>
      <w:r>
        <w:rPr/>
        <w:t xml:space="preserve"> signature was considered to be generally unaffected by replication timing. Otherwise, if the coefficient of replication timing &gt; 0, an </w:t>
      </w:r>
      <w:r>
        <w:rPr>
          <w:rFonts w:eastAsia="Times New Roman" w:hint="eastAsia"/>
        </w:rPr>
        <w:t>83-type</w:t>
      </w:r>
      <w:r>
        <w:rPr/>
        <w:t xml:space="preserve"> signature was considered to be increasing from early to late replicating regions; if the coefficient of replication timing &lt; 0, an </w:t>
      </w:r>
      <w:r>
        <w:rPr>
          <w:rFonts w:eastAsia="Times New Roman" w:hint="eastAsia"/>
        </w:rPr>
        <w:t>83-type</w:t>
      </w:r>
      <w:r>
        <w:rPr/>
        <w:t xml:space="preserve"> signature was considered to be decreasing from early to late replicating regions.</w:t>
      </w:r>
    </w:p>
    <w:p>
      <w:pPr>
        <w:pStyle w:val="Heading2"/>
        <w:rPr>
          <w:rFonts w:eastAsia="Times New Roman"/>
        </w:rPr>
      </w:pPr>
      <w:r>
        <w:rPr>
          <w:rFonts w:eastAsia="Times New Roman"/>
        </w:rPr>
        <w:t xml:space="preserve">MSI/MSS </w:t>
      </w:r>
      <w:r>
        <w:rPr>
          <w:rFonts w:eastAsia="Times New Roman" w:hint="eastAsia"/>
        </w:rPr>
        <w:t>s</w:t>
      </w:r>
      <w:r>
        <w:rPr>
          <w:rFonts w:eastAsia="Times New Roman"/>
        </w:rPr>
        <w:t>tatus</w:t>
      </w:r>
      <w:r>
        <w:rPr>
          <w:rFonts w:eastAsia="Times New Roman" w:hint="eastAsia"/>
        </w:rPr>
        <w:t xml:space="preserve"> and high/low TMB status</w:t>
      </w:r>
    </w:p>
    <w:p>
      <w:pPr>
        <w:pStyle w:val="Normal"/>
        <w:rPr>
          <w:color w:val="000000"/>
        </w:rPr>
      </w:pPr>
      <w:r>
        <w:rPr/>
        <w:t>For PCAWG genomes, the MSI</w:t>
      </w:r>
      <w:r>
        <w:rPr>
          <w:rFonts w:eastAsia="Times New Roman" w:hint="eastAsia"/>
        </w:rPr>
        <w:t xml:space="preserve"> (microsatellite instability)</w:t>
      </w:r>
      <w:r>
        <w:rPr/>
        <w:t xml:space="preserve"> status was evaluated by the PCAWG working group and obtained from the synapse repository (</w:t>
      </w:r>
      <w:r>
        <w:fldChar w:fldCharType="begin"/>
      </w:r>
      <w:r>
        <w:rPr>
          <w:rStyle w:val="Hyperlink"/>
        </w:rPr>
        <w:instrText xml:space="preserve"> HYPERLINK "https://www.synapse.org/" \l "!Synapse:syn8016399"</w:instrText>
      </w:r>
      <w:r>
        <w:rPr>
          <w:rStyle w:val="Hyperlink"/>
        </w:rPr>
        <w:fldChar w:fldCharType="separate"/>
      </w:r>
      <w:r>
        <w:rPr>
          <w:rStyle w:val="Hyperlink"/>
        </w:rPr>
        <w:t>https://www.synapse.org/#!Synapse:syn8016399</w:t>
      </w:r>
      <w:r>
        <w:rPr>
          <w:rStyle w:val="Hyperlink"/>
        </w:rPr>
        <w:fldChar w:fldCharType="end"/>
      </w:r>
      <w:r>
        <w:rPr>
          <w:rFonts w:hint="eastAsia"/>
        </w:rPr>
        <w:t>, the data was downloaded on May 2022</w:t>
      </w:r>
      <w:r>
        <w:rPr/>
        <w:t xml:space="preserve">). For </w:t>
      </w:r>
      <w:r>
        <w:rPr>
          <w:rFonts w:eastAsia="Times New Roman" w:hint="eastAsia"/>
        </w:rPr>
        <w:t>Hartwig</w:t>
      </w:r>
      <w:r>
        <w:rP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r>
          <w:r>
            <w:rPr>
              <w:color w:val="000000"/>
            </w:rPr>
            <w:t>Priestley et al., 2019.</w:t>
          </w:r>
        </w:sdtContent>
      </w:sdt>
      <w:r>
        <w:rPr>
          <w:color w:val="000000"/>
        </w:rPr>
        <w:t xml:space="preserve"> </w:t>
      </w:r>
      <w:r>
        <w:rPr>
          <w:rFonts w:hint="eastAsia"/>
          <w:color w:val="000000"/>
        </w:rPr>
        <w:t>The genomes with &gt;</w:t>
      </w:r>
      <w:r>
        <w:rPr>
          <w:rFonts w:eastAsia="Times New Roman" w:hint="eastAsia"/>
          <w:color w:val="000000"/>
        </w:rPr>
        <w:t>5,000</w:t>
      </w:r>
      <w:r>
        <w:rPr>
          <w:rFonts w:hint="eastAsia"/>
          <w:color w:val="000000"/>
        </w:rPr>
        <w:t xml:space="preserve"> IDs were labelled as high TMB tumors. The thresholds were selected based on the minimum number of mutations of the pre-defined MSI tumors. We then used MSI-seq to predict the MSI status of high TMB tumors.</w:t>
      </w:r>
    </w:p>
    <w:p>
      <w:pPr>
        <w:pStyle w:val="Heading2"/>
        <w:rPr>
          <w:rFonts w:eastAsia="Times New Roman"/>
        </w:rPr>
      </w:pPr>
      <w:r>
        <w:rPr>
          <w:rFonts w:eastAsia="Times New Roman"/>
        </w:rPr>
        <w:t>Extended sequence context</w:t>
      </w:r>
      <w:r>
        <w:rPr>
          <w:rFonts w:eastAsia="Times New Roman" w:hint="eastAsia"/>
        </w:rPr>
        <w:t xml:space="preserve"> analysis</w:t>
      </w:r>
    </w:p>
    <w:p>
      <w:pPr>
        <w:pStyle w:val="Normal"/>
        <w:rPr/>
      </w:pPr>
      <w:r>
        <w:rPr/>
        <w:t xml:space="preserve">To analyze a specific signature and indel type of interest, we first identified the </w:t>
      </w:r>
      <w:r>
        <w:rPr>
          <w:rFonts w:hint="eastAsia"/>
        </w:rPr>
        <w:t>5</w:t>
      </w:r>
      <w:r>
        <w:rPr/>
        <w:t xml:space="preserve"> genomes with the highest </w:t>
      </w:r>
      <w:r>
        <w:rPr>
          <w:rFonts w:hint="eastAsia"/>
        </w:rPr>
        <w:t xml:space="preserve">contribution of the </w:t>
      </w:r>
      <w:r>
        <w:rPr/>
        <w:t>corresponding signature</w:t>
      </w:r>
      <w:r>
        <w:rPr>
          <w:rFonts w:hint="eastAsia"/>
        </w:rPr>
        <w:t xml:space="preserve"> activity</w:t>
      </w:r>
      <w:r>
        <w:rP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rPr/>
        <w:t>seqLogo</w:t>
      </w:r>
      <w:r>
        <w:rPr>
          <w:rFonts w:hint="eastAsia"/>
        </w:rPr>
        <w:t xml:space="preserve"> function of </w:t>
      </w:r>
      <w:r>
        <w:rPr/>
        <w:t>seqLogo</w:t>
      </w:r>
      <w:r>
        <w:rPr>
          <w:rFonts w:hint="eastAsia"/>
        </w:rPr>
        <w:t xml:space="preserve"> R package (version 1.71.0)</w:t>
      </w:r>
    </w:p>
    <w:p>
      <w:pPr>
        <w:pStyle w:val="Heading1"/>
        <w:rPr/>
      </w:pPr>
      <w:r>
        <w:rPr/>
      </w:r>
    </w:p>
    <w:p>
      <w:pPr>
        <w:pStyle w:val="Heading1"/>
        <w:rPr/>
      </w:pPr>
      <w:r>
        <w:rPr>
          <w:rFonts w:hint="eastAsia"/>
        </w:rPr>
        <w:t>Funding</w:t>
      </w:r>
    </w:p>
    <w:p>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w:t>
      </w:r>
      <w:r>
        <w:rPr>
          <w:rFonts w:eastAsia="Times New Roman"/>
          <w:color w:val="000000"/>
        </w:rPr>
        <w:t xml:space="preserve">Province, China </w:t>
      </w:r>
      <w:r>
        <w:rPr>
          <w:rFonts w:eastAsia="Times New Roman" w:hint="eastAsia"/>
          <w:color w:val="000000"/>
        </w:rPr>
        <w:t xml:space="preserve">(Grant No. </w:t>
      </w:r>
      <w:r>
        <w:rPr>
          <w:rFonts w:eastAsia="Times New Roman"/>
          <w:color w:val="000000"/>
        </w:rPr>
        <w:t>2026A1515010445</w:t>
      </w:r>
      <w:r>
        <w:rPr>
          <w:rFonts w:eastAsia="Times New Roman" w:hint="eastAsia"/>
          <w:color w:val="000000"/>
        </w:rPr>
        <w:t xml:space="preserve">), </w:t>
      </w:r>
      <w:r>
        <w:rPr>
          <w:rFonts w:eastAsia="Times New Roman"/>
          <w:color w:val="000000"/>
        </w:rPr>
        <w:t xml:space="preserve">International Science and Technology Innovation Cooperation between Governments for National Key R&amp;D Program Projects </w:t>
      </w:r>
      <w:r>
        <w:rPr>
          <w:rFonts w:eastAsia="Times New Roman" w:hint="eastAsia"/>
          <w:color w:val="000000"/>
        </w:rPr>
        <w:t>(</w:t>
      </w:r>
      <w:r>
        <w:rPr>
          <w:rFonts w:eastAsia="Times New Roman"/>
          <w:color w:val="000000"/>
        </w:rPr>
        <w:t>2023YFE0107700</w:t>
      </w:r>
      <w:r>
        <w:rPr>
          <w:rFonts w:eastAsia="Times New Roman" w:hint="eastAsia"/>
          <w:color w:val="000000"/>
        </w:rPr>
        <w:t>), Guangzhou Municipal Science</w:t>
      </w:r>
      <w:r>
        <w:rPr>
          <w:rFonts w:eastAsia="Times New Roman" w:hint="eastAsia"/>
        </w:rPr>
        <w:t xml:space="preserve"> and Technology Bureau (</w:t>
      </w:r>
      <w:r>
        <w:rPr>
          <w:rFonts w:eastAsia="Times New Roman"/>
        </w:rPr>
        <w:t>2025A04J4304</w:t>
      </w:r>
      <w:r>
        <w:rPr>
          <w:rFonts w:eastAsia="Times New Roman" w:hint="eastAsia"/>
        </w:rPr>
        <w:t xml:space="preserve">), </w:t>
      </w:r>
      <w:r>
        <w:rPr>
          <w:rFonts w:eastAsia="Times New Roman"/>
        </w:rPr>
        <w:t xml:space="preserve">Shenzhen Science and Technology Innovation Program </w:t>
      </w:r>
      <w:r>
        <w:rPr>
          <w:rFonts w:eastAsia="Times New Roman" w:hint="eastAsia"/>
        </w:rPr>
        <w:t>(</w:t>
      </w:r>
      <w:r>
        <w:rPr>
          <w:rFonts w:eastAsia="Times New Roman"/>
        </w:rPr>
        <w:t>JCYJ20250604174809012</w:t>
      </w:r>
      <w:r>
        <w:rPr>
          <w:rFonts w:eastAsia="Times New Roman" w:hint="eastAsia"/>
        </w:rPr>
        <w:t>).</w:t>
      </w:r>
      <w:r>
        <w:rPr>
          <w:rFonts w:eastAsia="Times New Roman" w:hint="eastAsia"/>
          <w:color w:val="000000"/>
        </w:rPr>
        <w:t xml:space="preserve"> </w:t>
      </w:r>
    </w:p>
    <w:p>
      <w:pPr>
        <w:pStyle w:val="Heading1"/>
        <w:rPr/>
      </w:pPr>
      <w:r>
        <w:rPr>
          <w:rFonts w:hint="eastAsia"/>
        </w:rPr>
        <w:t>Author contributions</w:t>
      </w:r>
    </w:p>
    <w:p>
      <w:pPr>
        <w:pStyle w:val="normalfirst"/>
        <w:rPr>
          <w:rFonts w:eastAsia="Times New Roman"/>
        </w:rPr>
      </w:pPr>
      <w:r>
        <w:rPr>
          <w:rFonts w:hint="eastAsia"/>
        </w:rPr>
        <w:t>M.L. and S.G.R. conceived the project and designed the analyses. M.L. and S.G.R. designed computational analysis. M.L., Q.Z. and Y.Y. performed mutational signature extraction, attribution and characterization computational analysis. M.H.</w:t>
      </w:r>
      <w:r>
        <w:rPr>
          <w:rFonts w:eastAsia="Times New Roman" w:hint="eastAsia"/>
        </w:rPr>
        <w:t xml:space="preserve">, and </w:t>
      </w:r>
      <w:r>
        <w:rPr>
          <w:rFonts w:hint="eastAsia"/>
        </w:rPr>
        <w:t xml:space="preserve">R.Y. characterized the topography of 83-type mutational signatures. </w:t>
      </w:r>
      <w:r>
        <w:rPr>
          <w:rFonts w:eastAsia="Times New Roman" w:hint="eastAsia"/>
        </w:rPr>
        <w:t xml:space="preserve">M.L., X.M.W., R.S. and S.G.R. designed the website. </w:t>
      </w:r>
      <w:r>
        <w:rPr/>
        <w:t>Data interpretation and manuscript write-up were carried out by M.L., M.H., and S.G.R., with contributions from all other authors. All authors reviewed and approved the final manuscript.</w:t>
      </w:r>
    </w:p>
    <w:p>
      <w:pPr>
        <w:pStyle w:val="normalfirst"/>
        <w:rPr>
          <w:rFonts w:eastAsia="Times New Roman"/>
        </w:rPr>
      </w:pPr>
      <w:r>
        <w:rPr>
          <w:b/>
          <w:bCs/>
        </w:rPr>
        <w:t>Declaration of generative AI and AI-assisted technologies in the writing process.</w:t>
      </w:r>
      <w:r>
        <w:rPr>
          <w:rFonts w:eastAsia="Times New Roman"/>
        </w:rPr>
        <w:t xml:space="preserve">  </w:t>
      </w:r>
    </w:p>
    <w:p>
      <w:pPr>
        <w:pStyle w:val="normalfirst"/>
        <w:rPr>
          <w:rFonts w:eastAsia="Times New Roman"/>
        </w:rPr>
      </w:pPr>
      <w:r>
        <w:rPr>
          <w:rFonts w:eastAsia="Times New Roman"/>
        </w:rPr>
        <w:t xml:space="preserve">During the preparation of this work the author(s) used </w:t>
      </w:r>
      <w:r>
        <w:rPr>
          <w:rFonts w:eastAsia="Times New Roman" w:hint="eastAsia"/>
        </w:rPr>
        <w:t xml:space="preserve">Claude </w:t>
      </w:r>
      <w:r>
        <w:rPr>
          <w:rFonts w:eastAsia="Times New Roman"/>
        </w:rPr>
        <w:t xml:space="preserve">in order to </w:t>
      </w:r>
      <w:r>
        <w:rPr/>
        <w:t>polish the text and ensure grammatical accuracy and appropriate vocabulary usage</w:t>
      </w:r>
      <w:r>
        <w:rPr>
          <w:rFonts w:eastAsia="Times New Roman"/>
        </w:rPr>
        <w:t>. After using this tool/service, the author(s) reviewed and edited the content as needed and take(s) full responsibility for the content of the published article.</w:t>
      </w:r>
    </w:p>
    <w:p>
      <w:pPr>
        <w:pStyle w:val="Heading1"/>
        <w:rPr/>
      </w:pPr>
      <w:r>
        <w:rPr/>
      </w:r>
      <w:r>
        <w:br w:type="page"/>
      </w:r>
    </w:p>
    <w:p>
      <w:pPr>
        <w:pStyle w:val="Heading1"/>
        <w:spacing w:before="0" w:after="120"/>
        <w:rPr/>
      </w:pPr>
      <w:r>
        <w:rPr/>
        <w:t>Reference</w:t>
      </w:r>
    </w:p>
    <w:p>
      <w:pPr>
        <w:pStyle w:val="Bibliography1"/>
        <w:rPr/>
      </w:pPr>
      <w:bookmarkStart w:id="21" w:name="ZOTERO_BREF_LiVs887hgA47"/>
      <w:r>
        <w:rPr/>
        <w:t xml:space="preserve">Alexandrov, Ludmil B., Young Seok Ju, Kerstin Haase, et al. 2016. ‘Mutational Signatures Associated with Tobacco Smoking in Human Cancer’. </w:t>
      </w:r>
      <w:r>
        <w:rPr>
          <w:i/>
        </w:rPr>
        <w:t>Science</w:t>
      </w:r>
      <w:r>
        <w:rPr/>
        <w:t xml:space="preserve"> 354 (6312): 618–22. https://doi.org/10.1126/science.aag0299.</w:t>
      </w:r>
    </w:p>
    <w:p>
      <w:pPr>
        <w:pStyle w:val="Bibliography1"/>
        <w:rPr/>
      </w:pPr>
      <w:r>
        <w:rPr/>
        <w:t xml:space="preserve">Alexandrov, Ludmil B., Jaegil Kim, Nicholas J. Haradhvala, et al. 2020. ‘The Repertoire of Mutational Signatures in Human Cancer’. </w:t>
      </w:r>
      <w:r>
        <w:rPr>
          <w:i/>
        </w:rPr>
        <w:t>Nature</w:t>
      </w:r>
      <w:r>
        <w:rPr/>
        <w:t xml:space="preserve"> 578 (7793): 94–101. https://doi.org/10.1038/s41586-020-1943-3.</w:t>
      </w:r>
    </w:p>
    <w:p>
      <w:pPr>
        <w:pStyle w:val="Bibliography1"/>
        <w:rPr/>
      </w:pPr>
      <w:r>
        <w:rPr/>
        <w:t xml:space="preserve">Alexandrov, Ludmil B., Serena Nik-zainal, David C. Wedge, and Samuel A. J. R. Aparicio. 2014. </w:t>
      </w:r>
      <w:r>
        <w:rPr>
          <w:i/>
        </w:rPr>
        <w:t>Signatures of Mutational Processes in Human Cancer</w:t>
      </w:r>
      <w:r>
        <w:rPr/>
        <w:t>. 500 (7463): 415–21. https://doi.org/10.1038/nature12477.Signatures.</w:t>
      </w:r>
    </w:p>
    <w:p>
      <w:pPr>
        <w:pStyle w:val="Bibliography1"/>
        <w:rPr/>
      </w:pPr>
      <w:r>
        <w:rPr/>
        <w:t xml:space="preserve">Boot, Arnoud, Mi Ni Huang, Alvin W. T. Ng, et al. 2018. ‘In-Depth Characterization of the Cisplatin Mutational Signature in Human Cell Lines and in Esophageal and Liver Tumors’. </w:t>
      </w:r>
      <w:r>
        <w:rPr>
          <w:i/>
        </w:rPr>
        <w:t>Genome Research</w:t>
      </w:r>
      <w:r>
        <w:rPr/>
        <w:t xml:space="preserve"> 28 (5): 654–65. https://doi.org/10.1101/gr.230219.117.</w:t>
      </w:r>
    </w:p>
    <w:p>
      <w:pPr>
        <w:pStyle w:val="Bibliography1"/>
        <w:rPr/>
      </w:pPr>
      <w:r>
        <w:rPr/>
        <w:t xml:space="preserve">Boot, Arnoud, Mo Liu, Nicole Stantial, et al. 2022. ‘Recurrent Mutations in Topoisomerase IIα Cause a Previously Undescribed Mutator Phenotype in Human Cancers’. </w:t>
      </w:r>
      <w:r>
        <w:rPr>
          <w:i/>
        </w:rPr>
        <w:t>Proceedings of the National Academy of Sciences</w:t>
      </w:r>
      <w:r>
        <w:rPr/>
        <w:t xml:space="preserve"> 119 (4): e2114024119. https://doi.org/10.1073/pnas.2114024119.</w:t>
      </w:r>
    </w:p>
    <w:p>
      <w:pPr>
        <w:pStyle w:val="Bibliography1"/>
        <w:rPr/>
      </w:pPr>
      <w:r>
        <w:rPr/>
        <w:t xml:space="preserve">Boot, Arnoud, Alvin W. T. Ng, Fui Teen Chong, et al. 2020. ‘Characterization of Colibactin-Associated Mutational Signature in an Asian Oral Squamous Cell Carcinoma and in Other Mucosal Tumor Types’. </w:t>
      </w:r>
      <w:r>
        <w:rPr>
          <w:i/>
        </w:rPr>
        <w:t>Genome Research</w:t>
      </w:r>
      <w:r>
        <w:rPr/>
        <w:t xml:space="preserve"> 30 (6): 803–13. https://doi.org/10.1101/gr.255620.119.</w:t>
      </w:r>
    </w:p>
    <w:p>
      <w:pPr>
        <w:pStyle w:val="Bibliography1"/>
        <w:rPr/>
      </w:pPr>
      <w:r>
        <w:rPr/>
        <w:t xml:space="preserve">Caipa Garcia, Angela L., Jill E. Kucab, Halh Al-Serori, et al. 2024. ‘Tissue Organoid Cultures Metabolize Dietary Carcinogens Proficiently and Are Effective Models for DNA Adduct Formation’. </w:t>
      </w:r>
      <w:r>
        <w:rPr>
          <w:i/>
        </w:rPr>
        <w:t>Chemical Research in Toxicology</w:t>
      </w:r>
      <w:r>
        <w:rPr/>
        <w:t xml:space="preserve"> 37 (2): 234–47. https://doi.org/10.1021/acs.chemrestox.3c00255.</w:t>
      </w:r>
    </w:p>
    <w:p>
      <w:pPr>
        <w:pStyle w:val="Bibliography1"/>
        <w:rPr/>
      </w:pPr>
      <w:r>
        <w:rPr>
          <w:lang w:val="de-DE"/>
        </w:rPr>
        <w:t xml:space="preserve">Chen, Lei, Chong Zhang, Ruidong Xue, et al. 2024. </w:t>
      </w:r>
      <w:r>
        <w:rPr/>
        <w:t xml:space="preserve">‘Deep Whole-Genome Analysis of 494 Hepatocellular Carcinomas’. </w:t>
      </w:r>
      <w:r>
        <w:rPr>
          <w:i/>
        </w:rPr>
        <w:t>Nature</w:t>
      </w:r>
      <w:r>
        <w:rPr/>
        <w:t>, ahead of print, March 21. https://doi.org/10.1038/s41586-024-07054-3.</w:t>
      </w:r>
    </w:p>
    <w:p>
      <w:pPr>
        <w:pStyle w:val="Bibliography1"/>
        <w:rPr/>
      </w:pPr>
      <w:r>
        <w:rPr/>
        <w:t xml:space="preserve">Davies, Helen, Dominik Glodzik, Sandro Morganella, et al. 2017. ‘HRDetect Is a Predictor of BRCA1 and BRCA2 Deficiency Based on Mutational Signatures’. </w:t>
      </w:r>
      <w:r>
        <w:rPr>
          <w:i/>
        </w:rPr>
        <w:t>Nature Medicine</w:t>
      </w:r>
      <w:r>
        <w:rPr/>
        <w:t xml:space="preserve"> 23 (4): 517–25. https://doi.org/10.1038/nm.4292.</w:t>
      </w:r>
    </w:p>
    <w:p>
      <w:pPr>
        <w:pStyle w:val="Bibliography1"/>
        <w:rPr/>
      </w:pPr>
      <w:r>
        <w:rPr/>
        <w:t xml:space="preserve">Degasperi, Andrea, Xueqing Zou, Tauanne Dias Amarante, et al. 2022. ‘Substitution Mutational Signatures in Whole-Genome–Sequenced Cancers in the UK Population’. </w:t>
      </w:r>
      <w:r>
        <w:rPr>
          <w:i/>
        </w:rPr>
        <w:t>Science</w:t>
      </w:r>
      <w:r>
        <w:rPr/>
        <w:t xml:space="preserve"> 376 (6591). https://doi.org/10.1126/science.abl9283.</w:t>
      </w:r>
    </w:p>
    <w:p>
      <w:pPr>
        <w:pStyle w:val="Bibliography1"/>
        <w:rPr/>
      </w:pPr>
      <w:r>
        <w:rPr/>
        <w:t xml:space="preserve">DeWeerd, Rachel A., Eszter Németh, Ádám Póti, et al. 2022. ‘Prospectively Defined Patterns of APOBEC3A Mutagenesis Are Prevalent in Human Cancers’. </w:t>
      </w:r>
      <w:r>
        <w:rPr>
          <w:i/>
        </w:rPr>
        <w:t>Cell Reports</w:t>
      </w:r>
      <w:r>
        <w:rPr/>
        <w:t xml:space="preserve"> 38 (12): 110555. https://doi.org/10.1016/j.celrep.2022.110555.</w:t>
      </w:r>
    </w:p>
    <w:p>
      <w:pPr>
        <w:pStyle w:val="Bibliography1"/>
        <w:rPr/>
      </w:pPr>
      <w:r>
        <w:rPr/>
        <w:t xml:space="preserve">Dziubańska-Kusibab, Paulina J., Hilmar Berger, Federica Battistini, et al. 2020. ‘Colibactin DNA-Damage Signature Indicates Mutational Impact in Colorectal Cancer’. </w:t>
      </w:r>
      <w:r>
        <w:rPr>
          <w:i/>
        </w:rPr>
        <w:t>Nature Medicine</w:t>
      </w:r>
      <w:r>
        <w:rPr/>
        <w:t xml:space="preserve"> 26 (7): 1063–69. https://doi.org/10.1038/s41591-020-0908-2.</w:t>
      </w:r>
    </w:p>
    <w:p>
      <w:pPr>
        <w:pStyle w:val="Bibliography1"/>
        <w:rPr/>
      </w:pPr>
      <w:r>
        <w:rPr/>
        <w:t xml:space="preserve">Hoang, Margaret L., Chung-Hsin Chen, Viktoriya S. Sidorenko, et al. 2013. ‘Mutational Signature of Aristolochic Acid Exposure as Revealed by Whole-Exome Sequencing’. </w:t>
      </w:r>
      <w:r>
        <w:rPr>
          <w:i/>
        </w:rPr>
        <w:t>Science Translational Medicine</w:t>
      </w:r>
      <w:r>
        <w:rPr/>
        <w:t xml:space="preserve"> 5 (197). https://doi.org/10.1126/scitranslmed.3006200.</w:t>
      </w:r>
    </w:p>
    <w:p>
      <w:pPr>
        <w:pStyle w:val="Bibliography1"/>
        <w:rPr/>
      </w:pPr>
      <w:r>
        <w:rPr/>
        <w:t xml:space="preserve">Huang, Mi Ni, Willie Yu, Wei Wei Teoh, et al. 2017. ‘Genome-Scale Mutational Signatures of Aflatoxin in Cells, Mice, and Human Tumors’. </w:t>
      </w:r>
      <w:r>
        <w:rPr>
          <w:i/>
        </w:rPr>
        <w:t>Genome Research</w:t>
      </w:r>
      <w:r>
        <w:rPr/>
        <w:t xml:space="preserve"> 27 (9): 1475–86. https://doi.org/10.1101/gr.220038.116.</w:t>
      </w:r>
    </w:p>
    <w:p>
      <w:pPr>
        <w:pStyle w:val="Bibliography1"/>
        <w:rPr/>
      </w:pPr>
      <w:r>
        <w:rPr/>
        <w:t xml:space="preserve">Huang, Mini, John R. McPherson, Ioana Cutcutache, Bin Tean Teh, Patrick Tan, and Steven G. Rozen. 2015. ‘MSIseq: Software for Assessing Microsatellite Instability from Catalogs of Somatic Mutations’. </w:t>
      </w:r>
      <w:r>
        <w:rPr>
          <w:i/>
        </w:rPr>
        <w:t>Scientific Reports</w:t>
      </w:r>
      <w:r>
        <w:rPr/>
        <w:t xml:space="preserve"> 5 (1): 13321. https://doi.org/10.1038/srep13321.</w:t>
      </w:r>
    </w:p>
    <w:p>
      <w:pPr>
        <w:pStyle w:val="Bibliography1"/>
        <w:rPr/>
      </w:pPr>
      <w:r>
        <w:rPr/>
        <w:t xml:space="preserve">Islam, S. M. Ashiqul, Marcos Díaz-Gay, Yang Wu, et al. 2022. ‘Uncovering Novel Mutational Signatures by de Novo Extraction with SigProfilerExtractor’. </w:t>
      </w:r>
      <w:r>
        <w:rPr>
          <w:i/>
        </w:rPr>
        <w:t>Cell Genomics</w:t>
      </w:r>
      <w:r>
        <w:rPr/>
        <w:t xml:space="preserve"> 2 (11). https://doi.org/10.1016/j.xgen.2022.100179.</w:t>
      </w:r>
    </w:p>
    <w:p>
      <w:pPr>
        <w:pStyle w:val="Bibliography1"/>
        <w:rPr/>
      </w:pPr>
      <w:r>
        <w:rPr/>
        <w:t xml:space="preserve">Jin, Hu, Doga C. Gulhan, Benedikt Geiger, et al. 2024. ‘Accurate and Sensitive Mutational Signature Analysis with MuSiCal’. </w:t>
      </w:r>
      <w:r>
        <w:rPr>
          <w:i/>
        </w:rPr>
        <w:t>Nature Genetics</w:t>
      </w:r>
      <w:r>
        <w:rPr/>
        <w:t xml:space="preserve"> 56 (3): 541–52. https://doi.org/10.1038/s41588-024-01659-0.</w:t>
      </w:r>
    </w:p>
    <w:p>
      <w:pPr>
        <w:pStyle w:val="Bibliography1"/>
        <w:rPr/>
      </w:pPr>
      <w:r>
        <w:rPr/>
        <w:t xml:space="preserve">Koh, Gene Ching Chiek, Arjun Scott Nanda, Giuseppe Rinaldi, et al. 2025. ‘A Redefined InDel Taxonomy Provides Insights into Mutational Signatures’. </w:t>
      </w:r>
      <w:r>
        <w:rPr>
          <w:i/>
        </w:rPr>
        <w:t>Nature Genetics</w:t>
      </w:r>
      <w:r>
        <w:rPr/>
        <w:t>, ahead of print, April 10. https://doi.org/10.1038/s41588-025-02152-y.</w:t>
      </w:r>
    </w:p>
    <w:p>
      <w:pPr>
        <w:pStyle w:val="Bibliography1"/>
        <w:rPr/>
      </w:pPr>
      <w:r>
        <w:rPr>
          <w:lang w:val="de-DE"/>
        </w:rPr>
        <w:t xml:space="preserve">Kucab, Jill E., Xueqing Zou, Sandro Morganella, et al. 2019. </w:t>
      </w:r>
      <w:r>
        <w:rPr/>
        <w:t xml:space="preserve">‘A Compendium of Mutational Signatures of Environmental Agents’. </w:t>
      </w:r>
      <w:r>
        <w:rPr>
          <w:i/>
        </w:rPr>
        <w:t>Cell</w:t>
      </w:r>
      <w:r>
        <w:rPr/>
        <w:t xml:space="preserve"> 177 (4): 821-836.e16. https://doi.org/10.1016/j.cell.2019.03.001.</w:t>
      </w:r>
    </w:p>
    <w:p>
      <w:pPr>
        <w:pStyle w:val="Bibliography1"/>
        <w:rPr/>
      </w:pPr>
      <w:r>
        <w:rPr/>
        <w:t xml:space="preserve">Liu, Mo, Yang Wu, Nanhai Jiang, Arnoud Boot, and Steven G. Rozen. 2023. ‘mSigHdp: Hierarchical Dirichlet Process Mixture Modeling for Mutational Signature Discovery’. </w:t>
      </w:r>
      <w:r>
        <w:rPr>
          <w:i/>
        </w:rPr>
        <w:t>NAR Genomics and Bioinformatics</w:t>
      </w:r>
      <w:r>
        <w:rPr/>
        <w:t xml:space="preserve"> 5 (1): lqad005. https://doi.org/10.1093/nargab/lqad005.</w:t>
      </w:r>
    </w:p>
    <w:p>
      <w:pPr>
        <w:pStyle w:val="Bibliography1"/>
        <w:rPr/>
      </w:pPr>
      <w:r>
        <w:rPr/>
        <w:t xml:space="preserve">Ng, Alvin W. T., Song Ling Poon, Mi Ni Huang, et al. 2017. </w:t>
      </w:r>
      <w:r>
        <w:rPr>
          <w:i/>
        </w:rPr>
        <w:t>Aristolochic Acids and Their Derivatives Are Widely Implicated in Liver Cancers in Taiwan and throughout Asia</w:t>
      </w:r>
      <w:r>
        <w:rPr/>
        <w:t>. https://www.science.org.</w:t>
      </w:r>
    </w:p>
    <w:p>
      <w:pPr>
        <w:pStyle w:val="Bibliography1"/>
        <w:rPr/>
      </w:pPr>
      <w:r>
        <w:rPr/>
        <w:t xml:space="preserve">Nik-Zainal, Serena, Ludmil B. Alexandrov, David C. Wedge, et al. 2012. ‘Mutational Processes Molding the Genomes of 21 Breast Cancers’. </w:t>
      </w:r>
      <w:r>
        <w:rPr>
          <w:i/>
        </w:rPr>
        <w:t>Cell</w:t>
      </w:r>
      <w:r>
        <w:rPr/>
        <w:t xml:space="preserve"> 149 (5): 979–93. https://doi.org/10.1016/j.cell.2012.04.024.</w:t>
      </w:r>
    </w:p>
    <w:p>
      <w:pPr>
        <w:pStyle w:val="Bibliography1"/>
        <w:rPr/>
      </w:pPr>
      <w:r>
        <w:rPr/>
        <w:t xml:space="preserve">Poon, Song Ling, Mi Ni Huang, Yang Choo, et al. 2015. ‘Mutation Signatures Implicate Aristolochic Acid in Bladder Cancer Development’. </w:t>
      </w:r>
      <w:r>
        <w:rPr>
          <w:i/>
        </w:rPr>
        <w:t>Genome Medicine</w:t>
      </w:r>
      <w:r>
        <w:rPr/>
        <w:t xml:space="preserve"> 7 (1): 38. https://doi.org/10.1186/s13073-015-0161-3.</w:t>
      </w:r>
    </w:p>
    <w:p>
      <w:pPr>
        <w:pStyle w:val="Bibliography1"/>
        <w:rPr/>
      </w:pPr>
      <w:r>
        <w:rPr/>
        <w:t xml:space="preserve">Poon, Song Ling, See-Tong Pang, John R. McPherson, et al. 2013. ‘Genome-Wide Mutational Signatures of Aristolochic Acid and Its Application as a Screening Tool’. </w:t>
      </w:r>
      <w:r>
        <w:rPr>
          <w:i/>
        </w:rPr>
        <w:t>Science Translational Medicine</w:t>
      </w:r>
      <w:r>
        <w:rPr/>
        <w:t xml:space="preserve"> 5 (197). https://doi.org/10.1126/scitranslmed.3006086.</w:t>
      </w:r>
    </w:p>
    <w:p>
      <w:pPr>
        <w:pStyle w:val="Bibliography1"/>
        <w:rPr/>
      </w:pPr>
      <w:r>
        <w:rPr/>
        <w:t xml:space="preserve">Priestley, Peter, Jonathan Baber, Martijn P. Lolkema, et al. 2019. ‘Pan-Cancer Whole-Genome Analyses of Metastatic Solid Tumours’. </w:t>
      </w:r>
      <w:r>
        <w:rPr>
          <w:i/>
        </w:rPr>
        <w:t>Nature</w:t>
      </w:r>
      <w:r>
        <w:rPr/>
        <w:t xml:space="preserve"> 575 (7781): 210–16. https://doi.org/10.1038/s41586-019-1689-y.</w:t>
      </w:r>
    </w:p>
    <w:p>
      <w:pPr>
        <w:pStyle w:val="Bibliography1"/>
        <w:rPr/>
      </w:pPr>
      <w:r>
        <w:rPr/>
        <w:t xml:space="preserve">Reijns, Martin A. M., David A. Parry, Thomas C. Williams, et al. 2022. ‘Signatures of TOP1 Transcription-Associated Mutagenesis in Cancer and Germline’. </w:t>
      </w:r>
      <w:r>
        <w:rPr>
          <w:i/>
        </w:rPr>
        <w:t>Nature</w:t>
      </w:r>
      <w:r>
        <w:rPr/>
        <w:t xml:space="preserve"> 602 (7898): 623–31. https://doi.org/10.1038/s41586-022-04403-y.</w:t>
      </w:r>
    </w:p>
    <w:p>
      <w:pPr>
        <w:pStyle w:val="Bibliography1"/>
        <w:rPr/>
      </w:pPr>
      <w:r>
        <w:rPr/>
        <w:t xml:space="preserve">Riva, Laura, Arun R. Pandiri, Yun Rose Li, et al. 2020. ‘The Mutational Signature Profile of Known and Suspected Human Carcinogens in Mice’. </w:t>
      </w:r>
      <w:r>
        <w:rPr>
          <w:i/>
        </w:rPr>
        <w:t>Nature Genetics</w:t>
      </w:r>
      <w:r>
        <w:rPr/>
        <w:t xml:space="preserve"> 52 (11): 1189–97. https://doi.org/10.1038/s41588-020-0692-4.</w:t>
      </w:r>
      <w:bookmarkEnd w:id="21"/>
    </w:p>
    <w:p>
      <w:pPr>
        <w:pStyle w:val="Normal"/>
        <w:rPr/>
      </w:pPr>
      <w:r>
        <w:rPr/>
      </w:r>
    </w:p>
    <w:p>
      <w:pPr>
        <w:pStyle w:val="Normal"/>
        <w:spacing w:lineRule="auto" w:line="240" w:before="0" w:after="0"/>
        <w:ind w:hanging="0"/>
        <w:rPr/>
      </w:pPr>
      <w:r>
        <w:rPr/>
      </w:r>
      <w:r>
        <w:br w:type="page"/>
      </w:r>
    </w:p>
    <w:tbl>
      <w:tblPr>
        <w:tblW w:w="9346" w:type="dxa"/>
        <w:jc w:val="center"/>
        <w:tblInd w:w="0" w:type="dxa"/>
        <w:tblLayout w:type="fixed"/>
        <w:tblCellMar>
          <w:top w:w="0" w:type="dxa"/>
          <w:start w:w="108" w:type="dxa"/>
          <w:bottom w:w="0" w:type="dxa"/>
          <w:end w:w="108" w:type="dxa"/>
        </w:tblCellMar>
        <w:tblLook w:noHBand="0" w:noVBand="0" w:firstColumn="0" w:lastRow="0" w:lastColumn="0" w:firstRow="0" w:val="0000"/>
      </w:tblPr>
      <w:tblGrid>
        <w:gridCol w:w="1271"/>
        <w:gridCol w:w="1558"/>
        <w:gridCol w:w="1415"/>
        <w:gridCol w:w="872"/>
        <w:gridCol w:w="1400"/>
        <w:gridCol w:w="1009"/>
        <w:gridCol w:w="916"/>
        <w:gridCol w:w="905"/>
      </w:tblGrid>
      <w:tr>
        <w:trPr>
          <w:trHeight w:val="557" w:hRule="atLeast"/>
        </w:trPr>
        <w:tc>
          <w:tcPr>
            <w:tcW w:w="1271" w:type="dxa"/>
            <w:tcBorders>
              <w:top w:val="single" w:sz="4" w:space="0" w:color="999999"/>
              <w:start w:val="single" w:sz="4" w:space="0" w:color="999999"/>
              <w:bottom w:val="single" w:sz="12" w:space="0" w:color="666666"/>
              <w:end w:val="single" w:sz="4" w:space="0" w:color="999999"/>
            </w:tcBorders>
            <w:vAlign w:val="center"/>
          </w:tcPr>
          <w:p>
            <w:pPr>
              <w:pStyle w:val="Normal"/>
              <w:pageBreakBefore/>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89-Type</w:t>
            </w:r>
          </w:p>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Signature ID</w:t>
            </w:r>
          </w:p>
        </w:tc>
        <w:tc>
          <w:tcPr>
            <w:tcW w:w="1558"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Cosine 476-Type Sig Collapsed to 89-Type</w:t>
            </w:r>
          </w:p>
        </w:tc>
        <w:tc>
          <w:tcPr>
            <w:tcW w:w="1415"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Cosine 89-Type Sig vs Best</w:t>
            </w:r>
            <w:r>
              <w:rPr>
                <w:rFonts w:eastAsia="Liberation Sans" w:hint="eastAsia" w:ascii="Liberation Sans" w:hAnsi="Liberation Sans"/>
                <w:b/>
                <w:bCs/>
                <w:color w:val="000000"/>
                <w:sz w:val="20"/>
                <w:szCs w:val="20"/>
              </w:rPr>
              <w:t xml:space="preserve"> </w:t>
            </w:r>
            <w:r>
              <w:rPr>
                <w:rFonts w:eastAsia="Liberation Sans" w:ascii="Liberation Sans" w:hAnsi="Liberation Sans"/>
                <w:b/>
                <w:bCs/>
                <w:color w:val="000000"/>
                <w:sz w:val="20"/>
                <w:szCs w:val="20"/>
              </w:rPr>
              <w:t>Match</w:t>
            </w:r>
            <w:r>
              <w:rPr>
                <w:rFonts w:eastAsia="Liberation Sans" w:hint="eastAsia" w:ascii="Liberation Sans" w:hAnsi="Liberation Sans"/>
                <w:b/>
                <w:bCs/>
                <w:color w:val="000000"/>
                <w:sz w:val="20"/>
                <w:szCs w:val="20"/>
              </w:rPr>
              <w:t xml:space="preserve"> </w:t>
            </w:r>
            <w:r>
              <w:rPr>
                <w:rFonts w:eastAsia="Liberation Sans" w:ascii="Liberation Sans" w:hAnsi="Liberation Sans"/>
                <w:b/>
                <w:bCs/>
                <w:color w:val="000000"/>
                <w:sz w:val="20"/>
                <w:szCs w:val="20"/>
              </w:rPr>
              <w:t>Spectrum</w:t>
            </w:r>
          </w:p>
        </w:tc>
        <w:tc>
          <w:tcPr>
            <w:tcW w:w="872"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Koh et al. Sig</w:t>
            </w:r>
          </w:p>
        </w:tc>
        <w:tc>
          <w:tcPr>
            <w:tcW w:w="1400"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lang w:val="de-DE"/>
              </w:rPr>
            </w:pPr>
            <w:r>
              <w:rPr>
                <w:rFonts w:eastAsia="Liberation Sans" w:ascii="Liberation Sans" w:hAnsi="Liberation Sans"/>
                <w:b/>
                <w:bCs/>
                <w:color w:val="000000"/>
                <w:sz w:val="20"/>
                <w:szCs w:val="20"/>
                <w:lang w:val="de-DE"/>
              </w:rPr>
              <w:t>Cosine 89-Type Sig vs Koh et al.</w:t>
            </w:r>
          </w:p>
        </w:tc>
        <w:tc>
          <w:tcPr>
            <w:tcW w:w="1009"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83-Type Sig ID</w:t>
            </w:r>
          </w:p>
        </w:tc>
        <w:tc>
          <w:tcPr>
            <w:tcW w:w="916"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Jin et al. Sig</w:t>
            </w:r>
          </w:p>
        </w:tc>
        <w:tc>
          <w:tcPr>
            <w:tcW w:w="905"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Cosine vs Jin et al.</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0.9923</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0.9831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B0B0B0"/>
                <w:sz w:val="20"/>
                <w:szCs w:val="20"/>
              </w:rPr>
              <w:t>InD14</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B0B0B0"/>
                <w:sz w:val="20"/>
                <w:szCs w:val="20"/>
              </w:rPr>
              <w:t>0.9023</w:t>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w:t>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0.9849</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0.9925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0.9850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InD15</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0.9796</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InsDel1c</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0.9819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0.9675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InD14*</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0.9415</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0.9853</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0.9710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InD2a</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0.9824</w:t>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C_ID2</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ID2*</w:t>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0.9932</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0.9858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0.9645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InsDel2c</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0.9842</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0.9744</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InsDel3a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0.9515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0.9738</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C_ID3</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ID3*</w:t>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0.9403</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InsDel3b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0.9952</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InD3b</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0.9527</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InsDel4</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InD4a</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0.9820</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C_ID4</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85"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InsDel5a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InD29</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C_ID5</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85"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InsDel5b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0.983</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InsDel5c</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0.957</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0.934</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InsDel6</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InD6</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0.974</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C_ID6</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ID6</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0.916</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InsDel7</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0.997</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InD7</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0.980</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C_ID7**</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InsDel8</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0.994</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InD8</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0.981</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C_ID8</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ID8</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0.968</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InsDel9</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0.926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InD9b</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0.917</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C_ID9</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InsDel10</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0.957</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0.846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C_ID10**</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ID10</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0.902</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InsDel11</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C_ID11</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ID11a</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InsDel12</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0.991</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C_ID12</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ID12</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0.937</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InsDel13</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0.996</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InD13*</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0.989</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C_ID13</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ID13</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0.958</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InsDel14</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InD12</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0.983</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C_ID14</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ID14</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0.958</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InsDel15</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0.997</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C_ID15</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InsDel16</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1.000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C_ID16</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InsDel17</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C_ID17</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InsDel18</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InD18</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0.996</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C_ID18</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ID18</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0.909</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InsDel19a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0.991</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0.949</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C_ID19</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InsDel19b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0.994</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0.992</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InsDel23</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0.961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C_ID23</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InsDel_Aα</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0.810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ID_A</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InsDel_Aβ</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0.936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InD9a</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0.965</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0.992</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0.987</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ID_B</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InsDel_C</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B0B0B0"/>
                <w:sz w:val="20"/>
                <w:szCs w:val="20"/>
              </w:rPr>
            </w:pPr>
            <w:r>
              <w:rPr>
                <w:rFonts w:eastAsia="Liberation Sans" w:ascii="Liberation Sans" w:hAnsi="Liberation Sans"/>
                <w:color w:val="B0B0B0"/>
                <w:sz w:val="20"/>
                <w:szCs w:val="20"/>
              </w:rPr>
              <w:t>InD13</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B0B0B0"/>
                <w:sz w:val="20"/>
                <w:szCs w:val="20"/>
              </w:rPr>
            </w:pPr>
            <w:r>
              <w:rPr>
                <w:rFonts w:eastAsia="Liberation Sans" w:ascii="Liberation Sans" w:hAnsi="Liberation Sans"/>
                <w:color w:val="B0B0B0"/>
                <w:sz w:val="20"/>
                <w:szCs w:val="20"/>
              </w:rPr>
              <w:t>0.927</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ID_C</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InsDel_D</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0.988</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InD1</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0.926</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ID_D</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InsDel_E</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0.978</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ID_E</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InsDel_F</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0.993</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ID_F</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ID4</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0.973</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InsDel_G</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ID_G</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ID11b</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0.947</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InsDel_H</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0.954</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0.821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ID_H</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InsDel_I</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ID_I</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ID25</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0.932</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InsDel_J</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0.563</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ID_J**</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InsDel_K</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0.996</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0.857</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InD20</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0.949</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ID_K</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ID26</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0.981</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InsDel_L</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0.966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ID_L</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InsDel_M</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0.994</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ID_M</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InsDel_Nα</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InD16b</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0.923</w:t>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ID_N</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InsDel_Nβ</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InD21</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0.905</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bl>
    <w:p>
      <w:pPr>
        <w:pStyle w:val="Normal"/>
        <w:spacing w:lineRule="auto" w:line="240" w:before="0" w:after="0"/>
        <w:ind w:hanging="0"/>
        <w:rPr>
          <w:rFonts w:eastAsia="宋体" w:eastAsiaTheme="minorEastAsia"/>
          <w:sz w:val="18"/>
          <w:szCs w:val="18"/>
        </w:rPr>
      </w:pPr>
      <w:r>
        <w:rPr>
          <w:b/>
          <w:bCs/>
          <w:sz w:val="18"/>
          <w:szCs w:val="18"/>
        </w:rPr>
        <w:t xml:space="preserve">Table 1. </w:t>
      </w:r>
      <w:r>
        <w:rPr>
          <w:rFonts w:eastAsia="宋体" w:hint="eastAsia" w:eastAsiaTheme="minorEastAsia"/>
          <w:b/>
          <w:bCs/>
          <w:sz w:val="18"/>
          <w:szCs w:val="18"/>
        </w:rPr>
        <w:t>Information o</w:t>
      </w:r>
      <w:r>
        <w:rPr>
          <w:b/>
          <w:bCs/>
          <w:sz w:val="18"/>
          <w:szCs w:val="18"/>
        </w:rPr>
        <w:t xml:space="preserve">f the 89-type indel signatures </w:t>
      </w:r>
      <w:r>
        <w:rPr>
          <w:rFonts w:eastAsia="宋体" w:hint="eastAsia" w:eastAsiaTheme="minorEastAsia"/>
          <w:b/>
          <w:bCs/>
          <w:sz w:val="18"/>
          <w:szCs w:val="18"/>
        </w:rPr>
        <w:t>and their corresponding 83-type signatures</w:t>
      </w:r>
      <w:r>
        <w:rPr>
          <w:b/>
          <w:bCs/>
          <w:sz w:val="18"/>
          <w:szCs w:val="18"/>
        </w:rPr>
        <w:t>.</w:t>
        <w:br/>
      </w:r>
      <w:r>
        <w:rPr>
          <w:sz w:val="18"/>
          <w:szCs w:val="18"/>
        </w:rPr>
        <w:t xml:space="preserve">This table summarizes the correspondence between the 89-type indel signatures and signatures from the 476-type collapsed set, the </w:t>
      </w:r>
      <w:r>
        <w:rPr>
          <w:rFonts w:eastAsia="宋体" w:hint="eastAsia" w:eastAsiaTheme="minorEastAsia"/>
          <w:sz w:val="18"/>
          <w:szCs w:val="18"/>
        </w:rPr>
        <w:t xml:space="preserve">89-type signatures reported in </w:t>
      </w:r>
      <w:r>
        <w:rPr>
          <w:sz w:val="18"/>
          <w:szCs w:val="18"/>
        </w:rPr>
        <w:t xml:space="preserve">Koh et al., and the </w:t>
      </w:r>
      <w:r>
        <w:rPr>
          <w:rFonts w:eastAsia="宋体" w:hint="eastAsia" w:eastAsiaTheme="minorEastAsia"/>
          <w:sz w:val="18"/>
          <w:szCs w:val="18"/>
        </w:rPr>
        <w:t xml:space="preserve">83-type signatures reported in </w:t>
      </w:r>
      <w:r>
        <w:rPr>
          <w:sz w:val="18"/>
          <w:szCs w:val="18"/>
        </w:rPr>
        <w:t>Jin et al.. For each 89-type signature, we report the cosine similarity to the corresponding collapsed 476-type signature spectrum, the cosine similarity between the 89-type signature and its best-matching spectrum, the closest matching signature from Koh et al. and its cosine similarity, and the closest matching signature from Jin et al. and its cosine similarity.</w:t>
      </w:r>
    </w:p>
    <w:p>
      <w:pPr>
        <w:pStyle w:val="Normal"/>
        <w:spacing w:lineRule="auto" w:line="240" w:before="0" w:after="0"/>
        <w:ind w:hanging="0"/>
        <w:rPr>
          <w:rFonts w:eastAsia="宋体" w:eastAsiaTheme="minorEastAsia"/>
          <w:sz w:val="18"/>
          <w:szCs w:val="18"/>
        </w:rPr>
      </w:pPr>
      <w:r>
        <w:rPr>
          <w:rFonts w:eastAsia="宋体" w:eastAsiaTheme="minorEastAsia"/>
          <w:sz w:val="18"/>
          <w:szCs w:val="18"/>
        </w:rPr>
        <w:t>* This is the signature with the best match to the given type-89 signature.</w:t>
      </w:r>
    </w:p>
    <w:p>
      <w:pPr>
        <w:pStyle w:val="Normal"/>
        <w:spacing w:lineRule="auto" w:line="240" w:before="0" w:after="0"/>
        <w:ind w:hanging="0"/>
        <w:rPr>
          <w:rFonts w:eastAsia="宋体" w:eastAsiaTheme="minorEastAsia"/>
          <w:sz w:val="18"/>
          <w:szCs w:val="18"/>
        </w:rPr>
      </w:pPr>
      <w:r>
        <w:rPr>
          <w:rFonts w:eastAsia="宋体" w:eastAsiaTheme="minorEastAsia"/>
          <w:sz w:val="18"/>
          <w:szCs w:val="18"/>
        </w:rPr>
        <w:t>** indicates that in the linking tumor's spectrum, insertions of single Ts in long poly-T contexts were set to 0 before calculating cosine similarity to the 83-type signature.</w:t>
      </w:r>
    </w:p>
    <w:p>
      <w:pPr>
        <w:pStyle w:val="Normal"/>
        <w:spacing w:lineRule="auto" w:line="240" w:before="0" w:after="0"/>
        <w:ind w:hanging="0"/>
        <w:rPr>
          <w:sz w:val="18"/>
          <w:szCs w:val="18"/>
        </w:rPr>
      </w:pPr>
      <w:r>
        <w:rPr>
          <w:sz w:val="18"/>
          <w:szCs w:val="18"/>
        </w:rPr>
      </w:r>
      <w:r>
        <w:br w:type="page"/>
      </w:r>
    </w:p>
    <w:p>
      <w:pPr>
        <w:pStyle w:val="Normal"/>
        <w:spacing w:lineRule="auto" w:line="240" w:before="0" w:after="0"/>
        <w:ind w:hanging="0"/>
        <w:rPr/>
      </w:pPr>
      <w:r>
        <w:rPr/>
        <w:drawing>
          <wp:inline distT="0" distB="0" distL="0" distR="0">
            <wp:extent cx="5124450" cy="453580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1"/>
                    <a:stretch>
                      <a:fillRect/>
                    </a:stretch>
                  </pic:blipFill>
                  <pic:spPr bwMode="auto">
                    <a:xfrm>
                      <a:off x="0" y="0"/>
                      <a:ext cx="5124450" cy="4535805"/>
                    </a:xfrm>
                    <a:prstGeom prst="rect">
                      <a:avLst/>
                    </a:prstGeom>
                    <a:noFill/>
                  </pic:spPr>
                </pic:pic>
              </a:graphicData>
            </a:graphic>
          </wp:inline>
        </w:drawing>
      </w:r>
    </w:p>
    <w:p>
      <w:pPr>
        <w:pStyle w:val="Normal"/>
        <w:spacing w:lineRule="auto" w:line="240" w:before="0" w:after="0"/>
        <w:ind w:hanging="0"/>
        <w:rPr>
          <w:rFonts w:eastAsia="宋体" w:eastAsiaTheme="minorEastAsia"/>
          <w:b/>
          <w:bCs/>
          <w:sz w:val="18"/>
          <w:szCs w:val="18"/>
        </w:rPr>
      </w:pPr>
      <w:r>
        <w:rPr>
          <w:b/>
          <w:bCs/>
          <w:sz w:val="18"/>
          <w:szCs w:val="18"/>
        </w:rPr>
        <w:t>Figure 1 The aristolochic acid (AA) indel signatures in the 83-type, 89-type and 476-type classification schemes (signature 23).</w:t>
      </w:r>
    </w:p>
    <w:p>
      <w:pPr>
        <w:pStyle w:val="Normal"/>
        <w:spacing w:lineRule="auto" w:line="240" w:before="0" w:after="0"/>
        <w:ind w:hanging="0"/>
        <w:rPr>
          <w:rFonts w:eastAsia="宋体" w:eastAsiaTheme="minorEastAsia"/>
          <w:b/>
          <w:bCs/>
          <w:sz w:val="18"/>
          <w:szCs w:val="18"/>
        </w:rPr>
      </w:pPr>
      <w:r>
        <w:rPr>
          <w:rFonts w:eastAsia="宋体" w:eastAsiaTheme="minorEastAsia"/>
          <w:b/>
          <w:bCs/>
          <w:sz w:val="18"/>
          <w:szCs w:val="18"/>
        </w:rPr>
      </w:r>
    </w:p>
    <w:p>
      <w:pPr>
        <w:pStyle w:val="Normal"/>
        <w:spacing w:lineRule="auto" w:line="240" w:before="0" w:after="0"/>
        <w:ind w:hanging="0"/>
        <w:rPr>
          <w:rFonts w:eastAsia="宋体" w:eastAsiaTheme="minorEastAsia"/>
          <w:sz w:val="18"/>
          <w:szCs w:val="18"/>
        </w:rPr>
      </w:pPr>
      <w:r>
        <w:rPr>
          <w:rFonts w:eastAsia="宋体" w:hint="eastAsia" w:eastAsiaTheme="minorEastAsia"/>
          <w:b/>
          <w:bCs/>
          <w:sz w:val="18"/>
          <w:szCs w:val="18"/>
        </w:rPr>
        <w:t>(</w:t>
      </w:r>
      <w:r>
        <w:rPr>
          <w:b/>
          <w:bCs/>
          <w:sz w:val="18"/>
          <w:szCs w:val="18"/>
        </w:rPr>
        <w:t>A</w:t>
      </w:r>
      <w:r>
        <w:rPr>
          <w:rFonts w:eastAsia="宋体" w:hint="eastAsia" w:eastAsiaTheme="minorEastAsia"/>
          <w:b/>
          <w:bCs/>
          <w:sz w:val="18"/>
          <w:szCs w:val="18"/>
        </w:rPr>
        <w:t>)</w:t>
      </w:r>
      <w:r>
        <w:rPr>
          <w:b/>
          <w:bCs/>
          <w:sz w:val="18"/>
          <w:szCs w:val="18"/>
        </w:rPr>
        <w:t xml:space="preserve"> </w:t>
      </w:r>
      <w:r>
        <w:rPr>
          <w:sz w:val="18"/>
          <w:szCs w:val="18"/>
        </w:rPr>
        <w:t>Looking at labeled bars from left to right, at the 83-type classification highest bar is labeled VTV→VV, indicating a the deletion of a single T (thymine) surrounded by non-thymines (V, the preceding V and following V can be different bases, e.g. ATC→AC). Still in the 83-type classification, the second most frequent deletion is a deletion of single T from TT flanked by non Ts (VTTV→VTV). In the 89-type classification there is a many-to-many representation of these (and other mutations) to a peak labeled AT{1,4}→AT{0,3}A, which indicates 4 possible types of mutations as indicated in the figure ATA→AA, ATTA→ATA, ATTTA→ATTA, and ATTTTA→ATTTA. To the right are analogous deletions from e.g. CTA→CA, CTTA→ CTA, etc, and then further to the right, GTA→GA, GTTA→GTA, etc. Finally, the 476-type classification makes clear that in fact the main deletions are ATA→AA, CTA→CA, and GTA→GA.</w:t>
      </w:r>
    </w:p>
    <w:p>
      <w:pPr>
        <w:pStyle w:val="Normal"/>
        <w:spacing w:lineRule="auto" w:line="240" w:before="0" w:after="0"/>
        <w:ind w:hanging="0"/>
        <w:rPr>
          <w:rFonts w:eastAsia="宋体" w:eastAsiaTheme="minorEastAsia"/>
          <w:b/>
          <w:bCs/>
          <w:sz w:val="18"/>
          <w:szCs w:val="18"/>
        </w:rPr>
      </w:pPr>
      <w:r>
        <w:rPr>
          <w:rFonts w:eastAsia="宋体" w:eastAsiaTheme="minorEastAsia"/>
          <w:b/>
          <w:bCs/>
          <w:sz w:val="18"/>
          <w:szCs w:val="18"/>
        </w:rPr>
      </w:r>
    </w:p>
    <w:p>
      <w:pPr>
        <w:pStyle w:val="Normal"/>
        <w:spacing w:lineRule="auto" w:line="240" w:before="0" w:after="0"/>
        <w:ind w:hanging="0"/>
        <w:rPr>
          <w:rFonts w:eastAsia="宋体" w:eastAsiaTheme="minorEastAsia"/>
          <w:sz w:val="18"/>
          <w:szCs w:val="18"/>
        </w:rPr>
      </w:pPr>
      <w:r>
        <w:rPr>
          <w:rFonts w:eastAsia="宋体" w:hint="eastAsia" w:eastAsiaTheme="minorEastAsia"/>
          <w:b/>
          <w:bCs/>
          <w:sz w:val="18"/>
          <w:szCs w:val="18"/>
        </w:rPr>
        <w:t>(</w:t>
      </w:r>
      <w:r>
        <w:rPr>
          <w:b/>
          <w:bCs/>
          <w:sz w:val="18"/>
          <w:szCs w:val="18"/>
        </w:rPr>
        <w:t>B</w:t>
      </w:r>
      <w:r>
        <w:rPr>
          <w:rFonts w:eastAsia="宋体" w:hint="eastAsia" w:eastAsiaTheme="minorEastAsia"/>
          <w:b/>
          <w:bCs/>
          <w:sz w:val="18"/>
          <w:szCs w:val="18"/>
        </w:rPr>
        <w:t>)</w:t>
      </w:r>
      <w:r>
        <w:rPr>
          <w:b/>
          <w:bCs/>
          <w:sz w:val="18"/>
          <w:szCs w:val="18"/>
        </w:rPr>
        <w:t xml:space="preserve"> </w:t>
      </w:r>
      <w:r>
        <w:rPr>
          <w:sz w:val="18"/>
          <w:szCs w:val="18"/>
        </w:rPr>
        <w:t>Further to the left in the 83-type classification there are three light orange bars, with the highest labeled “e.g. TATA→TA, e.g. TGTG→TG” these bars represent 2-base deletions, with the highest bar representing a the deletion of a 2-base unit from the 2-base unit duplicated (e.g. a 2-base unit TA, in the duplicated 2-base unit TATA, with the deletion being TATA→TA). The classification does not capture information on the bases involved. In the 89-type classification, these are captured in the tall red bar labeled “many possibilities”, which represents a wide range of deletions, up to deletions such as ATATATAT→AT, which are essentially absent in this signature. The tallest of the corresponding bars in the 476-type classification is labeled “e.g. TATA→TA, e.g. TGTG→TG”, in one-to-one correspondence with the the light orange bar in the 83-type classification with the same label. Like the 83-type classification, the 476-classification does not capture the identity of the bases involved for these deletions.</w:t>
      </w:r>
    </w:p>
    <w:p>
      <w:pPr>
        <w:pStyle w:val="Normal"/>
        <w:spacing w:lineRule="auto" w:line="240" w:before="0" w:after="0"/>
        <w:ind w:hanging="0"/>
        <w:rPr>
          <w:rFonts w:eastAsia="宋体" w:eastAsiaTheme="minorEastAsia"/>
          <w:b/>
          <w:bCs/>
          <w:sz w:val="18"/>
          <w:szCs w:val="18"/>
        </w:rPr>
      </w:pPr>
      <w:r>
        <w:rPr>
          <w:rFonts w:eastAsia="宋体" w:eastAsiaTheme="minorEastAsia"/>
          <w:b/>
          <w:bCs/>
          <w:sz w:val="18"/>
          <w:szCs w:val="18"/>
        </w:rPr>
      </w:r>
    </w:p>
    <w:p>
      <w:pPr>
        <w:pStyle w:val="Normal"/>
        <w:spacing w:lineRule="auto" w:line="240" w:before="0" w:after="0"/>
        <w:ind w:hanging="0"/>
        <w:rPr>
          <w:rFonts w:eastAsia="宋体" w:eastAsiaTheme="minorEastAsia"/>
          <w:b/>
          <w:bCs/>
          <w:sz w:val="18"/>
          <w:szCs w:val="18"/>
        </w:rPr>
      </w:pPr>
      <w:r>
        <w:rPr>
          <w:rFonts w:eastAsia="宋体" w:hint="eastAsia" w:eastAsiaTheme="minorEastAsia"/>
          <w:b/>
          <w:bCs/>
          <w:sz w:val="18"/>
          <w:szCs w:val="18"/>
        </w:rPr>
        <w:t>(</w:t>
      </w:r>
      <w:r>
        <w:rPr>
          <w:b/>
          <w:bCs/>
          <w:sz w:val="18"/>
          <w:szCs w:val="18"/>
        </w:rPr>
        <w:t>C</w:t>
      </w:r>
      <w:r>
        <w:rPr>
          <w:rFonts w:eastAsia="宋体" w:hint="eastAsia" w:eastAsiaTheme="minorEastAsia"/>
          <w:b/>
          <w:bCs/>
          <w:sz w:val="18"/>
          <w:szCs w:val="18"/>
        </w:rPr>
        <w:t>)</w:t>
      </w:r>
      <w:r>
        <w:rPr>
          <w:sz w:val="18"/>
          <w:szCs w:val="18"/>
        </w:rPr>
        <w:t xml:space="preserve"> At the far right, in the 83-type-classification, the light purple bar indicates 2-base deletions with microhomology, e.g. GAG→G, where the G flanking the deletion is the microhomologous base. The bases involved are not captured, and other possibilities include GTG→G, TAT→T, and many others. In the 89-type classification these and many other possible deletions are represented by the peak “Many Mh possibilities”, which includes, in addition, deletions such as ATCGTA→A, which are essentially absent from this signature. In the 476-type classification, as in the 83-type classification, the highest bar is labeled “2 base deletions with microhomology”, and it represents the same set of mutations as the corresponding bar in the 83-type classification.</w:t>
      </w:r>
      <w:r>
        <w:rPr>
          <w:sz w:val="28"/>
          <w:szCs w:val="28"/>
        </w:rPr>
        <w:t xml:space="preserve"> </w:t>
      </w:r>
      <w:r>
        <w:rPr>
          <w:sz w:val="18"/>
          <w:szCs w:val="18"/>
        </w:rPr>
        <w:t>However, in general, even for the 476 classification there is many-to-many mapping of deletions and insertions of more than 1 base between the 83-type and 476-type classifications (Table S1).</w:t>
      </w:r>
    </w:p>
    <w:p>
      <w:pPr>
        <w:pStyle w:val="Normal"/>
        <w:ind w:hanging="0"/>
        <w:rPr>
          <w:sz w:val="21"/>
          <w:szCs w:val="21"/>
        </w:rPr>
      </w:pPr>
      <w:r>
        <w:rPr>
          <w:sz w:val="21"/>
          <w:szCs w:val="21"/>
        </w:rPr>
      </w:r>
      <w:r>
        <w:br w:type="page"/>
      </w:r>
    </w:p>
    <w:p>
      <w:pPr>
        <w:pStyle w:val="Normal"/>
        <w:spacing w:lineRule="auto" w:line="240" w:before="0" w:after="0"/>
        <w:ind w:hanging="0"/>
        <w:rPr>
          <w:rFonts w:eastAsia="宋体" w:eastAsiaTheme="minorEastAsia"/>
        </w:rPr>
      </w:pPr>
      <w:r>
        <w:rPr/>
        <w:drawing>
          <wp:inline distT="0" distB="0" distL="0" distR="0">
            <wp:extent cx="5939790" cy="667893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12"/>
                    <a:stretch>
                      <a:fillRect/>
                    </a:stretch>
                  </pic:blipFill>
                  <pic:spPr bwMode="auto">
                    <a:xfrm>
                      <a:off x="0" y="0"/>
                      <a:ext cx="5939790" cy="6678930"/>
                    </a:xfrm>
                    <a:prstGeom prst="rect">
                      <a:avLst/>
                    </a:prstGeom>
                    <a:noFill/>
                  </pic:spPr>
                </pic:pic>
              </a:graphicData>
            </a:graphic>
          </wp:inline>
        </w:drawing>
      </w:r>
    </w:p>
    <w:p>
      <w:pPr>
        <w:pStyle w:val="Normal"/>
        <w:spacing w:lineRule="auto" w:line="240" w:before="0" w:after="0"/>
        <w:ind w:hanging="0"/>
        <w:rPr>
          <w:rFonts w:eastAsia="宋体" w:eastAsiaTheme="minorEastAsia"/>
          <w:b/>
          <w:bCs/>
          <w:sz w:val="16"/>
          <w:szCs w:val="16"/>
        </w:rPr>
      </w:pPr>
      <w:r>
        <w:rPr>
          <w:rFonts w:eastAsia="宋体" w:eastAsiaTheme="minorEastAsia"/>
          <w:b/>
          <w:bCs/>
          <w:sz w:val="16"/>
          <w:szCs w:val="16"/>
        </w:rPr>
      </w:r>
    </w:p>
    <w:p>
      <w:pPr>
        <w:pStyle w:val="Normal"/>
        <w:spacing w:lineRule="auto" w:line="240" w:before="0" w:after="0"/>
        <w:ind w:hanging="0"/>
        <w:rPr>
          <w:b/>
          <w:bCs/>
          <w:sz w:val="18"/>
          <w:szCs w:val="18"/>
        </w:rPr>
      </w:pPr>
      <w:r>
        <w:rPr>
          <w:rFonts w:hint="eastAsia"/>
          <w:b/>
          <w:bCs/>
          <w:sz w:val="18"/>
          <w:szCs w:val="18"/>
        </w:rPr>
        <w:t xml:space="preserve">Figure </w:t>
      </w:r>
      <w:r>
        <w:rPr>
          <w:b/>
          <w:bCs/>
          <w:sz w:val="18"/>
          <w:szCs w:val="18"/>
        </w:rPr>
        <w:t>2</w:t>
      </w:r>
      <w:r>
        <w:rPr>
          <w:rFonts w:hint="eastAsia"/>
          <w:b/>
          <w:bCs/>
          <w:sz w:val="18"/>
          <w:szCs w:val="18"/>
        </w:rPr>
        <w:t xml:space="preserve"> Profiles of signatures extracted in the 83-type classification scheme</w:t>
      </w:r>
    </w:p>
    <w:p>
      <w:pPr>
        <w:pStyle w:val="Normal"/>
        <w:spacing w:lineRule="auto" w:line="240" w:before="0" w:after="0"/>
        <w:ind w:hanging="0"/>
        <w:rPr>
          <w:sz w:val="18"/>
          <w:szCs w:val="18"/>
        </w:rPr>
      </w:pPr>
      <w:r>
        <w:rPr>
          <w:sz w:val="18"/>
          <w:szCs w:val="18"/>
        </w:rPr>
        <w:t xml:space="preserve">The x-axes represents indel categories and the y-axes indicate the proportion of each indel category within each signature. Signatures C_ID1 through C_ID23 match reference signatures in COSMIC 3.5 and follow the same numbering. For example C_ID1 matches ID1. The remaining signatures, ID_A through ID_O were not present in COSMIC 3.5. </w:t>
      </w:r>
    </w:p>
    <w:p>
      <w:pPr>
        <w:pStyle w:val="Normal"/>
        <w:spacing w:lineRule="auto" w:line="240" w:before="0" w:after="0"/>
        <w:ind w:hanging="0"/>
        <w:rPr>
          <w:rFonts w:eastAsia="宋体" w:eastAsiaTheme="minorEastAsia"/>
          <w:sz w:val="28"/>
          <w:szCs w:val="28"/>
        </w:rPr>
      </w:pPr>
      <w:r>
        <w:rPr>
          <w:rFonts w:eastAsia="宋体" w:eastAsiaTheme="minorEastAsia"/>
          <w:sz w:val="28"/>
          <w:szCs w:val="28"/>
        </w:rPr>
      </w:r>
    </w:p>
    <w:p>
      <w:pPr>
        <w:pStyle w:val="Normal"/>
        <w:spacing w:lineRule="auto" w:line="240" w:before="0" w:after="0"/>
        <w:ind w:hanging="0"/>
        <w:rPr/>
      </w:pPr>
      <w:r>
        <w:rPr/>
      </w:r>
      <w:r>
        <w:br w:type="page"/>
      </w:r>
    </w:p>
    <w:p>
      <w:pPr>
        <w:pStyle w:val="Normal"/>
        <w:spacing w:before="0" w:after="160"/>
        <w:ind w:hanging="0"/>
        <w:rPr>
          <w:rFonts w:eastAsia="宋体" w:eastAsiaTheme="minorEastAsia"/>
        </w:rPr>
      </w:pPr>
      <w:r>
        <w:rPr/>
        <w:drawing>
          <wp:inline distT="0" distB="0" distL="0" distR="0">
            <wp:extent cx="5943600" cy="695325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13"/>
                    <a:stretch>
                      <a:fillRect/>
                    </a:stretch>
                  </pic:blipFill>
                  <pic:spPr bwMode="auto">
                    <a:xfrm>
                      <a:off x="0" y="0"/>
                      <a:ext cx="5943600" cy="6953250"/>
                    </a:xfrm>
                    <a:prstGeom prst="rect">
                      <a:avLst/>
                    </a:prstGeom>
                    <a:noFill/>
                  </pic:spPr>
                </pic:pic>
              </a:graphicData>
            </a:graphic>
          </wp:inline>
        </w:drawing>
      </w:r>
    </w:p>
    <w:p>
      <w:pPr>
        <w:pStyle w:val="Normal"/>
        <w:spacing w:lineRule="auto" w:line="240" w:before="0" w:after="0"/>
        <w:ind w:hanging="0"/>
        <w:rPr>
          <w:b/>
          <w:bCs/>
          <w:sz w:val="18"/>
          <w:szCs w:val="18"/>
        </w:rPr>
      </w:pPr>
      <w:r>
        <w:rPr>
          <w:rFonts w:hint="eastAsia"/>
          <w:b/>
          <w:bCs/>
          <w:sz w:val="18"/>
          <w:szCs w:val="18"/>
        </w:rPr>
        <w:t>Figure 3 Profiles of signatures extracted in the 89-type classification scheme</w:t>
      </w:r>
    </w:p>
    <w:p>
      <w:pPr>
        <w:pStyle w:val="Normal"/>
        <w:spacing w:lineRule="auto" w:line="240" w:before="0" w:after="0"/>
        <w:ind w:hanging="0"/>
        <w:rPr>
          <w:sz w:val="18"/>
          <w:szCs w:val="18"/>
        </w:rPr>
      </w:pPr>
      <w:r>
        <w:rPr>
          <w:sz w:val="18"/>
          <w:szCs w:val="18"/>
        </w:rPr>
        <w:t xml:space="preserve">The x-axes represent indel categories and the y-axes indicate the proportion of each indel category within each signature. For those signatures that correspond to reference signatures in COSMIC 3.5 we use the same numbering, with sub-labels (a, b, c, d) when a single signature in the 83-type classification maps to multiple signatures in the 89-type classification. We use the identifier prefix “InsDel” to distinguish these signatures from signatures in COSMIC (prefix “ID”) and Koh </w:t>
      </w:r>
      <w:r>
        <w:rPr>
          <w:rFonts w:eastAsia="宋体" w:hint="eastAsia" w:eastAsiaTheme="minorEastAsia"/>
          <w:sz w:val="18"/>
          <w:szCs w:val="18"/>
        </w:rPr>
        <w:t>et al., 2025</w:t>
      </w:r>
      <w:r>
        <w:rPr>
          <w:sz w:val="18"/>
          <w:szCs w:val="18"/>
        </w:rPr>
        <w:t xml:space="preserve"> (prefix InD).</w:t>
      </w:r>
      <w:r>
        <w:br w:type="page"/>
      </w:r>
    </w:p>
    <w:p>
      <w:pPr>
        <w:pStyle w:val="Normal"/>
        <w:spacing w:lineRule="auto" w:line="240" w:before="0" w:after="0"/>
        <w:ind w:hanging="0"/>
        <w:rPr>
          <w:sz w:val="18"/>
          <w:szCs w:val="18"/>
        </w:rPr>
      </w:pPr>
      <w:r>
        <w:rPr/>
        <w:drawing>
          <wp:inline distT="0" distB="0" distL="0" distR="0">
            <wp:extent cx="5709285" cy="7549515"/>
            <wp:effectExtent l="0" t="0" r="0" b="0"/>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14"/>
                    <a:srcRect l="0" t="0" r="0" b="819"/>
                    <a:stretch>
                      <a:fillRect/>
                    </a:stretch>
                  </pic:blipFill>
                  <pic:spPr bwMode="auto">
                    <a:xfrm>
                      <a:off x="0" y="0"/>
                      <a:ext cx="5709285" cy="7549515"/>
                    </a:xfrm>
                    <a:prstGeom prst="rect">
                      <a:avLst/>
                    </a:prstGeom>
                    <a:noFill/>
                  </pic:spPr>
                </pic:pic>
              </a:graphicData>
            </a:graphic>
          </wp:inline>
        </w:drawing>
      </w:r>
    </w:p>
    <w:p>
      <w:pPr>
        <w:pStyle w:val="Normal"/>
        <w:spacing w:lineRule="auto" w:line="240" w:before="0" w:after="0"/>
        <w:ind w:hanging="0"/>
        <w:rPr>
          <w:sz w:val="18"/>
          <w:szCs w:val="18"/>
        </w:rPr>
      </w:pPr>
      <w:r>
        <w:rPr>
          <w:rFonts w:eastAsia="宋体" w:eastAsiaTheme="minorEastAsia"/>
          <w:b/>
          <w:bCs/>
          <w:sz w:val="18"/>
          <w:szCs w:val="18"/>
        </w:rPr>
        <w:t xml:space="preserve">Figure </w:t>
      </w:r>
      <w:r>
        <w:rPr>
          <w:rFonts w:eastAsia="Times New Roman" w:hint="eastAsia"/>
          <w:b/>
          <w:bCs/>
          <w:sz w:val="18"/>
          <w:szCs w:val="18"/>
        </w:rPr>
        <w:t>4</w:t>
      </w:r>
      <w:r>
        <w:rPr>
          <w:rFonts w:eastAsia="宋体" w:eastAsiaTheme="minorEastAsia"/>
          <w:b/>
          <w:bCs/>
          <w:sz w:val="18"/>
          <w:szCs w:val="18"/>
        </w:rPr>
        <w:t xml:space="preserve"> </w:t>
      </w:r>
      <w:r>
        <w:rPr>
          <w:rFonts w:eastAsia="宋体" w:hint="eastAsia" w:eastAsiaTheme="minorEastAsia"/>
          <w:b/>
          <w:bCs/>
          <w:sz w:val="18"/>
          <w:szCs w:val="18"/>
        </w:rPr>
        <w:t>Association of indel signatures with cancer types and SBS signatures and cancer types</w:t>
      </w:r>
    </w:p>
    <w:p>
      <w:pPr>
        <w:pStyle w:val="Normal"/>
        <w:spacing w:lineRule="auto" w:line="240" w:before="0" w:after="0"/>
        <w:ind w:hanging="0"/>
        <w:rPr>
          <w:rFonts w:eastAsia="宋体" w:eastAsiaTheme="minorEastAsia"/>
          <w:sz w:val="18"/>
          <w:szCs w:val="18"/>
        </w:rPr>
      </w:pPr>
      <w:r>
        <w:rPr>
          <w:rFonts w:eastAsia="宋体" w:hint="eastAsia" w:eastAsiaTheme="minorEastAsia"/>
          <w:b/>
          <w:bCs/>
          <w:sz w:val="18"/>
          <w:szCs w:val="18"/>
        </w:rPr>
        <w:t xml:space="preserve">(A) </w:t>
      </w:r>
      <w:r>
        <w:rPr>
          <w:rFonts w:eastAsia="宋体" w:hint="eastAsia" w:eastAsiaTheme="minorEastAsia"/>
          <w:sz w:val="18"/>
          <w:szCs w:val="18"/>
        </w:rPr>
        <w:t>Enrichment for presence of 89-type signatures across cancer types, plus hypermutated (&gt; 4,000 indels) microsatellite stable (MSS) tumors and MSI-high (MSI-H) tumors. Only cancer types with odds ratios .&gt; 6 are shown. Benjamini-Hochberg false discovery rates based on p values from Fisher</w:t>
      </w:r>
      <w:r>
        <w:rPr>
          <w:rFonts w:eastAsia="Times New Roman" w:hint="eastAsia"/>
          <w:sz w:val="18"/>
          <w:szCs w:val="18"/>
        </w:rPr>
        <w:t>’</w:t>
      </w:r>
      <w:r>
        <w:rPr>
          <w:rFonts w:eastAsia="宋体" w:hint="eastAsia" w:eastAsiaTheme="minorEastAsia"/>
          <w:sz w:val="18"/>
          <w:szCs w:val="18"/>
        </w:rPr>
        <w:t>s exact test of number of tumors with the signature versus the number without in a given tumor type versus all other tumors.</w:t>
      </w:r>
    </w:p>
    <w:p>
      <w:pPr>
        <w:pStyle w:val="Normal"/>
        <w:spacing w:lineRule="auto" w:line="240" w:before="0" w:after="0"/>
        <w:ind w:hanging="0"/>
        <w:rPr>
          <w:rFonts w:eastAsia="宋体" w:eastAsiaTheme="minorEastAsia"/>
          <w:sz w:val="18"/>
          <w:szCs w:val="18"/>
        </w:rPr>
      </w:pPr>
      <w:r>
        <w:rPr>
          <w:rFonts w:eastAsia="宋体" w:hint="eastAsia" w:eastAsiaTheme="minorEastAsia"/>
          <w:b/>
          <w:bCs/>
          <w:sz w:val="18"/>
          <w:szCs w:val="18"/>
        </w:rPr>
        <w:t>(B)</w:t>
      </w:r>
      <w:r>
        <w:rPr>
          <w:rFonts w:eastAsia="宋体" w:hint="eastAsia" w:eastAsiaTheme="minorEastAsia"/>
          <w:sz w:val="18"/>
          <w:szCs w:val="18"/>
        </w:rPr>
        <w:t>The</w:t>
      </w:r>
      <w:r>
        <w:rPr>
          <w:rFonts w:eastAsia="宋体" w:eastAsiaTheme="minorEastAsia"/>
          <w:sz w:val="18"/>
          <w:szCs w:val="18"/>
        </w:rPr>
        <w:t xml:space="preserve"> heatmap of Spearman correlation coefficients between indel signatures and various SBS signatures. Signatures were excluded if all correlation coefficients were between –0.1 and 0.1. Unsupervised hierarchical clustering of both rows and columns based on signature proportions identified 8 clusters, boxed and labeled in the figure. GI: Gastrointestinal.</w:t>
      </w:r>
      <w:r>
        <w:br w:type="page"/>
      </w:r>
    </w:p>
    <w:p>
      <w:pPr>
        <w:pStyle w:val="Normal"/>
        <w:spacing w:lineRule="auto" w:line="240" w:before="0" w:after="0"/>
        <w:ind w:hanging="0"/>
        <w:rPr>
          <w:rFonts w:eastAsia="宋体" w:eastAsiaTheme="minorEastAsia"/>
        </w:rPr>
      </w:pPr>
      <w:r>
        <w:rPr>
          <w:rFonts w:eastAsia="宋体" w:eastAsiaTheme="minorEastAsia"/>
        </w:rPr>
      </w:r>
    </w:p>
    <w:p>
      <w:pPr>
        <w:pStyle w:val="Normal"/>
        <w:spacing w:lineRule="auto" w:line="240" w:before="0" w:after="0"/>
        <w:ind w:hanging="0"/>
        <w:rPr>
          <w:rFonts w:eastAsia="宋体" w:eastAsiaTheme="minorEastAsia"/>
        </w:rPr>
      </w:pPr>
      <w:r>
        <w:rPr/>
        <w:drawing>
          <wp:inline distT="0" distB="0" distL="0" distR="0">
            <wp:extent cx="4744720" cy="6173470"/>
            <wp:effectExtent l="0" t="0" r="0" b="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pic:cNvPicPr>
                      <a:picLocks noChangeAspect="1" noChangeArrowheads="1"/>
                    </pic:cNvPicPr>
                  </pic:nvPicPr>
                  <pic:blipFill>
                    <a:blip r:embed="rId15"/>
                    <a:stretch>
                      <a:fillRect/>
                    </a:stretch>
                  </pic:blipFill>
                  <pic:spPr bwMode="auto">
                    <a:xfrm>
                      <a:off x="0" y="0"/>
                      <a:ext cx="4744720" cy="6173470"/>
                    </a:xfrm>
                    <a:prstGeom prst="rect">
                      <a:avLst/>
                    </a:prstGeom>
                    <a:noFill/>
                  </pic:spPr>
                </pic:pic>
              </a:graphicData>
            </a:graphic>
          </wp:inline>
        </w:drawing>
      </w:r>
    </w:p>
    <w:p>
      <w:pPr>
        <w:pStyle w:val="Normal"/>
        <w:spacing w:lineRule="auto" w:line="240" w:before="0" w:after="0"/>
        <w:ind w:hanging="0"/>
        <w:rPr>
          <w:rFonts w:eastAsia="宋体" w:eastAsiaTheme="minorEastAsia"/>
          <w:b/>
          <w:bCs/>
          <w:sz w:val="18"/>
          <w:szCs w:val="18"/>
        </w:rPr>
      </w:pPr>
      <w:r>
        <w:rPr>
          <w:b/>
          <w:bCs/>
          <w:sz w:val="18"/>
          <w:szCs w:val="18"/>
        </w:rPr>
        <w:t xml:space="preserve">Figure </w:t>
      </w:r>
      <w:r>
        <w:rPr>
          <w:rFonts w:eastAsia="Times New Roman" w:hint="eastAsia"/>
          <w:b/>
          <w:bCs/>
          <w:sz w:val="18"/>
          <w:szCs w:val="18"/>
        </w:rPr>
        <w:t>5</w:t>
      </w:r>
      <w:r>
        <w:rPr>
          <w:b/>
          <w:bCs/>
          <w:sz w:val="18"/>
          <w:szCs w:val="18"/>
        </w:rPr>
        <w:t>. 8</w:t>
      </w:r>
      <w:r>
        <w:rPr>
          <w:rFonts w:hint="eastAsia"/>
          <w:b/>
          <w:bCs/>
          <w:sz w:val="18"/>
          <w:szCs w:val="18"/>
        </w:rPr>
        <w:t>3-ty</w:t>
      </w:r>
      <w:r>
        <w:rPr>
          <w:b/>
          <w:bCs/>
          <w:sz w:val="18"/>
          <w:szCs w:val="18"/>
        </w:rPr>
        <w:t xml:space="preserve">pe mutational signatures asymmetries in strands, replication timing and DNA regions. </w:t>
      </w:r>
    </w:p>
    <w:p>
      <w:pPr>
        <w:pStyle w:val="Normal"/>
        <w:spacing w:lineRule="auto" w:line="240" w:before="0" w:after="0"/>
        <w:ind w:hanging="0"/>
        <w:rPr>
          <w:sz w:val="18"/>
          <w:szCs w:val="18"/>
        </w:rPr>
      </w:pPr>
      <w:r>
        <w:rPr>
          <w:b/>
          <w:bCs/>
          <w:sz w:val="18"/>
          <w:szCs w:val="18"/>
        </w:rPr>
        <w:t xml:space="preserve">(A) </w:t>
      </w:r>
      <w:r>
        <w:rPr>
          <w:sz w:val="18"/>
          <w:szCs w:val="18"/>
        </w:rPr>
        <w:t>Enrichment of mutations in genic and intergenic regions for 8</w:t>
      </w:r>
      <w:r>
        <w:rPr>
          <w:rFonts w:hint="eastAsia"/>
          <w:sz w:val="18"/>
          <w:szCs w:val="18"/>
        </w:rPr>
        <w:t>3-ty</w:t>
      </w:r>
      <w:r>
        <w:rPr>
          <w:sz w:val="18"/>
          <w:szCs w:val="18"/>
        </w:rPr>
        <w:t>pe signatures. Each row represents one 8</w:t>
      </w:r>
      <w:r>
        <w:rPr>
          <w:rFonts w:hint="eastAsia"/>
          <w:sz w:val="18"/>
          <w:szCs w:val="18"/>
        </w:rPr>
        <w:t>3-ty</w:t>
      </w:r>
      <w:r>
        <w:rPr>
          <w:sz w:val="18"/>
          <w:szCs w:val="18"/>
        </w:rPr>
        <w:t xml:space="preserve">pe signature, where n reflects the number of cancer types in which the signature was found. Signatures consistently enriched in genic and intergenic regions with p values &gt; 0.05 (Fisher’s exact test) are shown in circles with yellow and light blue colors, respectively. </w:t>
      </w:r>
      <w:r>
        <w:rPr>
          <w:rFonts w:hint="eastAsia"/>
          <w:sz w:val="18"/>
          <w:szCs w:val="18"/>
        </w:rPr>
        <w:t>Grey</w:t>
      </w:r>
      <w:r>
        <w:rPr>
          <w:sz w:val="18"/>
          <w:szCs w:val="18"/>
        </w:rPr>
        <w:t xml:space="preserve"> colors indicate inconsistent enrichments in different cancer types. Columns display the odds ratio between the ratio of real mutations and the ratio of simulated mutations (See Methods). Only odds ratios above 1.10 are shown. Circle sizes reflect the proportion of cancer types exhibiting specific enrichment in DNA regions in a signature. </w:t>
      </w:r>
    </w:p>
    <w:p>
      <w:pPr>
        <w:pStyle w:val="Normal"/>
        <w:spacing w:lineRule="auto" w:line="240" w:before="0" w:after="0"/>
        <w:ind w:hanging="0"/>
        <w:rPr>
          <w:sz w:val="18"/>
          <w:szCs w:val="18"/>
        </w:rPr>
      </w:pPr>
      <w:r>
        <w:rPr>
          <w:b/>
          <w:bCs/>
          <w:sz w:val="18"/>
          <w:szCs w:val="18"/>
        </w:rPr>
        <w:t>(B)</w:t>
      </w:r>
      <w:r>
        <w:rPr>
          <w:sz w:val="18"/>
          <w:szCs w:val="18"/>
        </w:rPr>
        <w:t xml:space="preserve"> Replication strand asymmetries of 8</w:t>
      </w:r>
      <w:r>
        <w:rPr>
          <w:rFonts w:hint="eastAsia"/>
          <w:sz w:val="18"/>
          <w:szCs w:val="18"/>
        </w:rPr>
        <w:t>3-ty</w:t>
      </w:r>
      <w:r>
        <w:rPr>
          <w:sz w:val="18"/>
          <w:szCs w:val="18"/>
        </w:rPr>
        <w:t>pe signatures. Data are presented in a format similar to the one in panel (A), with green and orange colors indicating replication strand asymmetries on the lagging and leading strands, respectively.</w:t>
      </w:r>
    </w:p>
    <w:p>
      <w:pPr>
        <w:pStyle w:val="Normal"/>
        <w:spacing w:lineRule="auto" w:line="240" w:before="0" w:after="0"/>
        <w:ind w:hanging="0"/>
        <w:rPr>
          <w:sz w:val="18"/>
          <w:szCs w:val="18"/>
        </w:rPr>
      </w:pPr>
      <w:r>
        <w:rPr>
          <w:b/>
          <w:bCs/>
          <w:sz w:val="18"/>
          <w:szCs w:val="18"/>
        </w:rPr>
        <w:t xml:space="preserve">(C) </w:t>
      </w:r>
      <w:r>
        <w:rPr>
          <w:sz w:val="18"/>
          <w:szCs w:val="18"/>
        </w:rPr>
        <w:t>Transcription strand asymmetries of 8</w:t>
      </w:r>
      <w:r>
        <w:rPr>
          <w:rFonts w:hint="eastAsia"/>
          <w:sz w:val="18"/>
          <w:szCs w:val="18"/>
        </w:rPr>
        <w:t>3-ty</w:t>
      </w:r>
      <w:r>
        <w:rPr>
          <w:sz w:val="18"/>
          <w:szCs w:val="18"/>
        </w:rPr>
        <w:t>pe signatures. Data are presented in a format similar to the one in panel (A), with red and dark blue colors indicating transcription strand asymmetries on the transcribed and untranscribed strands, respectively.</w:t>
      </w:r>
    </w:p>
    <w:p>
      <w:pPr>
        <w:pStyle w:val="Normal"/>
        <w:spacing w:lineRule="auto" w:line="240" w:before="0" w:after="0"/>
        <w:ind w:hanging="0"/>
        <w:rPr>
          <w:sz w:val="18"/>
          <w:szCs w:val="18"/>
        </w:rPr>
      </w:pPr>
      <w:r>
        <w:rPr>
          <w:b/>
          <w:bCs/>
          <w:sz w:val="18"/>
          <w:szCs w:val="18"/>
        </w:rPr>
        <w:t>(D)</w:t>
      </w:r>
      <w:r>
        <w:rPr>
          <w:sz w:val="18"/>
          <w:szCs w:val="18"/>
        </w:rPr>
        <w:t xml:space="preserve"> 8</w:t>
      </w:r>
      <w:r>
        <w:rPr>
          <w:rFonts w:hint="eastAsia"/>
          <w:sz w:val="18"/>
          <w:szCs w:val="18"/>
        </w:rPr>
        <w:t>3-ty</w:t>
      </w:r>
      <w:r>
        <w:rPr>
          <w:sz w:val="18"/>
          <w:szCs w:val="18"/>
        </w:rPr>
        <w:t>pe signatures associated with early and late replication timing. Mutation densities of 8</w:t>
      </w:r>
      <w:r>
        <w:rPr>
          <w:rFonts w:hint="eastAsia"/>
          <w:sz w:val="18"/>
          <w:szCs w:val="18"/>
        </w:rPr>
        <w:t>3-ty</w:t>
      </w:r>
      <w:r>
        <w:rPr>
          <w:sz w:val="18"/>
          <w:szCs w:val="18"/>
        </w:rPr>
        <w:t xml:space="preserve">pe signatures per decile (y axes) are presented for early (left) to late (right) replication domains. Real mutations for signatures are shown as bars, and simulated mutations are shown as red dashed lines. As shown on top of each plot, green bars indicate signatures consistently associated with late replication timing across cancer types (e.g., C_ID3); yellow bars indicate signatures consistently associated with early replication timing across cancer types(e.g., C_ID17); purple bars indicate signatures not affected by replication timing across cancer types(e.g., ID_K); blue bars indicate signatures showing inconsistent trend across cancer types(e.g., ID_F).. </w:t>
      </w:r>
      <w:r>
        <w:br w:type="page"/>
      </w:r>
    </w:p>
    <w:p>
      <w:pPr>
        <w:pStyle w:val="Normal"/>
        <w:spacing w:lineRule="auto" w:line="240" w:before="0" w:after="0"/>
        <w:ind w:hanging="0"/>
        <w:rPr/>
      </w:pPr>
      <w:r>
        <w:rPr/>
        <w:drawing>
          <wp:inline distT="0" distB="0" distL="0" distR="0">
            <wp:extent cx="5934075" cy="3819525"/>
            <wp:effectExtent l="0" t="0" r="0" b="0"/>
            <wp:docPr id="7"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pic:cNvPicPr>
                      <a:picLocks noChangeAspect="1" noChangeArrowheads="1"/>
                    </pic:cNvPicPr>
                  </pic:nvPicPr>
                  <pic:blipFill>
                    <a:blip r:embed="rId16"/>
                    <a:stretch>
                      <a:fillRect/>
                    </a:stretch>
                  </pic:blipFill>
                  <pic:spPr bwMode="auto">
                    <a:xfrm>
                      <a:off x="0" y="0"/>
                      <a:ext cx="5934075" cy="3819525"/>
                    </a:xfrm>
                    <a:prstGeom prst="rect">
                      <a:avLst/>
                    </a:prstGeom>
                    <a:noFill/>
                  </pic:spPr>
                </pic:pic>
              </a:graphicData>
            </a:graphic>
          </wp:inline>
        </w:drawing>
      </w:r>
    </w:p>
    <w:p>
      <w:pPr>
        <w:pStyle w:val="Normal"/>
        <w:spacing w:lineRule="auto" w:line="240" w:before="0" w:after="0"/>
        <w:ind w:hanging="0"/>
        <w:rPr>
          <w:b/>
          <w:bCs/>
          <w:sz w:val="18"/>
          <w:szCs w:val="18"/>
        </w:rPr>
      </w:pPr>
      <w:r>
        <w:rPr>
          <w:b/>
          <w:bCs/>
          <w:sz w:val="18"/>
          <w:szCs w:val="18"/>
        </w:rPr>
        <w:t xml:space="preserve">Figure </w:t>
      </w:r>
      <w:r>
        <w:rPr>
          <w:rFonts w:eastAsia="Times New Roman" w:hint="eastAsia"/>
          <w:b/>
          <w:bCs/>
          <w:sz w:val="18"/>
          <w:szCs w:val="18"/>
        </w:rPr>
        <w:t>6</w:t>
      </w:r>
      <w:r>
        <w:rPr>
          <w:b/>
          <w:bCs/>
          <w:sz w:val="18"/>
          <w:szCs w:val="18"/>
        </w:rPr>
        <w:t xml:space="preserve"> N</w:t>
      </w:r>
      <w:r>
        <w:rPr>
          <w:rFonts w:hint="eastAsia"/>
          <w:b/>
          <w:bCs/>
          <w:sz w:val="18"/>
          <w:szCs w:val="18"/>
        </w:rPr>
        <w:t>ovel signature caused by RNase H2 deficiency and topoisomerase-1-associated mutagenesis (TOP1-TAM)</w:t>
      </w:r>
    </w:p>
    <w:p>
      <w:pPr>
        <w:pStyle w:val="Normal"/>
        <w:spacing w:lineRule="auto" w:line="240" w:before="0" w:after="0"/>
        <w:ind w:hanging="0"/>
        <w:rPr>
          <w:rFonts w:eastAsia="宋体" w:eastAsiaTheme="minorEastAsia"/>
          <w:sz w:val="18"/>
          <w:szCs w:val="18"/>
        </w:rPr>
      </w:pPr>
      <w:r>
        <w:rPr>
          <w:rFonts w:hint="eastAsia"/>
          <w:b/>
          <w:bCs/>
          <w:sz w:val="18"/>
          <w:szCs w:val="18"/>
        </w:rPr>
        <w:t>(A)</w:t>
      </w:r>
      <w:r>
        <w:rPr>
          <w:rFonts w:hint="eastAsia"/>
          <w:sz w:val="18"/>
          <w:szCs w:val="18"/>
        </w:rPr>
        <w:t xml:space="preserve"> The mutational signature of RNase H2 deficiency (InsDel_F in the 89-type classification, ID_F in the 83-type classification), and a previously identified mutational </w:t>
      </w:r>
      <w:r>
        <w:rPr>
          <w:sz w:val="18"/>
          <w:szCs w:val="18"/>
        </w:rPr>
        <w:t>signature</w:t>
      </w:r>
      <w:r>
        <w:rPr>
          <w:rFonts w:hint="eastAsia"/>
          <w:sz w:val="18"/>
          <w:szCs w:val="18"/>
        </w:rPr>
        <w:t xml:space="preserve"> (InsDel4, C_ID4).</w:t>
      </w:r>
    </w:p>
    <w:p>
      <w:pPr>
        <w:pStyle w:val="Normal"/>
        <w:spacing w:lineRule="auto" w:line="240" w:before="0" w:after="0"/>
        <w:ind w:hanging="0"/>
        <w:rPr>
          <w:rFonts w:eastAsia="宋体" w:eastAsiaTheme="minorEastAsia"/>
          <w:sz w:val="18"/>
          <w:szCs w:val="18"/>
        </w:rPr>
      </w:pPr>
      <w:r>
        <w:rPr>
          <w:rFonts w:hint="eastAsia"/>
          <w:b/>
          <w:bCs/>
          <w:sz w:val="18"/>
          <w:szCs w:val="18"/>
        </w:rPr>
        <w:t xml:space="preserve">(B) </w:t>
      </w:r>
      <w:r>
        <w:rPr>
          <w:rFonts w:hint="eastAsia"/>
          <w:sz w:val="18"/>
          <w:szCs w:val="18"/>
        </w:rPr>
        <w:t xml:space="preserve">Deletions of </w:t>
      </w:r>
      <w:r>
        <w:rPr>
          <w:rFonts w:eastAsia="Liberation Serif" w:cs="Liberation Serif" w:hint="eastAsia" w:ascii="Liberation Serif" w:hAnsi="Liberation Serif"/>
          <w:sz w:val="18"/>
          <w:szCs w:val="18"/>
        </w:rPr>
        <w:t>≥</w:t>
      </w:r>
      <w:r>
        <w:rPr>
          <w:rFonts w:hint="eastAsia"/>
          <w:sz w:val="18"/>
          <w:szCs w:val="18"/>
        </w:rPr>
        <w:t xml:space="preserve"> 2 bases in the 476-type classification scheme in InsDel_F compared to InsDel4. InsDel4 has substantial proportions of deletions of 3 and 4 bases (Del3:U2:R2, Del4:U4:R2, Del3:M2, Del4:M2, Del4:M3) that are essentially absent in InsDel_F. Refer to panel </w:t>
      </w:r>
      <w:r>
        <w:rPr>
          <w:rFonts w:hint="eastAsia"/>
          <w:b/>
          <w:bCs/>
          <w:sz w:val="18"/>
          <w:szCs w:val="18"/>
        </w:rPr>
        <w:t>B</w:t>
      </w:r>
      <w:r>
        <w:rPr>
          <w:rFonts w:hint="eastAsia"/>
          <w:sz w:val="18"/>
          <w:szCs w:val="18"/>
        </w:rPr>
        <w:t xml:space="preserve"> for additional explanations of the mutation labels. </w:t>
      </w:r>
    </w:p>
    <w:p>
      <w:pPr>
        <w:pStyle w:val="Normal"/>
        <w:spacing w:lineRule="auto" w:line="240" w:before="0" w:after="0"/>
        <w:ind w:hanging="0"/>
        <w:rPr>
          <w:rFonts w:eastAsia="宋体" w:eastAsiaTheme="minorEastAsia"/>
          <w:sz w:val="18"/>
          <w:szCs w:val="18"/>
        </w:rPr>
      </w:pPr>
      <w:r>
        <w:rPr>
          <w:rFonts w:hint="eastAsia"/>
          <w:b/>
          <w:bCs/>
          <w:sz w:val="18"/>
          <w:szCs w:val="18"/>
        </w:rPr>
        <w:t xml:space="preserve">(C) </w:t>
      </w:r>
      <w:r>
        <w:rPr>
          <w:rFonts w:hint="eastAsia"/>
          <w:sz w:val="18"/>
          <w:szCs w:val="18"/>
        </w:rPr>
        <w:t>Logos of the s</w:t>
      </w:r>
      <w:r>
        <w:rPr>
          <w:sz w:val="18"/>
          <w:szCs w:val="18"/>
        </w:rPr>
        <w:t xml:space="preserve">equence contexts of </w:t>
      </w:r>
      <w:r>
        <w:rPr>
          <w:rFonts w:hint="eastAsia"/>
          <w:sz w:val="18"/>
          <w:szCs w:val="18"/>
        </w:rPr>
        <w:t xml:space="preserve">2-base deletions in 5 samples with the highest InsDel_F activity (left) compared to 5 samples with the highest InsDel4 activity (right). The sequence contexts of the 2-base deletions in InsDel_F are on the whole different from the contexts of 2-base deletions in InsDel4. In the lower two sections (DEL:MH:2:1, 2-base deletions with 1 base of microhomology), the microhomologous bases (T:A) are shaded orange. </w:t>
      </w:r>
    </w:p>
    <w:p>
      <w:pPr>
        <w:pStyle w:val="Normal"/>
        <w:spacing w:before="0" w:after="160"/>
        <w:ind w:hanging="0"/>
        <w:rPr>
          <w:rFonts w:ascii="Calibri" w:hAnsi="Calibri" w:eastAsia="Times New Roman" w:cs="Noto Sans Arabic UI"/>
          <w:sz w:val="22"/>
          <w:szCs w:val="22"/>
        </w:rPr>
      </w:pPr>
      <w:r>
        <w:rPr>
          <w:rFonts w:eastAsia="Times New Roman" w:cs="Noto Sans Arabic UI" w:ascii="Calibri" w:hAnsi="Calibri"/>
          <w:sz w:val="22"/>
          <w:szCs w:val="22"/>
        </w:rPr>
      </w:r>
    </w:p>
    <w:sectPr>
      <w:footerReference w:type="even" r:id="rId17"/>
      <w:footerReference w:type="default" r:id="rId18"/>
      <w:footerReference w:type="first" r:id="rId19"/>
      <w:type w:val="nextPage"/>
      <w:pgSz w:w="12240" w:h="15840"/>
      <w:pgMar w:left="1440" w:right="1440" w:gutter="0" w:header="0" w:top="720" w:footer="720"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Mo Liu" w:date="2026-06-29T16:59:00Z" w:initials="ML">
    <w:p>
      <w:pPr>
        <w:overflowPunct w:val="false"/>
        <w:spacing w:lineRule="auto" w:line="240" w:before="0" w:after="0"/>
        <w:rPr/>
      </w:pPr>
      <w:r>
        <w:annotationRef/>
      </w:r>
      <w:r>
        <w:rPr>
          <w:rFonts w:eastAsia="宋体" w:cs="Noto Sans Arabic UI" w:ascii="Calibri" w:hAnsi="Calibri"/>
          <w:sz w:val="22"/>
          <w:szCs w:val="22"/>
        </w:rPr>
        <w:t>About ID_K, the leading strand enrichment is consistent with two POLE SBS signatures, 10a and 10b</w:t>
      </w:r>
    </w:p>
  </w:comment>
  <w:comment w:id="4" w:author="Mo Liu" w:date="2026-05-25T13:45:00Z" w:initials="ML">
    <w:p w14:paraId="01000000">
      <w:pPr>
        <w:overflowPunct w:val="true"/>
        <w:spacing w:lineRule="auto" w:line="240" w:before="0" w:after="0"/>
        <w:rPr/>
      </w:pPr>
      <w:r>
        <w:annotationRef/>
      </w:r>
      <w:r>
        <w:rPr>
          <w:rFonts w:eastAsia="宋体" w:cs="Noto Sans Arabic UI" w:ascii="Calibri" w:hAnsi="Calibri"/>
          <w:sz w:val="22"/>
          <w:szCs w:val="22"/>
        </w:rPr>
        <w:t>This is true. But not sure if this worths mentioning?</w:t>
      </w:r>
    </w:p>
  </w:comment>
  <w:comment w:id="3" w:author="Steve Rozen, Ph.D." w:date="2026-05-28T17:52:00Z" w:initials="SR">
    <w:p w14:paraId="02000000">
      <w:pPr>
        <w:overflowPunct w:val="true"/>
        <w:spacing w:lineRule="auto" w:line="240" w:before="0" w:after="0"/>
        <w:rPr/>
      </w:pPr>
      <w:r>
        <w:annotationRef/>
      </w:r>
      <w:r>
        <w:rPr>
          <w:rFonts w:eastAsia="宋体" w:cs="Noto Sans Arabic UI" w:ascii="Calibri" w:hAnsi="Calibri"/>
          <w:sz w:val="22"/>
          <w:szCs w:val="22"/>
        </w:rPr>
        <w:t>Which ones do we supply that COSMIC does not, and are there any discordances between what we get and COSMIC for signatures that COSMIC does have topographical annotations for?</w:t>
      </w:r>
    </w:p>
  </w:comment>
  <w:comment w:id="2" w:author="Mo Liu" w:date="2026-05-29T16:03:00Z" w:initials="ML">
    <w:p w14:paraId="03000000">
      <w:pPr>
        <w:overflowPunct w:val="false"/>
        <w:spacing w:lineRule="auto" w:line="240" w:before="0" w:after="0"/>
        <w:rPr/>
      </w:pPr>
      <w:r>
        <w:annotationRef/>
      </w:r>
      <w:r>
        <w:rPr>
          <w:rFonts w:eastAsia="宋体" w:cs="Noto Sans Arabic UI" w:ascii="Calibri" w:hAnsi="Calibri"/>
          <w:sz w:val="22"/>
          <w:szCs w:val="22"/>
        </w:rPr>
        <w:t>I update via email.</w:t>
      </w:r>
    </w:p>
  </w:comment>
  <w:comment w:id="1" w:author="Unknown Author" w:date="2026-07-02T20:23:00Z" w:initials="">
    <w:p>
      <w:pPr>
        <w:overflowPunct w:val="false"/>
        <w:spacing w:lineRule="auto" w:line="240" w:before="0" w:after="0"/>
        <w:rPr/>
      </w:pPr>
      <w:r>
        <w:annotationRef/>
      </w:r>
      <w:r>
        <w:rPr>
          <w:rFonts w:eastAsia="宋体" w:cs="Noto Sans Arabic UI" w:ascii="Calibri" w:hAnsi="Calibri"/>
          <w:i/>
          <w:sz w:val="16"/>
          <w:szCs w:val="22"/>
        </w:rPr>
        <w:t>Reply to Mo Liu (05/29/2026, 16:03): "..."</w:t>
      </w:r>
    </w:p>
    <w:p>
      <w:pPr>
        <w:overflowPunct w:val="false"/>
        <w:spacing w:lineRule="auto" w:line="240" w:before="22315" w:after="18556"/>
        <w:rPr/>
      </w:pPr>
      <w:r>
        <w:rPr>
          <w:rFonts w:eastAsia="宋体" w:cs="Noto Sans Arabic UI" w:ascii="Calibri" w:hAnsi="Calibri"/>
          <w:sz w:val="20"/>
          <w:szCs w:val="20"/>
        </w:rPr>
        <w:t>Hi Steve,</w:t>
      </w:r>
    </w:p>
    <w:p>
      <w:pPr>
        <w:overflowPunct w:val="false"/>
        <w:spacing w:lineRule="auto" w:line="240" w:before="22315" w:after="18556"/>
        <w:rPr/>
      </w:pPr>
      <w:r>
        <w:rPr>
          <w:rFonts w:cs="Noto Sans Arabic UI" w:eastAsia="宋体" w:ascii="Calibri" w:hAnsi="Calibri"/>
          <w:sz w:val="22"/>
          <w:szCs w:val="22"/>
        </w:rPr>
      </w:r>
    </w:p>
    <w:p>
      <w:pPr>
        <w:overflowPunct w:val="false"/>
        <w:spacing w:lineRule="auto" w:line="240" w:before="22315" w:after="18556"/>
        <w:rPr/>
      </w:pPr>
      <w:r>
        <w:rPr>
          <w:rFonts w:eastAsia="宋体" w:cs="Noto Sans Arabic UI" w:ascii="Calibri" w:hAnsi="Calibri"/>
          <w:sz w:val="20"/>
          <w:szCs w:val="20"/>
        </w:rPr>
        <w:t>I summarized the topographical annotations available on the COSMIC website.</w:t>
      </w:r>
    </w:p>
    <w:p>
      <w:pPr>
        <w:overflowPunct w:val="false"/>
        <w:spacing w:lineRule="auto" w:line="240" w:before="22315" w:after="18556"/>
        <w:rPr/>
      </w:pPr>
      <w:r>
        <w:rPr>
          <w:rFonts w:cs="Noto Sans Arabic UI" w:eastAsia="宋体" w:ascii="Calibri" w:hAnsi="Calibri"/>
          <w:sz w:val="22"/>
          <w:szCs w:val="22"/>
        </w:rPr>
      </w:r>
    </w:p>
    <w:p>
      <w:pPr>
        <w:overflowPunct w:val="false"/>
        <w:spacing w:lineRule="auto" w:line="240" w:before="22315" w:after="18556"/>
        <w:rPr/>
      </w:pPr>
      <w:r>
        <w:rPr>
          <w:rFonts w:eastAsia="宋体" w:cs="Noto Sans Arabic UI" w:ascii="Calibri" w:hAnsi="Calibri"/>
          <w:sz w:val="20"/>
          <w:szCs w:val="20"/>
        </w:rPr>
        <w:t>In our paper, we examined the following four features: replication strand asymmetry, transcription strand asymmetry, genic strand asymmetry, and replication timing.</w:t>
      </w:r>
    </w:p>
    <w:p>
      <w:pPr>
        <w:overflowPunct w:val="false"/>
        <w:spacing w:lineRule="auto" w:line="240" w:before="22315" w:after="18556"/>
        <w:rPr/>
      </w:pPr>
      <w:r>
        <w:rPr>
          <w:rFonts w:cs="Noto Sans Arabic UI" w:eastAsia="宋体" w:ascii="Calibri" w:hAnsi="Calibri"/>
          <w:sz w:val="22"/>
          <w:szCs w:val="22"/>
        </w:rPr>
      </w:r>
    </w:p>
    <w:p>
      <w:pPr>
        <w:overflowPunct w:val="false"/>
        <w:spacing w:lineRule="auto" w:line="240" w:before="22315" w:after="18556"/>
        <w:rPr/>
      </w:pPr>
      <w:r>
        <w:rPr>
          <w:rFonts w:eastAsia="宋体" w:cs="Noto Sans Arabic UI" w:ascii="Calibri" w:hAnsi="Calibri"/>
          <w:sz w:val="20"/>
          <w:szCs w:val="20"/>
        </w:rPr>
        <w:t>On COSMIC, except for ID6, no signature was fully annotated with all four features. So our work indeed provides important topographical annotations for the 83-type signatures.</w:t>
      </w:r>
    </w:p>
    <w:p>
      <w:pPr>
        <w:overflowPunct w:val="false"/>
        <w:spacing w:lineRule="auto" w:line="240" w:before="22315" w:after="18556"/>
        <w:rPr/>
      </w:pPr>
      <w:r>
        <w:rPr>
          <w:rFonts w:cs="Noto Sans Arabic UI" w:eastAsia="宋体" w:ascii="Calibri" w:hAnsi="Calibri"/>
          <w:sz w:val="22"/>
          <w:szCs w:val="22"/>
        </w:rPr>
      </w:r>
    </w:p>
    <w:p>
      <w:pPr>
        <w:overflowPunct w:val="false"/>
        <w:spacing w:lineRule="auto" w:line="240" w:before="22315" w:after="18556"/>
        <w:rPr/>
      </w:pPr>
      <w:r>
        <w:rPr>
          <w:rFonts w:eastAsia="宋体" w:cs="Noto Sans Arabic UI" w:ascii="Calibri" w:hAnsi="Calibri"/>
          <w:sz w:val="20"/>
          <w:szCs w:val="20"/>
        </w:rPr>
        <w:t>I’ve summarized the information in the attached file.</w:t>
      </w:r>
    </w:p>
    <w:p>
      <w:pPr>
        <w:overflowPunct w:val="false"/>
        <w:spacing w:lineRule="auto" w:line="240" w:before="22315" w:after="18556"/>
        <w:rPr/>
      </w:pPr>
      <w:r>
        <w:rPr>
          <w:rFonts w:eastAsia="宋体" w:cs="Noto Sans Arabic UI" w:ascii="Calibri" w:hAnsi="Calibri"/>
          <w:sz w:val="20"/>
          <w:szCs w:val="20"/>
        </w:rPr>
        <w:t>Please let me know if you need more information.</w:t>
      </w:r>
    </w:p>
    <w:p>
      <w:pPr>
        <w:overflowPunct w:val="false"/>
        <w:spacing w:lineRule="auto" w:line="240" w:before="22315" w:after="18556"/>
        <w:rPr/>
      </w:pPr>
      <w:r>
        <w:rPr>
          <w:rFonts w:eastAsia="宋体" w:cs="Noto Sans Arabic UI" w:ascii="Calibri" w:hAnsi="Calibri"/>
          <w:sz w:val="20"/>
          <w:szCs w:val="20"/>
        </w:rPr>
        <w:t>Thanks,Mo</w:t>
      </w:r>
    </w:p>
    <w:p>
      <w:pPr>
        <w:overflowPunct w:val="false"/>
        <w:spacing w:lineRule="auto" w:line="240" w:before="22315" w:after="18556"/>
        <w:rPr/>
      </w:pPr>
      <w:r>
        <w:rPr>
          <w:rFonts w:cs="Noto Sans Arabic UI" w:eastAsia="宋体" w:ascii="Calibri" w:hAnsi="Calibri"/>
          <w:sz w:val="22"/>
          <w:szCs w:val="22"/>
        </w:rPr>
      </w:r>
    </w:p>
    <w:p>
      <w:pPr>
        <w:overflowPunct w:val="false"/>
        <w:spacing w:lineRule="auto" w:line="240" w:before="22315" w:after="18556"/>
        <w:rPr/>
      </w:pPr>
      <w:r>
        <w:rPr>
          <w:rFonts w:cs="Noto Sans Arabic UI" w:eastAsia="宋体" w:ascii="Calibri" w:hAnsi="Calibri"/>
          <w:sz w:val="22"/>
          <w:szCs w:val="22"/>
        </w:rPr>
      </w:r>
    </w:p>
    <w:p>
      <w:pPr>
        <w:overflowPunct w:val="false"/>
        <w:spacing w:lineRule="auto" w:line="240" w:before="22315" w:after="18556"/>
        <w:rPr/>
      </w:pPr>
      <w:r>
        <w:rPr>
          <w:rFonts w:cs="Noto Sans Arabic UI" w:eastAsia="宋体" w:ascii="Calibri" w:hAnsi="Calibri"/>
          <w:sz w:val="22"/>
          <w:szCs w:val="22"/>
        </w:rPr>
      </w:r>
    </w:p>
    <w:p>
      <w:pPr>
        <w:overflowPunct w:val="false"/>
        <w:spacing w:lineRule="auto" w:line="240" w:before="22315" w:after="18556"/>
        <w:rPr/>
      </w:pPr>
      <w:r>
        <w:rPr>
          <w:rFonts w:cs="Noto Sans Arabic UI" w:eastAsia="宋体" w:ascii="Calibri" w:hAnsi="Calibri"/>
          <w:sz w:val="22"/>
          <w:szCs w:val="22"/>
        </w:rPr>
      </w:r>
    </w:p>
    <w:p>
      <w:pPr>
        <w:overflowPunct w:val="false"/>
        <w:spacing w:lineRule="auto" w:line="240" w:before="22315" w:after="18556"/>
        <w:rPr/>
      </w:pPr>
      <w:r>
        <w:rPr>
          <w:rFonts w:cs="Noto Sans Arabic UI" w:eastAsia="宋体" w:ascii="Calibri" w:hAnsi="Calibri"/>
          <w:sz w:val="22"/>
          <w:szCs w:val="22"/>
        </w:rPr>
      </w:r>
    </w:p>
    <w:p>
      <w:pPr>
        <w:overflowPunct w:val="false"/>
        <w:spacing w:lineRule="auto" w:line="240" w:before="22315" w:after="18556"/>
        <w:rPr/>
      </w:pPr>
      <w:r>
        <w:rPr>
          <w:rFonts w:cs="Noto Sans Arabic UI" w:eastAsia="宋体" w:ascii="Calibri" w:hAnsi="Calibri"/>
          <w:sz w:val="22"/>
          <w:szCs w:val="22"/>
        </w:rPr>
      </w:r>
    </w:p>
    <w:p>
      <w:pPr>
        <w:overflowPunct w:val="false"/>
        <w:spacing w:lineRule="auto" w:line="240" w:before="22315" w:after="18556"/>
        <w:rPr/>
      </w:pPr>
      <w:r>
        <w:rPr>
          <w:rFonts w:eastAsia="宋体" w:cs="Noto Sans Arabic UI" w:ascii="Calibri" w:hAnsi="Calibri"/>
          <w:sz w:val="20"/>
          <w:szCs w:val="20"/>
        </w:rPr>
        <w:t>See COSMICv3.6 ID topographical annotation.xlsx</w:t>
      </w:r>
    </w:p>
    <w:p>
      <w:pPr>
        <w:overflowPunct w:val="false"/>
        <w:spacing w:lineRule="auto" w:line="240" w:before="22315" w:after="18556"/>
        <w:rPr/>
      </w:pPr>
      <w:r>
        <w:rPr>
          <w:rFonts w:cs="Noto Sans Arabic UI" w:eastAsia="宋体" w:ascii="Calibri" w:hAnsi="Calibri"/>
          <w:sz w:val="22"/>
          <w:szCs w:val="22"/>
        </w:rPr>
      </w:r>
    </w:p>
    <w:p>
      <w:pPr>
        <w:overflowPunct w:val="false"/>
        <w:spacing w:lineRule="auto" w:line="240" w:before="22315" w:after="18556"/>
        <w:rPr/>
      </w:pPr>
      <w:r>
        <w:rPr>
          <w:rFonts w:cs="Noto Sans Arabic UI" w:eastAsia="宋体" w:ascii="Calibri" w:hAnsi="Calibri"/>
          <w:sz w:val="22"/>
          <w:szCs w:val="22"/>
        </w:rPr>
      </w:r>
    </w:p>
    <w:p>
      <w:pPr>
        <w:overflowPunct w:val="false"/>
        <w:spacing w:lineRule="auto" w:line="240" w:before="22315" w:after="18556"/>
        <w:rPr/>
      </w:pPr>
      <w:r>
        <w:rPr>
          <w:rFonts w:cs="Noto Sans Arabic UI" w:eastAsia="宋体" w:ascii="Calibri" w:hAnsi="Calibri"/>
          <w:sz w:val="22"/>
          <w:szCs w:val="22"/>
        </w:rPr>
      </w:r>
    </w:p>
    <w:p>
      <w:pPr>
        <w:overflowPunct w:val="false"/>
        <w:spacing w:lineRule="auto" w:line="240" w:before="22315" w:after="18556"/>
        <w:rPr/>
      </w:pPr>
      <w:r>
        <w:rPr>
          <w:rFonts w:cs="Noto Sans Arabic UI" w:eastAsia="宋体" w:ascii="Calibri" w:hAnsi="Calibri"/>
          <w:sz w:val="22"/>
          <w:szCs w:val="22"/>
        </w:rPr>
      </w:r>
    </w:p>
    <w:p>
      <w:pPr>
        <w:overflowPunct w:val="false"/>
        <w:spacing w:lineRule="auto" w:line="240" w:before="22315" w:after="18556"/>
        <w:rPr/>
      </w:pPr>
      <w:r>
        <w:rPr>
          <w:rFonts w:cs="Noto Sans Arabic UI" w:eastAsia="宋体" w:ascii="Calibri" w:hAnsi="Calibri"/>
          <w:sz w:val="22"/>
          <w:szCs w:val="22"/>
        </w:rPr>
      </w:r>
    </w:p>
    <w:p>
      <w:pPr>
        <w:overflowPunct w:val="false"/>
        <w:spacing w:lineRule="auto" w:line="240" w:before="22315" w:after="18556"/>
        <w:rPr/>
      </w:pPr>
      <w:r>
        <w:rPr>
          <w:rFonts w:cs="Noto Sans Arabic UI" w:eastAsia="宋体" w:ascii="Calibri" w:hAnsi="Calibri"/>
          <w:sz w:val="22"/>
          <w:szCs w:val="22"/>
        </w:rPr>
      </w:r>
    </w:p>
    <w:p>
      <w:pPr>
        <w:overflowPunct w:val="false"/>
        <w:spacing w:lineRule="auto" w:line="240" w:before="22315" w:after="18556"/>
        <w:rPr/>
      </w:pPr>
      <w:r>
        <w:rPr>
          <w:rFonts w:cs="Noto Sans Arabic UI" w:eastAsia="宋体" w:ascii="Calibri" w:hAnsi="Calibri"/>
          <w:sz w:val="22"/>
          <w:szCs w:val="22"/>
        </w:rPr>
      </w:r>
    </w:p>
    <w:p>
      <w:pPr>
        <w:overflowPunct w:val="false"/>
        <w:spacing w:lineRule="auto" w:line="240" w:before="22315" w:after="18556"/>
        <w:rPr/>
      </w:pPr>
      <w:r>
        <w:rPr>
          <w:rFonts w:cs="Noto Sans Arabic UI" w:eastAsia="宋体" w:ascii="Calibri" w:hAnsi="Calibri"/>
          <w:sz w:val="22"/>
          <w:szCs w:val="22"/>
        </w:rPr>
      </w:r>
    </w:p>
    <w:p>
      <w:pPr>
        <w:overflowPunct w:val="false"/>
        <w:spacing w:lineRule="auto" w:line="240" w:before="22315" w:after="18556"/>
        <w:rPr/>
      </w:pPr>
      <w:r>
        <w:rPr>
          <w:rFonts w:cs="Noto Sans Arabic UI" w:eastAsia="宋体" w:ascii="Calibri" w:hAnsi="Calibri"/>
          <w:sz w:val="22"/>
          <w:szCs w:val="22"/>
        </w:rPr>
      </w:r>
    </w:p>
    <w:p>
      <w:pPr>
        <w:overflowPunct w:val="false"/>
        <w:spacing w:lineRule="auto" w:line="240" w:before="22315" w:after="18556"/>
        <w:rPr/>
      </w:pPr>
      <w:r>
        <w:rPr>
          <w:rFonts w:cs="Noto Sans Arabic UI" w:eastAsia="宋体" w:ascii="Calibri" w:hAnsi="Calibri"/>
          <w:sz w:val="22"/>
          <w:szCs w:val="22"/>
        </w:rPr>
      </w:r>
    </w:p>
    <w:p>
      <w:pPr>
        <w:overflowPunct w:val="false"/>
        <w:spacing w:lineRule="auto" w:line="240" w:before="22315" w:after="18556"/>
        <w:rPr/>
      </w:pPr>
      <w:r>
        <w:rPr>
          <w:rFonts w:cs="Noto Sans Arabic UI" w:eastAsia="宋体" w:ascii="Calibri" w:hAnsi="Calibri"/>
          <w:sz w:val="22"/>
          <w:szCs w:val="22"/>
        </w:rPr>
      </w:r>
    </w:p>
    <w:p>
      <w:pPr>
        <w:overflowPunct w:val="false"/>
        <w:spacing w:lineRule="auto" w:line="240" w:before="22315" w:after="18556"/>
        <w:rPr/>
      </w:pPr>
      <w:r>
        <w:rPr>
          <w:rFonts w:cs="Noto Sans Arabic UI" w:eastAsia="宋体" w:ascii="Calibri" w:hAnsi="Calibri"/>
          <w:sz w:val="22"/>
          <w:szCs w:val="22"/>
        </w:rPr>
      </w:r>
    </w:p>
    <w:p>
      <w:pPr>
        <w:overflowPunct w:val="false"/>
        <w:spacing w:lineRule="auto" w:line="240" w:before="22315" w:after="18556"/>
        <w:rPr/>
      </w:pPr>
      <w:r>
        <w:rPr>
          <w:rFonts w:cs="Noto Sans Arabic UI" w:eastAsia="宋体" w:ascii="Calibri" w:hAnsi="Calibri"/>
          <w:sz w:val="22"/>
          <w:szCs w:val="22"/>
        </w:rPr>
      </w:r>
    </w:p>
    <w:p>
      <w:pPr>
        <w:overflowPunct w:val="false"/>
        <w:spacing w:lineRule="auto" w:line="240" w:before="22315" w:after="18556"/>
        <w:rPr/>
      </w:pPr>
      <w:r>
        <w:rPr>
          <w:rFonts w:cs="Noto Sans Arabic UI" w:eastAsia="宋体" w:ascii="Calibri" w:hAnsi="Calibri"/>
          <w:sz w:val="22"/>
          <w:szCs w:val="22"/>
        </w:rPr>
      </w:r>
    </w:p>
    <w:p>
      <w:pPr>
        <w:overflowPunct w:val="false"/>
        <w:spacing w:lineRule="auto" w:line="240" w:before="22315" w:after="18556"/>
        <w:rPr/>
      </w:pPr>
      <w:r>
        <w:rPr>
          <w:rFonts w:cs="Noto Sans Arabic UI" w:eastAsia="宋体" w:ascii="Calibri" w:hAnsi="Calibri"/>
          <w:sz w:val="22"/>
          <w:szCs w:val="22"/>
        </w:rPr>
      </w:r>
    </w:p>
    <w:p>
      <w:pPr>
        <w:overflowPunct w:val="false"/>
        <w:spacing w:lineRule="auto" w:line="240" w:before="22315" w:after="18556"/>
        <w:rPr/>
      </w:pPr>
      <w:r>
        <w:rPr>
          <w:rFonts w:cs="Noto Sans Arabic UI" w:eastAsia="宋体" w:ascii="Calibri" w:hAnsi="Calibri"/>
          <w:sz w:val="22"/>
          <w:szCs w:val="22"/>
        </w:rPr>
      </w:r>
    </w:p>
    <w:p>
      <w:pPr>
        <w:overflowPunct w:val="false"/>
        <w:spacing w:lineRule="auto" w:line="240" w:before="22315" w:after="18556"/>
        <w:rPr/>
      </w:pPr>
      <w:r>
        <w:rPr>
          <w:rFonts w:cs="Noto Sans Arabic UI" w:eastAsia="宋体" w:ascii="Calibri" w:hAnsi="Calibri"/>
          <w:sz w:val="22"/>
          <w:szCs w:val="22"/>
        </w:rPr>
      </w:r>
    </w:p>
    <w:p>
      <w:pPr>
        <w:overflowPunct w:val="false"/>
        <w:spacing w:lineRule="auto" w:line="240" w:before="22315" w:after="18556"/>
        <w:rPr/>
      </w:pPr>
      <w:r>
        <w:rPr>
          <w:rFonts w:cs="Noto Sans Arabic UI" w:eastAsia="宋体" w:ascii="Calibri" w:hAnsi="Calibri"/>
          <w:sz w:val="22"/>
          <w:szCs w:val="22"/>
        </w:rPr>
      </w:r>
    </w:p>
    <w:p>
      <w:pPr>
        <w:overflowPunct w:val="false"/>
        <w:spacing w:lineRule="auto" w:line="240" w:before="22315" w:after="18556"/>
        <w:rPr/>
      </w:pPr>
      <w:r>
        <w:rPr>
          <w:rFonts w:cs="Noto Sans Arabic UI" w:eastAsia="宋体" w:ascii="Calibri" w:hAnsi="Calibri"/>
          <w:sz w:val="22"/>
          <w:szCs w:val="22"/>
        </w:rPr>
      </w:r>
    </w:p>
    <w:p>
      <w:pPr>
        <w:overflowPunct w:val="false"/>
        <w:spacing w:lineRule="auto" w:line="240" w:before="22315" w:after="18556"/>
        <w:rPr/>
      </w:pPr>
      <w:r>
        <w:rPr>
          <w:rFonts w:cs="Noto Sans Arabic UI" w:eastAsia="宋体" w:ascii="Calibri" w:hAnsi="Calibri"/>
          <w:sz w:val="22"/>
          <w:szCs w:val="22"/>
        </w:rPr>
      </w:r>
    </w:p>
    <w:p>
      <w:pPr>
        <w:overflowPunct w:val="false"/>
        <w:spacing w:lineRule="auto" w:line="240" w:before="22315" w:after="18556"/>
        <w:rPr/>
      </w:pPr>
      <w:r>
        <w:rPr>
          <w:rFonts w:cs="Noto Sans Arabic UI" w:eastAsia="宋体" w:ascii="Calibri" w:hAnsi="Calibri"/>
          <w:sz w:val="22"/>
          <w:szCs w:val="22"/>
        </w:rPr>
      </w:r>
    </w:p>
    <w:p>
      <w:pPr>
        <w:overflowPunct w:val="false"/>
        <w:spacing w:lineRule="auto" w:line="240" w:before="22315" w:after="18556"/>
        <w:rPr/>
      </w:pPr>
      <w:r>
        <w:rPr>
          <w:rFonts w:cs="Noto Sans Arabic UI" w:eastAsia="宋体" w:ascii="Calibri" w:hAnsi="Calibri"/>
          <w:sz w:val="22"/>
          <w:szCs w:val="22"/>
        </w:rPr>
      </w:r>
    </w:p>
    <w:p>
      <w:pPr>
        <w:overflowPunct w:val="false"/>
        <w:spacing w:lineRule="auto" w:line="240" w:before="22315" w:after="18556"/>
        <w:rPr/>
      </w:pPr>
      <w:r>
        <w:rPr>
          <w:rFonts w:cs="Noto Sans Arabic UI" w:eastAsia="宋体" w:ascii="Calibri" w:hAnsi="Calibri"/>
          <w:sz w:val="22"/>
          <w:szCs w:val="22"/>
        </w:rPr>
      </w:r>
    </w:p>
    <w:p>
      <w:pPr>
        <w:overflowPunct w:val="false"/>
        <w:spacing w:lineRule="auto" w:line="240" w:before="22315" w:after="18556"/>
        <w:rPr/>
      </w:pPr>
      <w:r>
        <w:rPr>
          <w:rFonts w:cs="Noto Sans Arabic UI" w:eastAsia="宋体" w:ascii="Calibri" w:hAnsi="Calibri"/>
          <w:sz w:val="22"/>
          <w:szCs w:val="22"/>
        </w:rPr>
      </w:r>
    </w:p>
    <w:p>
      <w:pPr>
        <w:overflowPunct w:val="false"/>
        <w:spacing w:lineRule="auto" w:line="240" w:before="22315" w:after="18556"/>
        <w:rPr/>
      </w:pPr>
      <w:r>
        <w:rPr>
          <w:rFonts w:cs="Noto Sans Arabic UI" w:eastAsia="宋体" w:ascii="Calibri" w:hAnsi="Calibri"/>
          <w:sz w:val="22"/>
          <w:szCs w:val="22"/>
        </w:rPr>
      </w:r>
    </w:p>
    <w:p w14:paraId="04000000">
      <w:pPr>
        <w:overflowPunct w:val="false"/>
        <w:spacing w:lineRule="auto" w:line="240" w:before="22315" w:after="18556"/>
        <w:rPr/>
      </w:pPr>
      <w:r>
        <w:rPr>
          <w:rFonts w:cs="Noto Sans Arabic UI" w:eastAsia="宋体" w:ascii="Calibri" w:hAnsi="Calibri"/>
          <w:sz w:val="22"/>
          <w:szCs w:val="22"/>
        </w:rPr>
      </w:r>
    </w:p>
  </w:comment>
</w:comments>
</file>

<file path=word/commentsExtended.xml><?xml version="1.0" encoding="utf-8"?>
<w15:commentsEx xmlns:mc="http://schemas.openxmlformats.org/markup-compatibility/2006" xmlns:w15="http://schemas.microsoft.com/office/word/2012/wordml" mc:Ignorable="w15">
  <w15:commentEx w15:paraId="02000000" w15:paraIdParent="01000000"/>
  <w15:commentEx w15:paraId="03000000" w15:paraIdParent="01000000"/>
  <w15:commentEx w15:paraId="04000000" w15:paraIdParent="01000000"/>
</w15:commentsEx>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Times New Roman">
    <w:charset w:val="01" w:characterSet="utf-8"/>
    <w:family w:val="roman"/>
    <w:pitch w:val="variable"/>
  </w:font>
  <w:font w:name="Segoe UI">
    <w:charset w:val="01" w:characterSet="utf-8"/>
    <w:family w:val="swiss"/>
    <w:pitch w:val="variable"/>
  </w:font>
  <w:font w:name="Courier New">
    <w:charset w:val="01" w:characterSet="utf-8"/>
    <w:family w:val="swiss"/>
    <w:pitch w:val="variable"/>
  </w:font>
  <w:font w:name="OpenSymbol">
    <w:altName w:val="Arial Unicode MS"/>
    <w:charset w:val="02"/>
    <w:family w:val="swiss"/>
    <w:pitch w:val="variable"/>
  </w:font>
  <w:font w:name="Liberation Sans">
    <w:altName w:val="Arial"/>
    <w:charset w:val="01" w:characterSet="utf-8"/>
    <w:family w:val="swiss"/>
    <w:pitch w:val="variable"/>
  </w:font>
  <w:font w:name="Google Sans">
    <w:altName w:val="Roboto"/>
    <w:charset w:val="01" w:characterSet="utf-8"/>
    <w:family w:val="roman"/>
    <w:pitch w:val="variable"/>
  </w:font>
  <w:font w:name="DejaVu Sans">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t xml:space="preserve">Page </w:t>
    </w:r>
  </w:p>
  <w:p>
    <w:pPr>
      <w:pStyle w:val="Footer"/>
      <w:spacing w:before="0" w:after="160"/>
      <w:jc w:val="end"/>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t xml:space="preserve">Page </w:t>
    </w:r>
  </w:p>
  <w:p>
    <w:pPr>
      <w:pStyle w:val="Footer"/>
      <w:spacing w:before="0" w:after="160"/>
      <w:jc w:val="end"/>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3">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Noto Sans Arabic UI"/>
        <w:sz w:val="22"/>
        <w:szCs w:val="22"/>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480" w:before="0" w:after="160"/>
      <w:ind w:firstLine="720"/>
      <w:jc w:val="start"/>
    </w:pPr>
    <w:rPr>
      <w:rFonts w:ascii="Times New Roman" w:hAnsi="Times New Roman" w:eastAsia="DejaVu Sans" w:cs="Times New Roman"/>
      <w:color w:val="auto"/>
      <w:kern w:val="0"/>
      <w:sz w:val="24"/>
      <w:szCs w:val="24"/>
      <w:lang w:val="en-US" w:eastAsia="zh-CN" w:bidi="ar-SA"/>
    </w:rPr>
  </w:style>
  <w:style w:type="paragraph" w:styleId="Heading1">
    <w:name w:val="heading 1"/>
    <w:basedOn w:val="Normal"/>
    <w:next w:val="Normal"/>
    <w:link w:val="Heading1Char"/>
    <w:uiPriority w:val="9"/>
    <w:qFormat/>
    <w:pPr>
      <w:keepNext w:val="true"/>
      <w:keepLines/>
      <w:spacing w:before="240" w:after="120"/>
      <w:ind w:hanging="0"/>
      <w:outlineLvl w:val="0"/>
    </w:pPr>
    <w:rPr>
      <w:b/>
      <w:bCs/>
    </w:rPr>
  </w:style>
  <w:style w:type="paragraph" w:styleId="Heading2">
    <w:name w:val="heading 2"/>
    <w:basedOn w:val="Normal"/>
    <w:next w:val="Normal"/>
    <w:link w:val="Heading2Char"/>
    <w:uiPriority w:val="9"/>
    <w:unhideWhenUsed/>
    <w:qFormat/>
    <w:pPr>
      <w:keepNext w:val="true"/>
      <w:keepLines/>
      <w:spacing w:before="40" w:after="0"/>
      <w:ind w:hanging="0"/>
      <w:outlineLvl w:val="1"/>
    </w:pPr>
    <w:rPr>
      <w:b/>
      <w:bCs/>
      <w:i/>
      <w:iCs/>
      <w:color w:themeColor="dark1" w:val="000000"/>
    </w:rPr>
  </w:style>
  <w:style w:type="paragraph" w:styleId="Heading3">
    <w:name w:val="heading 3"/>
    <w:basedOn w:val="Heading"/>
    <w:next w:val="BodyText"/>
    <w:uiPriority w:val="9"/>
    <w:unhideWhenUsed/>
    <w:qFormat/>
    <w:pPr>
      <w:numPr>
        <w:ilvl w:val="2"/>
        <w:numId w:val="2"/>
      </w:numPr>
      <w:spacing w:before="140" w:after="120"/>
      <w:outlineLvl w:val="2"/>
    </w:pPr>
    <w:rPr>
      <w:rFonts w:ascii="Times New Roman" w:hAnsi="Times New Roman"/>
      <w:b/>
      <w:bCs/>
    </w:rPr>
  </w:style>
  <w:style w:type="character" w:styleId="DefaultParagraphFont" w:default="1">
    <w:name w:val="Default Paragraph Font"/>
    <w:uiPriority w:val="1"/>
    <w:unhideWhenUsed/>
    <w:qFormat/>
    <w:rPr/>
  </w:style>
  <w:style w:type="character" w:styleId="HeaderChar" w:customStyle="1">
    <w:name w:val="Header Char"/>
    <w:basedOn w:val="DefaultParagraphFont"/>
    <w:link w:val="Header"/>
    <w:qFormat/>
    <w:rPr>
      <w:sz w:val="18"/>
      <w:szCs w:val="18"/>
    </w:rPr>
  </w:style>
  <w:style w:type="character" w:styleId="FooterChar" w:customStyle="1">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CommentReference">
    <w:name w:val="annotation reference"/>
    <w:basedOn w:val="DefaultParagraphFont"/>
    <w:uiPriority w:val="99"/>
    <w:qFormat/>
    <w:rPr>
      <w:sz w:val="21"/>
      <w:szCs w:val="21"/>
    </w:rPr>
  </w:style>
  <w:style w:type="character" w:styleId="CommentTextChar" w:customStyle="1">
    <w:name w:val="Comment Text Char"/>
    <w:basedOn w:val="DefaultParagraphFont"/>
    <w:link w:val="CommentText"/>
    <w:uiPriority w:val="99"/>
    <w:qFormat/>
    <w:rPr/>
  </w:style>
  <w:style w:type="character" w:styleId="CommentSubjectChar" w:customStyle="1">
    <w:name w:val="Comment Subject Char"/>
    <w:basedOn w:val="CommentTextChar"/>
    <w:link w:val="annotationsubject"/>
    <w:qFormat/>
    <w:rPr>
      <w:b/>
      <w:bCs/>
    </w:rPr>
  </w:style>
  <w:style w:type="character" w:styleId="BalloonTextChar" w:customStyle="1">
    <w:name w:val="Balloon Text Char"/>
    <w:basedOn w:val="DefaultParagraphFont"/>
    <w:link w:val="BalloonText"/>
    <w:qFormat/>
    <w:rPr>
      <w:rFonts w:ascii="Segoe UI" w:hAnsi="Segoe UI" w:cs="Segoe UI"/>
      <w:sz w:val="18"/>
      <w:szCs w:val="18"/>
    </w:rPr>
  </w:style>
  <w:style w:type="character" w:styleId="HTMLPreformattedChar" w:customStyle="1">
    <w:name w:val="HTML Preformatted Char"/>
    <w:basedOn w:val="DefaultParagraphFont"/>
    <w:link w:val="HTMLPreformatted"/>
    <w:qFormat/>
    <w:rPr>
      <w:rFonts w:ascii="Courier New" w:hAnsi="Courier New" w:cs="Courier New"/>
      <w:sz w:val="20"/>
      <w:szCs w:val="20"/>
    </w:rPr>
  </w:style>
  <w:style w:type="character" w:styleId="TitleChar" w:customStyle="1">
    <w:name w:val="Title Char"/>
    <w:basedOn w:val="DefaultParagraphFont"/>
    <w:link w:val="Title"/>
    <w:qFormat/>
    <w:rPr>
      <w:rFonts w:ascii="Times New Roman" w:hAnsi="Times New Roman" w:eastAsia="DejaVu Sans" w:cs="Times New Roman"/>
      <w:b/>
      <w:bCs/>
      <w:spacing w:val="-10"/>
      <w:kern w:val="2"/>
      <w:sz w:val="28"/>
      <w:szCs w:val="28"/>
    </w:rPr>
  </w:style>
  <w:style w:type="character" w:styleId="Heading1Char" w:customStyle="1">
    <w:name w:val="Heading 1 Char"/>
    <w:basedOn w:val="DefaultParagraphFont"/>
    <w:link w:val="Heading1"/>
    <w:qFormat/>
    <w:rPr>
      <w:rFonts w:ascii="Times New Roman" w:hAnsi="Times New Roman" w:eastAsia="DejaVu Sans" w:cs="Times New Roman"/>
      <w:b/>
      <w:bCs/>
      <w:sz w:val="24"/>
      <w:szCs w:val="24"/>
    </w:rPr>
  </w:style>
  <w:style w:type="character" w:styleId="FollowedHyperlink">
    <w:name w:val="FollowedHyperlink"/>
    <w:basedOn w:val="DefaultParagraphFont"/>
    <w:rPr>
      <w:color w:themeColor="followedHyperlink" w:val="954F72"/>
      <w:u w:val="single"/>
    </w:rPr>
  </w:style>
  <w:style w:type="character" w:styleId="normalfirstChar" w:customStyle="1">
    <w:name w:val="normal_first Char"/>
    <w:basedOn w:val="DefaultParagraphFont"/>
    <w:link w:val="normalfirst"/>
    <w:qFormat/>
    <w:rPr>
      <w:rFonts w:ascii="Times New Roman" w:hAnsi="Times New Roman" w:cs="Times New Roman"/>
      <w:sz w:val="24"/>
      <w:szCs w:val="24"/>
    </w:rPr>
  </w:style>
  <w:style w:type="character" w:styleId="Heading2Char" w:customStyle="1">
    <w:name w:val="Heading 2 Char"/>
    <w:basedOn w:val="DefaultParagraphFont"/>
    <w:link w:val="Heading2"/>
    <w:qFormat/>
    <w:rPr>
      <w:rFonts w:ascii="Times New Roman" w:hAnsi="Times New Roman" w:eastAsia="DejaVu Sans" w:cs="Times New Roman"/>
      <w:b/>
      <w:bCs/>
      <w:i/>
      <w:iCs/>
      <w:color w:themeColor="dark1" w:val="000000"/>
      <w:sz w:val="24"/>
      <w:szCs w:val="24"/>
    </w:rPr>
  </w:style>
  <w:style w:type="character" w:styleId="authorsandaffChar" w:customStyle="1">
    <w:name w:val="authors_and_aff Char"/>
    <w:basedOn w:val="normalfirstChar"/>
    <w:link w:val="authorsandaff"/>
    <w:qFormat/>
    <w:rPr>
      <w:rFonts w:ascii="Times New Roman" w:hAnsi="Times New Roman" w:cs="Times New Roman"/>
      <w:sz w:val="24"/>
      <w:szCs w:val="24"/>
    </w:rPr>
  </w:style>
  <w:style w:type="character" w:styleId="Bullets" w:customStyle="1">
    <w:name w:val="Bullets"/>
    <w:qFormat/>
    <w:rPr>
      <w:rFonts w:ascii="OpenSymbol" w:hAnsi="OpenSymbol" w:eastAsia="OpenSymbol" w:cs="OpenSymbol"/>
    </w:rPr>
  </w:style>
  <w:style w:type="character" w:styleId="LineNumber">
    <w:name w:val="line number"/>
    <w:rPr/>
  </w:style>
  <w:style w:type="character" w:styleId="Strong">
    <w:name w:val="Strong"/>
    <w:uiPriority w:val="22"/>
    <w:qFormat/>
    <w:rPr>
      <w:b/>
      <w:bCs/>
    </w:rPr>
  </w:style>
  <w:style w:type="character" w:styleId="Emphasis">
    <w:name w:val="Emphasis"/>
    <w:qFormat/>
    <w:rPr>
      <w:i/>
      <w:iCs/>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rPr>
  </w:style>
  <w:style w:type="paragraph" w:styleId="Index" w:customStyle="1">
    <w:name w:val="Index"/>
    <w:basedOn w:val="Normal"/>
    <w:qFormat/>
    <w:pPr>
      <w:suppressLineNumbers/>
    </w:pPr>
    <w:rPr>
      <w:rFonts w:cs="Noto Sans Devanagari"/>
    </w:rPr>
  </w:style>
  <w:style w:type="paragraph" w:styleId="HeaderandFooter" w:customStyle="1">
    <w:name w:val="Header and Footer"/>
    <w:basedOn w:val="Normal"/>
    <w:qFormat/>
    <w:pPr/>
    <w:rPr/>
  </w:style>
  <w:style w:type="paragraph" w:styleId="Header">
    <w:name w:val="header"/>
    <w:basedOn w:val="Normal"/>
    <w:link w:val="HeaderChar"/>
    <w:pPr>
      <w:tabs>
        <w:tab w:val="clear" w:pos="720"/>
        <w:tab w:val="center" w:pos="4153" w:leader="none"/>
        <w:tab w:val="right" w:pos="8306" w:leader="none"/>
      </w:tabs>
      <w:snapToGrid w:val="false"/>
      <w:spacing w:lineRule="auto" w:line="240"/>
      <w:jc w:val="center"/>
    </w:pPr>
    <w:rPr>
      <w:sz w:val="18"/>
      <w:szCs w:val="18"/>
    </w:rPr>
  </w:style>
  <w:style w:type="paragraph" w:styleId="Footer">
    <w:name w:val="footer"/>
    <w:basedOn w:val="Normal"/>
    <w:link w:val="FooterChar"/>
    <w:pPr>
      <w:tabs>
        <w:tab w:val="clear" w:pos="720"/>
        <w:tab w:val="center" w:pos="4153" w:leader="none"/>
        <w:tab w:val="right" w:pos="8306" w:leader="none"/>
      </w:tabs>
      <w:snapToGrid w:val="false"/>
      <w:spacing w:lineRule="auto" w:line="240"/>
    </w:pPr>
    <w:rPr>
      <w:sz w:val="18"/>
      <w:szCs w:val="18"/>
    </w:rPr>
  </w:style>
  <w:style w:type="paragraph" w:styleId="CommentText">
    <w:name w:val="annotation text"/>
    <w:basedOn w:val="Normal"/>
    <w:link w:val="CommentTextChar"/>
    <w:uiPriority w:val="99"/>
    <w:pPr/>
    <w:rPr/>
  </w:style>
  <w:style w:type="paragraph" w:styleId="annotationsubject">
    <w:name w:val="annotation subject"/>
    <w:basedOn w:val="CommentText"/>
    <w:next w:val="CommentText"/>
    <w:link w:val="CommentSubjectChar"/>
    <w:qFormat/>
    <w:pPr/>
    <w:rPr>
      <w:b/>
      <w:bCs/>
    </w:rPr>
  </w:style>
  <w:style w:type="paragraph" w:styleId="BalloonText">
    <w:name w:val="Balloon Text"/>
    <w:basedOn w:val="Normal"/>
    <w:link w:val="BalloonTextChar"/>
    <w:qFormat/>
    <w:pPr>
      <w:spacing w:lineRule="auto" w:line="240" w:before="0" w:after="0"/>
    </w:pPr>
    <w:rPr>
      <w:rFonts w:ascii="Segoe UI" w:hAnsi="Segoe UI" w:cs="Segoe UI"/>
      <w:sz w:val="18"/>
      <w:szCs w:val="18"/>
    </w:rPr>
  </w:style>
  <w:style w:type="paragraph" w:styleId="Revision">
    <w:name w:val="Revision"/>
    <w:qFormat/>
    <w:pPr>
      <w:widowControl/>
      <w:suppressAutoHyphens w:val="true"/>
      <w:bidi w:val="0"/>
      <w:spacing w:before="0" w:after="0"/>
      <w:jc w:val="start"/>
    </w:pPr>
    <w:rPr>
      <w:rFonts w:ascii="Calibri" w:hAnsi="Calibri" w:eastAsia="DejaVu Sans" w:cs="Noto Sans Arabic UI"/>
      <w:color w:val="auto"/>
      <w:kern w:val="0"/>
      <w:sz w:val="22"/>
      <w:szCs w:val="22"/>
      <w:lang w:val="en-US" w:eastAsia="zh-CN" w:bidi="ar-SA"/>
    </w:rPr>
  </w:style>
  <w:style w:type="paragraph" w:styleId="Bibliography">
    <w:name w:val="Bibliography"/>
    <w:basedOn w:val="Normal"/>
    <w:next w:val="Normal"/>
    <w:qFormat/>
    <w:pPr>
      <w:spacing w:lineRule="auto" w:line="240" w:before="0" w:after="240"/>
      <w:ind w:hanging="720" w:start="720"/>
    </w:pPr>
    <w:rPr/>
  </w:style>
  <w:style w:type="paragraph" w:styleId="HTMLPreformatted">
    <w:name w:val="HTML Preformatted"/>
    <w:basedOn w:val="Normal"/>
    <w:link w:val="HTMLPreformattedChar"/>
    <w:qFormat/>
    <w:pPr/>
    <w:rPr>
      <w:rFonts w:ascii="Courier New" w:hAnsi="Courier New" w:cs="Courier New"/>
      <w:sz w:val="20"/>
      <w:szCs w:val="20"/>
    </w:rPr>
  </w:style>
  <w:style w:type="paragraph" w:styleId="Title">
    <w:name w:val="Title"/>
    <w:basedOn w:val="Normal"/>
    <w:next w:val="Normal"/>
    <w:link w:val="TitleChar"/>
    <w:uiPriority w:val="10"/>
    <w:qFormat/>
    <w:pPr>
      <w:spacing w:lineRule="auto" w:line="240" w:before="0" w:after="240"/>
      <w:ind w:hanging="0"/>
      <w:contextualSpacing/>
    </w:pPr>
    <w:rPr>
      <w:b/>
      <w:bCs/>
      <w:spacing w:val="-10"/>
      <w:kern w:val="2"/>
      <w:sz w:val="28"/>
      <w:szCs w:val="28"/>
    </w:rPr>
  </w:style>
  <w:style w:type="paragraph" w:styleId="ListParagraph">
    <w:name w:val="List Paragraph"/>
    <w:basedOn w:val="Normal"/>
    <w:qFormat/>
    <w:pPr>
      <w:ind w:firstLineChars="200"/>
    </w:pPr>
    <w:rPr/>
  </w:style>
  <w:style w:type="paragraph" w:styleId="normalfirst" w:customStyle="1">
    <w:name w:val="normal_first"/>
    <w:basedOn w:val="Normal"/>
    <w:link w:val="normalfirstChar"/>
    <w:qFormat/>
    <w:pPr>
      <w:ind w:hanging="0"/>
    </w:pPr>
    <w:rPr/>
  </w:style>
  <w:style w:type="paragraph" w:styleId="authorsandaff" w:customStyle="1">
    <w:name w:val="authors_and_aff"/>
    <w:basedOn w:val="normalfirst"/>
    <w:link w:val="authorsandaffChar"/>
    <w:qFormat/>
    <w:pPr>
      <w:spacing w:lineRule="auto" w:line="240" w:before="0" w:after="120"/>
    </w:pPr>
    <w:rPr/>
  </w:style>
  <w:style w:type="paragraph" w:styleId="Comment" w:customStyle="1">
    <w:name w:val="Comment"/>
    <w:basedOn w:val="Normal"/>
    <w:qFormat/>
    <w:pPr>
      <w:spacing w:lineRule="auto" w:line="240" w:before="56" w:after="0"/>
      <w:ind w:hanging="0" w:start="57" w:end="57"/>
    </w:pPr>
    <w:rPr>
      <w:sz w:val="20"/>
      <w:szCs w:val="20"/>
    </w:rPr>
  </w:style>
  <w:style w:type="paragraph" w:styleId="Bibliography1" w:customStyle="1">
    <w:name w:val="Bibliography 1"/>
    <w:basedOn w:val="Index"/>
    <w:qFormat/>
    <w:pPr>
      <w:tabs>
        <w:tab w:val="clear" w:pos="720"/>
        <w:tab w:val="right" w:pos="9360" w:leader="dot"/>
      </w:tabs>
      <w:ind w:hanging="0"/>
    </w:pPr>
    <w:rPr/>
  </w:style>
  <w:style w:type="paragraph" w:styleId="NormalWeb">
    <w:name w:val="Normal (Web)"/>
    <w:basedOn w:val="Normal"/>
    <w:uiPriority w:val="99"/>
    <w:qFormat/>
    <w:pPr/>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o.liu@gzhmu.edu.cn" TargetMode="External"/><Relationship Id="rId3" Type="http://schemas.openxmlformats.org/officeDocument/2006/relationships/hyperlink" Target="mailto:steverozen@pm.me" TargetMode="External"/><Relationship Id="rId4" Type="http://schemas.openxmlformats.org/officeDocument/2006/relationships/image" Target="media/image1.png"/><Relationship Id="rId5" Type="http://schemas.openxmlformats.org/officeDocument/2006/relationships/hyperlink" Target="https://dcc.icgc.org/releases/current/Projects/" TargetMode="External"/><Relationship Id="rId6" Type="http://schemas.openxmlformats.org/officeDocument/2006/relationships/hyperlink" Target="https://cancer.sanger.ac.uk/signatures/id/" TargetMode="External"/><Relationship Id="rId7" Type="http://schemas.openxmlformats.org/officeDocument/2006/relationships/hyperlink" Target="https://bmcbioinformatics.biomedcentral.com/articles/10.1186/s12859-020-03772-3" TargetMode="External"/><Relationship Id="rId8" Type="http://schemas.openxmlformats.org/officeDocument/2006/relationships/hyperlink" Target="https://doi.org/10.1016/j.celrep.2023.112930" TargetMode="External"/><Relationship Id="rId9" Type="http://schemas.openxmlformats.org/officeDocument/2006/relationships/hyperlink" Target="https://hgdownload.cse.ucsc.edu/goldenPath/hg19/encodeDCC/wgEncodeUwRepliSeq/" TargetMode="External"/><Relationship Id="rId10" Type="http://schemas.openxmlformats.org/officeDocument/2006/relationships/hyperlink" Target="https://genomebiology.biomedcentral.com/articles/10.1186/s13059-018-1509-y" TargetMode="Externa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comments" Target="comments.xml"/><Relationship Id="rId21" Type="http://schemas.microsoft.com/office/2011/relationships/commentsExtended" Target="commentsExtended.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黑体" pitchFamily="0" charset="1"/>
        <a:cs typeface="DejaVu Sans" pitchFamily="0" charset="1"/>
      </a:majorFont>
      <a:minorFont>
        <a:latin typeface="Arial" pitchFamily="0" charset="1"/>
        <a:ea typeface="宋体"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336</TotalTime>
  <Application>LibreOffice/26.2.4.2$Linux_X86_64 LibreOffice_project/620$Build-2</Application>
  <AppVersion>15.0000</AppVersion>
  <Pages>40</Pages>
  <Words>9699</Words>
  <Characters>58153</Characters>
  <CharactersWithSpaces>67514</CharactersWithSpaces>
  <Paragraphs>408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2026-07-31T07:22:00Z</dcterms:created>
  <dc:creator>Mo Liu</dc:creator>
  <dc:description/>
  <dc:language>en-US</dc:language>
  <cp:lastModifiedBy/>
  <cp:lastPrinted>2025-06-06T09:23:00Z</cp:lastPrinted>
  <dcterms:modified xsi:type="dcterms:W3CDTF">2026-08-11T14:32:02Z</dcterms:modified>
  <cp:revision>25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0qMQgAENxeSA_1">
    <vt:lpwstr>ZOTERO_ITEM CSL_CITATION {"citationID":"179XloXJ","properties":{"formattedCitation":"(Koh et al. 2025)","plainCitation":"(Koh et al. 2025)","noteIndex":0},"citationItems":[{"id":11805,"uris":["http://zotero.org/groups/6195561/items/NPIKTAJU"],"itemData":{</vt:lpwstr>
  </property>
  <property fmtid="{D5CDD505-2E9C-101B-9397-08002B2CF9AE}" pid="15" name="ZOTERO_BREF_0qMQgAENxeSA_10">
    <vt:lpwstr>oão"},{"family":"Young","given":"Jamie"},{"family":"Memari","given":"Yasin"},{"family":"Shooter","given":"Scott"},{"family":"Czarnecki","given":"Jan"},{"family":"Brown","given":"Matthew Arthur"},{"family":"Davies","given":"Helen Ruth"},{"family":"Zou","gi</vt:lpwstr>
  </property>
  <property fmtid="{D5CDD505-2E9C-101B-9397-08002B2CF9AE}" pid="16" name="ZOTERO_BREF_0qMQgAENxeSA_11">
    <vt:lpwstr>ven":"Xueqing"},{"family":"Nik-Zainal","given":"Serena"}],"accessed":{"date-parts":[["2025",5,13]]},"issued":{"date-parts":[["2025",4,10]]}}}],"schema":"https://github.com/citation-style-language/schema/raw/master/csl-citation.json"}</vt:lpwstr>
  </property>
  <property fmtid="{D5CDD505-2E9C-101B-9397-08002B2CF9AE}" pid="17" name="ZOTERO_BREF_0qMQgAENxeSA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18" name="ZOTERO_BREF_0qMQgAENxeSA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19" name="ZOTERO_BREF_0qMQgAENxeSA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0" name="ZOTERO_BREF_0qMQgAENxeSA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1" name="ZOTERO_BREF_0qMQgAENxeSA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2" name="ZOTERO_BREF_0qMQgAENxeSA_7">
    <vt:lpwstr>":"1061-4036, 1546-1718","journalAbbreviation":"Nat Genet","language":"en","PMID":"40210680","PMCID":"PMC12081297","source":"DOI.org (Crossref)","title":"A redefined InDel taxonomy provides insights into mutational signatures","URL":"https://www.nature.co</vt:lpwstr>
  </property>
  <property fmtid="{D5CDD505-2E9C-101B-9397-08002B2CF9AE}" pid="23" name="ZOTERO_BREF_0qMQgAENxeSA_8">
    <vt:lpwstr>m/articles/s41588-025-02152-y","author":[{"family":"Koh","given":"Gene Ching Chiek"},{"family":"Nanda","given":"Arjun Scott"},{"family":"Rinaldi","given":"Giuseppe"},{"family":"Boushaki","given":"Soraya"},{"family":"Degasperi","given":"Andrea"},{"family":</vt:lpwstr>
  </property>
  <property fmtid="{D5CDD505-2E9C-101B-9397-08002B2CF9AE}" pid="24" name="ZOTERO_BREF_0qMQgAENxeSA_9">
    <vt:lpwstr>"Badja","given":"Cherif"},{"family":"Pregnall","given":"Andrew Marcel"},{"family":"Zhao","given":"Salome Jingchen"},{"family":"Chmelova","given":"Lucia"},{"family":"Black","given":"Daniella"},{"family":"Heskin","given":"Laura"},{"family":"Dias","given":"J</vt:lpwstr>
  </property>
  <property fmtid="{D5CDD505-2E9C-101B-9397-08002B2CF9AE}" pid="25" name="ZOTERO_BREF_2bTJlJjriYWb_1">
    <vt:lpwstr>ZOTERO_ITEM CSL_CITATION {"citationID":"41t492Fr","properties":{"formattedCitation":"(Koh et al. 2025b)","plainCitation":"(Koh et al. 2025b)","dontUpdate":true,"noteIndex":0},"citationItems":[{"id":11805,"uris":["http://zotero.org/groups/6195561/items/NPI</vt:lpwstr>
  </property>
  <property fmtid="{D5CDD505-2E9C-101B-9397-08002B2CF9AE}" pid="26" name="ZOTERO_BREF_2bTJlJjriYWb_10">
    <vt:lpwstr>y":"Dias","given":"João"},{"family":"Young","given":"Jamie"},{"family":"Memari","given":"Yasin"},{"family":"Shooter","given":"Scott"},{"family":"Czarnecki","given":"Jan"},{"family":"Brown","given":"Matthew Arthur"},{"family":"Davies","given":"Helen Ruth"}</vt:lpwstr>
  </property>
  <property fmtid="{D5CDD505-2E9C-101B-9397-08002B2CF9AE}" pid="27" name="ZOTERO_BREF_2bTJlJjriYWb_11">
    <vt:lpwstr>,{"family":"Zou","given":"Xueqing"},{"family":"Nik-Zainal","given":"Serena"}],"accessed":{"date-parts":[["2025",5,13]]},"issued":{"date-parts":[["2025",4,10]]}}}],"schema":"https://github.com/citation-style-language/schema/raw/master/csl-citation.json"}</vt:lpwstr>
  </property>
  <property fmtid="{D5CDD505-2E9C-101B-9397-08002B2CF9AE}" pid="28" name="ZOTERO_BREF_2bTJlJjriYWb_2">
    <vt:lpwstr>KTAJU"],"itemData":{"id":11805,"type":"article-journal","abstract":"Abstract\n            Despite their deleterious effects, small insertions and deletions (InDels) have received far less attention than substitutions. Here we generated isogenic CRISPR-edi</vt:lpwstr>
  </property>
  <property fmtid="{D5CDD505-2E9C-101B-9397-08002B2CF9AE}" pid="29" name="ZOTERO_BREF_2bTJlJjriYWb_3">
    <vt:lpwstr>ted human cellular models of postreplicative repair dysfunction (PRRd), including individual and combined gene edits of DNA mismatch repair (MMR) and replicative polymerases (Pol ε and Pol δ). Unique, diverse InDel mutational footprints were revealed. How</vt:lpwstr>
  </property>
  <property fmtid="{D5CDD505-2E9C-101B-9397-08002B2CF9AE}" pid="30" name="ZOTERO_BREF_2bTJlJjriYWb_4">
    <vt:lpwstr>ever, the prevailing InDel classification framework was unable to discriminate these InDel signatures from background mutagenesis and from each other. To address this, we developed an alternative InDel classification system that considers flanking sequenc</vt:lpwstr>
  </property>
  <property fmtid="{D5CDD505-2E9C-101B-9397-08002B2CF9AE}" pid="31" name="ZOTERO_BREF_2bTJlJjriYWb_5">
    <vt:lpwstr>es and informative motifs (for example, longer homopolymers), enabling unambiguous InDel classification into 89 subtypes. Through focused characterization of seven tumor types from the 100,000 Genomes Project, we uncovered 37 InDel signatures; 27 were new</vt:lpwstr>
  </property>
  <property fmtid="{D5CDD505-2E9C-101B-9397-08002B2CF9AE}" pid="32" name="ZOTERO_BREF_2bTJlJjriYWb_6">
    <vt:lpwstr>. In addition to unveiling previously hidden biological insights, we also developed PRRDetect—a highly specific classifier of PRRd status in tumors, with potential implications for immunotherapies.","container-title":"Nature Genetics","DOI":"10.1038/s4158</vt:lpwstr>
  </property>
  <property fmtid="{D5CDD505-2E9C-101B-9397-08002B2CF9AE}" pid="33" name="ZOTERO_BREF_2bTJlJjriYWb_7">
    <vt:lpwstr>8-025-02152-y","ISSN":"1061-4036, 1546-1718","journalAbbreviation":"Nat Genet","language":"en","PMID":"40210680","PMCID":"PMC12081297","source":"DOI.org (Crossref)","title":"A redefined InDel taxonomy provides insights into mutational signatures","URL":"h</vt:lpwstr>
  </property>
  <property fmtid="{D5CDD505-2E9C-101B-9397-08002B2CF9AE}" pid="34" name="ZOTERO_BREF_2bTJlJjriYWb_8">
    <vt:lpwstr>ttps://www.nature.com/articles/s41588-025-02152-y","author":[{"family":"Koh","given":"Gene Ching Chiek"},{"family":"Nanda","given":"Arjun Scott"},{"family":"Rinaldi","given":"Giuseppe"},{"family":"Boushaki","given":"Soraya"},{"family":"Degasperi","given":</vt:lpwstr>
  </property>
  <property fmtid="{D5CDD505-2E9C-101B-9397-08002B2CF9AE}" pid="35" name="ZOTERO_BREF_2bTJlJjriYWb_9">
    <vt:lpwstr>"Andrea"},{"family":"Badja","given":"Cherif"},{"family":"Pregnall","given":"Andrew Marcel"},{"family":"Zhao","given":"Salome Jingchen"},{"family":"Chmelova","given":"Lucia"},{"family":"Black","given":"Daniella"},{"family":"Heskin","given":"Laura"},{"famil</vt:lpwstr>
  </property>
  <property fmtid="{D5CDD505-2E9C-101B-9397-08002B2CF9AE}" pid="36" name="ZOTERO_BREF_6zFIi2vPZWZ4_1">
    <vt:lpwstr>ZOTERO_ITEM CSL_CITATION {"citationID":"pH8LYyTk","properties":{"formattedCitation":"(Koh et al. 2025a)","plainCitation":"(Koh et al. 2025a)","dontUpdate":true,"noteIndex":0},"citationItems":[{"id":"2y6IgBtE/1hJjgiIY","uris":["http://zotero.org/users/1485</vt:lpwstr>
  </property>
  <property fmtid="{D5CDD505-2E9C-101B-9397-08002B2CF9AE}" pid="37" name="ZOTERO_BREF_6zFIi2vPZWZ4_10">
    <vt:lpwstr>iven":"João"},{"family":"Young","given":"Jamie"},{"family":"Memari","given":"Yasin"},{"family":"Shooter","given":"Scott"},{"family":"Czarnecki","given":"Jan"},{"family":"Brown","given":"Matthew Arthur"},{"family":"Davies","given":"Helen Ruth"},{"family":"</vt:lpwstr>
  </property>
  <property fmtid="{D5CDD505-2E9C-101B-9397-08002B2CF9AE}" pid="38" name="ZOTERO_BREF_6zFIi2vPZWZ4_11">
    <vt:lpwstr>Zou","given":"Xueqing"},{"family":"Nik-Zainal","given":"Serena"}],"accessed":{"date-parts":[["2025",5,14]]},"issued":{"date-parts":[["2025",4,10]]}}}],"schema":"https://github.com/citation-style-language/schema/raw/master/csl-citation.json"}</vt:lpwstr>
  </property>
  <property fmtid="{D5CDD505-2E9C-101B-9397-08002B2CF9AE}" pid="39" name="ZOTERO_BREF_6zFIi2vPZWZ4_2">
    <vt:lpwstr>8941/items/TMR7S8H6"],"itemData":{"id":"LEYrocS4/kRAIYHGi","type":"article-journal","abstract":"Abstract\n            Despite their deleterious effects, small insertions and deletions (InDels) have received far less attention than substitutions. Here we g</vt:lpwstr>
  </property>
  <property fmtid="{D5CDD505-2E9C-101B-9397-08002B2CF9AE}" pid="40" name="ZOTERO_BREF_6zFIi2vPZWZ4_3">
    <vt:lpwstr>enerated isogenic CRISPR-edited human cellular models of postreplicative repair dysfunction (PRRd), including individual and combined gene edits of DNA mismatch repair (MMR) and replicative polymerases (Pol ε and Pol δ). Unique, diverse InDel mutational f</vt:lpwstr>
  </property>
  <property fmtid="{D5CDD505-2E9C-101B-9397-08002B2CF9AE}" pid="41" name="ZOTERO_BREF_6zFIi2vPZWZ4_4">
    <vt:lpwstr>ootprints were revealed. However, the prevailing InDel classification framework was unable to discriminate these InDel signatures from background mutagenesis and from each other. To address this, we developed an alternative InDel classification system tha</vt:lpwstr>
  </property>
  <property fmtid="{D5CDD505-2E9C-101B-9397-08002B2CF9AE}" pid="42" name="ZOTERO_BREF_6zFIi2vPZWZ4_5">
    <vt:lpwstr>t considers flanking sequences and informative motifs (for example, longer homopolymers), enabling unambiguous InDel classification into 89 subtypes. Through focused characterization of seven tumor types from the 100,000 Genomes Project, we uncovered 37 I</vt:lpwstr>
  </property>
  <property fmtid="{D5CDD505-2E9C-101B-9397-08002B2CF9AE}" pid="43" name="ZOTERO_BREF_6zFIi2vPZWZ4_6">
    <vt:lpwstr>nDel signatures; 27 were new. In addition to unveiling previously hidden biological insights, we also developed PRRDetect—a highly specific classifier of PRRd status in tumors, with potential implications for immunotherapies.","container-title":"Nature Ge</vt:lpwstr>
  </property>
  <property fmtid="{D5CDD505-2E9C-101B-9397-08002B2CF9AE}" pid="44" name="ZOTERO_BREF_6zFIi2vPZWZ4_7">
    <vt:lpwstr>netics","DOI":"10.1038/s41588-025-02152-y","ISSN":"1061-4036, 1546-1718","journalAbbreviation":"Nat Genet","language":"en","source":"DOI.org (Crossref)","title":"A redefined InDel taxonomy provides insights into mutational signatures","URL":"https://www.n</vt:lpwstr>
  </property>
  <property fmtid="{D5CDD505-2E9C-101B-9397-08002B2CF9AE}" pid="45" name="ZOTERO_BREF_6zFIi2vPZWZ4_8">
    <vt:lpwstr>ature.com/articles/s41588-025-02152-y","author":[{"family":"Koh","given":"Gene Ching Chiek"},{"family":"Nanda","given":"Arjun Scott"},{"family":"Rinaldi","given":"Giuseppe"},{"family":"Boushaki","given":"Soraya"},{"family":"Degasperi","given":"Andrea"},{"</vt:lpwstr>
  </property>
  <property fmtid="{D5CDD505-2E9C-101B-9397-08002B2CF9AE}" pid="46" name="ZOTERO_BREF_6zFIi2vPZWZ4_9">
    <vt:lpwstr>family":"Badja","given":"Cherif"},{"family":"Pregnall","given":"Andrew Marcel"},{"family":"Zhao","given":"Salome Jingchen"},{"family":"Chmelova","given":"Lucia"},{"family":"Black","given":"Daniella"},{"family":"Heskin","given":"Laura"},{"family":"Dias","g</vt:lpwstr>
  </property>
  <property fmtid="{D5CDD505-2E9C-101B-9397-08002B2CF9AE}" pid="47"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48" name="ZOTERO_BREF_97iR0u2ckHXQ_10">
    <vt:lpwstr>t previous cisplatin exposure in human hepatocellular carcinomas and esophageal adenocarcinomas with high confidence.","container-title":"Genome Research","DOI":"10.1101/gr.230219.117","ISSN":"15495469","issue":"5","note":"PMID: 29632087\npublisher: Cold </vt:lpwstr>
  </property>
  <property fmtid="{D5CDD505-2E9C-101B-9397-08002B2CF9AE}" pid="49" name="ZOTERO_BREF_97iR0u2ckHXQ_11">
    <vt:lpwstr>Spring Harbor Laboratory Press","page":"654-665","title":"In-depth characterization of the cisplatin mutational signature in human cell lines and in esophageal and liver tumors","volume":"28","author":[{"family":"Boot","given":"Arnoud"},{"family":"Huang",</vt:lpwstr>
  </property>
  <property fmtid="{D5CDD505-2E9C-101B-9397-08002B2CF9AE}" pid="50" name="ZOTERO_BREF_97iR0u2ckHXQ_12">
    <vt:lpwstr>"given":"Mi Ni"},{"family":"Ng","given":"Alvin W.T."},{"family":"Ho","given":"Szu Chi"},{"family":"Lim","given":"Jing Quan"},{"family":"Kawakami","given":"Yoshiiku"},{"family":"Chayama","given":"Kazuaki"},{"family":"Teh","given":"Bin Tean"},{"family":"Nak</vt:lpwstr>
  </property>
  <property fmtid="{D5CDD505-2E9C-101B-9397-08002B2CF9AE}" pid="51" name="ZOTERO_BREF_97iR0u2ckHXQ_13">
    <vt:lpwstr>agawa","given":"Hidewaki"},{"family":"Rozen","given":"Steven G."}],"issued":{"date-parts":[["2018",5,1]]}}},{"id":"2y6IgBtE/8ZO9mAo4","uris":["http://zotero.org/users/14858941/items/Q53JF7HS"],"itemData":{"id":523,"type":"article-journal","abstract":"Afla</vt:lpwstr>
  </property>
  <property fmtid="{D5CDD505-2E9C-101B-9397-08002B2CF9AE}" pid="52" name="ZOTERO_BREF_97iR0u2ckHXQ_14">
    <vt:lpwstr>toxin B1 (AFB1) is a mutagen and IARC (International Agency for Research on Cancer) Group 1 carcinogen that causes hepatocellular carcinoma (HCC). Here, we present the first whole-genome data on the mutational signatures of AFB1 exposure from a total of &gt;</vt:lpwstr>
  </property>
  <property fmtid="{D5CDD505-2E9C-101B-9397-08002B2CF9AE}" pid="53" name="ZOTERO_BREF_97iR0u2ckHXQ_15">
    <vt:lpwstr>40,000 mutations in four experimental systems: two different human cell lines, in liver tumors in wild-type mice, and in mice that carried a hepatitis B surface antigen transgene-this to model the multiplicative effects of aflatoxin exposure and hepatitis</vt:lpwstr>
  </property>
  <property fmtid="{D5CDD505-2E9C-101B-9397-08002B2CF9AE}" pid="54" name="ZOTERO_BREF_97iR0u2ckHXQ_16">
    <vt:lpwstr> B in causing HCC. AFB1 mutational signatures from all four experimental systems were remarkably similar. We integrated the experimental mutational signatures with data from newly sequenced HCCs from Qidong County, China, a region of well-studied aflatoxi</vt:lpwstr>
  </property>
  <property fmtid="{D5CDD505-2E9C-101B-9397-08002B2CF9AE}" pid="55" name="ZOTERO_BREF_97iR0u2ckHXQ_17">
    <vt:lpwstr>n exposure. This indicated that COSMIC mutational signature 24, previously hypothesized to stem from aflatoxin exposure, indeed likely represents AFB1 exposure, possibly combined with other exposures. Among published somatic mutation data, we found eviden</vt:lpwstr>
  </property>
  <property fmtid="{D5CDD505-2E9C-101B-9397-08002B2CF9AE}" pid="56" name="ZOTERO_BREF_97iR0u2ckHXQ_18">
    <vt:lpwstr>ce of AFB1 exposure in 0.7% of HCCs treated in North America, 1% of HCCs from Japan, but 16% of HCCs from Hong Kong. Thus, aflatoxin exposure apparently remains a substantial public health issue in some areas. This aspect of our study exemplifies the prom</vt:lpwstr>
  </property>
  <property fmtid="{D5CDD505-2E9C-101B-9397-08002B2CF9AE}" pid="57" name="ZOTERO_BREF_97iR0u2ckHXQ_19">
    <vt:lpwstr>ise of future widespread resequencing of tumor genomes in providing new insights into the contribution of mutagenic exposures to cancer incidence.","container-title":"Genome Research","DOI":"10.1101/gr.220038.116","ISSN":"15495469","issue":"9","note":"PMI</vt:lpwstr>
  </property>
  <property fmtid="{D5CDD505-2E9C-101B-9397-08002B2CF9AE}" pid="58" name="ZOTERO_BREF_97iR0u2ckHXQ_2">
    <vt:lpwstr>2019; Caipa Garcia et al. 2024; Riva et al. 2020)","dontUpdate":true,"noteIndex":0},"citationItems":[{"id":"2y6IgBtE/RrUgT5Cq","uris":["http://zotero.org/users/14858941/items/6QYA9AF9"],"itemData":{"id":707,"type":"article-journal","abstract":"Cisplatin r</vt:lpwstr>
  </property>
  <property fmtid="{D5CDD505-2E9C-101B-9397-08002B2CF9AE}" pid="59" name="ZOTERO_BREF_97iR0u2ckHXQ_20">
    <vt:lpwstr>D: 28739859","page":"1475-1486","title":"Genome-scale mutational signatures of aflatoxin in cells, mice, and human tumors","volume":"27","author":[{"family":"Huang","given":"Mi Ni"},{"family":"Yu","given":"Willie"},{"family":"Teoh","given":"Wei Wei"},{"fa</vt:lpwstr>
  </property>
  <property fmtid="{D5CDD505-2E9C-101B-9397-08002B2CF9AE}" pid="60" name="ZOTERO_BREF_97iR0u2ckHXQ_21">
    <vt:lpwstr>mily":"Ardin","given":"Maude"},{"family":"Jusakul","given":"Apinya"},{"family":"Ng","given":"Alvin Wei Tian"},{"family":"Boot","given":"Arnoud"},{"family":"Abedi-Ardekani","given":"Behnoush"},{"family":"Villar","given":"Stephanie"},{"family":"Myint","give</vt:lpwstr>
  </property>
  <property fmtid="{D5CDD505-2E9C-101B-9397-08002B2CF9AE}" pid="61" name="ZOTERO_BREF_97iR0u2ckHXQ_22">
    <vt:lpwstr>n":"Swe Swe"},{"family":"Othman","given":"Rashidah"},{"family":"Poon","given":"Song Ling"},{"family":"Heguy","given":"Adriana"},{"family":"Olivier","given":"Magali"},{"family":"Hollstein","given":"Monica"},{"family":"Tan","given":"Patrick"},{"family":"Teh</vt:lpwstr>
  </property>
  <property fmtid="{D5CDD505-2E9C-101B-9397-08002B2CF9AE}" pid="62" name="ZOTERO_BREF_97iR0u2ckHXQ_23">
    <vt:lpwstr>","given":"Bin Tean"},{"family":"Sabapathy","given":"Kanaga"},{"family":"Zavadil","given":"Jiri"},{"family":"Rozen","given":"Steven G."}],"issued":{"date-parts":[["2017"]]}}},{"id":"2y6IgBtE/pQu1cVY1","uris":["http://zotero.org/users/14858941/items/68A8PI</vt:lpwstr>
  </property>
  <property fmtid="{D5CDD505-2E9C-101B-9397-08002B2CF9AE}" pid="63" name="ZOTERO_BREF_97iR0u2ckHXQ_24">
    <vt:lpwstr>RQ"],"itemData":{"id":657,"type":"article-journal","abstract":"Whole-genome-sequencing (WGS) of human tumors has revealed distinct mutation patterns that hint at the causative origins of cancer. We examined mutational signatures in 324 WGS human-induced p</vt:lpwstr>
  </property>
  <property fmtid="{D5CDD505-2E9C-101B-9397-08002B2CF9AE}" pid="64" name="ZOTERO_BREF_97iR0u2ckHXQ_25">
    <vt:lpwstr>luripotent stem cells exposed to 79 known or suspected environmental carcinogens. Forty-one yielded characteristic substitution mutational signatures. Some were similar to signatures found in human tumors. Additionally, six agents produced double-substitu</vt:lpwstr>
  </property>
  <property fmtid="{D5CDD505-2E9C-101B-9397-08002B2CF9AE}" pid="65" name="ZOTERO_BREF_97iR0u2ckHXQ_26">
    <vt:lpwstr>tion signatures and eight produced indel signatures. Investigating mutation asymmetries across genome topography revealed fully functional mismatch and transcription-coupled repair pathways. DNA damage induced by environmental mutagens can be resolved by </vt:lpwstr>
  </property>
  <property fmtid="{D5CDD505-2E9C-101B-9397-08002B2CF9AE}" pid="66" name="ZOTERO_BREF_97iR0u2ckHXQ_27">
    <vt:lpwstr>disparate repair and/or replicative pathways, resulting in an assortment of signature outcomes even for a single agent. This compendium of experimentally induced mutational signatures permits further exploration of roles of environmental agents in cancer </vt:lpwstr>
  </property>
  <property fmtid="{D5CDD505-2E9C-101B-9397-08002B2CF9AE}" pid="67" name="ZOTERO_BREF_97iR0u2ckHXQ_28">
    <vt:lpwstr>etiology and underscores how human stem cell DNA is directly vulnerable to environmental agents. Video Abstract: The effects of a range of environmental mutagens in terms of the kinds of mutations they induce and how these are repaired by the cell is pres</vt:lpwstr>
  </property>
  <property fmtid="{D5CDD505-2E9C-101B-9397-08002B2CF9AE}" pid="68" name="ZOTERO_BREF_97iR0u2ckHXQ_29">
    <vt:lpwstr>ented in the form of a resource.","container-title":"Cell","DOI":"10.1016/j.cell.2019.03.001","ISSN":"10974172","issue":"4","note":"PMID: 30982602\npublisher: Cell Press","page":"821-836.e16","title":"A Compendium of Mutational Signatures of Environmental</vt:lpwstr>
  </property>
  <property fmtid="{D5CDD505-2E9C-101B-9397-08002B2CF9AE}" pid="69" name="ZOTERO_BREF_97iR0u2ckHXQ_3">
    <vt:lpwstr>eacts with DNA and thereby likely generates a characteristic pattern of somatic mutations, called a mutational signature. Despite widespread use of cisplatin in cancer treatment and its role in contributing to secondary malignancies, its mutational signat</vt:lpwstr>
  </property>
  <property fmtid="{D5CDD505-2E9C-101B-9397-08002B2CF9AE}" pid="70" name="ZOTERO_BREF_97iR0u2ckHXQ_30">
    <vt:lpwstr> Agents","volume":"177","author":[{"family":"Kucab","given":"Jill E."},{"family":"Zou","given":"Xueqing"},{"family":"Morganella","given":"Sandro"},{"family":"Joel","given":"Madeleine"},{"family":"Nanda","given":"A. Scott"},{"family":"Nagy","given":"Eszter</vt:lpwstr>
  </property>
  <property fmtid="{D5CDD505-2E9C-101B-9397-08002B2CF9AE}" pid="71" name="ZOTERO_BREF_97iR0u2ckHXQ_31">
    <vt:lpwstr>"},{"family":"Gomez","given":"Celine"},{"family":"Degasperi","given":"Andrea"},{"family":"Harris","given":"Rebecca"},{"family":"Jackson","given":"Stephen P."},{"family":"Arlt","given":"Volker M."},{"family":"Phillips","given":"David H."},{"family":"Nik-Za</vt:lpwstr>
  </property>
  <property fmtid="{D5CDD505-2E9C-101B-9397-08002B2CF9AE}" pid="72" name="ZOTERO_BREF_97iR0u2ckHXQ_32">
    <vt:lpwstr>inal","given":"Serena"}],"issued":{"date-parts":[["2019",5,2]]}}},{"id":"2y6IgBtE/Klit1tka","uris":["http://zotero.org/users/14858941/items/ZHYU7DND"],"itemData":{"id":723,"type":"article-journal","abstract":"Human tissue three-dimensional (3D) organoid c</vt:lpwstr>
  </property>
  <property fmtid="{D5CDD505-2E9C-101B-9397-08002B2CF9AE}" pid="73" name="ZOTERO_BREF_97iR0u2ckHXQ_33">
    <vt:lpwstr>ultures have the potential to reproduce in vitro the physiological properties and cellular architecture of the organs from which they are derived. The ability of organoid cultures derived from human stomach, liver, kidney, and colon to metabolically activ</vt:lpwstr>
  </property>
  <property fmtid="{D5CDD505-2E9C-101B-9397-08002B2CF9AE}" pid="74" name="ZOTERO_BREF_97iR0u2ckHXQ_34">
    <vt:lpwstr>ate three dietary carcinogens, aflatoxin B1 (AFB1), aristolochic acid I (AAI), and 2-amino-1-methyl-6-phenylimidazo[4,5-b]pyridine (PhIP), was investigated. In each case, the response of a target tissue (liver for AFB1; kidney for AAI; colon for PhIP) was</vt:lpwstr>
  </property>
  <property fmtid="{D5CDD505-2E9C-101B-9397-08002B2CF9AE}" pid="75" name="ZOTERO_BREF_97iR0u2ckHXQ_35">
    <vt:lpwstr> compared with that of a nontarget tissue (gastric). After treatment cell viabilities were measured, DNA damage response (DDR) was determined by Western blotting for p-p53, p21, p-CHK2, and γ-H2AX, and DNA adduct formation was quantified by mass spectrome</vt:lpwstr>
  </property>
  <property fmtid="{D5CDD505-2E9C-101B-9397-08002B2CF9AE}" pid="76" name="ZOTERO_BREF_97iR0u2ckHXQ_36">
    <vt:lpwstr>try. Induction of the key xenobiotic-metabolizing enzymes (XMEs) CYP1A1, CYP1A2, CYP3A4, and NQO1 was assessed by qRT-PCR. We found that organoids from different tissues can activate AAI, AFB1, and PhIP. In some cases, this metabolic potential varied betw</vt:lpwstr>
  </property>
  <property fmtid="{D5CDD505-2E9C-101B-9397-08002B2CF9AE}" pid="77" name="ZOTERO_BREF_97iR0u2ckHXQ_37">
    <vt:lpwstr>een tissues and between different cultures of the same tissue. Similarly, variations in the levels of expression of XMEs were observed. At comparable levels of cytotoxicity, organoids derived from tissues that are considered targets for these carcinogens </vt:lpwstr>
  </property>
  <property fmtid="{D5CDD505-2E9C-101B-9397-08002B2CF9AE}" pid="78" name="ZOTERO_BREF_97iR0u2ckHXQ_38">
    <vt:lpwstr>had higher levels of adduct formation than a nontarget tissue.","container-title":"Chemical Research in Toxicology","DOI":"10.1021/acs.chemrestox.3c00255","ISSN":"0893-228X, 1520-5010","issue":"2","journalAbbreviation":"Chem. Res. Toxicol.","language":"en</vt:lpwstr>
  </property>
  <property fmtid="{D5CDD505-2E9C-101B-9397-08002B2CF9AE}" pid="79" name="ZOTERO_BREF_97iR0u2ckHXQ_39">
    <vt:lpwstr>","license":"https://creativecommons.org/licenses/by/4.0/","page":"234-247","source":"DOI.org (Crossref)","title":"Tissue Organoid Cultures Metabolize Dietary Carcinogens Proficiently and Are Effective Models for DNA Adduct Formation","volume":"37","autho</vt:lpwstr>
  </property>
  <property fmtid="{D5CDD505-2E9C-101B-9397-08002B2CF9AE}" pid="80" name="ZOTERO_BREF_97iR0u2ckHXQ_4">
    <vt:lpwstr>ure has not been delineated. We hypothesize that cisplatin’s mutational signature can serve as a biomarker to identify cisplatin mutagenesis in suspected secondary malignancies. Knowledge of which tissues are at risk of developing cisplatin-induced second</vt:lpwstr>
  </property>
  <property fmtid="{D5CDD505-2E9C-101B-9397-08002B2CF9AE}" pid="81" name="ZOTERO_BREF_97iR0u2ckHXQ_40">
    <vt:lpwstr>r":[{"family":"Caipa Garcia","given":"Angela L."},{"family":"Kucab","given":"Jill E."},{"family":"Al-Serori","given":"Halh"},{"family":"Beck","given":"Rebekah S. S."},{"family":"Bellamri","given":"Madjda"},{"family":"Turesky","given":"Robert J."},{"family</vt:lpwstr>
  </property>
  <property fmtid="{D5CDD505-2E9C-101B-9397-08002B2CF9AE}" pid="82" name="ZOTERO_BREF_97iR0u2ckHXQ_41">
    <vt:lpwstr>":"Groopman","given":"John D."},{"family":"Francies","given":"Hayley E."},{"family":"Garnett","given":"Mathew J."},{"family":"Huch","given":"Meritxell"},{"family":"Drost","given":"Jarno"},{"family":"Zilbauer","given":"Matthias"},{"family":"Arlt","given":"</vt:lpwstr>
  </property>
  <property fmtid="{D5CDD505-2E9C-101B-9397-08002B2CF9AE}" pid="83" name="ZOTERO_BREF_97iR0u2ckHXQ_42">
    <vt:lpwstr>Volker M."},{"family":"Phillips","given":"David H."}],"issued":{"date-parts":[["2024",2,19]]}}},{"id":"2y6IgBtE/egsK1Ptk","uris":["http://zotero.org/users/14858941/items/JN7Q4RD4"],"itemData":{"id":724,"type":"article-journal","container-title":"Nature Ge</vt:lpwstr>
  </property>
  <property fmtid="{D5CDD505-2E9C-101B-9397-08002B2CF9AE}" pid="84" name="ZOTERO_BREF_97iR0u2ckHXQ_43">
    <vt:lpwstr>netics","DOI":"10.1038/s41588-020-0692-4","ISSN":"1061-4036, 1546-1718","issue":"11","journalAbbreviation":"Nat Genet","language":"en","page":"1189-1197","source":"DOI.org (Crossref)","title":"The mutational signature profile of known and suspected human </vt:lpwstr>
  </property>
  <property fmtid="{D5CDD505-2E9C-101B-9397-08002B2CF9AE}" pid="85" name="ZOTERO_BREF_97iR0u2ckHXQ_44">
    <vt:lpwstr>carcinogens in mice","volume":"52","author":[{"family":"Riva","given":"Laura"},{"family":"Pandiri","given":"Arun R."},{"family":"Li","given":"Yun Rose"},{"family":"Droop","given":"Alastair"},{"family":"Hewinson","given":"James"},{"family":"Quail","given":</vt:lpwstr>
  </property>
  <property fmtid="{D5CDD505-2E9C-101B-9397-08002B2CF9AE}" pid="86" name="ZOTERO_BREF_97iR0u2ckHXQ_45">
    <vt:lpwstr>"Michael A."},{"family":"Iyer","given":"Vivek"},{"family":"Shepherd","given":"Rebecca"},{"family":"Herbert","given":"Ronald A."},{"family":"Campbell","given":"Peter J."},{"family":"Sills","given":"Robert C."},{"family":"Alexandrov","given":"Ludmil B."},{"</vt:lpwstr>
  </property>
  <property fmtid="{D5CDD505-2E9C-101B-9397-08002B2CF9AE}" pid="87" name="ZOTERO_BREF_97iR0u2ckHXQ_46">
    <vt:lpwstr>family":"Balmain","given":"Allan"},{"family":"Adams","given":"David J."}],"issued":{"date-parts":[["2020",11]]}}}],"schema":"https://github.com/citation-style-language/schema/raw/master/csl-citation.json"}</vt:lpwstr>
  </property>
  <property fmtid="{D5CDD505-2E9C-101B-9397-08002B2CF9AE}" pid="88" name="ZOTERO_BREF_97iR0u2ckHXQ_5">
    <vt:lpwstr>ary malignancies could lead to guidelines for noninvasive monitoring for secondary malignancies after cisplatin chemotherapy. We performed whole genome sequencing of 10 independent clones of cisplatin-exposed MCF-10A and HepG2 cells and delineated the pat</vt:lpwstr>
  </property>
  <property fmtid="{D5CDD505-2E9C-101B-9397-08002B2CF9AE}" pid="89" name="ZOTERO_BREF_97iR0u2ckHXQ_6">
    <vt:lpwstr>terns of single and dinucleotide mutations in terms of flanking sequence, transcription strand bias, and other characteristics. We used the mSigAct signature presence test and nonnegative matrix factorization to search for cisplatin mutagenesis in hepatoc</vt:lpwstr>
  </property>
  <property fmtid="{D5CDD505-2E9C-101B-9397-08002B2CF9AE}" pid="90" name="ZOTERO_BREF_97iR0u2ckHXQ_7">
    <vt:lpwstr>ellular carcinomas and esophageal adenocarcinomas. All clones showed highly consistent patterns of single and dinucleotide substitutions. The proportion of dinucleotide substitutions was high: 8.1% of single nucleotide substitutions were part of dinucleot</vt:lpwstr>
  </property>
  <property fmtid="{D5CDD505-2E9C-101B-9397-08002B2CF9AE}" pid="91" name="ZOTERO_BREF_97iR0u2ckHXQ_8">
    <vt:lpwstr>ide substitutions, presumably due to cisplatin’s propensity to form intra- and interstrand crosslinks between purine bases in DNA. We identified likely cisplatin exposure in nine hepatocellular carcinomas and three esophageal adenocarcinomas. All hepatoce</vt:lpwstr>
  </property>
  <property fmtid="{D5CDD505-2E9C-101B-9397-08002B2CF9AE}" pid="92" name="ZOTERO_BREF_97iR0u2ckHXQ_9">
    <vt:lpwstr>llular carcinomas for which clinical data were available and all esophageal cancers indeed had histories of cisplatin treatment. We experimentally delineated the single and dinucleotide mutational signature of cisplatin. This signature enabled us to detec</vt:lpwstr>
  </property>
  <property fmtid="{D5CDD505-2E9C-101B-9397-08002B2CF9AE}" pid="93" name="ZOTERO_BREF_AqTWGlOPV6u6_1">
    <vt:lpwstr/>
  </property>
  <property fmtid="{D5CDD505-2E9C-101B-9397-08002B2CF9AE}" pid="94"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95" name="ZOTERO_BREF_Ax2rB3g50il2_10">
    <vt:lpwstr>y":"Gruber","given":"Andreas J."},{"family":"Steele","given":"Christopher D."},{"family":"Otlu","given":"Burçak"},{"family":"Khandekar","given":"Azhar"},{"family":"Abbasi","given":"Ammal"},{"family":"Humphreys","given":"Laura"},{"family":"Syulyukina","giv</vt:lpwstr>
  </property>
  <property fmtid="{D5CDD505-2E9C-101B-9397-08002B2CF9AE}" pid="96" name="ZOTERO_BREF_Ax2rB3g50il2_11">
    <vt:lpwstr>en":"Natalia"},{"family":"Brady","given":"Samuel W."},{"family":"Alexandrov","given":"Boian S."},{"family":"Pillay","given":"Nischalan"},{"family":"Zhang","given":"Jinghui"},{"family":"Adams","given":"David J."},{"family":"Martincorena","given":"Iñigo"},{</vt:lpwstr>
  </property>
  <property fmtid="{D5CDD505-2E9C-101B-9397-08002B2CF9AE}" pid="97" name="ZOTERO_BREF_Ax2rB3g50il2_12">
    <vt:lpwstr>"family":"Wedge","given":"David C."},{"family":"Landi","given":"Maria Teresa"},{"family":"Brennan","given":"Paul"},{"family":"Stratton","given":"Michael R."},{"family":"Rozen","given":"Steven G."},{"family":"Alexandrov","given":"Ludmil B."}],"issued":{"da</vt:lpwstr>
  </property>
  <property fmtid="{D5CDD505-2E9C-101B-9397-08002B2CF9AE}" pid="98" name="ZOTERO_BREF_Ax2rB3g50il2_13">
    <vt:lpwstr>te-parts":[["2022",11,9]]}}}],"schema":"https://github.com/citation-style-language/schema/raw/master/csl-citation.json"}</vt:lpwstr>
  </property>
  <property fmtid="{D5CDD505-2E9C-101B-9397-08002B2CF9AE}" pid="99"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100"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101"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102"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103"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104" name="ZOTERO_BREF_Ax2rB3g50il2_7">
    <vt:lpwstr>,"ISSN":"2666979X","issue":"11","publisher":"Cell Press","title":"Uncovering novel mutational signatures by de novo extraction with SigProfilerExtractor","volume":"2","author":[{"family":"Islam","given":"S. M.Ashiqul"},{"family":"Díaz-Gay","given":"Marcos</vt:lpwstr>
  </property>
  <property fmtid="{D5CDD505-2E9C-101B-9397-08002B2CF9AE}" pid="105" name="ZOTERO_BREF_Ax2rB3g50il2_8">
    <vt:lpwstr>"},{"family":"Wu","given":"Yang"},{"family":"Barnes","given":"Mark"},{"family":"Vangara","given":"Raviteja"},{"family":"Bergstrom","given":"Erik N."},{"family":"He","given":"Yudou"},{"family":"Vella","given":"Mike"},{"family":"Wang","given":"Jingwei"},{"f</vt:lpwstr>
  </property>
  <property fmtid="{D5CDD505-2E9C-101B-9397-08002B2CF9AE}" pid="106" name="ZOTERO_BREF_Ax2rB3g50il2_9">
    <vt:lpwstr>amily":"Teague","given":"Jon W."},{"family":"Clapham","given":"Peter"},{"family":"Moody","given":"Sarah"},{"family":"Senkin","given":"Sergey"},{"family":"Li","given":"Yun Rose"},{"family":"Riva","given":"Laura"},{"family":"Zhang","given":"Tongwu"},{"famil</vt:lpwstr>
  </property>
  <property fmtid="{D5CDD505-2E9C-101B-9397-08002B2CF9AE}" pid="107" name="ZOTERO_BREF_CAdMe2IeGVl5_1">
    <vt:lpwstr>ZOTERO_ITEM CSL_CITATION {"citationID":"rU3B5GY7","properties":{"formattedCitation":"(DeWeerd et al. 2022)","plainCitation":"(DeWeerd et al. 2022)","noteIndex":0},"citationItems":[{"id":13130,"uris":["http://zotero.org/groups/6195561/items/3ESZG62M"],"ite</vt:lpwstr>
  </property>
  <property fmtid="{D5CDD505-2E9C-101B-9397-08002B2CF9AE}" pid="108" name="ZOTERO_BREF_CAdMe2IeGVl5_2">
    <vt:lpwstr>mData":{"id":13130,"type":"article-journal","container-title":"Cell Reports","DOI":"10.1016/j.celrep.2022.110555","ISSN":"22111247","issue":"12","journalAbbreviation":"Cell Reports","language":"en","page":"110555","PMID":"35320711","PMCID":"PMC9283007","s</vt:lpwstr>
  </property>
  <property fmtid="{D5CDD505-2E9C-101B-9397-08002B2CF9AE}" pid="109" name="ZOTERO_BREF_CAdMe2IeGVl5_3">
    <vt:lpwstr>ource":"DOI.org (Crossref)","title":"Prospectively defined patterns of APOBEC3A mutagenesis are prevalent in human cancers","volume":"38","author":[{"family":"DeWeerd","given":"Rachel A."},{"family":"Németh","given":"Eszter"},{"family":"Póti","given":"Ádá</vt:lpwstr>
  </property>
  <property fmtid="{D5CDD505-2E9C-101B-9397-08002B2CF9AE}" pid="110" name="ZOTERO_BREF_CAdMe2IeGVl5_4">
    <vt:lpwstr>m"},{"family":"Petryk","given":"Nataliya"},{"family":"Chen","given":"Chun-Long"},{"family":"Hyrien","given":"Olivier"},{"family":"Szüts","given":"Dávid"},{"family":"Green","given":"Abby M."}],"issued":{"date-parts":[["2022",3]]}}}],"schema":"https://githu</vt:lpwstr>
  </property>
  <property fmtid="{D5CDD505-2E9C-101B-9397-08002B2CF9AE}" pid="111" name="ZOTERO_BREF_CAdMe2IeGVl5_5">
    <vt:lpwstr>b.com/citation-style-language/schema/raw/master/csl-citation.json"}</vt:lpwstr>
  </property>
  <property fmtid="{D5CDD505-2E9C-101B-9397-08002B2CF9AE}" pid="112"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113"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114"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115"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116" name="ZOTERO_BREF_D2iecPnvmjdB_13">
    <vt:lpwstr>114024119","PMID":"35058360","PMCID":"PMC8795545","source":"DOI.org (Crossref)","title":"Recurrent mutations in topoisomerase IIα cause a previously undescribed mutator phenotype in human cancers","volume":"119","author":[{"family":"Boot","given":"Arnoud"</vt:lpwstr>
  </property>
  <property fmtid="{D5CDD505-2E9C-101B-9397-08002B2CF9AE}" pid="117" name="ZOTERO_BREF_D2iecPnvmjdB_14">
    <vt:lpwstr>},{"family":"Liu","given":"Mo"},{"family":"Stantial","given":"Nicole"},{"family":"Shah","given":"Viraj"},{"family":"Yu","given":"Willie"},{"family":"Nitiss","given":"Karin C."},{"family":"Nitiss","given":"John L."},{"family":"Jinks-Robertson","given":"Sue</vt:lpwstr>
  </property>
  <property fmtid="{D5CDD505-2E9C-101B-9397-08002B2CF9AE}" pid="118" name="ZOTERO_BREF_D2iecPnvmjdB_15">
    <vt:lpwstr>"},{"family":"Rozen","given":"Steven G."}],"issued":{"date-parts":[["2022",1,25]]}}}],"schema":"https://github.com/citation-style-language/schema/raw/master/csl-citation.json"}</vt:lpwstr>
  </property>
  <property fmtid="{D5CDD505-2E9C-101B-9397-08002B2CF9AE}" pid="119"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20"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21"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22"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23"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24"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25"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26"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27" name="ZOTERO_BREF_DDRXI6EgPLjA_1">
    <vt:lpwstr>ZOTERO_ITEM CSL_CITATION {"citationID":"Mw4oWuCm","properties":{"formattedCitation":"(Alexandrov et al. 2020, 2014; Nik-Zainal et al. 2012; Degasperi et al. 2022; Chen et al. 2024; Jin et al. 2024; Koh et al. 2025)","plainCitation":"(Alexandrov et al. 202</vt:lpwstr>
  </property>
  <property fmtid="{D5CDD505-2E9C-101B-9397-08002B2CF9AE}" pid="128" name="ZOTERO_BREF_DDRXI6EgPLjA_10">
    <vt:lpwstr>Huang","given":"Mi Ni"},{"family":"Tian Ng","given":"Alvin Wei"},{"family":"Wu","given":"Yang"},{"family":"Boot","given":"Arnoud"},{"family":"Covington","given":"Kyle R."},{"family":"Gordenin","given":"Dmitry A."},{"family":"Bergstrom","given":"Erik N."},</vt:lpwstr>
  </property>
  <property fmtid="{D5CDD505-2E9C-101B-9397-08002B2CF9AE}" pid="129" name="ZOTERO_BREF_DDRXI6EgPLjA_11">
    <vt:lpwstr>{"family":"Islam","given":"S. M.Ashiqul"},{"family":"Lopez-Bigas","given":"Nuria"},{"family":"Klimczak","given":"Leszek J."},{"family":"McPherson","given":"John R."},{"family":"Morganella","given":"Sandro"},{"family":"Sabarinathan","given":"Radhakrishnan"</vt:lpwstr>
  </property>
  <property fmtid="{D5CDD505-2E9C-101B-9397-08002B2CF9AE}" pid="130" name="ZOTERO_BREF_DDRXI6EgPLjA_12">
    <vt:lpwstr>},{"family":"Wheeler","given":"David A."},{"family":"Mustonen","given":"Ville"},{"family":"Boutros","given":"Paul"},{"family":"Chan","given":"Kin"},{"family":"Fujimoto","given":"Akihiro"},{"family":"Getz","given":"Gad"},{"family":"Huang","given":"Mi Ni"},</vt:lpwstr>
  </property>
  <property fmtid="{D5CDD505-2E9C-101B-9397-08002B2CF9AE}" pid="131" name="ZOTERO_BREF_DDRXI6EgPLjA_13">
    <vt:lpwstr>{"family":"Kazanov","given":"Marat"},{"family":"Lawrence","given":"Michael"},{"family":"Martincorena","given":"Iñigo"},{"family":"Morganella","given":"Sandro"},{"family":"Nakagawa","given":"Hidewaki"},{"family":"Polak","given":"Paz"},{"family":"Prokopec",</vt:lpwstr>
  </property>
  <property fmtid="{D5CDD505-2E9C-101B-9397-08002B2CF9AE}" pid="132" name="ZOTERO_BREF_DDRXI6EgPLjA_14">
    <vt:lpwstr>"given":"Stephenie"},{"family":"Roberts","given":"Steven A."},{"family":"Rozen","given":"Steven G."},{"family":"Saini","given":"Natalie"},{"family":"Shibata","given":"Tatsuhiro"},{"family":"Shiraishi","given":"Yuichi"},{"family":"Stratton","given":"Michae</vt:lpwstr>
  </property>
  <property fmtid="{D5CDD505-2E9C-101B-9397-08002B2CF9AE}" pid="133" name="ZOTERO_BREF_DDRXI6EgPLjA_15">
    <vt:lpwstr>l R."},{"family":"Teh","given":"Bin Tean"},{"family":"Vázquez-García","given":"Ignacio"},{"family":"Yousif","given":"Fouad"},{"family":"Yu","given":"Willie"}],"issued":{"date-parts":[["2020",2,6]]}}},{"id":"2y6IgBtE/1u4UcPuz","uris":["http://zotero.org/us</vt:lpwstr>
  </property>
  <property fmtid="{D5CDD505-2E9C-101B-9397-08002B2CF9AE}" pid="134" name="ZOTERO_BREF_DDRXI6EgPLjA_16">
    <vt:lpwstr>ers/14858941/items/RRYFUNRP"],"itemData":{"id":"2y6IgBtE/1u4UcPuz","type":"article-journal","DOI":"10.1038/nature12477.Signatures","issue":"7463","page":"415-421","title":"Signatures of mutational processes in human cancer","volume":"500","author":[{"fami</vt:lpwstr>
  </property>
  <property fmtid="{D5CDD505-2E9C-101B-9397-08002B2CF9AE}" pid="135" name="ZOTERO_BREF_DDRXI6EgPLjA_17">
    <vt:lpwstr>ly":"Alexandrov","given":"Ludmil B"},{"family":"Nik-zainal","given":"Serena"},{"family":"Wedge","given":"David C"},{"family":"Aparicio","given":"Samuel A J R"}],"issued":{"date-parts":[["2014"]]}}},{"id":"2y6IgBtE/y7KSBKRJ","uris":["http://zotero.org/user</vt:lpwstr>
  </property>
  <property fmtid="{D5CDD505-2E9C-101B-9397-08002B2CF9AE}" pid="136" name="ZOTERO_BREF_DDRXI6EgPLjA_18">
    <vt:lpwstr>s/14858941/items/VJYSVGFQ"],"itemData":{"id":"2y6IgBtE/y7KSBKRJ","type":"article-journal","abstract":"All cancers carry somatic mutations. The patterns of mutation in cancer genomes reflect the DNA damage and repair processes to which cancer cells and the</vt:lpwstr>
  </property>
  <property fmtid="{D5CDD505-2E9C-101B-9397-08002B2CF9AE}" pid="137" name="ZOTERO_BREF_DDRXI6EgPLjA_19">
    <vt:lpwstr>ir precursors have been exposed. To explore these mechanisms further, we generated catalogs of somatic mutation from 21 breast cancers and applied mathematical methods to extract mutational signatures of the underlying processes. Multiple distinct single-</vt:lpwstr>
  </property>
  <property fmtid="{D5CDD505-2E9C-101B-9397-08002B2CF9AE}" pid="138" name="ZOTERO_BREF_DDRXI6EgPLjA_2">
    <vt:lpwstr>0, 2014; Nik-Zainal et al. 2012; Degasperi et al. 2022; Chen et al. 2024; Jin et al. 2024; Koh et al. 2025)","noteIndex":0},"citationItems":[{"id":"2y6IgBtE/0icxn5Oi","uris":["http://zotero.org/users/14858941/items/D4J6FKUG"],"itemData":{"id":"2y6IgBtE/0i</vt:lpwstr>
  </property>
  <property fmtid="{D5CDD505-2E9C-101B-9397-08002B2CF9AE}" pid="139" name="ZOTERO_BREF_DDRXI6EgPLjA_20">
    <vt:lpwstr> and double-nucleotide substitution signatures were discernible. Cancers with BRCA1 or BRCA2 mutations exhibited a characteristic combination of substitution mutation signatures and a distinctive profile of deletions. Complex relationships between somatic</vt:lpwstr>
  </property>
  <property fmtid="{D5CDD505-2E9C-101B-9397-08002B2CF9AE}" pid="140" name="ZOTERO_BREF_DDRXI6EgPLjA_21">
    <vt:lpwstr> mutation prevalence and transcription were detected. A remarkable phenomenon of localized hypermutation, termed \"kataegis,\" was observed. Regions of kataegis differed between cancers but usually colocalized with somatic rearrangements. Base substitutio</vt:lpwstr>
  </property>
  <property fmtid="{D5CDD505-2E9C-101B-9397-08002B2CF9AE}" pid="141" name="ZOTERO_BREF_DDRXI6EgPLjA_22">
    <vt:lpwstr>ns in these regions were almost exclusively of cytosine at TpC dinucleotides. The mechanisms underlying most of these mutational signatures are unknown. However, a role for the APOBEC family of cytidine deaminases is proposed. © 2012 Elsevier Inc.","conta</vt:lpwstr>
  </property>
  <property fmtid="{D5CDD505-2E9C-101B-9397-08002B2CF9AE}" pid="142" name="ZOTERO_BREF_DDRXI6EgPLjA_23">
    <vt:lpwstr>iner-title":"Cell","DOI":"10.1016/j.cell.2012.04.024","ISSN":"00928674","issue":"5","note":"PMID: 22608084\nISBN: 1097-4172 (Electronic)\\r0092-8674 (Linking)","page":"979-993","title":"Mutational processes molding the genomes of 21 breast cancers","volum</vt:lpwstr>
  </property>
  <property fmtid="{D5CDD505-2E9C-101B-9397-08002B2CF9AE}" pid="143" name="ZOTERO_BREF_DDRXI6EgPLjA_24">
    <vt:lpwstr>e":"149","author":[{"family":"Nik-Zainal","given":"Serena"},{"family":"Alexandrov","given":"Ludmil B."},{"family":"Wedge","given":"David C."},{"family":"Van Loo","given":"Peter"},{"family":"Greenman","given":"Christopher D."},{"family":"Raine","given":"Ke</vt:lpwstr>
  </property>
  <property fmtid="{D5CDD505-2E9C-101B-9397-08002B2CF9AE}" pid="144" name="ZOTERO_BREF_DDRXI6EgPLjA_25">
    <vt:lpwstr>iran"},{"family":"Jones","given":"David"},{"family":"Hinton","given":"Jonathan"},{"family":"Marshall","given":"John"},{"family":"Stebbings","given":"Lucy A."},{"family":"Menzies","given":"Andrew"},{"family":"Martin","given":"Sancha"},{"family":"Leung","gi</vt:lpwstr>
  </property>
  <property fmtid="{D5CDD505-2E9C-101B-9397-08002B2CF9AE}" pid="145" name="ZOTERO_BREF_DDRXI6EgPLjA_26">
    <vt:lpwstr>ven":"Kenric"},{"family":"Chen","given":"Lina"},{"family":"Leroy","given":"Catherine"},{"family":"Ramakrishna","given":"Manasa"},{"family":"Rance","given":"Richard"},{"family":"Lau","given":"King Wai"},{"family":"Mudie","given":"Laura J."},{"family":"Vare</vt:lpwstr>
  </property>
  <property fmtid="{D5CDD505-2E9C-101B-9397-08002B2CF9AE}" pid="146" name="ZOTERO_BREF_DDRXI6EgPLjA_27">
    <vt:lpwstr>la","given":"Ignacio"},{"family":"McBride","given":"David J."},{"family":"Bignell","given":"Graham R."},{"family":"Cooke","given":"Susanna L."},{"family":"Shlien","given":"Adam"},{"family":"Gamble","given":"John"},{"family":"Whitmore","given":"Ian"},{"fam</vt:lpwstr>
  </property>
  <property fmtid="{D5CDD505-2E9C-101B-9397-08002B2CF9AE}" pid="147" name="ZOTERO_BREF_DDRXI6EgPLjA_28">
    <vt:lpwstr>ily":"Maddison","given":"Mark"},{"family":"Tarpey","given":"Patrick S."},{"family":"Davies","given":"Helen R."},{"family":"Papaemmanuil","given":"Elli"},{"family":"Stephens","given":"Philip J."},{"family":"McLaren","given":"Stuart"},{"family":"Butler","gi</vt:lpwstr>
  </property>
  <property fmtid="{D5CDD505-2E9C-101B-9397-08002B2CF9AE}" pid="148" name="ZOTERO_BREF_DDRXI6EgPLjA_29">
    <vt:lpwstr>ven":"Adam P."},{"family":"Teague","given":"Jon W."},{"family":"Jönsson","given":"Göran"},{"family":"Garber","given":"Judy E."},{"family":"Silver","given":"Daniel"},{"family":"Miron","given":"Penelope"},{"family":"Fatima","given":"Aquila"},{"family":"Boya</vt:lpwstr>
  </property>
  <property fmtid="{D5CDD505-2E9C-101B-9397-08002B2CF9AE}" pid="149" name="ZOTERO_BREF_DDRXI6EgPLjA_3">
    <vt:lpwstr>cxn5Oi","type":"article-journal","abstract":"Somatic mutations in cancer genomes are caused by multiple mutational processes, each of which generates a characteristic mutational signature1. Here, as part of the Pan-Cancer Analysis of Whole Genomes (PCAWG)</vt:lpwstr>
  </property>
  <property fmtid="{D5CDD505-2E9C-101B-9397-08002B2CF9AE}" pid="150" name="ZOTERO_BREF_DDRXI6EgPLjA_30">
    <vt:lpwstr>ult","given":"Sandrine"},{"family":"Langerod","given":"Anita"},{"family":"Tutt","given":"Andrew"},{"family":"Martens","given":"John W.M."},{"family":"Aparicio","given":"Samuel A.J.R."},{"family":"Borg","given":"Åke"},{"family":"Salomon","given":"Anne Vinc</vt:lpwstr>
  </property>
  <property fmtid="{D5CDD505-2E9C-101B-9397-08002B2CF9AE}" pid="151" name="ZOTERO_BREF_DDRXI6EgPLjA_31">
    <vt:lpwstr>ent"},{"family":"Thomas","given":"Gilles"},{"family":"Borresen-Dale","given":"Anne Lise"},{"family":"Richardson","given":"Andrea L."},{"family":"Neuberger","given":"Michael S."},{"family":"Futreal","given":"P. Andrew"},{"family":"Campbell","given":"Peter </vt:lpwstr>
  </property>
  <property fmtid="{D5CDD505-2E9C-101B-9397-08002B2CF9AE}" pid="152" name="ZOTERO_BREF_DDRXI6EgPLjA_32">
    <vt:lpwstr>J."},{"family":"Stratton","given":"Michael R."}],"issued":{"date-parts":[["2012"]]}}},{"id":"2y6IgBtE/D5TYK4JJ","uris":["http://zotero.org/users/14858941/items/TB9QELAF"],"itemData":{"id":"2y6IgBtE/D5TYK4JJ","type":"article-journal","abstract":"Whole-geno</vt:lpwstr>
  </property>
  <property fmtid="{D5CDD505-2E9C-101B-9397-08002B2CF9AE}" pid="153" name="ZOTERO_BREF_DDRXI6EgPLjA_33">
    <vt:lpwstr>me sequencing (WGS) permits comprehensive cancer genome analyses, revealing mutational signatures, imprints of DNA damage, and repair processes that have arisen in each patient’s cancer. We performed mutational signature analyses on 12,222 whole-genome–se</vt:lpwstr>
  </property>
  <property fmtid="{D5CDD505-2E9C-101B-9397-08002B2CF9AE}" pid="154" name="ZOTERO_BREF_DDRXI6EgPLjA_34">
    <vt:lpwstr>quenced tumor-normal matched pairs from patients recruited via the UK National Health Service (NHS). We contrasted our results with two independent cancer WGS datasets—from the International Cancer Genome Consortium (ICGC) and the Hartwig Medical Foundati</vt:lpwstr>
  </property>
  <property fmtid="{D5CDD505-2E9C-101B-9397-08002B2CF9AE}" pid="155" name="ZOTERO_BREF_DDRXI6EgPLjA_35">
    <vt:lpwstr>on (HMF)—involving 18,640 whole-genome–sequenced cancers in total. Our analyses add 40 single and 18 double substitution signatures to the current mutational signature tally. We show for each organ that cancers have a limited number of common signatures a</vt:lpwstr>
  </property>
  <property fmtid="{D5CDD505-2E9C-101B-9397-08002B2CF9AE}" pid="156" name="ZOTERO_BREF_DDRXI6EgPLjA_36">
    <vt:lpwstr>nd a long tail of rare signatures, and we provide a practical solution for applying this concept of common versus rare signatures to future analyses.","container-title":"Science","DOI":"10.1126/science.abl9283","ISSN":"10959203","issue":"6591","note":"PMI</vt:lpwstr>
  </property>
  <property fmtid="{D5CDD505-2E9C-101B-9397-08002B2CF9AE}" pid="157" name="ZOTERO_BREF_DDRXI6EgPLjA_37">
    <vt:lpwstr>D: 35949260\npublisher: American Association for the Advancement of Science","title":"Substitution mutational signatures in whole-genome–sequenced cancers in the UK population","volume":"376","author":[{"family":"Degasperi","given":"Andrea"},{"family":"Zo</vt:lpwstr>
  </property>
  <property fmtid="{D5CDD505-2E9C-101B-9397-08002B2CF9AE}" pid="158" name="ZOTERO_BREF_DDRXI6EgPLjA_38">
    <vt:lpwstr>u","given":"Xueqing"},{"family":"Amarante","given":"Tauanne Dias"},{"family":"Martinez-Martinez","given":"Andrea"},{"family":"Koh","given":"Gene Ching Chiek"},{"family":"Dias","given":"João M.L."},{"family":"Heskin","given":"Laura"},{"family":"Chmelova","</vt:lpwstr>
  </property>
  <property fmtid="{D5CDD505-2E9C-101B-9397-08002B2CF9AE}" pid="159" name="ZOTERO_BREF_DDRXI6EgPLjA_39">
    <vt:lpwstr>given":"Lucia"},{"family":"Rinaldi","given":"Giuseppe"},{"family":"Wang","given":"Valerie Ya Wen"},{"family":"Nanda","given":"Arjun S."},{"family":"Bernstein","given":"Aaron"},{"family":"Momen","given":"Sophie E."},{"family":"Young","given":"Jamie"},{"fam</vt:lpwstr>
  </property>
  <property fmtid="{D5CDD505-2E9C-101B-9397-08002B2CF9AE}" pid="160" name="ZOTERO_BREF_DDRXI6EgPLjA_4">
    <vt:lpwstr> Consortium2 of the International Cancer Genome Consortium (ICGC) and The Cancer Genome Atlas (TCGA), we characterized mutational signatures using 84,729,690 somatic mutations from 4,645 whole-genome and 19,184 exome sequences that encompass most types of</vt:lpwstr>
  </property>
  <property fmtid="{D5CDD505-2E9C-101B-9397-08002B2CF9AE}" pid="161" name="ZOTERO_BREF_DDRXI6EgPLjA_40">
    <vt:lpwstr>ily":"Perez-Gil","given":"Daniel"},{"family":"Memari","given":"Yasin"},{"family":"Badja","given":"Cherif"},{"family":"Shooter","given":"Scott"},{"family":"Czarnecki","given":"Jan"},{"family":"Brown","given":"Matthew A."},{"family":"Davies","given":"Helen </vt:lpwstr>
  </property>
  <property fmtid="{D5CDD505-2E9C-101B-9397-08002B2CF9AE}" pid="162" name="ZOTERO_BREF_DDRXI6EgPLjA_41">
    <vt:lpwstr>R."},{"family":"Nik-Zainal","given":"Serena"}],"issued":{"date-parts":[["2022",4,22]]}}},{"id":"2y6IgBtE/guzmqpkT","uris":["http://zotero.org/users/14858941/items/U9IWAMHL"],"itemData":{"id":"2y6IgBtE/guzmqpkT","type":"article-journal","abstract":"Over ha</vt:lpwstr>
  </property>
  <property fmtid="{D5CDD505-2E9C-101B-9397-08002B2CF9AE}" pid="163" name="ZOTERO_BREF_DDRXI6EgPLjA_42">
    <vt:lpwstr>lf of hepatocellular carcinoma (HCC) cases diagnosed worldwide are in China1–3. However, whole-genome analysis of hepatitis B virus (HBV)-associated HCC in Chinese individuals is limited4–8, with current analyses of HCC mainly from non-HBV-enriched popula</vt:lpwstr>
  </property>
  <property fmtid="{D5CDD505-2E9C-101B-9397-08002B2CF9AE}" pid="164" name="ZOTERO_BREF_DDRXI6EgPLjA_43">
    <vt:lpwstr>tions9,10. Here we initiated the Chinese Liver Cancer Atlas (CLCA) project and performed deep whole-genome sequencing (average depth, 120×) of 494 HCC tumours. We identified 6 coding and 28 non-coding previously undescribed driver candidates. Five previou</vt:lpwstr>
  </property>
  <property fmtid="{D5CDD505-2E9C-101B-9397-08002B2CF9AE}" pid="165" name="ZOTERO_BREF_DDRXI6EgPLjA_44">
    <vt:lpwstr>sly undescribed mutational signatures were found, including aristolochic-acid-associated indel and doublet base signatures, and a single-base-substitution signature that we termed SBS_H8. Pentanucleotide context analysis and experimental validation confir</vt:lpwstr>
  </property>
  <property fmtid="{D5CDD505-2E9C-101B-9397-08002B2CF9AE}" pid="166" name="ZOTERO_BREF_DDRXI6EgPLjA_45">
    <vt:lpwstr>med that SBS_H8 was distinct to the aristolochic-acid-associated SBS22. Notably, HBV integrations could take the form of extrachromosomal circular DNA, resulting in elevated copy numbers and gene expression. Our high-depth data also enabled us to characte</vt:lpwstr>
  </property>
  <property fmtid="{D5CDD505-2E9C-101B-9397-08002B2CF9AE}" pid="167" name="ZOTERO_BREF_DDRXI6EgPLjA_46">
    <vt:lpwstr>rize subclonal clustered alterations, including chromothripsis, chromoplexy and kataegis, suggesting that these catastrophic events could also occur in late stages of hepatocarcinogenesis. Pathway analysis of all classes of alterations further linked non-</vt:lpwstr>
  </property>
  <property fmtid="{D5CDD505-2E9C-101B-9397-08002B2CF9AE}" pid="168" name="ZOTERO_BREF_DDRXI6EgPLjA_47">
    <vt:lpwstr>coding mutations to dysregulation of liver metabolism. Finally, we performed in vitro and in vivo assays to show that fibrinogen alpha chain (FGA), determined as both a candidate coding and non-coding driver, regulates HCC progression and metastasis. Our </vt:lpwstr>
  </property>
  <property fmtid="{D5CDD505-2E9C-101B-9397-08002B2CF9AE}" pid="169" name="ZOTERO_BREF_DDRXI6EgPLjA_48">
    <vt:lpwstr>CLCA study depicts a detailed genomic landscape and evolutionary history of HCC in Chinese individuals, providing important clinical implications.","container-title":"Nature","DOI":"10.1038/s41586-024-07054-3","ISSN":"14764687","language":"en-US","note":"</vt:lpwstr>
  </property>
  <property fmtid="{D5CDD505-2E9C-101B-9397-08002B2CF9AE}" pid="170" name="ZOTERO_BREF_DDRXI6EgPLjA_49">
    <vt:lpwstr>publisher: Nature Research","title":"Deep whole-genome analysis of 494 hepatocellular carcinomas","author":[{"family":"Chen","given":"Lei"},{"family":"Zhang","given":"Chong"},{"family":"Xue","given":"Ruidong"},{"family":"Liu","given":"Mo"},{"family":"Bai"</vt:lpwstr>
  </property>
  <property fmtid="{D5CDD505-2E9C-101B-9397-08002B2CF9AE}" pid="171" name="ZOTERO_BREF_DDRXI6EgPLjA_5">
    <vt:lpwstr> cancer. We identified 49 single-base-substitution, 11 doublet-base-substitution, 4 clustered-base-substitution and 17 small insertion-and-deletion signatures. The substantial size of our dataset, compared with previous analyses3–15, enabled the discovery</vt:lpwstr>
  </property>
  <property fmtid="{D5CDD505-2E9C-101B-9397-08002B2CF9AE}" pid="172" name="ZOTERO_BREF_DDRXI6EgPLjA_50">
    <vt:lpwstr>,"given":"Jian"},{"family":"Bao","given":"Jinxia"},{"family":"Wang","given":"Yin"},{"family":"Jiang","given":"Nanhai"},{"family":"Li","given":"Zhixuan"},{"family":"Wang","given":"Wenwen"},{"family":"Wang","given":"Ruiru"},{"family":"Zheng","given":"Bo"},{</vt:lpwstr>
  </property>
  <property fmtid="{D5CDD505-2E9C-101B-9397-08002B2CF9AE}" pid="173" name="ZOTERO_BREF_DDRXI6EgPLjA_51">
    <vt:lpwstr>"family":"Yang","given":"Airong"},{"family":"Hu","given":"Ji"},{"family":"Liu","given":"Ke"},{"family":"Shen","given":"Siyun"},{"family":"Zhang","given":"Yangqianwen"},{"family":"Bai","given":"Mixue"},{"family":"Wang","given":"Yan"},{"family":"Zhu","given</vt:lpwstr>
  </property>
  <property fmtid="{D5CDD505-2E9C-101B-9397-08002B2CF9AE}" pid="174" name="ZOTERO_BREF_DDRXI6EgPLjA_52">
    <vt:lpwstr>":"Yanjing"},{"family":"Yang","given":"Shuai"},{"family":"Gao","given":"Qiang"},{"family":"Gu","given":"Jin"},{"family":"Gao","given":"Dong"},{"family":"Wang","given":"Xin Wei"},{"family":"Nakagawa","given":"Hidewaki"},{"family":"Zhang","given":"Ning"},{"</vt:lpwstr>
  </property>
  <property fmtid="{D5CDD505-2E9C-101B-9397-08002B2CF9AE}" pid="175" name="ZOTERO_BREF_DDRXI6EgPLjA_53">
    <vt:lpwstr>family":"Wu","given":"Lin"},{"family":"Rozen","given":"Steven G."},{"family":"Bai","given":"Fan"},{"family":"Wang","given":"Hongyang"}],"issued":{"date-parts":[["2024",3,21]]}}},{"id":"2y6IgBtE/L26fshU4","uris":["http://zotero.org/users/14858941/items/WC3</vt:lpwstr>
  </property>
  <property fmtid="{D5CDD505-2E9C-101B-9397-08002B2CF9AE}" pid="176" name="ZOTERO_BREF_DDRXI6EgPLjA_54">
    <vt:lpwstr>TIICG"],"itemData":{"id":"2y6IgBtE/L26fshU4","type":"article-journal","abstract":"Mutational signature analysis is a recent computational approach for interpreting somatic mutations in the genome. Its application to cancer data has enhanced our understand</vt:lpwstr>
  </property>
  <property fmtid="{D5CDD505-2E9C-101B-9397-08002B2CF9AE}" pid="177" name="ZOTERO_BREF_DDRXI6EgPLjA_55">
    <vt:lpwstr>ing of mutational forces driving tumorigenesis and demonstrated its potential to inform prognosis and treatment decisions. However, methodological challenges remain for discovering new signatures and assigning proper weights to existing signatures, thereb</vt:lpwstr>
  </property>
  <property fmtid="{D5CDD505-2E9C-101B-9397-08002B2CF9AE}" pid="178" name="ZOTERO_BREF_DDRXI6EgPLjA_56">
    <vt:lpwstr>y hindering broader clinical applications. Here we present Mutational Signature Calculator (MuSiCal), a rigorous analytical framework with algorithms that solve major problems in the standard workflow. Our simulation studies demonstrate that MuSiCal outpe</vt:lpwstr>
  </property>
  <property fmtid="{D5CDD505-2E9C-101B-9397-08002B2CF9AE}" pid="179" name="ZOTERO_BREF_DDRXI6EgPLjA_57">
    <vt:lpwstr>rforms state-of-the-art algorithms for both signature discovery and assignment. By reanalyzing more than 2,700 cancer genomes, we provide an improved catalog of signatures and their assignments, discover nine indel signatures absent in the current catalog</vt:lpwstr>
  </property>
  <property fmtid="{D5CDD505-2E9C-101B-9397-08002B2CF9AE}" pid="180" name="ZOTERO_BREF_DDRXI6EgPLjA_58">
    <vt:lpwstr>, resolve long-standing issues with the ambiguous ‘flat’ signatures and give insights into signatures with unknown etiologies. We expect MuSiCal and the improved catalog to be a step towards establishing best practices for mutational signature analysis.",</vt:lpwstr>
  </property>
  <property fmtid="{D5CDD505-2E9C-101B-9397-08002B2CF9AE}" pid="181" name="ZOTERO_BREF_DDRXI6EgPLjA_59">
    <vt:lpwstr>"container-title":"Nature Genetics","DOI":"10.1038/s41588-024-01659-0","ISSN":"15461718","issue":"3","note":"PMID: 38361034\npublisher: Nature Research","page":"541-552","title":"Accurate and sensitive mutational signature analysis with MuSiCal","volume":</vt:lpwstr>
  </property>
  <property fmtid="{D5CDD505-2E9C-101B-9397-08002B2CF9AE}" pid="182" name="ZOTERO_BREF_DDRXI6EgPLjA_6">
    <vt:lpwstr> of new signatures, the separation of overlapping signatures and the decomposition of signatures into components that may represent associated—but distinct—DNA damage, repair and/or replication mechanisms. By estimating the contribution of each signature </vt:lpwstr>
  </property>
  <property fmtid="{D5CDD505-2E9C-101B-9397-08002B2CF9AE}" pid="183" name="ZOTERO_BREF_DDRXI6EgPLjA_60">
    <vt:lpwstr>"56","author":[{"family":"Jin","given":"Hu"},{"family":"Gulhan","given":"Doga C."},{"family":"Geiger","given":"Benedikt"},{"family":"Ben-Isvy","given":"Daniel"},{"family":"Geng","given":"David"},{"family":"Ljungström","given":"Viktor"},{"family":"Park","g</vt:lpwstr>
  </property>
  <property fmtid="{D5CDD505-2E9C-101B-9397-08002B2CF9AE}" pid="184" name="ZOTERO_BREF_DDRXI6EgPLjA_61">
    <vt:lpwstr>iven":"Peter J."}],"issued":{"date-parts":[["2024",3,1]]}}},{"id":11805,"uris":["http://zotero.org/groups/6195561/items/NPIKTAJU"],"itemData":{"id":11805,"type":"article-journal","abstract":"Abstract\n            Despite their deleterious effects, small i</vt:lpwstr>
  </property>
  <property fmtid="{D5CDD505-2E9C-101B-9397-08002B2CF9AE}" pid="185" name="ZOTERO_BREF_DDRXI6EgPLjA_62">
    <vt:lpwstr>nsertions and deletions (InDels) have received far less attention than substitutions. Here we generated isogenic CRISPR-edited human cellular models of postreplicative repair dysfunction (PRRd), including individual and combined gene edits of DNA mismatch</vt:lpwstr>
  </property>
  <property fmtid="{D5CDD505-2E9C-101B-9397-08002B2CF9AE}" pid="186" name="ZOTERO_BREF_DDRXI6EgPLjA_63">
    <vt:lpwstr> repair (MMR) and replicative polymerases (Pol ε and Pol δ). Unique, diverse InDel mutational footprints were revealed. However, the prevailing InDel classification framework was unable to discriminate these InDel signatures from background mutagenesis an</vt:lpwstr>
  </property>
  <property fmtid="{D5CDD505-2E9C-101B-9397-08002B2CF9AE}" pid="187" name="ZOTERO_BREF_DDRXI6EgPLjA_64">
    <vt:lpwstr>d from each other. To address this, we developed an alternative InDel classification system that considers flanking sequences and informative motifs (for example, longer homopolymers), enabling unambiguous InDel classification into 89 subtypes. Through fo</vt:lpwstr>
  </property>
  <property fmtid="{D5CDD505-2E9C-101B-9397-08002B2CF9AE}" pid="188" name="ZOTERO_BREF_DDRXI6EgPLjA_65">
    <vt:lpwstr>cused characterization of seven tumor types from the 100,000 Genomes Project, we uncovered 37 InDel signatures; 27 were new. In addition to unveiling previously hidden biological insights, we also developed PRRDetect—a highly specific classifier of PRRd s</vt:lpwstr>
  </property>
  <property fmtid="{D5CDD505-2E9C-101B-9397-08002B2CF9AE}" pid="189" name="ZOTERO_BREF_DDRXI6EgPLjA_66">
    <vt:lpwstr>tatus in tumors, with potential implications for immunotherapies.","container-title":"Nature Genetics","DOI":"10.1038/s41588-025-02152-y","ISSN":"1061-4036, 1546-1718","journalAbbreviation":"Nat Genet","language":"en","PMID":"40210680","PMCID":"PMC1208129</vt:lpwstr>
  </property>
  <property fmtid="{D5CDD505-2E9C-101B-9397-08002B2CF9AE}" pid="190" name="ZOTERO_BREF_DDRXI6EgPLjA_67">
    <vt:lpwstr>7","source":"DOI.org (Crossref)","title":"A redefined InDel taxonomy provides insights into mutational signatures","URL":"https://www.nature.com/articles/s41588-025-02152-y","author":[{"family":"Koh","given":"Gene Ching Chiek"},{"family":"Nanda","given":"</vt:lpwstr>
  </property>
  <property fmtid="{D5CDD505-2E9C-101B-9397-08002B2CF9AE}" pid="191" name="ZOTERO_BREF_DDRXI6EgPLjA_68">
    <vt:lpwstr>Arjun Scott"},{"family":"Rinaldi","given":"Giuseppe"},{"family":"Boushaki","given":"Soraya"},{"family":"Degasperi","given":"Andrea"},{"family":"Badja","given":"Cherif"},{"family":"Pregnall","given":"Andrew Marcel"},{"family":"Zhao","given":"Salome Jingche</vt:lpwstr>
  </property>
  <property fmtid="{D5CDD505-2E9C-101B-9397-08002B2CF9AE}" pid="192" name="ZOTERO_BREF_DDRXI6EgPLjA_69">
    <vt:lpwstr>n"},{"family":"Chmelova","given":"Lucia"},{"family":"Black","given":"Daniella"},{"family":"Heskin","given":"Laura"},{"family":"Dias","given":"João"},{"family":"Young","given":"Jamie"},{"family":"Memari","given":"Yasin"},{"family":"Shooter","given":"Scott"</vt:lpwstr>
  </property>
  <property fmtid="{D5CDD505-2E9C-101B-9397-08002B2CF9AE}" pid="193" name="ZOTERO_BREF_DDRXI6EgPLjA_7">
    <vt:lpwstr>to the mutational catalogues of individual cancer genomes, we revealed associations of signatures to exogenous or endogenous exposures, as well as to defective DNA-maintenance processes. However, many signatures are of unknown cause. This analysis provide</vt:lpwstr>
  </property>
  <property fmtid="{D5CDD505-2E9C-101B-9397-08002B2CF9AE}" pid="194" name="ZOTERO_BREF_DDRXI6EgPLjA_70">
    <vt:lpwstr>},{"family":"Czarnecki","given":"Jan"},{"family":"Brown","given":"Matthew Arthur"},{"family":"Davies","given":"Helen Ruth"},{"family":"Zou","given":"Xueqing"},{"family":"Nik-Zainal","given":"Serena"}],"accessed":{"date-parts":[["2025",5,13]]},"issued":{"d</vt:lpwstr>
  </property>
  <property fmtid="{D5CDD505-2E9C-101B-9397-08002B2CF9AE}" pid="195" name="ZOTERO_BREF_DDRXI6EgPLjA_71">
    <vt:lpwstr>ate-parts":[["2025",4,10]]}}}],"schema":"https://github.com/citation-style-language/schema/raw/master/csl-citation.json"}</vt:lpwstr>
  </property>
  <property fmtid="{D5CDD505-2E9C-101B-9397-08002B2CF9AE}" pid="196" name="ZOTERO_BREF_DDRXI6EgPLjA_8">
    <vt:lpwstr>s a systematic perspective on the repertoire of mutational processes that contribute to the development of human cancer.","container-title":"Nature","DOI":"10.1038/s41586-020-1943-3","ISSN":"14764687","issue":"7793","note":"PMID: 32025018\npublisher: Natu</vt:lpwstr>
  </property>
  <property fmtid="{D5CDD505-2E9C-101B-9397-08002B2CF9AE}" pid="197" name="ZOTERO_BREF_DDRXI6EgPLjA_9">
    <vt:lpwstr>re Research","page":"94-101","title":"The repertoire of mutational signatures in human cancer","volume":"578","author":[{"family":"Alexandrov","given":"Ludmil B."},{"family":"Kim","given":"Jaegil"},{"family":"Haradhvala","given":"Nicholas J."},{"family":"</vt:lpwstr>
  </property>
  <property fmtid="{D5CDD505-2E9C-101B-9397-08002B2CF9AE}" pid="198" name="ZOTERO_BREF_DSm1vQOtZRZy_1">
    <vt:lpwstr>ZOTERO_ITEM CSL_CITATION {"citationID":"ui3rZfmn","properties":{"formattedCitation":"(Koh et al. 2025)","plainCitation":"(Koh et al. 2025)","noteIndex":0},"citationItems":[{"id":11805,"uris":["http://zotero.org/groups/6195561/items/NPIKTAJU"],"itemData":{</vt:lpwstr>
  </property>
  <property fmtid="{D5CDD505-2E9C-101B-9397-08002B2CF9AE}" pid="199" name="ZOTERO_BREF_DSm1vQOtZRZy_10">
    <vt:lpwstr>oão"},{"family":"Young","given":"Jamie"},{"family":"Memari","given":"Yasin"},{"family":"Shooter","given":"Scott"},{"family":"Czarnecki","given":"Jan"},{"family":"Brown","given":"Matthew Arthur"},{"family":"Davies","given":"Helen Ruth"},{"family":"Zou","gi</vt:lpwstr>
  </property>
  <property fmtid="{D5CDD505-2E9C-101B-9397-08002B2CF9AE}" pid="200" name="ZOTERO_BREF_DSm1vQOtZRZy_11">
    <vt:lpwstr>ven":"Xueqing"},{"family":"Nik-Zainal","given":"Serena"}],"accessed":{"date-parts":[["2025",5,13]]},"issued":{"date-parts":[["2025",4,10]]}}}],"schema":"https://github.com/citation-style-language/schema/raw/master/csl-citation.json"}</vt:lpwstr>
  </property>
  <property fmtid="{D5CDD505-2E9C-101B-9397-08002B2CF9AE}" pid="201" name="ZOTERO_BREF_DSm1vQOtZRZy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202" name="ZOTERO_BREF_DSm1vQOtZRZy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203" name="ZOTERO_BREF_DSm1vQOtZRZy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04" name="ZOTERO_BREF_DSm1vQOtZRZy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05" name="ZOTERO_BREF_DSm1vQOtZRZy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06" name="ZOTERO_BREF_DSm1vQOtZRZy_7">
    <vt:lpwstr>":"1061-4036, 1546-1718","journalAbbreviation":"Nat Genet","language":"en","PMID":"40210680","PMCID":"PMC12081297","source":"DOI.org (Crossref)","title":"A redefined InDel taxonomy provides insights into mutational signatures","URL":"https://www.nature.co</vt:lpwstr>
  </property>
  <property fmtid="{D5CDD505-2E9C-101B-9397-08002B2CF9AE}" pid="207" name="ZOTERO_BREF_DSm1vQOtZRZy_8">
    <vt:lpwstr>m/articles/s41588-025-02152-y","author":[{"family":"Koh","given":"Gene Ching Chiek"},{"family":"Nanda","given":"Arjun Scott"},{"family":"Rinaldi","given":"Giuseppe"},{"family":"Boushaki","given":"Soraya"},{"family":"Degasperi","given":"Andrea"},{"family":</vt:lpwstr>
  </property>
  <property fmtid="{D5CDD505-2E9C-101B-9397-08002B2CF9AE}" pid="208" name="ZOTERO_BREF_DSm1vQOtZRZy_9">
    <vt:lpwstr>"Badja","given":"Cherif"},{"family":"Pregnall","given":"Andrew Marcel"},{"family":"Zhao","given":"Salome Jingchen"},{"family":"Chmelova","given":"Lucia"},{"family":"Black","given":"Daniella"},{"family":"Heskin","given":"Laura"},{"family":"Dias","given":"J</vt:lpwstr>
  </property>
  <property fmtid="{D5CDD505-2E9C-101B-9397-08002B2CF9AE}" pid="209" name="ZOTERO_BREF_EV0ojG0xymx0_1">
    <vt:lpwstr/>
  </property>
  <property fmtid="{D5CDD505-2E9C-101B-9397-08002B2CF9AE}" pid="210" name="ZOTERO_BREF_EcFI6Fskdsau_1">
    <vt:lpwstr>ZOTERO_ITEM CSL_CITATION {"citationID":"UYOCXTxb","properties":{"formattedCitation":"(Koh et al. 2025)","plainCitation":"(Koh et al. 2025)","noteIndex":0},"citationItems":[{"id":11805,"uris":["http://zotero.org/groups/6195561/items/NPIKTAJU"],"itemData":{</vt:lpwstr>
  </property>
  <property fmtid="{D5CDD505-2E9C-101B-9397-08002B2CF9AE}" pid="211" name="ZOTERO_BREF_EcFI6Fskdsau_10">
    <vt:lpwstr>oão"},{"family":"Young","given":"Jamie"},{"family":"Memari","given":"Yasin"},{"family":"Shooter","given":"Scott"},{"family":"Czarnecki","given":"Jan"},{"family":"Brown","given":"Matthew Arthur"},{"family":"Davies","given":"Helen Ruth"},{"family":"Zou","gi</vt:lpwstr>
  </property>
  <property fmtid="{D5CDD505-2E9C-101B-9397-08002B2CF9AE}" pid="212" name="ZOTERO_BREF_EcFI6Fskdsau_11">
    <vt:lpwstr>ven":"Xueqing"},{"family":"Nik-Zainal","given":"Serena"}],"accessed":{"date-parts":[["2025",5,13]]},"issued":{"date-parts":[["2025",4,10]]}}}],"schema":"https://github.com/citation-style-language/schema/raw/master/csl-citation.json"}</vt:lpwstr>
  </property>
  <property fmtid="{D5CDD505-2E9C-101B-9397-08002B2CF9AE}" pid="213" name="ZOTERO_BREF_EcFI6Fskdsau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214" name="ZOTERO_BREF_EcFI6Fskdsau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215" name="ZOTERO_BREF_EcFI6Fskdsau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16" name="ZOTERO_BREF_EcFI6Fskdsau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17" name="ZOTERO_BREF_EcFI6Fskdsau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18" name="ZOTERO_BREF_EcFI6Fskdsau_7">
    <vt:lpwstr>":"1061-4036, 1546-1718","journalAbbreviation":"Nat Genet","language":"en","PMID":"40210680","PMCID":"PMC12081297","source":"DOI.org (Crossref)","title":"A redefined InDel taxonomy provides insights into mutational signatures","URL":"https://www.nature.co</vt:lpwstr>
  </property>
  <property fmtid="{D5CDD505-2E9C-101B-9397-08002B2CF9AE}" pid="219" name="ZOTERO_BREF_EcFI6Fskdsau_8">
    <vt:lpwstr>m/articles/s41588-025-02152-y","author":[{"family":"Koh","given":"Gene Ching Chiek"},{"family":"Nanda","given":"Arjun Scott"},{"family":"Rinaldi","given":"Giuseppe"},{"family":"Boushaki","given":"Soraya"},{"family":"Degasperi","given":"Andrea"},{"family":</vt:lpwstr>
  </property>
  <property fmtid="{D5CDD505-2E9C-101B-9397-08002B2CF9AE}" pid="220" name="ZOTERO_BREF_EcFI6Fskdsau_9">
    <vt:lpwstr>"Badja","given":"Cherif"},{"family":"Pregnall","given":"Andrew Marcel"},{"family":"Zhao","given":"Salome Jingchen"},{"family":"Chmelova","given":"Lucia"},{"family":"Black","given":"Daniella"},{"family":"Heskin","given":"Laura"},{"family":"Dias","given":"J</vt:lpwstr>
  </property>
  <property fmtid="{D5CDD505-2E9C-101B-9397-08002B2CF9AE}" pid="221" name="ZOTERO_BREF_F69glrCEhxC1_1">
    <vt:lpwstr>ZOTERO_ITEM CSL_CITATION {"citationID":"a0qeHwl0","properties":{"formattedCitation":"(Chen et al. 2024)","plainCitation":"(Chen et al. 2024)","noteIndex":0},"citationItems":[{"id":"2y6IgBtE/guzmqpkT","uris":["http://zotero.org/users/14858941/items/U9IWAMH</vt:lpwstr>
  </property>
  <property fmtid="{D5CDD505-2E9C-101B-9397-08002B2CF9AE}" pid="222" name="ZOTERO_BREF_F69glrCEhxC1_10">
    <vt:lpwstr>Xue","given":"Ruidong"},{"family":"Liu","given":"Mo"},{"family":"Bai","given":"Jian"},{"family":"Bao","given":"Jinxia"},{"family":"Wang","given":"Yin"},{"family":"Jiang","given":"Nanhai"},{"family":"Li","given":"Zhixuan"},{"family":"Wang","given":"Wenwen"</vt:lpwstr>
  </property>
  <property fmtid="{D5CDD505-2E9C-101B-9397-08002B2CF9AE}" pid="223" name="ZOTERO_BREF_F69glrCEhxC1_11">
    <vt:lpwstr>},{"family":"Wang","given":"Ruiru"},{"family":"Zheng","given":"Bo"},{"family":"Yang","given":"Airong"},{"family":"Hu","given":"Ji"},{"family":"Liu","given":"Ke"},{"family":"Shen","given":"Siyun"},{"family":"Zhang","given":"Yangqianwen"},{"family":"Bai","g</vt:lpwstr>
  </property>
  <property fmtid="{D5CDD505-2E9C-101B-9397-08002B2CF9AE}" pid="224" name="ZOTERO_BREF_F69glrCEhxC1_12">
    <vt:lpwstr>iven":"Mixue"},{"family":"Wang","given":"Yan"},{"family":"Zhu","given":"Yanjing"},{"family":"Yang","given":"Shuai"},{"family":"Gao","given":"Qiang"},{"family":"Gu","given":"Jin"},{"family":"Gao","given":"Dong"},{"family":"Wang","given":"Xin Wei"},{"family</vt:lpwstr>
  </property>
  <property fmtid="{D5CDD505-2E9C-101B-9397-08002B2CF9AE}" pid="225" name="ZOTERO_BREF_F69glrCEhxC1_13">
    <vt:lpwstr>":"Nakagawa","given":"Hidewaki"},{"family":"Zhang","given":"Ning"},{"family":"Wu","given":"Lin"},{"family":"Rozen","given":"Steven G."},{"family":"Bai","given":"Fan"},{"family":"Wang","given":"Hongyang"}],"issued":{"date-parts":[["2024",3,21]]}}}],"schema</vt:lpwstr>
  </property>
  <property fmtid="{D5CDD505-2E9C-101B-9397-08002B2CF9AE}" pid="226" name="ZOTERO_BREF_F69glrCEhxC1_14">
    <vt:lpwstr>":"https://github.com/citation-style-language/schema/raw/master/csl-citation.json"}</vt:lpwstr>
  </property>
  <property fmtid="{D5CDD505-2E9C-101B-9397-08002B2CF9AE}" pid="227"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228"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229"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230"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231"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232"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233"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234"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235"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236"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237" name="ZOTERO_BREF_HAsxUjHZcJ4v_100">
    <vt:lpwstr>iven":"Gu"},{"family":"Kool","given":"Marcel"},{"family":"Korbel","given":"Jan O."},{"family":"Korchina","given":"Viktoriya"},{"family":"Korshunov","given":"Andrey"},{"family":"Koscher","given":"Michael"},{"family":"Koster","given":"Roelof"},{"family":"Ko</vt:lpwstr>
  </property>
  <property fmtid="{D5CDD505-2E9C-101B-9397-08002B2CF9AE}" pid="238" name="ZOTERO_BREF_HAsxUjHZcJ4v_101">
    <vt:lpwstr>te-Jarai","given":"Zsofia"},{"family":"Koures","given":"Antonios"},{"family":"Kovacevic","given":"Milena"},{"family":"Kremeyer","given":"Barbara"},{"family":"Kretzmer","given":"Helene"},{"family":"Kreuz","given":"Markus"},{"family":"Krishnamurthy","given"</vt:lpwstr>
  </property>
  <property fmtid="{D5CDD505-2E9C-101B-9397-08002B2CF9AE}" pid="239" name="ZOTERO_BREF_HAsxUjHZcJ4v_102">
    <vt:lpwstr>:"Savitri"},{"family":"Kube","given":"Dieter"},{"family":"Kumar","given":"Kiran"},{"family":"Kumar","given":"Pardeep"},{"family":"Kumar","given":"Sushant"},{"family":"Kumar","given":"Yogesh"},{"family":"Kundra","given":"Ritika"},{"family":"Kübler","given"</vt:lpwstr>
  </property>
  <property fmtid="{D5CDD505-2E9C-101B-9397-08002B2CF9AE}" pid="240" name="ZOTERO_BREF_HAsxUjHZcJ4v_103">
    <vt:lpwstr>:"Kirsten"},{"family":"Küppers","given":"Ralf"},{"family":"Lagergren","given":"Jesper"},{"family":"Lai","given":"Phillip H."},{"family":"Laird","given":"Peter W."},{"family":"Lakhani","given":"Sunil R."},{"family":"Lalansingh","given":"Christopher M."},{"</vt:lpwstr>
  </property>
  <property fmtid="{D5CDD505-2E9C-101B-9397-08002B2CF9AE}" pid="241" name="ZOTERO_BREF_HAsxUjHZcJ4v_104">
    <vt:lpwstr>family":"Lalonde","given":"Emilie"},{"family":"Lamaze","given":"Fabien C."},{"family":"Lambert","given":"Adam"},{"family":"Lander","given":"Eric"},{"family":"Landgraf","given":"Pablo"},{"family":"Landoni","given":"Luca"},{"family":"Langerød","given":"Anit</vt:lpwstr>
  </property>
  <property fmtid="{D5CDD505-2E9C-101B-9397-08002B2CF9AE}" pid="242" name="ZOTERO_BREF_HAsxUjHZcJ4v_105">
    <vt:lpwstr>a"},{"family":"Lanzós","given":"Andrés"},{"family":"Larsimont","given":"Denis"},{"family":"Larsson","given":"Erik"},{"family":"Lathrop","given":"Mark"},{"family":"Lau","given":"Loretta M. S."},{"family":"Lawerenz","given":"Chris"},{"family":"Lawlor","give</vt:lpwstr>
  </property>
  <property fmtid="{D5CDD505-2E9C-101B-9397-08002B2CF9AE}" pid="243" name="ZOTERO_BREF_HAsxUjHZcJ4v_106">
    <vt:lpwstr>n":"Rita T."},{"family":"Lawrence","given":"Michael S."},{"family":"Lazar","given":"Alexander J."},{"family":"Lazic","given":"Ana Mijalkovic"},{"family":"Le","given":"Xuan"},{"family":"Lee","given":"Darlene"},{"family":"Lee","given":"Donghoon"},{"family":</vt:lpwstr>
  </property>
  <property fmtid="{D5CDD505-2E9C-101B-9397-08002B2CF9AE}" pid="244" name="ZOTERO_BREF_HAsxUjHZcJ4v_107">
    <vt:lpwstr>"Lee","given":"Eunjung Alice"},{"family":"Lee","given":"Hee Jin"},{"family":"Lee","given":"Jake June-Koo"},{"family":"Lee","given":"Jeong-Yeon"},{"family":"Lee","given":"Juhee"},{"family":"Lee","given":"Ming Ta Michael"},{"family":"Lee-Six","given":"Henry</vt:lpwstr>
  </property>
  <property fmtid="{D5CDD505-2E9C-101B-9397-08002B2CF9AE}" pid="245" name="ZOTERO_BREF_HAsxUjHZcJ4v_108">
    <vt:lpwstr>"},{"family":"Lehmann","given":"Kjong-Van"},{"family":"Lehrach","given":"Hans"},{"family":"Lenze","given":"Dido"},{"family":"Leonard","given":"Conrad R."},{"family":"Leongamornlert","given":"Daniel A."},{"family":"Leshchiner","given":"Ignaty"},{"family":"</vt:lpwstr>
  </property>
  <property fmtid="{D5CDD505-2E9C-101B-9397-08002B2CF9AE}" pid="246" name="ZOTERO_BREF_HAsxUjHZcJ4v_109">
    <vt:lpwstr>Letourneau","given":"Louis"},{"family":"Letunic","given":"Ivica"},{"family":"Levine","given":"Douglas A."},{"family":"Lewis","given":"Lora"},{"family":"Ley","given":"Tim"},{"family":"Li","given":"Chang"},{"family":"Li","given":"Constance H."},{"family":"L</vt:lpwstr>
  </property>
  <property fmtid="{D5CDD505-2E9C-101B-9397-08002B2CF9AE}" pid="247"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48" name="ZOTERO_BREF_HAsxUjHZcJ4v_110">
    <vt:lpwstr>i","given":"Haiyan Irene"},{"family":"Li","given":"Jun"},{"family":"Li","given":"Lin"},{"family":"Li","given":"Shantao"},{"family":"Li","given":"Siliang"},{"family":"Li","given":"Xiaobo"},{"family":"Li","given":"Xiaotong"},{"family":"Li","given":"Xinyue"}</vt:lpwstr>
  </property>
  <property fmtid="{D5CDD505-2E9C-101B-9397-08002B2CF9AE}" pid="249" name="ZOTERO_BREF_HAsxUjHZcJ4v_111">
    <vt:lpwstr>,{"family":"Li","given":"Yilong"},{"family":"Liang","given":"Han"},{"family":"Liang","given":"Sheng-Ben"},{"family":"Lichter","given":"Peter"},{"family":"Lin","given":"Pei"},{"family":"Lin","given":"Ziao"},{"family":"Linehan","given":"W. M."},{"family":"L</vt:lpwstr>
  </property>
  <property fmtid="{D5CDD505-2E9C-101B-9397-08002B2CF9AE}" pid="250" name="ZOTERO_BREF_HAsxUjHZcJ4v_112">
    <vt:lpwstr>ingjærde","given":"Ole Christian"},{"family":"Liu","given":"Dongbing"},{"family":"Liu","given":"Eric Minwei"},{"family":"Liu","given":"Fei-Fei Fei"},{"family":"Liu","given":"Fenglin"},{"family":"Liu","given":"Jia"},{"family":"Liu","given":"Xingmin"},{"fam</vt:lpwstr>
  </property>
  <property fmtid="{D5CDD505-2E9C-101B-9397-08002B2CF9AE}" pid="251" name="ZOTERO_BREF_HAsxUjHZcJ4v_113">
    <vt:lpwstr>ily":"Livingstone","given":"Julie"},{"family":"Livitz","given":"Dimitri"},{"family":"Livni","given":"Naomi"},{"family":"Lochovsky","given":"Lucas"},{"family":"Loeffler","given":"Markus"},{"family":"Long","given":"Georgina V."},{"family":"Lopez-Guillermo",</vt:lpwstr>
  </property>
  <property fmtid="{D5CDD505-2E9C-101B-9397-08002B2CF9AE}" pid="252" name="ZOTERO_BREF_HAsxUjHZcJ4v_114">
    <vt:lpwstr>"given":"Armando"},{"family":"Lou","given":"Shaoke"},{"family":"Louis","given":"David N."},{"family":"Lovat","given":"Laurence B."},{"family":"Lu","given":"Yiling"},{"family":"Lu","given":"Yong-Jie"},{"family":"Lu","given":"Youyong"},{"family":"Luchini","</vt:lpwstr>
  </property>
  <property fmtid="{D5CDD505-2E9C-101B-9397-08002B2CF9AE}" pid="253" name="ZOTERO_BREF_HAsxUjHZcJ4v_115">
    <vt:lpwstr>given":"Claudio"},{"family":"Lungu","given":"Ilinca"},{"family":"Luo","given":"Xuemei"},{"family":"Luxton","given":"Hayley J."},{"family":"Lynch","given":"Andy G."},{"family":"Lype","given":"Lisa"},{"family":"López","given":"Cristina"},{"family":"López-Ot</vt:lpwstr>
  </property>
  <property fmtid="{D5CDD505-2E9C-101B-9397-08002B2CF9AE}" pid="254" name="ZOTERO_BREF_HAsxUjHZcJ4v_116">
    <vt:lpwstr>ín","given":"Carlos"},{"family":"Ma","given":"Eric Z."},{"family":"Ma","given":"Yussanne"},{"family":"MacGrogan","given":"Gaetan"},{"family":"MacRae","given":"Shona"},{"family":"Macintyre","given":"Geoff"},{"family":"Madsen","given":"Tobias"},{"family":"M</vt:lpwstr>
  </property>
  <property fmtid="{D5CDD505-2E9C-101B-9397-08002B2CF9AE}" pid="255" name="ZOTERO_BREF_HAsxUjHZcJ4v_117">
    <vt:lpwstr>aejima","given":"Kazuhiro"},{"family":"Mafficini","given":"Andrea"},{"family":"Maglinte","given":"Dennis T."},{"family":"Maitra","given":"Arindam"},{"family":"Majumder","given":"Partha P."},{"family":"Malcovati","given":"Luca"},{"family":"Malikic","given"</vt:lpwstr>
  </property>
  <property fmtid="{D5CDD505-2E9C-101B-9397-08002B2CF9AE}" pid="256" name="ZOTERO_BREF_HAsxUjHZcJ4v_118">
    <vt:lpwstr>:"Salem"},{"family":"Malleo","given":"Giuseppe"},{"family":"Mann","given":"Graham J."},{"family":"Mantovani-Löffler","given":"Luisa"},{"family":"Marchal","given":"Kathleen"},{"family":"Marchegiani","given":"Giovanni"},{"family":"Mardis","given":"Elaine R.</vt:lpwstr>
  </property>
  <property fmtid="{D5CDD505-2E9C-101B-9397-08002B2CF9AE}" pid="257" name="ZOTERO_BREF_HAsxUjHZcJ4v_119">
    <vt:lpwstr>"},{"family":"Margolin","given":"Adam A."},{"family":"Marin","given":"Maximillian G."},{"family":"Markowetz","given":"Florian"},{"family":"Markowski","given":"Julia"},{"family":"Marques-Bonet","given":"Tomas"},{"family":"Marra","given":"Marco A."},{"famil</vt:lpwstr>
  </property>
  <property fmtid="{D5CDD505-2E9C-101B-9397-08002B2CF9AE}" pid="258" name="ZOTERO_BREF_HAsxUjHZcJ4v_12">
    <vt:lpwstr>"},{"family":"Cuppen","given":"Edwin"},{"family":"Van Hoeck","given":"Arne"}],"issued":{"date-parts":[["2023",6,8]]}}},{"id":"LEYrocS4/kn8m9CyP","uris":["http://zotero.org/users/14858941/items/J5XJQ3EK"],"itemData":{"id":663,"type":"article-journal","abst</vt:lpwstr>
  </property>
  <property fmtid="{D5CDD505-2E9C-101B-9397-08002B2CF9AE}" pid="259" name="ZOTERO_BREF_HAsxUjHZcJ4v_120">
    <vt:lpwstr>y":"Marsden","given":"Luke"},{"family":"Martens","given":"John W. M."},{"family":"Martin","given":"Sancha"},{"family":"Martin-Subero","given":"Jose I."},{"family":"Martincorena","given":"Iñigo"},{"family":"Martinez-Fundichely","given":"Alexander"},{"famil</vt:lpwstr>
  </property>
  <property fmtid="{D5CDD505-2E9C-101B-9397-08002B2CF9AE}" pid="260" name="ZOTERO_BREF_HAsxUjHZcJ4v_121">
    <vt:lpwstr>y":"Maruvka","given":"Yosef E."},{"family":"Mashl","given":"R. Jay"},{"family":"Massie","given":"Charlie E."},{"family":"Matthew","given":"Thomas J."},{"family":"Matthews","given":"Lucy"},{"family":"Mayer","given":"Erik"},{"family":"Mayes","given":"Simon"</vt:lpwstr>
  </property>
  <property fmtid="{D5CDD505-2E9C-101B-9397-08002B2CF9AE}" pid="261" name="ZOTERO_BREF_HAsxUjHZcJ4v_122">
    <vt:lpwstr>},{"family":"Mayo","given":"Michael"},{"family":"Mbabaali","given":"Faridah"},{"family":"McCune","given":"Karen"},{"family":"McDermott","given":"Ultan"},{"family":"McGillivray","given":"Patrick D."},{"family":"McLellan","given":"Michael D."},{"family":"Mc</vt:lpwstr>
  </property>
  <property fmtid="{D5CDD505-2E9C-101B-9397-08002B2CF9AE}" pid="262" name="ZOTERO_BREF_HAsxUjHZcJ4v_123">
    <vt:lpwstr>Pherson","given":"John D."},{"family":"McPherson","given":"John R."},{"family":"McPherson","given":"Treasa A."},{"family":"Meier","given":"Samuel R."},{"family":"Meng","given":"Alice"},{"family":"Meng","given":"Shaowu"},{"family":"Menzies","given":"Andrew</vt:lpwstr>
  </property>
  <property fmtid="{D5CDD505-2E9C-101B-9397-08002B2CF9AE}" pid="263" name="ZOTERO_BREF_HAsxUjHZcJ4v_124">
    <vt:lpwstr>"},{"family":"Merrett","given":"Neil D."},{"family":"Merson","given":"Sue"},{"family":"Meyerson","given":"Matthew"},{"family":"Meyerson","given":"William"},{"family":"Mieczkowski","given":"Piotr A."},{"family":"Mihaiescu","given":"George L."},{"family":"M</vt:lpwstr>
  </property>
  <property fmtid="{D5CDD505-2E9C-101B-9397-08002B2CF9AE}" pid="264" name="ZOTERO_BREF_HAsxUjHZcJ4v_125">
    <vt:lpwstr>ijalkovic","given":"Sanja"},{"family":"Mikkelsen","given":"Tom"},{"family":"Milella","given":"Michele"},{"family":"Mileshkin","given":"Linda"},{"family":"Miller","given":"Christopher A."},{"family":"Miller","given":"David K."},{"family":"Miller","given":"</vt:lpwstr>
  </property>
  <property fmtid="{D5CDD505-2E9C-101B-9397-08002B2CF9AE}" pid="265" name="ZOTERO_BREF_HAsxUjHZcJ4v_126">
    <vt:lpwstr>Jessica K."},{"family":"Mills","given":"Gordon B."},{"family":"Milovanovic","given":"Ana"},{"family":"Minner","given":"Sarah"},{"family":"Miotto","given":"Marco"},{"family":"Arnau","given":"Gisela Mir"},{"family":"Mirabello","given":"Lisa"},{"family":"Mit</vt:lpwstr>
  </property>
  <property fmtid="{D5CDD505-2E9C-101B-9397-08002B2CF9AE}" pid="266" name="ZOTERO_BREF_HAsxUjHZcJ4v_127">
    <vt:lpwstr>chell","given":"Chris"},{"family":"Mitchell","given":"Thomas J."},{"family":"Miyano","given":"Satoru"},{"family":"Miyoshi","given":"Naoki"},{"family":"Mizuno","given":"Shinichi"},{"family":"Molnár-Gábor","given":"Fruzsina"},{"family":"Moore","given":"Malc</vt:lpwstr>
  </property>
  <property fmtid="{D5CDD505-2E9C-101B-9397-08002B2CF9AE}" pid="267" name="ZOTERO_BREF_HAsxUjHZcJ4v_128">
    <vt:lpwstr>olm J."},{"family":"Moore","given":"Richard A."},{"family":"Morganella","given":"Sandro"},{"family":"Morris","given":"Quaid D."},{"family":"Mose","given":"Lisle E."},{"family":"Moser","given":"Catherine D."},{"family":"Muiños","given":"Ferran"},{"family":</vt:lpwstr>
  </property>
  <property fmtid="{D5CDD505-2E9C-101B-9397-08002B2CF9AE}" pid="268" name="ZOTERO_BREF_HAsxUjHZcJ4v_129">
    <vt:lpwstr>"Mularoni","given":"Loris"},{"family":"Mungall","given":"Andrew J."},{"family":"Mungall","given":"Karen"},{"family":"Musgrove","given":"Elizabeth A."},{"family":"Mustonen","given":"Ville"},{"family":"Mutch","given":"David"},{"family":"Muyas","given":"Fran</vt:lpwstr>
  </property>
  <property fmtid="{D5CDD505-2E9C-101B-9397-08002B2CF9AE}" pid="269"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70" name="ZOTERO_BREF_HAsxUjHZcJ4v_130">
    <vt:lpwstr>cesc"},{"family":"Muzny","given":"Donna M."},{"family":"Muñoz","given":"Alfonso"},{"family":"Myers","given":"Jerome"},{"family":"Myklebost","given":"Ola"},{"family":"Möller","given":"Peter"},{"family":"Nagae","given":"Genta"},{"family":"Nagrial","given":"</vt:lpwstr>
  </property>
  <property fmtid="{D5CDD505-2E9C-101B-9397-08002B2CF9AE}" pid="271" name="ZOTERO_BREF_HAsxUjHZcJ4v_131">
    <vt:lpwstr>Adnan M."},{"family":"Nahal-Bose","given":"Hardeep K."},{"family":"Nakagama","given":"Hitoshi"},{"family":"Nakagawa","given":"Hidewaki"},{"family":"Nakamura","given":"Hiromi"},{"family":"Nakamura","given":"Toru"},{"family":"Nakano","given":"Kaoru"},{"fami</vt:lpwstr>
  </property>
  <property fmtid="{D5CDD505-2E9C-101B-9397-08002B2CF9AE}" pid="272" name="ZOTERO_BREF_HAsxUjHZcJ4v_132">
    <vt:lpwstr>ly":"Nandi","given":"Tannistha"},{"family":"Nangalia","given":"Jyoti"},{"family":"Nastic","given":"Mia"},{"family":"Navarro","given":"Arcadi"},{"family":"Navarro","given":"Fabio C. P."},{"family":"Neal","given":"David E."},{"family":"Nettekoven","given":"</vt:lpwstr>
  </property>
  <property fmtid="{D5CDD505-2E9C-101B-9397-08002B2CF9AE}" pid="273" name="ZOTERO_BREF_HAsxUjHZcJ4v_133">
    <vt:lpwstr>Gerd"},{"family":"Newell","given":"Felicity"},{"family":"Newhouse","given":"Steven J."},{"family":"Newton","given":"Yulia"},{"family":"Ng","given":"Alvin Wei Tian"},{"family":"Ng","given":"Anthony"},{"family":"Nicholson","given":"Jonathan"},{"family":"Nic</vt:lpwstr>
  </property>
  <property fmtid="{D5CDD505-2E9C-101B-9397-08002B2CF9AE}" pid="274" name="ZOTERO_BREF_HAsxUjHZcJ4v_134">
    <vt:lpwstr>ol","given":"David"},{"family":"Nie","given":"Yongzhan"},{"family":"Nielsen","given":"G. Petur"},{"family":"Nielsen","given":"Morten Muhlig"},{"family":"Nik-Zainal","given":"Serena"},{"family":"Noble","given":"Michael S."},{"family":"Nones","given":"Katia</vt:lpwstr>
  </property>
  <property fmtid="{D5CDD505-2E9C-101B-9397-08002B2CF9AE}" pid="275" name="ZOTERO_BREF_HAsxUjHZcJ4v_135">
    <vt:lpwstr>"},{"family":"Northcott","given":"Paul A."},{"family":"Notta","given":"Faiyaz"},{"family":"O’Connor","given":"Brian D."},{"family":"O’Donnell","given":"Peter"},{"family":"O’Donovan","given":"Maria"},{"family":"O’Meara","given":"Sarah"},{"family":"O’Neill"</vt:lpwstr>
  </property>
  <property fmtid="{D5CDD505-2E9C-101B-9397-08002B2CF9AE}" pid="276" name="ZOTERO_BREF_HAsxUjHZcJ4v_136">
    <vt:lpwstr>,"given":"Brian Patrick"},{"family":"O’Neill","given":"J. Robert"},{"family":"Ocana","given":"David"},{"family":"Ochoa","given":"Angelica"},{"family":"Oesper","given":"Layla"},{"family":"Ogden","given":"Christopher"},{"family":"Ohdan","given":"Hideki"},{"</vt:lpwstr>
  </property>
  <property fmtid="{D5CDD505-2E9C-101B-9397-08002B2CF9AE}" pid="277" name="ZOTERO_BREF_HAsxUjHZcJ4v_137">
    <vt:lpwstr>family":"Ohi","given":"Kazuhiro"},{"family":"Ohno-Machado","given":"Lucila"},{"family":"Oien","given":"Karin A."},{"family":"Ojesina","given":"Akinyemi I."},{"family":"Ojima","given":"Hidenori"},{"family":"Okusaka","given":"Takuji"},{"family":"Omberg","gi</vt:lpwstr>
  </property>
  <property fmtid="{D5CDD505-2E9C-101B-9397-08002B2CF9AE}" pid="278" name="ZOTERO_BREF_HAsxUjHZcJ4v_138">
    <vt:lpwstr>ven":"Larsson"},{"family":"Ong","given":"Choon Kiat"},{"family":"Ossowski","given":"Stephan"},{"family":"Ott","given":"German"},{"family":"Ouellette","given":"B. F. Francis"},{"family":"P’ng","given":"Christine"},{"family":"Paczkowska","given":"Marta"},{"</vt:lpwstr>
  </property>
  <property fmtid="{D5CDD505-2E9C-101B-9397-08002B2CF9AE}" pid="279"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80"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81" name="ZOTERO_BREF_HAsxUjHZcJ4v_140">
    <vt:lpwstr>:"Paramasivam","given":"Nagarajan"},{"family":"Park","given":"Ji Wan"},{"family":"Park","given":"Joong-Won"},{"family":"Park","given":"Keunchil"},{"family":"Park","given":"Kiejung"},{"family":"Park","given":"Peter J."},{"family":"Parker","given":"Joel S."</vt:lpwstr>
  </property>
  <property fmtid="{D5CDD505-2E9C-101B-9397-08002B2CF9AE}" pid="282" name="ZOTERO_BREF_HAsxUjHZcJ4v_141">
    <vt:lpwstr>},{"family":"Parsons","given":"Simon L."},{"family":"Pass","given":"Harvey"},{"family":"Pasternack","given":"Danielle"},{"family":"Pastore","given":"Alessandro"},{"family":"Patch","given":"Ann-Marie"},{"family":"Pauporté","given":"Iris"},{"family":"Pearso</vt:lpwstr>
  </property>
  <property fmtid="{D5CDD505-2E9C-101B-9397-08002B2CF9AE}" pid="283" name="ZOTERO_BREF_HAsxUjHZcJ4v_142">
    <vt:lpwstr>n","given":"John V."},{"family":"Pedamallu","given":"Chandra Sekhar"},{"family":"Pedersen","given":"Jakob Skou"},{"family":"Pederzoli","given":"Paolo"},{"family":"Peifer","given":"Martin"},{"family":"Pennell","given":"Nathan A."},{"family":"Perou","given"</vt:lpwstr>
  </property>
  <property fmtid="{D5CDD505-2E9C-101B-9397-08002B2CF9AE}" pid="284" name="ZOTERO_BREF_HAsxUjHZcJ4v_143">
    <vt:lpwstr>:"Charles M."},{"family":"Perry","given":"Marc D."},{"family":"Petersen","given":"Gloria M."},{"family":"Peto","given":"Myron"},{"family":"Petrelli","given":"Nicholas"},{"family":"Petryszak","given":"Robert"},{"family":"Pfister","given":"Stefan M."},{"fam</vt:lpwstr>
  </property>
  <property fmtid="{D5CDD505-2E9C-101B-9397-08002B2CF9AE}" pid="285" name="ZOTERO_BREF_HAsxUjHZcJ4v_144">
    <vt:lpwstr>ily":"Phillips","given":"Mark"},{"family":"Pich","given":"Oriol"},{"family":"Pickett","given":"Hilda A."},{"family":"Pihl","given":"Todd D."},{"family":"Pillay","given":"Nischalan"},{"family":"Pinder","given":"Sarah"},{"family":"Pinese","given":"Mark"},{"</vt:lpwstr>
  </property>
  <property fmtid="{D5CDD505-2E9C-101B-9397-08002B2CF9AE}" pid="286" name="ZOTERO_BREF_HAsxUjHZcJ4v_145">
    <vt:lpwstr>family":"Pinho","given":"Andreia V."},{"family":"Pitkänen","given":"Esa"},{"family":"Piñeiro-Yáñez","given":"Elena"},{"family":"Planko","given":"Laura"},{"family":"Plass","given":"Christoph"},{"family":"Polak","given":"Paz"},{"family":"Pons","given":"Tirs</vt:lpwstr>
  </property>
  <property fmtid="{D5CDD505-2E9C-101B-9397-08002B2CF9AE}" pid="287" name="ZOTERO_BREF_HAsxUjHZcJ4v_146">
    <vt:lpwstr>o"},{"family":"Popescu","given":"Irinel"},{"family":"Potapova","given":"Olga"},{"family":"Prasad","given":"Aparna"},{"family":"Preston","given":"Shaun R."},{"family":"Prinz","given":"Manuel"},{"family":"Pritchard","given":"Antonia L."},{"family":"Prokopec</vt:lpwstr>
  </property>
  <property fmtid="{D5CDD505-2E9C-101B-9397-08002B2CF9AE}" pid="288" name="ZOTERO_BREF_HAsxUjHZcJ4v_147">
    <vt:lpwstr>","given":"Stephenie D."},{"family":"Provenzano","given":"Elena"},{"family":"Puente","given":"Xose S."},{"family":"Puig","given":"Sonia"},{"family":"Puiggròs","given":"Montserrat"},{"family":"Pulido-Tamayo","given":"Sergio"},{"family":"Pupo","given":"Guli</vt:lpwstr>
  </property>
  <property fmtid="{D5CDD505-2E9C-101B-9397-08002B2CF9AE}" pid="289" name="ZOTERO_BREF_HAsxUjHZcJ4v_148">
    <vt:lpwstr>etta M."},{"family":"Purdie","given":"Colin A."},{"family":"Quinn","given":"Michael C."},{"family":"Rabionet","given":"Raquel"},{"family":"Rader","given":"Janet S."},{"family":"Radlwimmer","given":"Bernhard"},{"family":"Radovic","given":"Petar"},{"family"</vt:lpwstr>
  </property>
  <property fmtid="{D5CDD505-2E9C-101B-9397-08002B2CF9AE}" pid="290" name="ZOTERO_BREF_HAsxUjHZcJ4v_149">
    <vt:lpwstr>:"Raeder","given":"Benjamin"},{"family":"Raine","given":"Keiran M."},{"family":"Ramakrishna","given":"Manasa"},{"family":"Ramakrishnan","given":"Kamna"},{"family":"Ramalingam","given":"Suresh"},{"family":"Raphael","given":"Benjamin J."},{"family":"Rathmel</vt:lpwstr>
  </property>
  <property fmtid="{D5CDD505-2E9C-101B-9397-08002B2CF9AE}" pid="291"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292" name="ZOTERO_BREF_HAsxUjHZcJ4v_150">
    <vt:lpwstr>l","given":"W. Kimryn"},{"family":"Rausch","given":"Tobias"},{"family":"Reifenberger","given":"Guido"},{"family":"Reimand","given":"Jüri"},{"family":"Reis-Filho","given":"Jorge"},{"family":"Reuter","given":"Victor"},{"family":"Reyes-Salazar","given":"Iker</vt:lpwstr>
  </property>
  <property fmtid="{D5CDD505-2E9C-101B-9397-08002B2CF9AE}" pid="293" name="ZOTERO_BREF_HAsxUjHZcJ4v_151">
    <vt:lpwstr>"},{"family":"Reyna","given":"Matthew A."},{"family":"Reynolds","given":"Sheila M."},{"family":"Rheinbay","given":"Esther"},{"family":"Riazalhosseini","given":"Yasser"},{"family":"Richardson","given":"Andrea L."},{"family":"Richter","given":"Julia"},{"fam</vt:lpwstr>
  </property>
  <property fmtid="{D5CDD505-2E9C-101B-9397-08002B2CF9AE}" pid="294" name="ZOTERO_BREF_HAsxUjHZcJ4v_152">
    <vt:lpwstr>ily":"Ringel","given":"Matthew"},{"family":"Ringnér","given":"Markus"},{"family":"Rino","given":"Yasushi"},{"family":"Rippe","given":"Karsten"},{"family":"Roach","given":"Jeffrey"},{"family":"Roberts","given":"Lewis R."},{"family":"Roberts","given":"Nicol</vt:lpwstr>
  </property>
  <property fmtid="{D5CDD505-2E9C-101B-9397-08002B2CF9AE}" pid="295"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296" name="ZOTERO_BREF_HAsxUjHZcJ4v_154">
    <vt:lpwstr>zález","given":"F. Germán"},{"family":"Rohde","given":"Marius"},{"family":"Rokutan","given":"Hirofumi"},{"family":"Rooman","given":"Ilse"},{"family":"Roques","given":"Tom"},{"family":"Rosebrock","given":"Daniel"},{"family":"Rosenberg","given":"Mara"},{"fa</vt:lpwstr>
  </property>
  <property fmtid="{D5CDD505-2E9C-101B-9397-08002B2CF9AE}" pid="297" name="ZOTERO_BREF_HAsxUjHZcJ4v_155">
    <vt:lpwstr>mily":"Rosenstiel","given":"Philip C."},{"family":"Rosenwald","given":"Andreas"},{"family":"Rowe","given":"Edward W."},{"family":"Royo","given":"Romina"},{"family":"Rozen","given":"Steven G."},{"family":"Rubanova","given":"Yulia"},{"family":"Rubin","given</vt:lpwstr>
  </property>
  <property fmtid="{D5CDD505-2E9C-101B-9397-08002B2CF9AE}" pid="298" name="ZOTERO_BREF_HAsxUjHZcJ4v_156">
    <vt:lpwstr>":"Mark A."},{"family":"Rubio-Perez","given":"Carlota"},{"family":"Rudneva","given":"Vasilisa A."},{"family":"Rusev","given":"Borislav C."},{"family":"Ruzzenente","given":"Andrea"},{"family":"Rätsch","given":"Gunnar"},{"family":"Sabarinathan","given":"Rad</vt:lpwstr>
  </property>
  <property fmtid="{D5CDD505-2E9C-101B-9397-08002B2CF9AE}" pid="299" name="ZOTERO_BREF_HAsxUjHZcJ4v_157">
    <vt:lpwstr>hakrishnan"},{"family":"Sabelnykova","given":"Veronica Y."},{"family":"Sadeghi","given":"Sara"},{"family":"Sahinalp","given":"S. Cenk"},{"family":"Saini","given":"Natalie"},{"family":"Saito-Adachi","given":"Mihoko"},{"family":"Saksena","given":"Gordon"},{</vt:lpwstr>
  </property>
  <property fmtid="{D5CDD505-2E9C-101B-9397-08002B2CF9AE}" pid="300" name="ZOTERO_BREF_HAsxUjHZcJ4v_158">
    <vt:lpwstr>"family":"Salgado","given":"Roberto"},{"family":"Salichos","given":"Leonidas"},{"family":"Sallari","given":"Richard"},{"family":"Saller","given":"Charles"},{"family":"Salvia","given":"Roberto"},{"family":"Sam","given":"Michelle"},{"family":"Samra","given"</vt:lpwstr>
  </property>
  <property fmtid="{D5CDD505-2E9C-101B-9397-08002B2CF9AE}" pid="301" name="ZOTERO_BREF_HAsxUjHZcJ4v_159">
    <vt:lpwstr>:"Jaswinder S."},{"family":"Sanchez-Vega","given":"Francisco"},{"family":"Sander","given":"Chris"},{"family":"Sanders","given":"Grant"},{"family":"Sarin","given":"Rajiv"},{"family":"Sarrafi","given":"Iman"},{"family":"Sasaki-Oku","given":"Aya"},{"family":</vt:lpwstr>
  </property>
  <property fmtid="{D5CDD505-2E9C-101B-9397-08002B2CF9AE}" pid="302"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303" name="ZOTERO_BREF_HAsxUjHZcJ4v_160">
    <vt:lpwstr>"Sauer","given":"Torill"},{"family":"Sauter","given":"Guido"},{"family":"Saw","given":"Robyn P. M."},{"family":"Scardoni","given":"Maria"},{"family":"Scarlett","given":"Christopher J."},{"family":"Scarpa","given":"Aldo"},{"family":"Scelo","given":"Ghislai</vt:lpwstr>
  </property>
  <property fmtid="{D5CDD505-2E9C-101B-9397-08002B2CF9AE}" pid="304" name="ZOTERO_BREF_HAsxUjHZcJ4v_161">
    <vt:lpwstr>ne"},{"family":"Schadendorf","given":"Dirk"},{"family":"Schein","given":"Jacqueline E."},{"family":"Schilhabel","given":"Markus B."},{"family":"Schlesner","given":"Matthias"},{"family":"Schlomm","given":"Thorsten"},{"family":"Schmidt","given":"Heather K."</vt:lpwstr>
  </property>
  <property fmtid="{D5CDD505-2E9C-101B-9397-08002B2CF9AE}" pid="305" name="ZOTERO_BREF_HAsxUjHZcJ4v_162">
    <vt:lpwstr>},{"family":"Schreiber","given":"Stefan"},{"family":"Schultz","given":"Nikolaus"},{"family":"Schumacher","given":"Steven E."},{"family":"Schwarz","given":"Roland F."},{"family":"Scolyer","given":"Richard A."},{"family":"Scott","given":"David"},{"family":"</vt:lpwstr>
  </property>
  <property fmtid="{D5CDD505-2E9C-101B-9397-08002B2CF9AE}" pid="306" name="ZOTERO_BREF_HAsxUjHZcJ4v_163">
    <vt:lpwstr>Scully","given":"Ralph"},{"family":"Seethala","given":"Raja"},{"family":"Segre","given":"Ayellet V."},{"family":"Selander","given":"Iris"},{"family":"Semple","given":"Colin A."},{"family":"Senbabaoglu","given":"Yasin"},{"family":"Sengupta","given":"Subhaj</vt:lpwstr>
  </property>
  <property fmtid="{D5CDD505-2E9C-101B-9397-08002B2CF9AE}" pid="307" name="ZOTERO_BREF_HAsxUjHZcJ4v_164">
    <vt:lpwstr>it"},{"family":"Sereni","given":"Elisabetta"},{"family":"Serra","given":"Stefano"},{"family":"Shackleton","given":"Mark"},{"family":"Shah","given":"Nimish C."},{"family":"Shahabi","given":"Sagedeh"},{"family":"Shang","given":"Catherine A."},{"family":"Sha</vt:lpwstr>
  </property>
  <property fmtid="{D5CDD505-2E9C-101B-9397-08002B2CF9AE}" pid="308" name="ZOTERO_BREF_HAsxUjHZcJ4v_165">
    <vt:lpwstr>ng","given":"Ping"},{"family":"Shapira","given":"Ofer"},{"family":"Shelton","given":"Troy"},{"family":"Shen","given":"Ciyue"},{"family":"Shen","given":"Hui"},{"family":"Shepherd","given":"Rebecca"},{"family":"Shi","given":"Yan"},{"family":"Shiah","given":</vt:lpwstr>
  </property>
  <property fmtid="{D5CDD505-2E9C-101B-9397-08002B2CF9AE}" pid="309" name="ZOTERO_BREF_HAsxUjHZcJ4v_166">
    <vt:lpwstr>"Yu-Jia"},{"family":"Shibata","given":"Tatsuhiro"},{"family":"Shih","given":"Juliann"},{"family":"Shimizu","given":"Eigo"},{"family":"Shin","given":"Seung Jun"},{"family":"Shiraishi","given":"Yuichi"},{"family":"Shmaya","given":"Tal"},{"family":"Shmulevic</vt:lpwstr>
  </property>
  <property fmtid="{D5CDD505-2E9C-101B-9397-08002B2CF9AE}" pid="310" name="ZOTERO_BREF_HAsxUjHZcJ4v_167">
    <vt:lpwstr>h","given":"Ilya"},{"family":"Shorser","given":"Solomon I."},{"family":"Shrestha","given":"Raunak"},{"family":"Shringarpure","given":"Suyash S."},{"family":"Shriver","given":"Craig"},{"family":"Shuai","given":"Shimin"},{"family":"Sidiropoulos","given":"Ni</vt:lpwstr>
  </property>
  <property fmtid="{D5CDD505-2E9C-101B-9397-08002B2CF9AE}" pid="311" name="ZOTERO_BREF_HAsxUjHZcJ4v_168">
    <vt:lpwstr>kos"},{"family":"Siebert","given":"Reiner"},{"family":"Sieuwerts","given":"Anieta M."},{"family":"Sieverling","given":"Lina"},{"family":"Signoretti","given":"Sabina"},{"family":"Sikora","given":"Katarzyna O."},{"family":"Simbolo","given":"Michele"},{"fami</vt:lpwstr>
  </property>
  <property fmtid="{D5CDD505-2E9C-101B-9397-08002B2CF9AE}" pid="312" name="ZOTERO_BREF_HAsxUjHZcJ4v_169">
    <vt:lpwstr>ly":"Simon","given":"Ronald"},{"family":"Simons","given":"Janae V."},{"family":"Simpson","given":"Jared T."},{"family":"Simpson","given":"Peter T."},{"family":"Singer","given":"Samuel"},{"family":"Sinnott-Armstrong","given":"Nasa"},{"family":"Sipahimalani</vt:lpwstr>
  </property>
  <property fmtid="{D5CDD505-2E9C-101B-9397-08002B2CF9AE}" pid="313"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314" name="ZOTERO_BREF_HAsxUjHZcJ4v_170">
    <vt:lpwstr>","given":"Payal"},{"family":"Skelly","given":"Tara J."},{"family":"Smid","given":"Marcel"},{"family":"Smith","given":"Jaclyn"},{"family":"Smith-McCune","given":"Karen"},{"family":"Socci","given":"Nicholas D."},{"family":"Soloway","given":"Matthew G."},{"</vt:lpwstr>
  </property>
  <property fmtid="{D5CDD505-2E9C-101B-9397-08002B2CF9AE}" pid="315" name="ZOTERO_BREF_HAsxUjHZcJ4v_171">
    <vt:lpwstr>family":"Song","given":"Lei"},{"family":"Sood","given":"Anil K."},{"family":"Sothi","given":"Sharmila"},{"family":"Sotiriou","given":"Christos"},{"family":"Soulette","given":"Cameron M."},{"family":"Span","given":"Paul N."},{"family":"Spellman","given":"P</vt:lpwstr>
  </property>
  <property fmtid="{D5CDD505-2E9C-101B-9397-08002B2CF9AE}" pid="316" name="ZOTERO_BREF_HAsxUjHZcJ4v_172">
    <vt:lpwstr>aul T."},{"family":"Spillane","given":"Andrew J."},{"family":"Spiro","given":"Oliver"},{"family":"Spring","given":"Jonathan"},{"family":"Staaf","given":"Johan"},{"family":"Stadler","given":"Peter F."},{"family":"Staib","given":"Peter"},{"family":"Stark","</vt:lpwstr>
  </property>
  <property fmtid="{D5CDD505-2E9C-101B-9397-08002B2CF9AE}" pid="317" name="ZOTERO_BREF_HAsxUjHZcJ4v_173">
    <vt:lpwstr>given":"Stefan G."},{"family":"Stebbings","given":"Lucy"},{"family":"Stefánsson","given":"Ólafur Andri"},{"family":"Stegle","given":"Oliver"},{"family":"Stein","given":"Lincoln D."},{"family":"Stenhouse","given":"Alasdair"},{"family":"Stewart","given":"Ch</vt:lpwstr>
  </property>
  <property fmtid="{D5CDD505-2E9C-101B-9397-08002B2CF9AE}" pid="318" name="ZOTERO_BREF_HAsxUjHZcJ4v_174">
    <vt:lpwstr>ip"},{"family":"Stilgenbauer","given":"Stephan"},{"family":"Stobbe","given":"Miranda D."},{"family":"Stratton","given":"Michael R."},{"family":"Stretch","given":"Jonathan R."},{"family":"Struck","given":"Adam J."},{"family":"Stuart","given":"Joshua M."},{</vt:lpwstr>
  </property>
  <property fmtid="{D5CDD505-2E9C-101B-9397-08002B2CF9AE}" pid="319" name="ZOTERO_BREF_HAsxUjHZcJ4v_175">
    <vt:lpwstr>"family":"Stunnenberg","given":"Henk G."},{"family":"Su","given":"Hong"},{"family":"Su","given":"Xiaoping"},{"family":"Sungalee","given":"Stephanie"},{"family":"Susak","given":"Hana"},{"family":"Suzuki","given":"Akihiro"},{"family":"Sweep","given":"Fred"}</vt:lpwstr>
  </property>
  <property fmtid="{D5CDD505-2E9C-101B-9397-08002B2CF9AE}" pid="320" name="ZOTERO_BREF_HAsxUjHZcJ4v_176">
    <vt:lpwstr>,{"family":"Szczepanowski","given":"Monika"},{"family":"Sültmann","given":"Holger"},{"family":"Yugawa","given":"Takashi"},{"family":"Tam","given":"Angela"},{"family":"Tamborero","given":"David"},{"family":"Tan","given":"Benita Kiat Tee"},{"family":"Tan","</vt:lpwstr>
  </property>
  <property fmtid="{D5CDD505-2E9C-101B-9397-08002B2CF9AE}" pid="321" name="ZOTERO_BREF_HAsxUjHZcJ4v_177">
    <vt:lpwstr>given":"Donghui"},{"family":"Tan","given":"Patrick"},{"family":"Tanaka","given":"Hiroko"},{"family":"Taniguchi","given":"Hirokazu"},{"family":"Tanskanen","given":"Tomas J."},{"family":"Tarabichi","given":"Maxime"},{"family":"Tarnuzzer","given":"Roy"},{"fa</vt:lpwstr>
  </property>
  <property fmtid="{D5CDD505-2E9C-101B-9397-08002B2CF9AE}" pid="322" name="ZOTERO_BREF_HAsxUjHZcJ4v_178">
    <vt:lpwstr>mily":"Tarpey","given":"Patrick"},{"family":"Taschuk","given":"Morgan L."},{"family":"Tatsuno","given":"Kenji"},{"family":"Tavaré","given":"Simon"},{"family":"Taylor","given":"Darrin F."},{"family":"Taylor-Weiner","given":"Amaro"},{"family":"Teague","give</vt:lpwstr>
  </property>
  <property fmtid="{D5CDD505-2E9C-101B-9397-08002B2CF9AE}" pid="323" name="ZOTERO_BREF_HAsxUjHZcJ4v_179">
    <vt:lpwstr>n":"Jon W."},{"family":"Teh","given":"Bin Tean"},{"family":"Tembe","given":"Varsha"},{"family":"Temes","given":"Javier"},{"family":"Thai","given":"Kevin"},{"family":"Thiessen","given":"Nina"},{"family":"Thomas","given":"Gilles"},{"family":"Thomas","given"</vt:lpwstr>
  </property>
  <property fmtid="{D5CDD505-2E9C-101B-9397-08002B2CF9AE}" pid="324"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325" name="ZOTERO_BREF_HAsxUjHZcJ4v_180">
    <vt:lpwstr>:"Sarah"},{"family":"Thompson","given":"Alastair M."},{"family":"Thompson","given":"John F. F."},{"family":"Thompson","given":"R. Houston"},{"family":"Thorne","given":"Heather"},{"family":"Thorne","given":"Leigh B."},{"family":"Thorogood","given":"Adrian"</vt:lpwstr>
  </property>
  <property fmtid="{D5CDD505-2E9C-101B-9397-08002B2CF9AE}" pid="326" name="ZOTERO_BREF_HAsxUjHZcJ4v_181">
    <vt:lpwstr>},{"family":"Tiao","given":"Grace"},{"family":"Tijanic","given":"Nebojsa"},{"family":"Timms","given":"Lee E."},{"family":"Tirabosco","given":"Roberto"},{"family":"Tojo","given":"Marta"},{"family":"Tommasi","given":"Stefania"},{"family":"Toon","given":"Chr</vt:lpwstr>
  </property>
  <property fmtid="{D5CDD505-2E9C-101B-9397-08002B2CF9AE}" pid="327" name="ZOTERO_BREF_HAsxUjHZcJ4v_182">
    <vt:lpwstr>istopher W."},{"family":"Torrents","given":"David"},{"family":"Tortora","given":"Giampaolo"},{"family":"Tost","given":"Jörg"},{"family":"Totoki","given":"Yasushi"},{"family":"Townend","given":"David"},{"family":"Traficante","given":"Nadia"},{"family":"Tro</vt:lpwstr>
  </property>
  <property fmtid="{D5CDD505-2E9C-101B-9397-08002B2CF9AE}" pid="328" name="ZOTERO_BREF_HAsxUjHZcJ4v_183">
    <vt:lpwstr>tta","given":"Jean-Rémi"},{"family":"Trümper","given":"Lorenz H. P."},{"family":"Tsao","given":"Ming"},{"family":"Tsunoda","given":"Tatsuhiko"},{"family":"Tucker","given":"Olga"},{"family":"Turkington","given":"Richard"},{"family":"Turner","given":"Daniel</vt:lpwstr>
  </property>
  <property fmtid="{D5CDD505-2E9C-101B-9397-08002B2CF9AE}" pid="329" name="ZOTERO_BREF_HAsxUjHZcJ4v_184">
    <vt:lpwstr> J."},{"family":"Tutt","given":"Andrew"},{"family":"Ueno","given":"Masaki"},{"family":"Umbricht","given":"Christopher"},{"family":"Umer","given":"Husen M."},{"family":"Underwood","given":"Timothy J."},{"family":"Urushidate","given":"Tomoko"},{"family":"Us</vt:lpwstr>
  </property>
  <property fmtid="{D5CDD505-2E9C-101B-9397-08002B2CF9AE}" pid="330" name="ZOTERO_BREF_HAsxUjHZcJ4v_185">
    <vt:lpwstr>hiku","given":"Tetsuo"},{"family":"Uusküla-Reimand","given":"Liis"},{"family":"Valencia","given":"Alfonso"},{"family":"Van Den Berg","given":"David J."},{"family":"Van Laere","given":"Steven"},{"family":"Van Meir","given":"Erwin G."},{"family":"Van den Ey</vt:lpwstr>
  </property>
  <property fmtid="{D5CDD505-2E9C-101B-9397-08002B2CF9AE}" pid="331" name="ZOTERO_BREF_HAsxUjHZcJ4v_186">
    <vt:lpwstr>nden","given":"Gert G."},{"family":"Van der Kwast","given":"Theodorus"},{"family":"Vasudev","given":"Naveen"},{"family":"Vazquez","given":"Miguel"},{"family":"Vedururu","given":"Ravikiran"},{"family":"Veluvolu","given":"Umadevi"},{"family":"Vembu","given"</vt:lpwstr>
  </property>
  <property fmtid="{D5CDD505-2E9C-101B-9397-08002B2CF9AE}" pid="332" name="ZOTERO_BREF_HAsxUjHZcJ4v_187">
    <vt:lpwstr>:"Shankar"},{"family":"Verbeke","given":"Lieven P. C."},{"family":"Vermeulen","given":"Peter"},{"family":"Verrill","given":"Clare"},{"family":"Viari","given":"Alain"},{"family":"Vicente","given":"David"},{"family":"Vicentini","given":"Caterina"},{"family"</vt:lpwstr>
  </property>
  <property fmtid="{D5CDD505-2E9C-101B-9397-08002B2CF9AE}" pid="333" name="ZOTERO_BREF_HAsxUjHZcJ4v_188">
    <vt:lpwstr>:"VijayRaghavan","given":"K."},{"family":"Viksna","given":"Juris"},{"family":"Vilain","given":"Ricardo E."},{"family":"Villasante","given":"Izar"},{"family":"Vincent-Salomon","given":"Anne"},{"family":"Voet","given":"Douglas"},{"family":"Vázquez-García","</vt:lpwstr>
  </property>
  <property fmtid="{D5CDD505-2E9C-101B-9397-08002B2CF9AE}" pid="334" name="ZOTERO_BREF_HAsxUjHZcJ4v_189">
    <vt:lpwstr>given":"Ignacio"},{"family":"Waddell","given":"Nick M."},{"family":"Waddell","given":"Nicola"},{"family":"Wadelius","given":"Claes"},{"family":"Wadi","given":"Lina"},{"family":"Wagener","given":"Rabea"},{"family":"Wala","given":"Jeremiah A."},{"family":"W</vt:lpwstr>
  </property>
  <property fmtid="{D5CDD505-2E9C-101B-9397-08002B2CF9AE}" pid="335"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336" name="ZOTERO_BREF_HAsxUjHZcJ4v_190">
    <vt:lpwstr>ang","given":"Jian"},{"family":"Wang","given":"Jiayin"},{"family":"Wang","given":"Linghua"},{"family":"Wang","given":"Wenyi"},{"family":"Wang","given":"Yumeng"},{"family":"Wang","given":"Zhining"},{"family":"Waring","given":"Paul M."},{"family":"Warnatz",</vt:lpwstr>
  </property>
  <property fmtid="{D5CDD505-2E9C-101B-9397-08002B2CF9AE}" pid="337" name="ZOTERO_BREF_HAsxUjHZcJ4v_191">
    <vt:lpwstr>"given":"Hans-Jörg"},{"family":"Warrell","given":"Jonathan"},{"family":"Warren","given":"Anne Y."},{"family":"Waszak","given":"Sebastian M."},{"family":"Wedge","given":"David C."},{"family":"Weichenhan","given":"Dieter"},{"family":"Weinstein","given":"Joh</vt:lpwstr>
  </property>
  <property fmtid="{D5CDD505-2E9C-101B-9397-08002B2CF9AE}" pid="338" name="ZOTERO_BREF_HAsxUjHZcJ4v_192">
    <vt:lpwstr>n N."},{"family":"Weischenfeldt","given":"Joachim"},{"family":"Weisenberger","given":"Daniel J."},{"family":"Welch","given":"Ian"},{"family":"Wendl","given":"Michael C."},{"family":"Werner","given":"Johannes"},{"family":"Wheeler","given":"David A."},{"fam</vt:lpwstr>
  </property>
  <property fmtid="{D5CDD505-2E9C-101B-9397-08002B2CF9AE}" pid="339" name="ZOTERO_BREF_HAsxUjHZcJ4v_193">
    <vt:lpwstr>ily":"Whitaker","given":"Hayley C."},{"family":"Wigle","given":"Dennis"},{"family":"Wilkerson","given":"Matthew D."},{"family":"Williams","given":"Ashley"},{"family":"Wilmott","given":"James S."},{"family":"Wilson","given":"Gavin W."},{"family":"Wilson","</vt:lpwstr>
  </property>
  <property fmtid="{D5CDD505-2E9C-101B-9397-08002B2CF9AE}" pid="340" name="ZOTERO_BREF_HAsxUjHZcJ4v_194">
    <vt:lpwstr>given":"Julie M."},{"family":"Wilson","given":"Richard K."},{"family":"Winterhoff","given":"Boris"},{"family":"Wintersinger","given":"Jeffrey A."},{"family":"Wiznerowicz","given":"Maciej"},{"family":"Wolf","given":"Stephan"},{"family":"Wong","given":"Bern</vt:lpwstr>
  </property>
  <property fmtid="{D5CDD505-2E9C-101B-9397-08002B2CF9AE}" pid="341" name="ZOTERO_BREF_HAsxUjHZcJ4v_195">
    <vt:lpwstr>ice H."},{"family":"Wong","given":"Tina"},{"family":"Wong","given":"Winghing"},{"family":"Wood","given":"Scott"},{"family":"Wouters","given":"Bradly G."},{"family":"Wright","given":"Adam J."},{"family":"Wright","given":"Derek W."},{"family":"Wu","given":"</vt:lpwstr>
  </property>
  <property fmtid="{D5CDD505-2E9C-101B-9397-08002B2CF9AE}" pid="342" name="ZOTERO_BREF_HAsxUjHZcJ4v_196">
    <vt:lpwstr>Chin-Lee"},{"family":"Wu","given":"Dai-Ying"},{"family":"Wu","given":"Jianmin"},{"family":"Wu","given":"Kui"},{"family":"Wu","given":"Yang"},{"family":"Wu","given":"Zhenggang"},{"family":"Xi","given":"Liu"},{"family":"Xia","given":"Tian"},{"family":"Xiao"</vt:lpwstr>
  </property>
  <property fmtid="{D5CDD505-2E9C-101B-9397-08002B2CF9AE}" pid="343" name="ZOTERO_BREF_HAsxUjHZcJ4v_197">
    <vt:lpwstr>,"given":"Xiao"},{"family":"Xing","given":"Rui"},{"family":"Xiong","given":"Heng"},{"family":"Xu","given":"Qinying"},{"family":"Xu","given":"Yanxun"},{"family":"Xue","given":"Hong"},{"family":"Yachida","given":"Shinichi"},{"family":"Yakneen","given":"Serg</vt:lpwstr>
  </property>
  <property fmtid="{D5CDD505-2E9C-101B-9397-08002B2CF9AE}" pid="344" name="ZOTERO_BREF_HAsxUjHZcJ4v_198">
    <vt:lpwstr>ei"},{"family":"Yamaguchi","given":"Rui"},{"family":"Yamaguchi","given":"Takafumi N."},{"family":"Yamamoto","given":"Masakazu"},{"family":"Yamamoto","given":"Shogo"},{"family":"Yamaue","given":"Hiroki"},{"family":"Yang","given":"Fan"},{"family":"Yang","gi</vt:lpwstr>
  </property>
  <property fmtid="{D5CDD505-2E9C-101B-9397-08002B2CF9AE}" pid="345" name="ZOTERO_BREF_HAsxUjHZcJ4v_199">
    <vt:lpwstr>ven":"Jean Y."},{"family":"Yang","given":"Liming"},{"family":"Yang","given":"Lixing"},{"family":"Yang","given":"Shanlin"},{"family":"Yang","given":"Tsun-Po"},{"family":"Yang","given":"Yang"},{"family":"Yao","given":"Xiaotong"},{"family":"Yaspo","given":"M</vt:lpwstr>
  </property>
  <property fmtid="{D5CDD505-2E9C-101B-9397-08002B2CF9AE}" pid="346"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47"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48" name="ZOTERO_BREF_HAsxUjHZcJ4v_200">
    <vt:lpwstr>arie-Laure"},{"family":"Yates","given":"Lucy"},{"family":"Yau","given":"Christina"},{"family":"Ye","given":"Kai"},{"family":"Yellapantula","given":"Venkata D."},{"family":"Yoon","given":"Christopher J."},{"family":"Yoon","given":"Sung-Soo"},{"family":"You</vt:lpwstr>
  </property>
  <property fmtid="{D5CDD505-2E9C-101B-9397-08002B2CF9AE}" pid="349" name="ZOTERO_BREF_HAsxUjHZcJ4v_201">
    <vt:lpwstr>sif","given":"Fouad"},{"family":"Yu","given":"Jun"},{"family":"Yu","given":"Kaixian"},{"family":"Yu","given":"Willie"},{"family":"Yu","given":"Yingyan"},{"family":"Yuan","given":"Ke"},{"family":"Yuan","given":"Yuan"},{"family":"Yuen","given":"Denis"},{"fa</vt:lpwstr>
  </property>
  <property fmtid="{D5CDD505-2E9C-101B-9397-08002B2CF9AE}" pid="350" name="ZOTERO_BREF_HAsxUjHZcJ4v_202">
    <vt:lpwstr>mily":"Yung","given":"Christina K."},{"family":"Zaikova","given":"Olga"},{"family":"Zamora","given":"Jorge"},{"family":"Zenklusen","given":"Jean C."},{"family":"Zenz","given":"Thorsten"},{"family":"Zeps","given":"Nikolajs"},{"family":"Zhang","given":"Chen</vt:lpwstr>
  </property>
  <property fmtid="{D5CDD505-2E9C-101B-9397-08002B2CF9AE}" pid="351" name="ZOTERO_BREF_HAsxUjHZcJ4v_203">
    <vt:lpwstr>g-Zhong"},{"family":"Zhang","given":"Fan"},{"family":"Zhang","given":"Hailei"},{"family":"Zhang","given":"Hongwei"},{"family":"Zhang","given":"Jiashan"},{"family":"Zhang","given":"Jing"},{"family":"Zhang","given":"Junjun"},{"family":"Zhang","given":"Xuanp</vt:lpwstr>
  </property>
  <property fmtid="{D5CDD505-2E9C-101B-9397-08002B2CF9AE}" pid="352" name="ZOTERO_BREF_HAsxUjHZcJ4v_204">
    <vt:lpwstr>ing"},{"family":"Zhang","given":"Zemin"},{"family":"Zheng","given":"Liangtao"},{"family":"Zheng","given":"Xiuqing"},{"family":"Zhou","given":"Wanding"},{"family":"Zhou","given":"Yong"},{"family":"Zhu","given":"Bin"},{"family":"Zhu","given":"Hongtu"},{"fam</vt:lpwstr>
  </property>
  <property fmtid="{D5CDD505-2E9C-101B-9397-08002B2CF9AE}" pid="353" name="ZOTERO_BREF_HAsxUjHZcJ4v_205">
    <vt:lpwstr>ily":"Zhu","given":"Jingchun"},{"family":"Zhu","given":"Shida"},{"family":"Zou","given":"Lihua"},{"family":"Zou","given":"Xueqing"},{"family":"deFazio","given":"Anna"},{"family":"As","given":"Nicholas","non-dropping-particle":"van"},{"family":"Deurzen","g</vt:lpwstr>
  </property>
  <property fmtid="{D5CDD505-2E9C-101B-9397-08002B2CF9AE}" pid="354"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55" name="ZOTERO_BREF_HAsxUjHZcJ4v_207">
    <vt:lpwstr>"}],"issued":{"date-parts":[["2020",2,6]]}}}],"schema":"https://github.com/citation-style-language/schema/raw/master/csl-citation.json"}</vt:lpwstr>
  </property>
  <property fmtid="{D5CDD505-2E9C-101B-9397-08002B2CF9AE}" pid="356"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57" name="ZOTERO_BREF_HAsxUjHZcJ4v_22">
    <vt:lpwstr>,{"family":"Baylin","given":"Stephen B."},{"family":"Bazant","given":"Wojciech"},{"family":"Beardsmore","given":"Duncan"},{"family":"Beck","given":"Timothy A."},{"family":"Behjati","given":"Sam"},{"family":"Behren","given":"Andreas"},{"family":"Niu","give</vt:lpwstr>
  </property>
  <property fmtid="{D5CDD505-2E9C-101B-9397-08002B2CF9AE}" pid="358" name="ZOTERO_BREF_HAsxUjHZcJ4v_23">
    <vt:lpwstr>n":"Beifang"},{"family":"Bell","given":"Cindy"},{"family":"Beltran","given":"Sergi"},{"family":"Benz","given":"Christopher"},{"family":"Berchuck","given":"Andrew"},{"family":"Bergmann","given":"Anke K."},{"family":"Bergstrom","given":"Erik N."},{"family":</vt:lpwstr>
  </property>
  <property fmtid="{D5CDD505-2E9C-101B-9397-08002B2CF9AE}" pid="359" name="ZOTERO_BREF_HAsxUjHZcJ4v_24">
    <vt:lpwstr>"Berman","given":"Benjamin P."},{"family":"Berney","given":"Daniel M."},{"family":"Bernhart","given":"Stephan H."},{"family":"Beroukhim","given":"Rameen"},{"family":"Berrios","given":"Mario"},{"family":"Bersani","given":"Samantha"},{"family":"Bertl","give</vt:lpwstr>
  </property>
  <property fmtid="{D5CDD505-2E9C-101B-9397-08002B2CF9AE}" pid="360" name="ZOTERO_BREF_HAsxUjHZcJ4v_25">
    <vt:lpwstr>n":"Johanna"},{"family":"Betancourt","given":"Miguel"},{"family":"Bhandari","given":"Vinayak"},{"family":"Bhosle","given":"Shriram G."},{"family":"Biankin","given":"Andrew V."},{"family":"Bieg","given":"Matthias"},{"family":"Bigner","given":"Darell"},{"fa</vt:lpwstr>
  </property>
  <property fmtid="{D5CDD505-2E9C-101B-9397-08002B2CF9AE}" pid="361" name="ZOTERO_BREF_HAsxUjHZcJ4v_26">
    <vt:lpwstr>mily":"Binder","given":"Hans"},{"family":"Birney","given":"Ewan"},{"family":"Birrer","given":"Michael"},{"family":"Biswas","given":"Nidhan K."},{"family":"Bjerkehagen","given":"Bodil"},{"family":"Bodenheimer","given":"Tom"},{"family":"Boice","given":"Lori</vt:lpwstr>
  </property>
  <property fmtid="{D5CDD505-2E9C-101B-9397-08002B2CF9AE}" pid="362" name="ZOTERO_BREF_HAsxUjHZcJ4v_27">
    <vt:lpwstr>"},{"family":"Bonizzato","given":"Giada"},{"family":"De Bono","given":"Johann S."},{"family":"Boot","given":"Arnoud"},{"family":"Bootwalla","given":"Moiz S."},{"family":"Borg","given":"Ake"},{"family":"Borkhardt","given":"Arndt"},{"family":"Boroevich","gi</vt:lpwstr>
  </property>
  <property fmtid="{D5CDD505-2E9C-101B-9397-08002B2CF9AE}" pid="363" name="ZOTERO_BREF_HAsxUjHZcJ4v_28">
    <vt:lpwstr>ven":"Keith A."},{"family":"Borozan","given":"Ivan"},{"family":"Borst","given":"Christoph"},{"family":"Bosenberg","given":"Marcus"},{"family":"Bosio","given":"Mattia"},{"family":"Boultwood","given":"Jacqueline"},{"family":"Bourque","given":"Guillaume"},{"</vt:lpwstr>
  </property>
  <property fmtid="{D5CDD505-2E9C-101B-9397-08002B2CF9AE}" pid="364" name="ZOTERO_BREF_HAsxUjHZcJ4v_29">
    <vt:lpwstr>family":"Boutros","given":"Paul C."},{"family":"Bova","given":"G. Steven"},{"family":"Bowen","given":"David T."},{"family":"Bowlby","given":"Reanne"},{"family":"Bowtell","given":"David D. L."},{"family":"Boyault","given":"Sandrine"},{"family":"Boyce","giv</vt:lpwstr>
  </property>
  <property fmtid="{D5CDD505-2E9C-101B-9397-08002B2CF9AE}" pid="365"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66" name="ZOTERO_BREF_HAsxUjHZcJ4v_30">
    <vt:lpwstr>en":"Rich"},{"family":"Boyd","given":"Jeffrey"},{"family":"Brazma","given":"Alvis"},{"family":"Brennan","given":"Paul"},{"family":"Brewer","given":"Daniel S."},{"family":"Brinkman","given":"Arie B."},{"family":"Bristow","given":"Robert G."},{"family":"Bro</vt:lpwstr>
  </property>
  <property fmtid="{D5CDD505-2E9C-101B-9397-08002B2CF9AE}" pid="367" name="ZOTERO_BREF_HAsxUjHZcJ4v_31">
    <vt:lpwstr>addus","given":"Russell R."},{"family":"Brock","given":"Jane E."},{"family":"Brock","given":"Malcolm"},{"family":"Broeks","given":"Annegien"},{"family":"Brooks","given":"Angela N."},{"family":"Brooks","given":"Denise"},{"family":"Brors","given":"Benedikt"</vt:lpwstr>
  </property>
  <property fmtid="{D5CDD505-2E9C-101B-9397-08002B2CF9AE}" pid="368" name="ZOTERO_BREF_HAsxUjHZcJ4v_32">
    <vt:lpwstr>},{"family":"Brunak","given":"Søren"},{"family":"Bruxner","given":"Timothy J. C."},{"family":"Bruzos","given":"Alicia L."},{"family":"Buchanan","given":"Alex"},{"family":"Buchhalter","given":"Ivo"},{"family":"Buchholz","given":"Christiane"},{"family":"Bul</vt:lpwstr>
  </property>
  <property fmtid="{D5CDD505-2E9C-101B-9397-08002B2CF9AE}" pid="369" name="ZOTERO_BREF_HAsxUjHZcJ4v_33">
    <vt:lpwstr>lman","given":"Susan"},{"family":"Burke","given":"Hazel"},{"family":"Burkhardt","given":"Birgit"},{"family":"Burns","given":"Kathleen H."},{"family":"Busanovich","given":"John"},{"family":"Bustamante","given":"Carlos D."},{"family":"Butler","given":"Adam </vt:lpwstr>
  </property>
  <property fmtid="{D5CDD505-2E9C-101B-9397-08002B2CF9AE}" pid="370" name="ZOTERO_BREF_HAsxUjHZcJ4v_34">
    <vt:lpwstr>P."},{"family":"Butte","given":"Atul J."},{"family":"Byrne","given":"Niall J."},{"family":"Børresen-Dale","given":"Anne-Lise"},{"family":"Caesar-Johnson","given":"Samantha J."},{"family":"Cafferkey","given":"Andy"},{"family":"Cahill","given":"Declan"},{"f</vt:lpwstr>
  </property>
  <property fmtid="{D5CDD505-2E9C-101B-9397-08002B2CF9AE}" pid="371" name="ZOTERO_BREF_HAsxUjHZcJ4v_35">
    <vt:lpwstr>amily":"Calabrese","given":"Claudia"},{"family":"Caldas","given":"Carlos"},{"family":"Calvo","given":"Fabien"},{"family":"Camacho","given":"Niedzica"},{"family":"Campbell","given":"Peter J."},{"family":"Campo","given":"Elias"},{"family":"Cantù","given":"C</vt:lpwstr>
  </property>
  <property fmtid="{D5CDD505-2E9C-101B-9397-08002B2CF9AE}" pid="372" name="ZOTERO_BREF_HAsxUjHZcJ4v_36">
    <vt:lpwstr>inzia"},{"family":"Cao","given":"Shaolong"},{"family":"Carey","given":"Thomas E."},{"family":"Carlevaro-Fita","given":"Joana"},{"family":"Carlsen","given":"Rebecca"},{"family":"Cataldo","given":"Ivana"},{"family":"Cazzola","given":"Mario"},{"family":"Cebo</vt:lpwstr>
  </property>
  <property fmtid="{D5CDD505-2E9C-101B-9397-08002B2CF9AE}" pid="373" name="ZOTERO_BREF_HAsxUjHZcJ4v_37">
    <vt:lpwstr>n","given":"Jonathan"},{"family":"Cerfolio","given":"Robert"},{"family":"Chadwick","given":"Dianne E."},{"family":"Chakravarty","given":"Dimple"},{"family":"Chalmers","given":"Don"},{"family":"Chan","given":"Calvin Wing Yiu"},{"family":"Chan","given":"Kin</vt:lpwstr>
  </property>
  <property fmtid="{D5CDD505-2E9C-101B-9397-08002B2CF9AE}" pid="374" name="ZOTERO_BREF_HAsxUjHZcJ4v_38">
    <vt:lpwstr>"},{"family":"Chan-Seng-Yue","given":"Michelle"},{"family":"Chandan","given":"Vishal S."},{"family":"Chang","given":"David K."},{"family":"Chanock","given":"Stephen J."},{"family":"Chantrill","given":"Lorraine A."},{"family":"Chateigner","given":"Aurélien</vt:lpwstr>
  </property>
  <property fmtid="{D5CDD505-2E9C-101B-9397-08002B2CF9AE}" pid="375" name="ZOTERO_BREF_HAsxUjHZcJ4v_39">
    <vt:lpwstr>"},{"family":"Chatterjee","given":"Nilanjan"},{"family":"Chayama","given":"Kazuaki"},{"family":"Chen","given":"Hsiao-Wei"},{"family":"Chen","given":"Jieming"},{"family":"Chen","given":"Ken"},{"family":"Chen","given":"Yiwen"},{"family":"Chen","given":"Zhao</vt:lpwstr>
  </property>
  <property fmtid="{D5CDD505-2E9C-101B-9397-08002B2CF9AE}" pid="376"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77" name="ZOTERO_BREF_HAsxUjHZcJ4v_40">
    <vt:lpwstr>hong"},{"family":"Cherniack","given":"Andrew D."},{"family":"Chien","given":"Jeremy"},{"family":"Chiew","given":"Yoke-Eng"},{"family":"Chin","given":"Suet-Feung"},{"family":"Cho","given":"Juok"},{"family":"Cho","given":"Sunghoon"},{"family":"Choi","given"</vt:lpwstr>
  </property>
  <property fmtid="{D5CDD505-2E9C-101B-9397-08002B2CF9AE}" pid="378" name="ZOTERO_BREF_HAsxUjHZcJ4v_41">
    <vt:lpwstr>:"Jung Kyoon"},{"family":"Choi","given":"Wan"},{"family":"Chomienne","given":"Christine"},{"family":"Chong","given":"Zechen"},{"family":"Choo","given":"Su Pin"},{"family":"Chou","given":"Angela"},{"family":"Christ","given":"Angelika N."},{"family":"Christ</vt:lpwstr>
  </property>
  <property fmtid="{D5CDD505-2E9C-101B-9397-08002B2CF9AE}" pid="379" name="ZOTERO_BREF_HAsxUjHZcJ4v_42">
    <vt:lpwstr>ie","given":"Elizabeth L."},{"family":"Chuah","given":"Eric"},{"family":"Cibulskis","given":"Carrie"},{"family":"Cibulskis","given":"Kristian"},{"family":"Cingarlini","given":"Sara"},{"family":"Clapham","given":"Peter"},{"family":"Claviez","given":"Alexan</vt:lpwstr>
  </property>
  <property fmtid="{D5CDD505-2E9C-101B-9397-08002B2CF9AE}" pid="380" name="ZOTERO_BREF_HAsxUjHZcJ4v_43">
    <vt:lpwstr>der"},{"family":"Cleary","given":"Sean"},{"family":"Cloonan","given":"Nicole"},{"family":"Cmero","given":"Marek"},{"family":"Collins","given":"Colin C."},{"family":"Connor","given":"Ashton A."},{"family":"Cooke","given":"Susanna L."},{"family":"Cooper","g</vt:lpwstr>
  </property>
  <property fmtid="{D5CDD505-2E9C-101B-9397-08002B2CF9AE}" pid="381" name="ZOTERO_BREF_HAsxUjHZcJ4v_44">
    <vt:lpwstr>iven":"Colin S."},{"family":"Cope","given":"Leslie"},{"family":"Corbo","given":"Vincenzo"},{"family":"Cordes","given":"Matthew G."},{"family":"Cordner","given":"Stephen M."},{"family":"Cortés-Ciriano","given":"Isidro"},{"family":"Covington","given":"Kyle"</vt:lpwstr>
  </property>
  <property fmtid="{D5CDD505-2E9C-101B-9397-08002B2CF9AE}" pid="382" name="ZOTERO_BREF_HAsxUjHZcJ4v_45">
    <vt:lpwstr>},{"family":"Cowin","given":"Prue A."},{"family":"Craft","given":"Brian"},{"family":"Craft","given":"David"},{"family":"Creighton","given":"Chad J."},{"family":"Cun","given":"Yupeng"},{"family":"Curley","given":"Erin"},{"family":"Cutcutache","given":"Ioan</vt:lpwstr>
  </property>
  <property fmtid="{D5CDD505-2E9C-101B-9397-08002B2CF9AE}" pid="383" name="ZOTERO_BREF_HAsxUjHZcJ4v_46">
    <vt:lpwstr>a"},{"family":"Czajka","given":"Karolina"},{"family":"Czerniak","given":"Bogdan"},{"family":"Dagg","given":"Rebecca A."},{"family":"Danilova","given":"Ludmila"},{"family":"Davi","given":"Maria Vittoria"},{"family":"Davidson","given":"Natalie R."},{"family</vt:lpwstr>
  </property>
  <property fmtid="{D5CDD505-2E9C-101B-9397-08002B2CF9AE}" pid="384" name="ZOTERO_BREF_HAsxUjHZcJ4v_47">
    <vt:lpwstr>":"Davies","given":"Helen"},{"family":"Davis","given":"Ian J."},{"family":"Davis-Dusenbery","given":"Brandi N."},{"family":"Dawson","given":"Kevin J."},{"family":"De La Vega","given":"Francisco M."},{"family":"De Paoli-Iseppi","given":"Ricardo"},{"family"</vt:lpwstr>
  </property>
  <property fmtid="{D5CDD505-2E9C-101B-9397-08002B2CF9AE}" pid="385" name="ZOTERO_BREF_HAsxUjHZcJ4v_48">
    <vt:lpwstr>:"Defreitas","given":"Timothy"},{"family":"Tos","given":"Angelo P. Dei"},{"family":"Delaneau","given":"Olivier"},{"family":"Demchok","given":"John A."},{"family":"Demeulemeester","given":"Jonas"},{"family":"Demidov","given":"German M."},{"family":"Demirci</vt:lpwstr>
  </property>
  <property fmtid="{D5CDD505-2E9C-101B-9397-08002B2CF9AE}" pid="386" name="ZOTERO_BREF_HAsxUjHZcJ4v_49">
    <vt:lpwstr>oğlu","given":"Deniz"},{"family":"Dennis","given":"Nening M."},{"family":"Denroche","given":"Robert E."},{"family":"Dentro","given":"Stefan C."},{"family":"Desai","given":"Nikita"},{"family":"Deshpande","given":"Vikram"},{"family":"Deshwar","given":"Amit </vt:lpwstr>
  </property>
  <property fmtid="{D5CDD505-2E9C-101B-9397-08002B2CF9AE}" pid="387"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88" name="ZOTERO_BREF_HAsxUjHZcJ4v_50">
    <vt:lpwstr>G."},{"family":"Desmedt","given":"Christine"},{"family":"Deu-Pons","given":"Jordi"},{"family":"Dhalla","given":"Noreen"},{"family":"Dhani","given":"Neesha C."},{"family":"Dhingra","given":"Priyanka"},{"family":"Dhir","given":"Rajiv"},{"family":"DiBiase","</vt:lpwstr>
  </property>
  <property fmtid="{D5CDD505-2E9C-101B-9397-08002B2CF9AE}" pid="389" name="ZOTERO_BREF_HAsxUjHZcJ4v_51">
    <vt:lpwstr>given":"Anthony"},{"family":"Diamanti","given":"Klev"},{"family":"Ding","given":"Li"},{"family":"Ding","given":"Shuai"},{"family":"Dinh","given":"Huy Q."},{"family":"Dirix","given":"Luc"},{"family":"Doddapaneni","given":"HarshaVardhan"},{"family":"Donmez"</vt:lpwstr>
  </property>
  <property fmtid="{D5CDD505-2E9C-101B-9397-08002B2CF9AE}" pid="390" name="ZOTERO_BREF_HAsxUjHZcJ4v_52">
    <vt:lpwstr>,"given":"Nilgun"},{"family":"Dow","given":"Michelle T."},{"family":"Drapkin","given":"Ronny"},{"family":"Drechsel","given":"Oliver"},{"family":"Drews","given":"Ruben M."},{"family":"Serge","given":"Serge"},{"family":"Dudderidge","given":"Tim"},{"family":</vt:lpwstr>
  </property>
  <property fmtid="{D5CDD505-2E9C-101B-9397-08002B2CF9AE}" pid="391" name="ZOTERO_BREF_HAsxUjHZcJ4v_53">
    <vt:lpwstr>"Dueso-Barroso","given":"Ana"},{"family":"Dunford","given":"Andrew J."},{"family":"Dunn","given":"Michael"},{"family":"Dursi","given":"Lewis Jonathan"},{"family":"Duthie","given":"Fraser R."},{"family":"Dutton-Regester","given":"Ken"},{"family":"Eagles","</vt:lpwstr>
  </property>
  <property fmtid="{D5CDD505-2E9C-101B-9397-08002B2CF9AE}" pid="392" name="ZOTERO_BREF_HAsxUjHZcJ4v_54">
    <vt:lpwstr>given":"Jenna"},{"family":"Easton","given":"Douglas F."},{"family":"Edmonds","given":"Stuart"},{"family":"Edwards","given":"Paul A."},{"family":"Edwards","given":"Sandra E."},{"family":"Eeles","given":"Rosalind A."},{"family":"Ehinger","given":"Anna"},{"f</vt:lpwstr>
  </property>
  <property fmtid="{D5CDD505-2E9C-101B-9397-08002B2CF9AE}" pid="393" name="ZOTERO_BREF_HAsxUjHZcJ4v_55">
    <vt:lpwstr>amily":"Eils","given":"Juergen"},{"family":"Eils","given":"Roland"},{"family":"El-Naggar","given":"Adel"},{"family":"Eldridge","given":"Matthew"},{"family":"Ellrott","given":"Kyle"},{"family":"Erkek","given":"Serap"},{"family":"Escaramis","given":"Georgia</vt:lpwstr>
  </property>
  <property fmtid="{D5CDD505-2E9C-101B-9397-08002B2CF9AE}" pid="394" name="ZOTERO_BREF_HAsxUjHZcJ4v_56">
    <vt:lpwstr>"},{"family":"Espiritu","given":"Shadrielle M. G."},{"family":"Estivill","given":"Xavier"},{"family":"Etemadmoghadam","given":"Dariush"},{"family":"Eyfjord","given":"Jorunn E."},{"family":"Faltas","given":"Bishoy M."},{"family":"Fan","given":"Daiming"},{"</vt:lpwstr>
  </property>
  <property fmtid="{D5CDD505-2E9C-101B-9397-08002B2CF9AE}" pid="395" name="ZOTERO_BREF_HAsxUjHZcJ4v_57">
    <vt:lpwstr>family":"Faquin","given":"William C."},{"family":"Farcas","given":"Claudiu"},{"family":"Fassan","given":"Matteo"},{"family":"Fatima","given":"Aquila"},{"family":"Favero","given":"Francesco"},{"family":"Fayzullaev","given":"Nodirjon"},{"family":"Felau","gi</vt:lpwstr>
  </property>
  <property fmtid="{D5CDD505-2E9C-101B-9397-08002B2CF9AE}" pid="396" name="ZOTERO_BREF_HAsxUjHZcJ4v_58">
    <vt:lpwstr>ven":"Ina"},{"family":"Fereday","given":"Sian"},{"family":"Ferguson","given":"Martin L."},{"family":"Ferretti","given":"Vincent"},{"family":"Feuerbach","given":"Lars"},{"family":"Field","given":"Matthew A."},{"family":"Fink","given":"J. Lynn"},{"family":"</vt:lpwstr>
  </property>
  <property fmtid="{D5CDD505-2E9C-101B-9397-08002B2CF9AE}" pid="397" name="ZOTERO_BREF_HAsxUjHZcJ4v_59">
    <vt:lpwstr>Finocchiaro","given":"Gaetano"},{"family":"Fisher","given":"Cyril"},{"family":"Fittall","given":"Matthew W."},{"family":"Fitzgerald","given":"Anna"},{"family":"Fitzgerald","given":"Rebecca C."},{"family":"Flanagan","given":"Adrienne M."},{"family":"Fleshn</vt:lpwstr>
  </property>
  <property fmtid="{D5CDD505-2E9C-101B-9397-08002B2CF9AE}" pid="398"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399" name="ZOTERO_BREF_HAsxUjHZcJ4v_60">
    <vt:lpwstr>er","given":"Neil E."},{"family":"Flicek","given":"Paul"},{"family":"Foekens","given":"John A."},{"family":"Fong","given":"Kwun M."},{"family":"Fonseca","given":"Nuno A."},{"family":"Foster","given":"Christopher S."},{"family":"Fox","given":"Natalie S."},</vt:lpwstr>
  </property>
  <property fmtid="{D5CDD505-2E9C-101B-9397-08002B2CF9AE}" pid="400" name="ZOTERO_BREF_HAsxUjHZcJ4v_61">
    <vt:lpwstr>{"family":"Fraser","given":"Michael"},{"family":"Frazer","given":"Scott"},{"family":"Frenkel-Morgenstern","given":"Milana"},{"family":"Friedman","given":"William"},{"family":"Frigola","given":"Joan"},{"family":"Fronick","given":"Catrina C."},{"family":"Fu</vt:lpwstr>
  </property>
  <property fmtid="{D5CDD505-2E9C-101B-9397-08002B2CF9AE}" pid="401" name="ZOTERO_BREF_HAsxUjHZcJ4v_62">
    <vt:lpwstr>jimoto","given":"Akihiro"},{"family":"Fujita","given":"Masashi"},{"family":"Fukayama","given":"Masashi"},{"family":"Fulton","given":"Lucinda A."},{"family":"Fulton","given":"Robert S."},{"family":"Furuta","given":"Mayuko"},{"family":"Futreal","given":"P. </vt:lpwstr>
  </property>
  <property fmtid="{D5CDD505-2E9C-101B-9397-08002B2CF9AE}" pid="402" name="ZOTERO_BREF_HAsxUjHZcJ4v_63">
    <vt:lpwstr>Andrew"},{"family":"Füllgrabe","given":"Anja"},{"family":"Gabriel","given":"Stacey B."},{"family":"Gallinger","given":"Steven"},{"family":"Gambacorti-Passerini","given":"Carlo"},{"family":"Gao","given":"Jianjiong"},{"family":"Gao","given":"Shengjie"},{"fa</vt:lpwstr>
  </property>
  <property fmtid="{D5CDD505-2E9C-101B-9397-08002B2CF9AE}" pid="403" name="ZOTERO_BREF_HAsxUjHZcJ4v_64">
    <vt:lpwstr>mily":"Garraway","given":"Levi"},{"family":"Garred","given":"Øystein"},{"family":"Garrison","given":"Erik"},{"family":"Garsed","given":"Dale W."},{"family":"Gehlenborg","given":"Nils"},{"family":"Gelpi","given":"Josep L. L."},{"family":"George","given":"J</vt:lpwstr>
  </property>
  <property fmtid="{D5CDD505-2E9C-101B-9397-08002B2CF9AE}" pid="404" name="ZOTERO_BREF_HAsxUjHZcJ4v_65">
    <vt:lpwstr>oshy"},{"family":"Gerhard","given":"Daniela S."},{"family":"Gerhauser","given":"Clarissa"},{"family":"Gershenwald","given":"Jeffrey E."},{"family":"Gerstein","given":"Mark"},{"family":"Gerstung","given":"Moritz"},{"family":"Getz","given":"Gad"},{"family":</vt:lpwstr>
  </property>
  <property fmtid="{D5CDD505-2E9C-101B-9397-08002B2CF9AE}" pid="405" name="ZOTERO_BREF_HAsxUjHZcJ4v_66">
    <vt:lpwstr>"Ghori","given":"Mohammed"},{"family":"Ghossein","given":"Ronald"},{"family":"Giama","given":"Nasra H."},{"family":"Gibbs","given":"Richard A."},{"family":"Gibson","given":"Bob"},{"family":"Gill","given":"Anthony J."},{"family":"Gill","given":"Pelvender"}</vt:lpwstr>
  </property>
  <property fmtid="{D5CDD505-2E9C-101B-9397-08002B2CF9AE}" pid="406" name="ZOTERO_BREF_HAsxUjHZcJ4v_67">
    <vt:lpwstr>,{"family":"Giri","given":"Dilip D."},{"family":"Glodzik","given":"Dominik"},{"family":"Gnanapragasam","given":"Vincent J."},{"family":"Goebler","given":"Maria Elisabeth"},{"family":"Goldman","given":"Mary J."},{"family":"Gomez","given":"Carmen"},{"family</vt:lpwstr>
  </property>
  <property fmtid="{D5CDD505-2E9C-101B-9397-08002B2CF9AE}" pid="407" name="ZOTERO_BREF_HAsxUjHZcJ4v_68">
    <vt:lpwstr>":"Gonzalez","given":"Santiago"},{"family":"Gonzalez-Perez","given":"Abel"},{"family":"Gordenin","given":"Dmitry A."},{"family":"Gossage","given":"James"},{"family":"Gotoh","given":"Kunihito"},{"family":"Govindan","given":"Ramaswamy"},{"family":"Grabau","</vt:lpwstr>
  </property>
  <property fmtid="{D5CDD505-2E9C-101B-9397-08002B2CF9AE}" pid="408" name="ZOTERO_BREF_HAsxUjHZcJ4v_69">
    <vt:lpwstr>given":"Dorthe"},{"family":"Graham","given":"Janet S."},{"family":"Grant","given":"Robert C."},{"family":"Green","given":"Anthony R."},{"family":"Green","given":"Eric"},{"family":"Greger","given":"Liliana"},{"family":"Grehan","given":"Nicola"},{"family":"</vt:lpwstr>
  </property>
  <property fmtid="{D5CDD505-2E9C-101B-9397-08002B2CF9AE}" pid="409"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410" name="ZOTERO_BREF_HAsxUjHZcJ4v_70">
    <vt:lpwstr>Grimaldi","given":"Sonia"},{"family":"Grimmond","given":"Sean M."},{"family":"Grossman","given":"Robert L."},{"family":"Gundem","given":"Gunes"},{"family":"Guo","given":"Qianyun"},{"family":"Gupta","given":"Manaswi"},{"family":"Gupta","given":"Shailja"},{</vt:lpwstr>
  </property>
  <property fmtid="{D5CDD505-2E9C-101B-9397-08002B2CF9AE}" pid="411" name="ZOTERO_BREF_HAsxUjHZcJ4v_71">
    <vt:lpwstr>"family":"Gut","given":"Ivo G."},{"family":"Gut","given":"Marta"},{"family":"Göke","given":"Jonathan"},{"family":"Ha","given":"Gavin"},{"family":"Haake","given":"Andrea"},{"family":"Haan","given":"David"},{"family":"Haas","given":"Siegfried"},{"family":"H</vt:lpwstr>
  </property>
  <property fmtid="{D5CDD505-2E9C-101B-9397-08002B2CF9AE}" pid="412" name="ZOTERO_BREF_HAsxUjHZcJ4v_72">
    <vt:lpwstr>aase","given":"Kerstin"},{"family":"Haber","given":"James E."},{"family":"Habermann","given":"Nina"},{"family":"Hach","given":"Faraz"},{"family":"Haider","given":"Syed"},{"family":"Hama","given":"Natsuko"},{"family":"Hamdy","given":"Freddie C."},{"family"</vt:lpwstr>
  </property>
  <property fmtid="{D5CDD505-2E9C-101B-9397-08002B2CF9AE}" pid="413" name="ZOTERO_BREF_HAsxUjHZcJ4v_73">
    <vt:lpwstr>:"Hamilton","given":"Anne"},{"family":"Hamilton","given":"Mark P."},{"family":"Han","given":"Leng"},{"family":"Hanna","given":"George B."},{"family":"Hansmann","given":"Martin"},{"family":"Haradhvala","given":"Nicholas J."},{"family":"Harismendy","given":</vt:lpwstr>
  </property>
  <property fmtid="{D5CDD505-2E9C-101B-9397-08002B2CF9AE}" pid="414" name="ZOTERO_BREF_HAsxUjHZcJ4v_74">
    <vt:lpwstr>"Olivier"},{"family":"Harliwong","given":"Ivon"},{"family":"Harmanci","given":"Arif O."},{"family":"Harrington","given":"Eoghan"},{"family":"Hasegawa","given":"Takanori"},{"family":"Haussler","given":"David"},{"family":"Hawkins","given":"Steve"},{"family"</vt:lpwstr>
  </property>
  <property fmtid="{D5CDD505-2E9C-101B-9397-08002B2CF9AE}" pid="415" name="ZOTERO_BREF_HAsxUjHZcJ4v_75">
    <vt:lpwstr>:"Hayami","given":"Shinya"},{"family":"Hayashi","given":"Shuto"},{"family":"Hayes","given":"D. Neil"},{"family":"Hayes","given":"Stephen J."},{"family":"Hayward","given":"Nicholas K."},{"family":"Hazell","given":"Steven"},{"family":"He","given":"Yao"},{"f</vt:lpwstr>
  </property>
  <property fmtid="{D5CDD505-2E9C-101B-9397-08002B2CF9AE}" pid="416" name="ZOTERO_BREF_HAsxUjHZcJ4v_76">
    <vt:lpwstr>amily":"Heath","given":"Allison P."},{"family":"Heath","given":"Simon C."},{"family":"Hedley","given":"David"},{"family":"Hegde","given":"Apurva M."},{"family":"Heiman","given":"David I."},{"family":"Heinold","given":"Michael C."},{"family":"Heins","given</vt:lpwstr>
  </property>
  <property fmtid="{D5CDD505-2E9C-101B-9397-08002B2CF9AE}" pid="417" name="ZOTERO_BREF_HAsxUjHZcJ4v_77">
    <vt:lpwstr>":"Zachary"},{"family":"Heisler","given":"Lawrence E."},{"family":"Hellstrom-Lindberg","given":"Eva"},{"family":"Helmy","given":"Mohamed"},{"family":"Heo","given":"Seong Gu"},{"family":"Hepperla","given":"Austin J."},{"family":"Heredia-Genestar","given":"</vt:lpwstr>
  </property>
  <property fmtid="{D5CDD505-2E9C-101B-9397-08002B2CF9AE}" pid="418" name="ZOTERO_BREF_HAsxUjHZcJ4v_78">
    <vt:lpwstr>José María"},{"family":"Herrmann","given":"Carl"},{"family":"Hersey","given":"Peter"},{"family":"Hess","given":"Julian M."},{"family":"Hilmarsdottir","given":"Holmfridur"},{"family":"Hinton","given":"Jonathan"},{"family":"Hirano","given":"Satoshi"},{"fami</vt:lpwstr>
  </property>
  <property fmtid="{D5CDD505-2E9C-101B-9397-08002B2CF9AE}" pid="419" name="ZOTERO_BREF_HAsxUjHZcJ4v_79">
    <vt:lpwstr>ly":"Hiraoka","given":"Nobuyoshi"},{"family":"Hoadley","given":"Katherine A."},{"family":"Hobolth","given":"Asger"},{"family":"Hodzic","given":"Ermin"},{"family":"Hoell","given":"Jessica I."},{"family":"Hoffmann","given":"Steve"},{"family":"Hofmann","give</vt:lpwstr>
  </property>
  <property fmtid="{D5CDD505-2E9C-101B-9397-08002B2CF9AE}" pid="420"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421" name="ZOTERO_BREF_HAsxUjHZcJ4v_80">
    <vt:lpwstr>n":"Oliver"},{"family":"Holbrook","given":"Andrea"},{"family":"Holik","given":"Aliaksei Z."},{"family":"Hollingsworth","given":"Michael A."},{"family":"Holmes","given":"Oliver"},{"family":"Holt","given":"Robert A."},{"family":"Hong","given":"Chen"},{"fami</vt:lpwstr>
  </property>
  <property fmtid="{D5CDD505-2E9C-101B-9397-08002B2CF9AE}" pid="422" name="ZOTERO_BREF_HAsxUjHZcJ4v_81">
    <vt:lpwstr>ly":"Hong","given":"Eun Pyo"},{"family":"Hong","given":"Jongwhi H."},{"family":"Hooijer","given":"Gerrit K."},{"family":"Hornshøj","given":"Henrik"},{"family":"Hosoda","given":"Fumie"},{"family":"Hou","given":"Yong"},{"family":"Hovestadt","given":"Volker"</vt:lpwstr>
  </property>
  <property fmtid="{D5CDD505-2E9C-101B-9397-08002B2CF9AE}" pid="423" name="ZOTERO_BREF_HAsxUjHZcJ4v_82">
    <vt:lpwstr>},{"family":"Howat","given":"William"},{"family":"Hoyle","given":"Alan P."},{"family":"Hruban","given":"Ralph H."},{"family":"Hu","given":"Jianhong"},{"family":"Hu","given":"Taobo"},{"family":"Hua","given":"Xing"},{"family":"Huang","given":"Kuan-lin"},{"f</vt:lpwstr>
  </property>
  <property fmtid="{D5CDD505-2E9C-101B-9397-08002B2CF9AE}" pid="424" name="ZOTERO_BREF_HAsxUjHZcJ4v_83">
    <vt:lpwstr>amily":"Huang","given":"Mei"},{"family":"Huang","given":"Mi Ni"},{"family":"Huang","given":"Vincent"},{"family":"Huang","given":"Yi"},{"family":"Huber","given":"Wolfgang"},{"family":"Hudson","given":"Thomas J."},{"family":"Hummel","given":"Michael"},{"fam</vt:lpwstr>
  </property>
  <property fmtid="{D5CDD505-2E9C-101B-9397-08002B2CF9AE}" pid="425" name="ZOTERO_BREF_HAsxUjHZcJ4v_84">
    <vt:lpwstr>ily":"Hung","given":"Jillian A."},{"family":"Huntsman","given":"David"},{"family":"Hupp","given":"Ted R."},{"family":"Huse","given":"Jason"},{"family":"Huska","given":"Matthew R."},{"family":"Hutter","given":"Barbara"},{"family":"Hutter","given":"Carolyn </vt:lpwstr>
  </property>
  <property fmtid="{D5CDD505-2E9C-101B-9397-08002B2CF9AE}" pid="426" name="ZOTERO_BREF_HAsxUjHZcJ4v_85">
    <vt:lpwstr>M."},{"family":"Hübschmann","given":"Daniel"},{"family":"Iacobuzio-Donahue","given":"Christine A."},{"family":"Imbusch","given":"Charles David"},{"family":"Imielinski","given":"Marcin"},{"family":"Imoto","given":"Seiya"},{"family":"Isaacs","given":"Willia</vt:lpwstr>
  </property>
  <property fmtid="{D5CDD505-2E9C-101B-9397-08002B2CF9AE}" pid="427" name="ZOTERO_BREF_HAsxUjHZcJ4v_86">
    <vt:lpwstr>m B."},{"family":"Isaev","given":"Keren"},{"family":"Ishikawa","given":"Shumpei"},{"family":"Iskar","given":"Murat"},{"family":"Islam","given":"S. M. Ashiqul"},{"family":"Ittmann","given":"Michael"},{"family":"Ivkovic","given":"Sinisa"},{"family":"Izarzug</vt:lpwstr>
  </property>
  <property fmtid="{D5CDD505-2E9C-101B-9397-08002B2CF9AE}" pid="428" name="ZOTERO_BREF_HAsxUjHZcJ4v_87">
    <vt:lpwstr>aza","given":"Jose M. G."},{"family":"Jacquemier","given":"Jocelyne"},{"family":"Jakrot","given":"Valerie"},{"family":"Jamieson","given":"Nigel B."},{"family":"Jang","given":"Gun Ho"},{"family":"Jang","given":"Se Jin"},{"family":"Jayaseelan","given":"Joy </vt:lpwstr>
  </property>
  <property fmtid="{D5CDD505-2E9C-101B-9397-08002B2CF9AE}" pid="429" name="ZOTERO_BREF_HAsxUjHZcJ4v_88">
    <vt:lpwstr>C."},{"family":"Jayasinghe","given":"Reyka"},{"family":"Jefferys","given":"Stuart R."},{"family":"Jegalian","given":"Karine"},{"family":"Jennings","given":"Jennifer L."},{"family":"Jeon","given":"Seung-Hyup"},{"family":"Jerman","given":"Lara"},{"family":"</vt:lpwstr>
  </property>
  <property fmtid="{D5CDD505-2E9C-101B-9397-08002B2CF9AE}" pid="430" name="ZOTERO_BREF_HAsxUjHZcJ4v_89">
    <vt:lpwstr>Ji","given":"Yuan"},{"family":"Jiao","given":"Wei"},{"family":"Johansson","given":"Peter A."},{"family":"Johns","given":"Amber L."},{"family":"Johns","given":"Jeremy"},{"family":"Johnson","given":"Rory"},{"family":"Johnson","given":"Todd A."},{"family":"J</vt:lpwstr>
  </property>
  <property fmtid="{D5CDD505-2E9C-101B-9397-08002B2CF9AE}" pid="431"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432" name="ZOTERO_BREF_HAsxUjHZcJ4v_90">
    <vt:lpwstr>olly","given":"Clemency"},{"family":"Joly","given":"Yann"},{"family":"Jonasson","given":"Jon G."},{"family":"Jones","given":"Corbin D."},{"family":"Jones","given":"David R."},{"family":"Jones","given":"David T. W."},{"family":"Jones","given":"Nic"},{"fami</vt:lpwstr>
  </property>
  <property fmtid="{D5CDD505-2E9C-101B-9397-08002B2CF9AE}" pid="433" name="ZOTERO_BREF_HAsxUjHZcJ4v_91">
    <vt:lpwstr>ly":"Jones","given":"Steven J. M."},{"family":"Jonkers","given":"Jos"},{"family":"Ju","given":"Young Seok"},{"family":"Juhl","given":"Hartmut"},{"family":"Jung","given":"Jongsun"},{"family":"Juul","given":"Malene"},{"family":"Juul","given":"Randi Istrup"}</vt:lpwstr>
  </property>
  <property fmtid="{D5CDD505-2E9C-101B-9397-08002B2CF9AE}" pid="434" name="ZOTERO_BREF_HAsxUjHZcJ4v_92">
    <vt:lpwstr>,{"family":"Juul","given":"Sissel"},{"family":"Jäger","given":"Natalie"},{"family":"Kahles","given":"Andre"},{"family":"Kahraman","given":"Abdullah"},{"family":"Kaiser","given":"Vera B."},{"family":"Kakavand","given":"Hojabr"},{"family":"Kalimuthu","given</vt:lpwstr>
  </property>
  <property fmtid="{D5CDD505-2E9C-101B-9397-08002B2CF9AE}" pid="435" name="ZOTERO_BREF_HAsxUjHZcJ4v_93">
    <vt:lpwstr>":"Sangeetha"},{"family":"Kalle","given":"Christof","non-dropping-particle":"von"},{"family":"Kang","given":"Koo Jeong"},{"family":"Karlan","given":"Beth"},{"family":"Karlić","given":"Rosa"},{"family":"Karsch","given":"Dennis"},{"family":"Kasaian","given"</vt:lpwstr>
  </property>
  <property fmtid="{D5CDD505-2E9C-101B-9397-08002B2CF9AE}" pid="436" name="ZOTERO_BREF_HAsxUjHZcJ4v_94">
    <vt:lpwstr>:"Katayoon"},{"family":"Kassahn","given":"Karin S."},{"family":"Katai","given":"Hitoshi"},{"family":"Kato","given":"Mamoru"},{"family":"Katoh","given":"Hiroto"},{"family":"Kawakami","given":"Yoshiiku"},{"family":"Kay","given":"Jonathan D."},{"family":"Kaz</vt:lpwstr>
  </property>
  <property fmtid="{D5CDD505-2E9C-101B-9397-08002B2CF9AE}" pid="437" name="ZOTERO_BREF_HAsxUjHZcJ4v_95">
    <vt:lpwstr>akoff","given":"Stephen H."},{"family":"Kazanov","given":"Marat D."},{"family":"Keays","given":"Maria"},{"family":"Kebebew","given":"Electron"},{"family":"Kefford","given":"Richard F."},{"family":"Kellis","given":"Manolis"},{"family":"Kench","given":"Jame</vt:lpwstr>
  </property>
  <property fmtid="{D5CDD505-2E9C-101B-9397-08002B2CF9AE}" pid="438" name="ZOTERO_BREF_HAsxUjHZcJ4v_96">
    <vt:lpwstr>s G."},{"family":"Kennedy","given":"Catherine J."},{"family":"Kerssemakers","given":"Jules N. A."},{"family":"Khoo","given":"David"},{"family":"Khoo","given":"Vincent"},{"family":"Khuntikeo","given":"Narong"},{"family":"Khurana","given":"Ekta"},{"family":</vt:lpwstr>
  </property>
  <property fmtid="{D5CDD505-2E9C-101B-9397-08002B2CF9AE}" pid="439" name="ZOTERO_BREF_HAsxUjHZcJ4v_97">
    <vt:lpwstr>"Kilpinen","given":"Helena"},{"family":"Kim","given":"Hark Kyun"},{"family":"Kim","given":"Hyung-Lae"},{"family":"Kim","given":"Hyung-Yong"},{"family":"Kim","given":"Hyunghwan"},{"family":"Kim","given":"Jaegil"},{"family":"Kim","given":"Jihoon"},{"family"</vt:lpwstr>
  </property>
  <property fmtid="{D5CDD505-2E9C-101B-9397-08002B2CF9AE}" pid="440" name="ZOTERO_BREF_HAsxUjHZcJ4v_98">
    <vt:lpwstr>:"Kim","given":"Jong K."},{"family":"Kim","given":"Youngwook"},{"family":"King","given":"Tari A."},{"family":"Klapper","given":"Wolfram"},{"family":"Kleinheinz","given":"Kortine"},{"family":"Klimczak","given":"Leszek J."},{"family":"Knappskog","given":"St</vt:lpwstr>
  </property>
  <property fmtid="{D5CDD505-2E9C-101B-9397-08002B2CF9AE}" pid="441" name="ZOTERO_BREF_HAsxUjHZcJ4v_99">
    <vt:lpwstr>ian"},{"family":"Kneba","given":"Michael"},{"family":"Knoppers","given":"Bartha M."},{"family":"Koh","given":"Youngil"},{"family":"Komorowski","given":"Jan"},{"family":"Komura","given":"Daisuke"},{"family":"Komura","given":"Mitsuhiro"},{"family":"Kong","g</vt:lpwstr>
  </property>
  <property fmtid="{D5CDD505-2E9C-101B-9397-08002B2CF9AE}" pid="442"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43" name="ZOTERO_BREF_IM4gJ3yQ6hq2_10">
    <vt:lpwstr>"}],"issued":{"date-parts":[["2016",11,4]]}}},{"id":"2y6IgBtE/nwqZ6Nfh","uris":["http://zotero.org/users/14858941/items/MRBGYGMA"],"itemData":{"id":703,"type":"article-journal","abstract":"Many traditional pharmacopeias include Aristolochia and related pl</vt:lpwstr>
  </property>
  <property fmtid="{D5CDD505-2E9C-101B-9397-08002B2CF9AE}" pid="444"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45"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46"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47"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48"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49"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50"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51" name="ZOTERO_BREF_IM4gJ3yQ6hq2_18">
    <vt:lpwstr>y":"Huang","given":"Mi Ni"},{"family":"Lim","given":"Jing Quan"},{"family":"Boot","given":"Arnoud"},{"family":"Yu","given":"Willie"},{"family":"Suzuki","given":"Yuka"},{"family":"Thangaraju","given":"Saranya"},{"family":"Ng","given":"Cedric C Y"},{"family</vt:lpwstr>
  </property>
  <property fmtid="{D5CDD505-2E9C-101B-9397-08002B2CF9AE}" pid="452" name="ZOTERO_BREF_IM4gJ3yQ6hq2_19">
    <vt:lpwstr>":"Tan","given":"Patrick"},{"family":"Pang","given":"See-Tong"},{"family":"Huang","given":"Hao-Yi"},{"family":"Yu","given":"Ming-Chin"},{"family":"Lee","given":"Po-Huang"},{"family":"Hsieh","given":"Sen-Yung"},{"family":"Chang","given":"Alex Y"},{"family"</vt:lpwstr>
  </property>
  <property fmtid="{D5CDD505-2E9C-101B-9397-08002B2CF9AE}" pid="453" name="ZOTERO_BREF_IM4gJ3yQ6hq2_2">
    <vt:lpwstr>ka-Kusibab et al. 2020; Boot et al. 2020)","noteIndex":0},"citationItems":[{"id":"2y6IgBtE/H9j8LhM0","uris":["http://zotero.org/users/14858941/items/D7AJ6DEW"],"itemData":{"id":719,"type":"article-journal","abstract":"Tobacco smoking increases the risk of</vt:lpwstr>
  </property>
  <property fmtid="{D5CDD505-2E9C-101B-9397-08002B2CF9AE}" pid="454" name="ZOTERO_BREF_IM4gJ3yQ6hq2_20">
    <vt:lpwstr>:"Bin","given":"†"},{"family":"Teh","given":"T"},{"family":"Steven","given":"†"},{"family":"Rozen","given":"G"}],"issued":{"date-parts":[["2017"]]}}},{"id":"2y6IgBtE/ZHI8kk9e","uris":["http://zotero.org/users/14858941/items/H6T3QXLU"],"itemData":{"id":715</vt:lpwstr>
  </property>
  <property fmtid="{D5CDD505-2E9C-101B-9397-08002B2CF9AE}" pid="455"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56"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57"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58"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59"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60" name="ZOTERO_BREF_IM4gJ3yQ6hq2_26">
    <vt:lpwstr>l cancer","volume":"26","author":[{"family":"Dziubańska-Kusibab","given":"Paulina J."},{"family":"Berger","given":"Hilmar"},{"family":"Battistini","given":"Federica"},{"family":"Bouwman","given":"Britta A.M."},{"family":"Iftekhar","given":"Amina"},{"famil</vt:lpwstr>
  </property>
  <property fmtid="{D5CDD505-2E9C-101B-9397-08002B2CF9AE}" pid="461" name="ZOTERO_BREF_IM4gJ3yQ6hq2_27">
    <vt:lpwstr>y":"Katainen","given":"Riku"},{"family":"Cajuso","given":"Tatiana"},{"family":"Crosetto","given":"Nicola"},{"family":"Orozco","given":"Modesto"},{"family":"Aaltonen","given":"Lauri A."},{"family":"Meyer","given":"Thomas F."}],"issued":{"date-parts":[["202</vt:lpwstr>
  </property>
  <property fmtid="{D5CDD505-2E9C-101B-9397-08002B2CF9AE}" pid="462" name="ZOTERO_BREF_IM4gJ3yQ6hq2_28">
    <vt:lpwstr>0",7,1]]}}},{"id":"2y6IgBtE/oZHLjyJU","uris":["http://zotero.org/users/14858941/items/52N2VB8F"],"itemData":{"id":709,"type":"article-journal","abstract":"Mutational signatures can reveal the history of mutagenic processes that cells were exposed to befor</vt:lpwstr>
  </property>
  <property fmtid="{D5CDD505-2E9C-101B-9397-08002B2CF9AE}" pid="463"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64"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65"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66"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67"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68"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69" name="ZOTERO_BREF_IM4gJ3yQ6hq2_34">
    <vt:lpwstr>uthor":[{"family":"Boot","given":"Arnoud"},{"family":"Ng","given":"Alvin W.T."},{"family":"Chong","given":"Fui Teen"},{"family":"Ho","given":"Szu Chi"},{"family":"Yu","given":"Willie"},{"family":"Tan","given":"Daniel S.W."},{"family":"Iyer","given":"N. Go</vt:lpwstr>
  </property>
  <property fmtid="{D5CDD505-2E9C-101B-9397-08002B2CF9AE}" pid="470" name="ZOTERO_BREF_IM4gJ3yQ6hq2_35">
    <vt:lpwstr>palakrishna"},{"family":"Roze","given":"Steven G."}],"issued":{"date-parts":[["2020",6,1]]}}}],"schema":"https://github.com/citation-style-language/schema/raw/master/csl-citation.json"}</vt:lpwstr>
  </property>
  <property fmtid="{D5CDD505-2E9C-101B-9397-08002B2CF9AE}" pid="471"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72"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73"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74"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75" name="ZOTERO_BREF_IM4gJ3yQ6hq2_8">
    <vt:lpwstr>family":"Ju","given":"Young Seok"},{"family":"Haase","given":"Kerstin"},{"family":"Van Loo","given":"Peter"},{"family":"Martincorena","given":"Iñigo"},{"family":"Nik-Zainal","given":"Serena"},{"family":"Totoki","given":"Yasushi"},{"family":"Fujimoto","giv</vt:lpwstr>
  </property>
  <property fmtid="{D5CDD505-2E9C-101B-9397-08002B2CF9AE}" pid="476" name="ZOTERO_BREF_IM4gJ3yQ6hq2_9">
    <vt:lpwstr>en":"Akihiro"},{"family":"Nakagawa","given":"Hidewaki"},{"family":"Shibata","given":"Tatsuhiro"},{"family":"Campbell","given":"Peter J."},{"family":"Vineis","given":"Paolo"},{"family":"Phillips","given":"David H."},{"family":"Stratton","given":"Michael R.</vt:lpwstr>
  </property>
  <property fmtid="{D5CDD505-2E9C-101B-9397-08002B2CF9AE}" pid="477"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78" name="ZOTERO_BREF_Icd6wZN2C4n7_10">
    <vt:lpwstr>ai"},{"family":"Wu","given":"Yang"},{"family":"Rozen","given":"Steven G"}],"issued":{"date-parts":[["2024"]]}}}],"schema":"https://github.com/citation-style-language/schema/raw/master/csl-citation.json"}</vt:lpwstr>
  </property>
  <property fmtid="{D5CDD505-2E9C-101B-9397-08002B2CF9AE}" pid="479"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80"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81"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82"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83"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84"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85"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86"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87" name="ZOTERO_BREF_Jmprd6S6YeS8_1">
    <vt:lpwstr>ZOTERO_ITEM CSL_CITATION {"citationID":"i2v8oysG","properties":{"formattedCitation":"(Priestley et al. 2019)","plainCitation":"(Priestley et al. 2019)","noteIndex":0},"citationItems":[{"id":11834,"uris":["http://zotero.org/groups/6195561/items/GHYUBU27"],</vt:lpwstr>
  </property>
  <property fmtid="{D5CDD505-2E9C-101B-9397-08002B2CF9AE}" pid="488" name="ZOTERO_BREF_Jmprd6S6YeS8_10">
    <vt:lpwstr>","given":"Neeltje"},{"family":"Bruijn","given":"Ewart","non-dropping-particle":"de"},{"family":"Shale","given":"Charles"},{"family":"Duyvesteyn","given":"Korneel"},{"family":"Haidari","given":"Susan"},{"family":"Hoeck","given":"Arne","non-dropping-partic</vt:lpwstr>
  </property>
  <property fmtid="{D5CDD505-2E9C-101B-9397-08002B2CF9AE}" pid="489" name="ZOTERO_BREF_Jmprd6S6YeS8_11">
    <vt:lpwstr>le":"van"},{"family":"Onstenk","given":"Wendy"},{"family":"Roepman","given":"Paul"},{"family":"Voda","given":"Mircea"},{"family":"Bloemendal","given":"Haiko J."},{"family":"Tjan-Heijnen","given":"Vivianne C.G."},{"family":"Herpen","given":"Carla M.L.","no</vt:lpwstr>
  </property>
  <property fmtid="{D5CDD505-2E9C-101B-9397-08002B2CF9AE}" pid="490" name="ZOTERO_BREF_Jmprd6S6YeS8_12">
    <vt:lpwstr>n-dropping-particle":"van"},{"family":"Labots","given":"Mariette"},{"family":"Witteveen","given":"Petronella O."},{"family":"Smit","given":"Egbert F."},{"family":"Sleijfer","given":"Stefan"},{"family":"Voest","given":"Emile E."},{"family":"Cuppen","given"</vt:lpwstr>
  </property>
  <property fmtid="{D5CDD505-2E9C-101B-9397-08002B2CF9AE}" pid="491" name="ZOTERO_BREF_Jmprd6S6YeS8_13">
    <vt:lpwstr>:"Edwin"}],"issued":{"date-parts":[["2019",11,7]]}}}],"schema":"https://github.com/citation-style-language/schema/raw/master/csl-citation.json"}</vt:lpwstr>
  </property>
  <property fmtid="{D5CDD505-2E9C-101B-9397-08002B2CF9AE}" pid="492" name="ZOTERO_BREF_Jmprd6S6YeS8_2">
    <vt:lpwstr>"itemData":{"id":11834,"type":"article-journal","abstract":"Metastatic cancer is a major cause of death and is associated with poor treatment efficacy. A better understanding of the characteristics of late-stage cancer is required to help adapt personaliz</vt:lpwstr>
  </property>
  <property fmtid="{D5CDD505-2E9C-101B-9397-08002B2CF9AE}" pid="493" name="ZOTERO_BREF_Jmprd6S6YeS8_3">
    <vt:lpwstr>ed treatments, reduce overtreatment and improve outcomes. Here we describe the largest, to our knowledge, pan-cancer study of metastatic solid tumour genomes, including whole-genome sequencing data for 2,520 pairs of tumour and normal tissue, analysed at </vt:lpwstr>
  </property>
  <property fmtid="{D5CDD505-2E9C-101B-9397-08002B2CF9AE}" pid="494" name="ZOTERO_BREF_Jmprd6S6YeS8_4">
    <vt:lpwstr>median depths of 106× and 38×, respectively, and surveying more than 70 million somatic variants. The characteristic mutations of metastatic lesions varied widely, with mutations that reflect those of the primary tumour types, and with high rates of whole</vt:lpwstr>
  </property>
  <property fmtid="{D5CDD505-2E9C-101B-9397-08002B2CF9AE}" pid="495" name="ZOTERO_BREF_Jmprd6S6YeS8_5">
    <vt:lpwstr>-genome duplication events (56%). Individual metastatic lesions were relatively homogeneous, with the vast majority (96%) of driver mutations being clonal and up to 80% of tumour-suppressor genes being inactivated bi-allelically by different mutational me</vt:lpwstr>
  </property>
  <property fmtid="{D5CDD505-2E9C-101B-9397-08002B2CF9AE}" pid="496" name="ZOTERO_BREF_Jmprd6S6YeS8_6">
    <vt:lpwstr>chanisms. Although metastatic tumour genomes showed similar mutational landscape and driver genes to primary tumours, we find characteristics that could contribute to responsiveness to therapy or resistance in individual patients. We implement an approach</vt:lpwstr>
  </property>
  <property fmtid="{D5CDD505-2E9C-101B-9397-08002B2CF9AE}" pid="497" name="ZOTERO_BREF_Jmprd6S6YeS8_7">
    <vt:lpwstr> for the review of clinically relevant associations and their potential for actionability. For 62% of patients, we identify genetic variants that may be used to stratify patients towards therapies that either have been approved or are in clinical trials. </vt:lpwstr>
  </property>
  <property fmtid="{D5CDD505-2E9C-101B-9397-08002B2CF9AE}" pid="498" name="ZOTERO_BREF_Jmprd6S6YeS8_8">
    <vt:lpwstr>This demonstrates the importance of comprehensive genomic tumour profiling for precision medicine in cancer.","container-title":"Nature","DOI":"10.1038/s41586-019-1689-y","ISSN":"14764687","issue":"7781","page":"210-216","PMID":"31645765","publisher":"Nat</vt:lpwstr>
  </property>
  <property fmtid="{D5CDD505-2E9C-101B-9397-08002B2CF9AE}" pid="499" name="ZOTERO_BREF_Jmprd6S6YeS8_9">
    <vt:lpwstr>ure Publishing Group","title":"Pan-cancer whole-genome analyses of metastatic solid tumours","volume":"575","author":[{"family":"Priestley","given":"Peter"},{"family":"Baber","given":"Jonathan"},{"family":"Lolkema","given":"Martijn P."},{"family":"Steeghs</vt:lpwstr>
  </property>
  <property fmtid="{D5CDD505-2E9C-101B-9397-08002B2CF9AE}" pid="500" name="ZOTERO_BREF_JvwdUEeJfzJa_1">
    <vt:lpwstr>ZOTERO_ITEM CSL_CITATION {"citationID":"earEN8hA","properties":{"formattedCitation":"(Hoang et al. 2013; Poon et al. 2013)","plainCitation":"(Hoang et al. 2013; Poon et al. 2013)","noteIndex":0},"citationItems":[{"id":"2y6IgBtE/7Abxu0yj","uris":["http://z</vt:lpwstr>
  </property>
  <property fmtid="{D5CDD505-2E9C-101B-9397-08002B2CF9AE}" pid="501"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502"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503"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504"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505"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506"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507"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508"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509"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510" name="ZOTERO_BREF_JvwdUEeJfzJa_19">
    <vt:lpwstr>"Chen","given":"Chung-Hsin"},{"family":"Sidorenko","given":"Viktoriya S."},{"family":"He","given":"Jian"},{"family":"Dickman","given":"Kathleen G."},{"family":"Yun","given":"Byeong Hwa"},{"family":"Moriya","given":"Masaaki"},{"family":"Niknafs","given":"N</vt:lpwstr>
  </property>
  <property fmtid="{D5CDD505-2E9C-101B-9397-08002B2CF9AE}" pid="511"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512" name="ZOTERO_BREF_JvwdUEeJfzJa_20">
    <vt:lpwstr>oushin"},{"family":"Douville","given":"Christopher"},{"family":"Karchin","given":"Rachel"},{"family":"Turesky","given":"Robert J."},{"family":"Pu","given":"Yeong-Shiau"},{"family":"Vogelstein","given":"Bert"},{"family":"Papadopoulos","given":"Nickolas"},{</vt:lpwstr>
  </property>
  <property fmtid="{D5CDD505-2E9C-101B-9397-08002B2CF9AE}" pid="513" name="ZOTERO_BREF_JvwdUEeJfzJa_21">
    <vt:lpwstr>"family":"Grollman","given":"Arthur P."},{"family":"Kinzler","given":"Kenneth W."},{"family":"Rosenquist","given":"Thomas A."}],"accessed":{"date-parts":[["2025",4,17]]},"issued":{"date-parts":[["2013",8,7]]}}},{"id":"2y6IgBtE/GvZZYLW8","uris":["http://zo</vt:lpwstr>
  </property>
  <property fmtid="{D5CDD505-2E9C-101B-9397-08002B2CF9AE}" pid="514"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515" name="ZOTERO_BREF_JvwdUEeJfzJa_23">
    <vt:lpwstr>n            Carcinogen AAlert\n            \n              Aristolochic acid (AA) is a natural compound derived from plants in the\n              Aristolochia\n              genus. For centuries,\n              Aristolochia\n              has been used t</vt:lpwstr>
  </property>
  <property fmtid="{D5CDD505-2E9C-101B-9397-08002B2CF9AE}" pid="516"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517"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518"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519"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520"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521"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522" name="ZOTERO_BREF_JvwdUEeJfzJa_3">
    <vt:lpwstr>        , \n            Carcinogen AAlert\n            \n              Aristolochic acid (AA) is a natural compound derived from plants in the\n              Aristolochia\n              genus. For centuries,\n              Aristolochia\n              has </vt:lpwstr>
  </property>
  <property fmtid="{D5CDD505-2E9C-101B-9397-08002B2CF9AE}" pid="523"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524"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525"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526"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527"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528"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529"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530"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531"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532"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533"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534"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535" name="ZOTERO_BREF_JvwdUEeJfzJa_41">
    <vt:lpwstr>itranslmed.3006086","volume":"5","author":[{"family":"Poon","given":"Song Ling"},{"family":"Pang","given":"See-Tong"},{"family":"McPherson","given":"John R."},{"family":"Yu","given":"Willie"},{"family":"Huang","given":"Kie Kyon"},{"family":"Guan","given":</vt:lpwstr>
  </property>
  <property fmtid="{D5CDD505-2E9C-101B-9397-08002B2CF9AE}" pid="536" name="ZOTERO_BREF_JvwdUEeJfzJa_42">
    <vt:lpwstr>"Peiyong"},{"family":"Weng","given":"Wen-Hui"},{"family":"Siew","given":"Ee Yan"},{"family":"Liu","given":"Yujing"},{"family":"Heng","given":"Hong Lee"},{"family":"Chong","given":"Soo Ching"},{"family":"Gan","given":"Anna"},{"family":"Tay","given":"Su Tin</vt:lpwstr>
  </property>
  <property fmtid="{D5CDD505-2E9C-101B-9397-08002B2CF9AE}" pid="537" name="ZOTERO_BREF_JvwdUEeJfzJa_43">
    <vt:lpwstr>g"},{"family":"Lim","given":"Weng Khong"},{"family":"Cutcutache","given":"Ioana"},{"family":"Huang","given":"Dachuan"},{"family":"Ler","given":"Lian Dee"},{"family":"Nairismägi","given":"Maarja-Liisa"},{"family":"Lee","given":"Ming Hui"},{"family":"Chang"</vt:lpwstr>
  </property>
  <property fmtid="{D5CDD505-2E9C-101B-9397-08002B2CF9AE}" pid="538" name="ZOTERO_BREF_JvwdUEeJfzJa_44">
    <vt:lpwstr>,"given":"Ying-Hsu"},{"family":"Yu","given":"Kai-Jie"},{"family":"Chan-on","given":"Waraporn"},{"family":"Li","given":"Bin-Kui"},{"family":"Yuan","given":"Yun-Fei"},{"family":"Qian","given":"Chao-Nan"},{"family":"Ng","given":"Kwai-Fong"},{"family":"Wu","g</vt:lpwstr>
  </property>
  <property fmtid="{D5CDD505-2E9C-101B-9397-08002B2CF9AE}" pid="539" name="ZOTERO_BREF_JvwdUEeJfzJa_45">
    <vt:lpwstr>iven":"Ching-Fang"},{"family":"Hsu","given":"Cheng-Lung"},{"family":"Bunte","given":"Ralph M."},{"family":"Stratton","given":"Michael R."},{"family":"Futreal","given":"P. Andrew"},{"family":"Sung","given":"Wing-Kin"},{"family":"Chuang","given":"Cheng-Keng</vt:lpwstr>
  </property>
  <property fmtid="{D5CDD505-2E9C-101B-9397-08002B2CF9AE}" pid="540" name="ZOTERO_BREF_JvwdUEeJfzJa_46">
    <vt:lpwstr>"},{"family":"Ong","given":"Choon Kiat"},{"family":"Rozen","given":"Steven G."},{"family":"Tan","given":"Patrick"},{"family":"Teh","given":"Bin Tean"}],"accessed":{"date-parts":[["2025",4,17]]},"issued":{"date-parts":[["2013",8,7]]}}}],"schema":"https://g</vt:lpwstr>
  </property>
  <property fmtid="{D5CDD505-2E9C-101B-9397-08002B2CF9AE}" pid="541" name="ZOTERO_BREF_JvwdUEeJfzJa_47">
    <vt:lpwstr>ithub.com/citation-style-language/schema/raw/master/csl-citation.json"}</vt:lpwstr>
  </property>
  <property fmtid="{D5CDD505-2E9C-101B-9397-08002B2CF9AE}" pid="542"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543"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544"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545"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546"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547" name="ZOTERO_BREF_L6W3MQdRrF02_1">
    <vt:lpwstr/>
  </property>
  <property fmtid="{D5CDD505-2E9C-101B-9397-08002B2CF9AE}" pid="548" name="ZOTERO_BREF_L6W3MQdRrF02_10">
    <vt:lpwstr/>
  </property>
  <property fmtid="{D5CDD505-2E9C-101B-9397-08002B2CF9AE}" pid="549" name="ZOTERO_BREF_L6W3MQdRrF02_11">
    <vt:lpwstr/>
  </property>
  <property fmtid="{D5CDD505-2E9C-101B-9397-08002B2CF9AE}" pid="550" name="ZOTERO_BREF_L6W3MQdRrF02_2">
    <vt:lpwstr/>
  </property>
  <property fmtid="{D5CDD505-2E9C-101B-9397-08002B2CF9AE}" pid="551" name="ZOTERO_BREF_L6W3MQdRrF02_3">
    <vt:lpwstr/>
  </property>
  <property fmtid="{D5CDD505-2E9C-101B-9397-08002B2CF9AE}" pid="552" name="ZOTERO_BREF_L6W3MQdRrF02_4">
    <vt:lpwstr/>
  </property>
  <property fmtid="{D5CDD505-2E9C-101B-9397-08002B2CF9AE}" pid="553" name="ZOTERO_BREF_L6W3MQdRrF02_5">
    <vt:lpwstr/>
  </property>
  <property fmtid="{D5CDD505-2E9C-101B-9397-08002B2CF9AE}" pid="554" name="ZOTERO_BREF_L6W3MQdRrF02_6">
    <vt:lpwstr/>
  </property>
  <property fmtid="{D5CDD505-2E9C-101B-9397-08002B2CF9AE}" pid="555" name="ZOTERO_BREF_L6W3MQdRrF02_7">
    <vt:lpwstr/>
  </property>
  <property fmtid="{D5CDD505-2E9C-101B-9397-08002B2CF9AE}" pid="556" name="ZOTERO_BREF_L6W3MQdRrF02_8">
    <vt:lpwstr/>
  </property>
  <property fmtid="{D5CDD505-2E9C-101B-9397-08002B2CF9AE}" pid="557" name="ZOTERO_BREF_L6W3MQdRrF02_9">
    <vt:lpwstr/>
  </property>
  <property fmtid="{D5CDD505-2E9C-101B-9397-08002B2CF9AE}" pid="558" name="ZOTERO_BREF_LiVs887hgA47_1">
    <vt:lpwstr>ZOTERO_BIBL {"uncited":[],"omitted":[],"custom":[]} CSL_BIBLIOGRAPHY</vt:lpwstr>
  </property>
  <property fmtid="{D5CDD505-2E9C-101B-9397-08002B2CF9AE}" pid="559" name="ZOTERO_BREF_NhmgMLG5UTqp_1">
    <vt:lpwstr>ZOTERO_ITEM CSL_CITATION {"citationID":"m8DfwMxt","properties":{"formattedCitation":"(Ng et al. 2017; Poon et al. 2015)","plainCitation":"(Ng et al. 2017; Poon et al. 2015)","noteIndex":0},"citationItems":[{"id":"2y6IgBtE/nwqZ6Nfh","uris":["http://zotero.</vt:lpwstr>
  </property>
  <property fmtid="{D5CDD505-2E9C-101B-9397-08002B2CF9AE}" pid="560" name="ZOTERO_BREF_NhmgMLG5UTqp_10">
    <vt:lpwstr>ud"},{"family":"Yu","given":"Willie"},{"family":"Suzuki","given":"Yuka"},{"family":"Thangaraju","given":"Saranya"},{"family":"Ng","given":"Cedric C Y"},{"family":"Tan","given":"Patrick"},{"family":"Pang","given":"See-Tong"},{"family":"Huang","given":"Hao-</vt:lpwstr>
  </property>
  <property fmtid="{D5CDD505-2E9C-101B-9397-08002B2CF9AE}" pid="561" name="ZOTERO_BREF_NhmgMLG5UTqp_11">
    <vt:lpwstr>Yi"},{"family":"Yu","given":"Ming-Chin"},{"family":"Lee","given":"Po-Huang"},{"family":"Hsieh","given":"Sen-Yung"},{"family":"Chang","given":"Alex Y"},{"family":"Bin","given":"†"},{"family":"Teh","given":"T"},{"family":"Steven","given":"†"},{"family":"Roz</vt:lpwstr>
  </property>
  <property fmtid="{D5CDD505-2E9C-101B-9397-08002B2CF9AE}" pid="562" name="ZOTERO_BREF_NhmgMLG5UTqp_12">
    <vt:lpwstr>en","given":"G"}],"issued":{"date-parts":[["2017"]]}}},{"id":"2y6IgBtE/9iGIb2UW","uris":["http://zotero.org/users/14858941/items/UIWWU7GW"],"itemData":{"id":893,"type":"article-journal","abstract":"Background: Aristolochic acid (AA) is a natural compound </vt:lpwstr>
  </property>
  <property fmtid="{D5CDD505-2E9C-101B-9397-08002B2CF9AE}" pid="563"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564"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65"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66"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67"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68"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69"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70"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71"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72"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73"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74" name="ZOTERO_BREF_NhmgMLG5UTqp_23">
    <vt:lpwstr>},{"family":"Choo","given":"Yang"},{"family":"McPherson","given":"John R"},{"family":"Yu","given":"Willie"},{"family":"Heng","given":"Hong Lee"},{"family":"Gan","given":"Anna"},{"family":"Myint","given":"Swe Swe"},{"family":"Siew","given":"Ee Yan"},{"fami</vt:lpwstr>
  </property>
  <property fmtid="{D5CDD505-2E9C-101B-9397-08002B2CF9AE}" pid="575" name="ZOTERO_BREF_NhmgMLG5UTqp_24">
    <vt:lpwstr>ly":"Ler","given":"Lian Dee"},{"family":"Ng","given":"Lay Guat"},{"family":"Weng","given":"Wen-Hui"},{"family":"Chuang","given":"Cheng-Keng"},{"family":"Yuen","given":"John Sp"},{"family":"Pang","given":"See-Tong"},{"family":"Tan","given":"Patrick"},{"fam</vt:lpwstr>
  </property>
  <property fmtid="{D5CDD505-2E9C-101B-9397-08002B2CF9AE}" pid="576" name="ZOTERO_BREF_NhmgMLG5UTqp_25">
    <vt:lpwstr>ily":"Teh","given":"Bin Tean"},{"family":"Rozen","given":"Steven G"}],"issued":{"date-parts":[["2015",4,28]]}}}],"schema":"https://github.com/citation-style-language/schema/raw/master/csl-citation.json"}</vt:lpwstr>
  </property>
  <property fmtid="{D5CDD505-2E9C-101B-9397-08002B2CF9AE}" pid="577"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78"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79"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80"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81"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82"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83"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84" name="ZOTERO_BREF_PIzfJaCA5fo2_1">
    <vt:lpwstr>ZOTERO_ITEM CSL_CITATION {"citationID":"PYCYvdD0","properties":{"formattedCitation":"(DeWeerd et al. 2022)","plainCitation":"(DeWeerd et al. 2022)","noteIndex":0},"citationItems":[{"id":13130,"uris":["http://zotero.org/groups/6195561/items/3ESZG62M"],"ite</vt:lpwstr>
  </property>
  <property fmtid="{D5CDD505-2E9C-101B-9397-08002B2CF9AE}" pid="585" name="ZOTERO_BREF_PIzfJaCA5fo2_2">
    <vt:lpwstr>mData":{"id":13130,"type":"article-journal","container-title":"Cell Reports","DOI":"10.1016/j.celrep.2022.110555","ISSN":"22111247","issue":"12","journalAbbreviation":"Cell Reports","language":"en","page":"110555","PMID":"35320711","PMCID":"PMC9283007","s</vt:lpwstr>
  </property>
  <property fmtid="{D5CDD505-2E9C-101B-9397-08002B2CF9AE}" pid="586" name="ZOTERO_BREF_PIzfJaCA5fo2_3">
    <vt:lpwstr>ource":"DOI.org (Crossref)","title":"Prospectively defined patterns of APOBEC3A mutagenesis are prevalent in human cancers","volume":"38","author":[{"family":"DeWeerd","given":"Rachel A."},{"family":"Németh","given":"Eszter"},{"family":"Póti","given":"Ádá</vt:lpwstr>
  </property>
  <property fmtid="{D5CDD505-2E9C-101B-9397-08002B2CF9AE}" pid="587" name="ZOTERO_BREF_PIzfJaCA5fo2_4">
    <vt:lpwstr>m"},{"family":"Petryk","given":"Nataliya"},{"family":"Chen","given":"Chun-Long"},{"family":"Hyrien","given":"Olivier"},{"family":"Szüts","given":"Dávid"},{"family":"Green","given":"Abby M."}],"issued":{"date-parts":[["2022",3]]}}}],"schema":"https://githu</vt:lpwstr>
  </property>
  <property fmtid="{D5CDD505-2E9C-101B-9397-08002B2CF9AE}" pid="588" name="ZOTERO_BREF_PIzfJaCA5fo2_5">
    <vt:lpwstr>b.com/citation-style-language/schema/raw/master/csl-citation.json"}</vt:lpwstr>
  </property>
  <property fmtid="{D5CDD505-2E9C-101B-9397-08002B2CF9AE}" pid="589" name="ZOTERO_BREF_SKWaXNETtpY0_1">
    <vt:lpwstr>ZOTERO_ITEM CSL_CITATION {"citationID":"myrzr0HC","properties":{"formattedCitation":"(Alexandrov et al. 2014)","plainCitation":"(Alexandrov et al. 2014)","noteIndex":0},"citationItems":[{"id":"2y6IgBtE/1u4UcPuz","uris":["http://zotero.org/users/14858941/i</vt:lpwstr>
  </property>
  <property fmtid="{D5CDD505-2E9C-101B-9397-08002B2CF9AE}" pid="590"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591"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592" name="ZOTERO_BREF_SKWaXNETtpY0_4">
    <vt:lpwstr>on"}</vt:lpwstr>
  </property>
  <property fmtid="{D5CDD505-2E9C-101B-9397-08002B2CF9AE}" pid="593" name="ZOTERO_BREF_UO38VADlX1rp_1">
    <vt:lpwstr>ZOTERO_ITEM CSL_CITATION {"citationID":"Ddl0tSSM","properties":{"formattedCitation":"(Chen et al. 2024b)","plainCitation":"(Chen et al. 2024b)","noteIndex":0},"citationItems":[{"id":11844,"uris":["http://zotero.org/groups/6195561/items/7ZWYU8D3"],"itemDat</vt:lpwstr>
  </property>
  <property fmtid="{D5CDD505-2E9C-101B-9397-08002B2CF9AE}" pid="594" name="ZOTERO_BREF_UO38VADlX1rp_10">
    <vt:lpwstr>:"Xue","given":"Ruidong"},{"family":"Liu","given":"Mo"},{"family":"Bai","given":"Jian"},{"family":"Bao","given":"Jinxia"},{"family":"Wang","given":"Yin"},{"family":"Jiang","given":"Nanhai"},{"family":"Li","given":"Zhixuan"},{"family":"Wang","given":"Wenwe</vt:lpwstr>
  </property>
  <property fmtid="{D5CDD505-2E9C-101B-9397-08002B2CF9AE}" pid="595" name="ZOTERO_BREF_UO38VADlX1rp_11">
    <vt:lpwstr>n"},{"family":"Wang","given":"Ruiru"},{"family":"Zheng","given":"Bo"},{"family":"Yang","given":"Airong"},{"family":"Hu","given":"Ji"},{"family":"Liu","given":"Ke"},{"family":"Shen","given":"Siyun"},{"family":"Zhang","given":"Yangqianwen"},{"family":"Bai",</vt:lpwstr>
  </property>
  <property fmtid="{D5CDD505-2E9C-101B-9397-08002B2CF9AE}" pid="596" name="ZOTERO_BREF_UO38VADlX1rp_12">
    <vt:lpwstr>"given":"Mixue"},{"family":"Wang","given":"Yan"},{"family":"Zhu","given":"Yanjing"},{"family":"Yang","given":"Shuai"},{"family":"Gao","given":"Qiang"},{"family":"Gu","given":"Jin"},{"family":"Gao","given":"Dong"},{"family":"Wang","given":"Xin Wei"},{"fami</vt:lpwstr>
  </property>
  <property fmtid="{D5CDD505-2E9C-101B-9397-08002B2CF9AE}" pid="597" name="ZOTERO_BREF_UO38VADlX1rp_13">
    <vt:lpwstr>ly":"Nakagawa","given":"Hidewaki"},{"family":"Zhang","given":"Ning"},{"family":"Wu","given":"Lin"},{"family":"Rozen","given":"Steven G."},{"family":"Bai","given":"Fan"},{"family":"Wang","given":"Hongyang"}],"issued":{"date-parts":[["2024",3,21]]}}}],"sche</vt:lpwstr>
  </property>
  <property fmtid="{D5CDD505-2E9C-101B-9397-08002B2CF9AE}" pid="598" name="ZOTERO_BREF_UO38VADlX1rp_14">
    <vt:lpwstr>ma":"https://github.com/citation-style-language/schema/raw/master/csl-citation.json"}</vt:lpwstr>
  </property>
  <property fmtid="{D5CDD505-2E9C-101B-9397-08002B2CF9AE}" pid="599" name="ZOTERO_BREF_UO38VADlX1rp_2">
    <vt:lpwstr>a":{"id":11844,"type":"article-journal","abstract":"Over half of hepatocellular carcinoma (HCC) cases diagnosed worldwide are in China1–3. However, whole-genome analysis of hepatitis B virus (HBV)-associated HCC in Chinese individuals is limited4–8, with </vt:lpwstr>
  </property>
  <property fmtid="{D5CDD505-2E9C-101B-9397-08002B2CF9AE}" pid="600" name="ZOTERO_BREF_UO38VADlX1rp_3">
    <vt:lpwstr>current analyses of HCC mainly from non-HBV-enriched populations9,10. Here we initiated the Chinese Liver Cancer Atlas (CLCA) project and performed deep whole-genome sequencing (average depth, 120×) of 494 HCC tumours. We identified 6 coding and 28 non-co</vt:lpwstr>
  </property>
  <property fmtid="{D5CDD505-2E9C-101B-9397-08002B2CF9AE}" pid="601" name="ZOTERO_BREF_UO38VADlX1rp_4">
    <vt:lpwstr>ding previously undescribed driver candidates. Five previously undescribed mutational signatures were found, including aristolochic-acid-associated indel and doublet base signatures, and a single-base-substitution signature that we termed SBS_H8. Pentanuc</vt:lpwstr>
  </property>
  <property fmtid="{D5CDD505-2E9C-101B-9397-08002B2CF9AE}" pid="602" name="ZOTERO_BREF_UO38VADlX1rp_5">
    <vt:lpwstr>leotide context analysis and experimental validation confirmed that SBS_H8 was distinct to the aristolochic-acid-associated SBS22. Notably, HBV integrations could take the form of extrachromosomal circular DNA, resulting in elevated copy numbers and gene </vt:lpwstr>
  </property>
  <property fmtid="{D5CDD505-2E9C-101B-9397-08002B2CF9AE}" pid="603" name="ZOTERO_BREF_UO38VADlX1rp_6">
    <vt:lpwstr>expression. Our high-depth data also enabled us to characterize subclonal clustered alterations, including chromothripsis, chromoplexy and kataegis, suggesting that these catastrophic events could also occur in late stages of hepatocarcinogenesis. Pathway</vt:lpwstr>
  </property>
  <property fmtid="{D5CDD505-2E9C-101B-9397-08002B2CF9AE}" pid="604" name="ZOTERO_BREF_UO38VADlX1rp_7">
    <vt:lpwstr> analysis of all classes of alterations further linked non-coding mutations to dysregulation of liver metabolism. Finally, we performed in vitro and in vivo assays to show that fibrinogen alpha chain (FGA), determined as both a candidate coding and non-co</vt:lpwstr>
  </property>
  <property fmtid="{D5CDD505-2E9C-101B-9397-08002B2CF9AE}" pid="605" name="ZOTERO_BREF_UO38VADlX1rp_8">
    <vt:lpwstr>ding driver, regulates HCC progression and metastasis. Our CLCA study depicts a detailed genomic landscape and evolutionary history of HCC in Chinese individuals, providing important clinical implications.","container-title":"Nature","DOI":"10.1038/s41586</vt:lpwstr>
  </property>
  <property fmtid="{D5CDD505-2E9C-101B-9397-08002B2CF9AE}" pid="606" name="ZOTERO_BREF_UO38VADlX1rp_9">
    <vt:lpwstr>-024-07054-3","ISSN":"14764687","language":"en-US","PMID":"38355797","publisher":"Nature Research","title":"Deep whole-genome analysis of 494 hepatocellular carcinomas","author":[{"family":"Chen","given":"Lei"},{"family":"Zhang","given":"Chong"},{"family"</vt:lpwstr>
  </property>
  <property fmtid="{D5CDD505-2E9C-101B-9397-08002B2CF9AE}" pid="607"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608" name="ZOTERO_BREF_Yu0snU1feDwM_10">
    <vt:lpwstr>iven":"Dominik"},{"family":"Morganella","given":"Sandro"},{"family":"Yates","given":"Lucy R."},{"family":"Staaf","given":"Johan"},{"family":"Zou","given":"Xueqing"},{"family":"Ramakrishna","given":"Manasa"},{"family":"Martin","given":"Sancha"},{"family":"</vt:lpwstr>
  </property>
  <property fmtid="{D5CDD505-2E9C-101B-9397-08002B2CF9AE}" pid="609" name="ZOTERO_BREF_Yu0snU1feDwM_11">
    <vt:lpwstr>Boyault","given":"Sandrine"},{"family":"Sieuwerts","given":"Anieta M."},{"family":"Simpson","given":"Peter T."},{"family":"King","given":"Tari A."},{"family":"Raine","given":"Keiran"},{"family":"Eyfjord","given":"Jorunn E."},{"family":"Kong","given":"Gu"}</vt:lpwstr>
  </property>
  <property fmtid="{D5CDD505-2E9C-101B-9397-08002B2CF9AE}" pid="610" name="ZOTERO_BREF_Yu0snU1feDwM_12">
    <vt:lpwstr>,{"family":"Borg","given":"Åke"},{"family":"Birney","given":"Ewan"},{"family":"Stunnenberg","given":"Hendrik G."},{"family":"Van De Vijver","given":"Marc J."},{"family":"Børresen-Dale","given":"Anne Lise"},{"family":"Martens","given":"John W.M."},{"family</vt:lpwstr>
  </property>
  <property fmtid="{D5CDD505-2E9C-101B-9397-08002B2CF9AE}" pid="611" name="ZOTERO_BREF_Yu0snU1feDwM_13">
    <vt:lpwstr>":"Span","given":"Paul N."},{"family":"Lakhani","given":"Sunil R."},{"family":"Vincent-Salomon","given":"Anne"},{"family":"Sotiriou","given":"Christos"},{"family":"Tutt","given":"Andrew"},{"family":"Thompson","given":"Alastair M."},{"family":"Van Laere","</vt:lpwstr>
  </property>
  <property fmtid="{D5CDD505-2E9C-101B-9397-08002B2CF9AE}" pid="612" name="ZOTERO_BREF_Yu0snU1feDwM_14">
    <vt:lpwstr>given":"Steven"},{"family":"Richardson","given":"Andrea L."},{"family":"Viari","given":"Alain"},{"family":"Campbell","given":"Peter J."},{"family":"Stratton","given":"Michael R."},{"family":"Nik-Zainal","given":"Serena"}],"issued":{"date-parts":[["2017",4</vt:lpwstr>
  </property>
  <property fmtid="{D5CDD505-2E9C-101B-9397-08002B2CF9AE}" pid="613" name="ZOTERO_BREF_Yu0snU1feDwM_15">
    <vt:lpwstr>,1]]}}}],"schema":"https://github.com/citation-style-language/schema/raw/master/csl-citation.json"}</vt:lpwstr>
  </property>
  <property fmtid="{D5CDD505-2E9C-101B-9397-08002B2CF9AE}" pid="614"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615"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616"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617"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618"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619"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620"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621"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622" name="ZOTERO_BREF_hhD988u0jN7V_1">
    <vt:lpwstr>ZOTERO_ITEM CSL_CITATION {"citationID":"S4ioml9C","properties":{"formattedCitation":"(M. Huang et al. 2015; Koh et al. 2025; Davies et al. 2017)","plainCitation":"(M. Huang et al. 2015; Koh et al. 2025; Davies et al. 2017)","noteIndex":0},"citationItems":</vt:lpwstr>
  </property>
  <property fmtid="{D5CDD505-2E9C-101B-9397-08002B2CF9AE}" pid="623" name="ZOTERO_BREF_hhD988u0jN7V_10">
    <vt:lpwstr>"id":11805,"uris":["http://zotero.org/groups/6195561/items/NPIKTAJU"],"itemData":{"id":11805,"type":"article-journal","abstract":"Abstract\n            Despite their deleterious effects, small insertions and deletions (InDels) have received far less atten</vt:lpwstr>
  </property>
  <property fmtid="{D5CDD505-2E9C-101B-9397-08002B2CF9AE}" pid="624" name="ZOTERO_BREF_hhD988u0jN7V_11">
    <vt:lpwstr>tion than substitutions. Here we generated isogenic CRISPR-edited human cellular models of postreplicative repair dysfunction (PRRd), including individual and combined gene edits of DNA mismatch repair (MMR) and replicative polymerases (Pol ε and Pol δ). </vt:lpwstr>
  </property>
  <property fmtid="{D5CDD505-2E9C-101B-9397-08002B2CF9AE}" pid="625" name="ZOTERO_BREF_hhD988u0jN7V_12">
    <vt:lpwstr>Unique, diverse InDel mutational footprints were revealed. However, the prevailing InDel classification framework was unable to discriminate these InDel signatures from background mutagenesis and from each other. To address this, we developed an alternati</vt:lpwstr>
  </property>
  <property fmtid="{D5CDD505-2E9C-101B-9397-08002B2CF9AE}" pid="626" name="ZOTERO_BREF_hhD988u0jN7V_13">
    <vt:lpwstr>ve InDel classification system that considers flanking sequences and informative motifs (for example, longer homopolymers), enabling unambiguous InDel classification into 89 subtypes. Through focused characterization of seven tumor types from the 100,000 </vt:lpwstr>
  </property>
  <property fmtid="{D5CDD505-2E9C-101B-9397-08002B2CF9AE}" pid="627" name="ZOTERO_BREF_hhD988u0jN7V_14">
    <vt:lpwstr>Genomes Project, we uncovered 37 InDel signatures; 27 were new. In addition to unveiling previously hidden biological insights, we also developed PRRDetect—a highly specific classifier of PRRd status in tumors, with potential implications for immunotherap</vt:lpwstr>
  </property>
  <property fmtid="{D5CDD505-2E9C-101B-9397-08002B2CF9AE}" pid="628" name="ZOTERO_BREF_hhD988u0jN7V_15">
    <vt:lpwstr>ies.","container-title":"Nature Genetics","DOI":"10.1038/s41588-025-02152-y","ISSN":"1061-4036, 1546-1718","journalAbbreviation":"Nat Genet","language":"en","PMID":"40210680","PMCID":"PMC12081297","source":"DOI.org (Crossref)","title":"A redefined InDel t</vt:lpwstr>
  </property>
  <property fmtid="{D5CDD505-2E9C-101B-9397-08002B2CF9AE}" pid="629" name="ZOTERO_BREF_hhD988u0jN7V_16">
    <vt:lpwstr>axonomy provides insights into mutational signatures","URL":"https://www.nature.com/articles/s41588-025-02152-y","author":[{"family":"Koh","given":"Gene Ching Chiek"},{"family":"Nanda","given":"Arjun Scott"},{"family":"Rinaldi","given":"Giuseppe"},{"famil</vt:lpwstr>
  </property>
  <property fmtid="{D5CDD505-2E9C-101B-9397-08002B2CF9AE}" pid="630" name="ZOTERO_BREF_hhD988u0jN7V_17">
    <vt:lpwstr>y":"Boushaki","given":"Soraya"},{"family":"Degasperi","given":"Andrea"},{"family":"Badja","given":"Cherif"},{"family":"Pregnall","given":"Andrew Marcel"},{"family":"Zhao","given":"Salome Jingchen"},{"family":"Chmelova","given":"Lucia"},{"family":"Black","</vt:lpwstr>
  </property>
  <property fmtid="{D5CDD505-2E9C-101B-9397-08002B2CF9AE}" pid="631" name="ZOTERO_BREF_hhD988u0jN7V_18">
    <vt:lpwstr>given":"Daniella"},{"family":"Heskin","given":"Laura"},{"family":"Dias","given":"João"},{"family":"Young","given":"Jamie"},{"family":"Memari","given":"Yasin"},{"family":"Shooter","given":"Scott"},{"family":"Czarnecki","given":"Jan"},{"family":"Brown","giv</vt:lpwstr>
  </property>
  <property fmtid="{D5CDD505-2E9C-101B-9397-08002B2CF9AE}" pid="632" name="ZOTERO_BREF_hhD988u0jN7V_19">
    <vt:lpwstr>en":"Matthew Arthur"},{"family":"Davies","given":"Helen Ruth"},{"family":"Zou","given":"Xueqing"},{"family":"Nik-Zainal","given":"Serena"}],"accessed":{"date-parts":[["2025",5,13]]},"issued":{"date-parts":[["2025",4,10]]}}},{"id":11826,"uris":["http://zot</vt:lpwstr>
  </property>
  <property fmtid="{D5CDD505-2E9C-101B-9397-08002B2CF9AE}" pid="633" name="ZOTERO_BREF_hhD988u0jN7V_2">
    <vt:lpwstr>[{"id":11810,"uris":["http://zotero.org/groups/6195561/items/8I59WHUF"],"itemData":{"id":11810,"type":"article-journal","abstract":"Abstract\n            Microsatellite instability (MSI) is a form of hypermutation that occurs in some tumors due to defects</vt:lpwstr>
  </property>
  <property fmtid="{D5CDD505-2E9C-101B-9397-08002B2CF9AE}" pid="634" name="ZOTERO_BREF_hhD988u0jN7V_20">
    <vt:lpwstr>ero.org/groups/6195561/items/SUZSZM7J"],"itemData":{"id":11826,"type":"article-journal","abstract":"Approximately 1-5% of breast cancers are attributed to inherited mutations in BRCA1 or BRCA2 and are selectively sensitive to poly(ADP-ribose) polymerase (</vt:lpwstr>
  </property>
  <property fmtid="{D5CDD505-2E9C-101B-9397-08002B2CF9AE}" pid="635" name="ZOTERO_BREF_hhD988u0jN7V_21">
    <vt:lpwstr>PARP) inhibitors. In other cancer types, germline and/or somatic mutations in BRCA1 and/or BRCA2 (BRCA1/BRCA2) also confer selective sensitivity to PARP inhibitors. Thus, assays to detect BRCA1/BRCA2-deficient tumors have been sought. Recently, somatic su</vt:lpwstr>
  </property>
  <property fmtid="{D5CDD505-2E9C-101B-9397-08002B2CF9AE}" pid="636" name="ZOTERO_BREF_hhD988u0jN7V_22">
    <vt:lpwstr>bstitution, insertion/deletion and rearrangement patterns, or 'mutational signatures', were associated with BRCA1/BRCA2 dysfunction. Herein we used a lasso logistic regression model to identify six distinguishing mutational signatures predictive of BRCA1/</vt:lpwstr>
  </property>
  <property fmtid="{D5CDD505-2E9C-101B-9397-08002B2CF9AE}" pid="637" name="ZOTERO_BREF_hhD988u0jN7V_23">
    <vt:lpwstr>BRCA2 deficiency. A weighted model called HRDetect was developed to accurately detect BRCA1/BRCA2-deficient samples. HRDetect identifies BRCA1/BRCA2-deficient tumors with 98.7% sensitivity (area under the curve (AUC) = 0.98). Application of this model in </vt:lpwstr>
  </property>
  <property fmtid="{D5CDD505-2E9C-101B-9397-08002B2CF9AE}" pid="638" name="ZOTERO_BREF_hhD988u0jN7V_24">
    <vt:lpwstr>a cohort of 560 individuals with breast cancer, of whom 22 were known to carry a germline BRCA1 or BRCA2 mutation, allowed us to identify an additional 22 tumors with somatic loss of BRCA1 or BRCA2 and 47 tumors with functional BRCA1/BRCA2 deficiency wher</vt:lpwstr>
  </property>
  <property fmtid="{D5CDD505-2E9C-101B-9397-08002B2CF9AE}" pid="639" name="ZOTERO_BREF_hhD988u0jN7V_25">
    <vt:lpwstr>e no mutation was detected. We validated HRDetect on independent cohorts of breast, ovarian and pancreatic cancers and demonstrated its efficacy in alternative sequencing strategies. Integrating all of the classes of mutational signatures thus reveals a l</vt:lpwstr>
  </property>
  <property fmtid="{D5CDD505-2E9C-101B-9397-08002B2CF9AE}" pid="640" name="ZOTERO_BREF_hhD988u0jN7V_26">
    <vt:lpwstr>arger proportion of individuals with breast cancer harboring BRCA1/BRCA2 deficiency (up to 22%) than hitherto appreciated (∼1-5%) who could have selective therapeutic sensitivity to PARP inhibition.","container-title":"Nature Medicine","DOI":"10.1038/nm.4</vt:lpwstr>
  </property>
  <property fmtid="{D5CDD505-2E9C-101B-9397-08002B2CF9AE}" pid="641" name="ZOTERO_BREF_hhD988u0jN7V_27">
    <vt:lpwstr>292","ISSN":"1546170X","issue":"4","page":"517-525","PMID":"28288110","PMCID":"PMC5833945","publisher":"Nature Publishing Group","title":"HRDetect is a predictor of BRCA1 and BRCA2 deficiency based on mutational signatures","volume":"23","author":[{"famil</vt:lpwstr>
  </property>
  <property fmtid="{D5CDD505-2E9C-101B-9397-08002B2CF9AE}" pid="642" name="ZOTERO_BREF_hhD988u0jN7V_28">
    <vt:lpwstr>y":"Davies","given":"Helen"},{"family":"Glodzik","given":"Dominik"},{"family":"Morganella","given":"Sandro"},{"family":"Yates","given":"Lucy R."},{"family":"Staaf","given":"Johan"},{"family":"Zou","given":"Xueqing"},{"family":"Ramakrishna","given":"Manasa</vt:lpwstr>
  </property>
  <property fmtid="{D5CDD505-2E9C-101B-9397-08002B2CF9AE}" pid="643" name="ZOTERO_BREF_hhD988u0jN7V_29">
    <vt:lpwstr>"},{"family":"Martin","given":"Sancha"},{"family":"Boyault","given":"Sandrine"},{"family":"Sieuwerts","given":"Anieta M."},{"family":"Simpson","given":"Peter T."},{"family":"King","given":"Tari A."},{"family":"Raine","given":"Keiran"},{"family":"Eyfjord",</vt:lpwstr>
  </property>
  <property fmtid="{D5CDD505-2E9C-101B-9397-08002B2CF9AE}" pid="644" name="ZOTERO_BREF_hhD988u0jN7V_3">
    <vt:lpwstr> in cellular DNA mismatch repair. MSI is characterized by frequent somatic mutations (i.e., cancer-specific mutations) that change the length of simple repeats (e.g., AAAAA…., GATAGATAGATA...). Clinical MSI tests evaluate the lengths of a handful of simpl</vt:lpwstr>
  </property>
  <property fmtid="{D5CDD505-2E9C-101B-9397-08002B2CF9AE}" pid="645" name="ZOTERO_BREF_hhD988u0jN7V_30">
    <vt:lpwstr>"given":"Jorunn E."},{"family":"Kong","given":"Gu"},{"family":"Borg","given":"Åke"},{"family":"Birney","given":"Ewan"},{"family":"Stunnenberg","given":"Hendrik G."},{"family":"Van De Vijver","given":"Marc J."},{"family":"Børresen-Dale","given":"Anne Lise"</vt:lpwstr>
  </property>
  <property fmtid="{D5CDD505-2E9C-101B-9397-08002B2CF9AE}" pid="646" name="ZOTERO_BREF_hhD988u0jN7V_31">
    <vt:lpwstr>},{"family":"Martens","given":"John W.M."},{"family":"Span","given":"Paul N."},{"family":"Lakhani","given":"Sunil R."},{"family":"Vincent-Salomon","given":"Anne"},{"family":"Sotiriou","given":"Christos"},{"family":"Tutt","given":"Andrew"},{"family":"Thomp</vt:lpwstr>
  </property>
  <property fmtid="{D5CDD505-2E9C-101B-9397-08002B2CF9AE}" pid="647" name="ZOTERO_BREF_hhD988u0jN7V_32">
    <vt:lpwstr>son","given":"Alastair M."},{"family":"Van Laere","given":"Steven"},{"family":"Richardson","given":"Andrea L."},{"family":"Viari","given":"Alain"},{"family":"Campbell","given":"Peter J."},{"family":"Stratton","given":"Michael R."},{"family":"Nik-Zainal","</vt:lpwstr>
  </property>
  <property fmtid="{D5CDD505-2E9C-101B-9397-08002B2CF9AE}" pid="648" name="ZOTERO_BREF_hhD988u0jN7V_33">
    <vt:lpwstr>given":"Serena"}],"issued":{"date-parts":[["2017",4,1]]}}}],"schema":"https://github.com/citation-style-language/schema/raw/master/csl-citation.json"}</vt:lpwstr>
  </property>
  <property fmtid="{D5CDD505-2E9C-101B-9397-08002B2CF9AE}" pid="649" name="ZOTERO_BREF_hhD988u0jN7V_4">
    <vt:lpwstr>e repeat sites, while next-generation sequencing can assay many more sites and offers a much more complete view of their somatic mutation frequencies. Using somatic mutation data from the exomes of a 361-tumor training set, we developed classifiers to det</vt:lpwstr>
  </property>
  <property fmtid="{D5CDD505-2E9C-101B-9397-08002B2CF9AE}" pid="650" name="ZOTERO_BREF_hhD988u0jN7V_5">
    <vt:lpwstr>ermine MSI status based on four machine-learning frameworks. All frameworks had high accuracy and after choosing one we determined that it had &gt;98% concordance with clinical tests in a separate 163-tumor test set. Furthermore, this classifier retained hig</vt:lpwstr>
  </property>
  <property fmtid="{D5CDD505-2E9C-101B-9397-08002B2CF9AE}" pid="651" name="ZOTERO_BREF_hhD988u0jN7V_6">
    <vt:lpwstr>h concordance even when classifying tumors based on subsets of whole-exome data. We have released a CRAN R package, MSIseq, based on this classifier. MSIseq is faster and simpler to use than software that requires large files of aligned sequenced reads. M</vt:lpwstr>
  </property>
  <property fmtid="{D5CDD505-2E9C-101B-9397-08002B2CF9AE}" pid="652" name="ZOTERO_BREF_hhD988u0jN7V_7">
    <vt:lpwstr>SIseq will be useful for genomic studies in which clinical MSI test results are unavailable and for detecting possible misclassifications by clinical tests.","container-title":"Scientific Reports","DOI":"10.1038/srep13321","ISSN":"2045-2322","issue":"1","</vt:lpwstr>
  </property>
  <property fmtid="{D5CDD505-2E9C-101B-9397-08002B2CF9AE}" pid="653" name="ZOTERO_BREF_hhD988u0jN7V_8">
    <vt:lpwstr>journalAbbreviation":"Sci Rep","language":"en","page":"13321","source":"DOI.org (Crossref)","title":"MSIseq: Software for Assessing Microsatellite Instability from Catalogs of Somatic Mutations","title-short":"MSIseq","volume":"5","author":[{"family":"Hua</vt:lpwstr>
  </property>
  <property fmtid="{D5CDD505-2E9C-101B-9397-08002B2CF9AE}" pid="654" name="ZOTERO_BREF_hhD988u0jN7V_9">
    <vt:lpwstr>ng","given":"Mini"},{"family":"McPherson","given":"John R."},{"family":"Cutcutache","given":"Ioana"},{"family":"Teh","given":"Bin Tean"},{"family":"Tan","given":"Patrick"},{"family":"Rozen","given":"Steven G."}],"issued":{"date-parts":[["2015",8,26]]}}},{</vt:lpwstr>
  </property>
  <property fmtid="{D5CDD505-2E9C-101B-9397-08002B2CF9AE}" pid="655" name="ZOTERO_BREF_hycBRyjwvW2u_1">
    <vt:lpwstr>ZOTERO_ITEM CSL_CITATION {"citationID":"vM5Xu8MX","properties":{"formattedCitation":"(Koh et al. 2025)","plainCitation":"(Koh et al. 2025)","noteIndex":0},"citationItems":[{"id":11805,"uris":["http://zotero.org/groups/6195561/items/NPIKTAJU"],"itemData":{</vt:lpwstr>
  </property>
  <property fmtid="{D5CDD505-2E9C-101B-9397-08002B2CF9AE}" pid="656" name="ZOTERO_BREF_hycBRyjwvW2u_10">
    <vt:lpwstr>oão"},{"family":"Young","given":"Jamie"},{"family":"Memari","given":"Yasin"},{"family":"Shooter","given":"Scott"},{"family":"Czarnecki","given":"Jan"},{"family":"Brown","given":"Matthew Arthur"},{"family":"Davies","given":"Helen Ruth"},{"family":"Zou","gi</vt:lpwstr>
  </property>
  <property fmtid="{D5CDD505-2E9C-101B-9397-08002B2CF9AE}" pid="657" name="ZOTERO_BREF_hycBRyjwvW2u_11">
    <vt:lpwstr>ven":"Xueqing"},{"family":"Nik-Zainal","given":"Serena"}],"accessed":{"date-parts":[["2025",5,13]]},"issued":{"date-parts":[["2025",4,10]]}}}],"schema":"https://github.com/citation-style-language/schema/raw/master/csl-citation.json"}</vt:lpwstr>
  </property>
  <property fmtid="{D5CDD505-2E9C-101B-9397-08002B2CF9AE}" pid="658" name="ZOTERO_BREF_hycBRyjwvW2u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659" name="ZOTERO_BREF_hycBRyjwvW2u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660" name="ZOTERO_BREF_hycBRyjwvW2u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661" name="ZOTERO_BREF_hycBRyjwvW2u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662" name="ZOTERO_BREF_hycBRyjwvW2u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663" name="ZOTERO_BREF_hycBRyjwvW2u_7">
    <vt:lpwstr>":"1061-4036, 1546-1718","journalAbbreviation":"Nat Genet","language":"en","PMID":"40210680","PMCID":"PMC12081297","source":"DOI.org (Crossref)","title":"A redefined InDel taxonomy provides insights into mutational signatures","URL":"https://www.nature.co</vt:lpwstr>
  </property>
  <property fmtid="{D5CDD505-2E9C-101B-9397-08002B2CF9AE}" pid="664" name="ZOTERO_BREF_hycBRyjwvW2u_8">
    <vt:lpwstr>m/articles/s41588-025-02152-y","author":[{"family":"Koh","given":"Gene Ching Chiek"},{"family":"Nanda","given":"Arjun Scott"},{"family":"Rinaldi","given":"Giuseppe"},{"family":"Boushaki","given":"Soraya"},{"family":"Degasperi","given":"Andrea"},{"family":</vt:lpwstr>
  </property>
  <property fmtid="{D5CDD505-2E9C-101B-9397-08002B2CF9AE}" pid="665" name="ZOTERO_BREF_hycBRyjwvW2u_9">
    <vt:lpwstr>"Badja","given":"Cherif"},{"family":"Pregnall","given":"Andrew Marcel"},{"family":"Zhao","given":"Salome Jingchen"},{"family":"Chmelova","given":"Lucia"},{"family":"Black","given":"Daniella"},{"family":"Heskin","given":"Laura"},{"family":"Dias","given":"J</vt:lpwstr>
  </property>
  <property fmtid="{D5CDD505-2E9C-101B-9397-08002B2CF9AE}" pid="666"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667" name="ZOTERO_BREF_sXKgi2ptdMXh_10">
    <vt:lpwstr>,{"family":"Rozen","given":"Steven G"}],"issued":{"date-parts":[["2023",1,10]]}}}],"schema":"https://github.com/citation-style-language/schema/raw/master/csl-citation.json"}</vt:lpwstr>
  </property>
  <property fmtid="{D5CDD505-2E9C-101B-9397-08002B2CF9AE}" pid="668"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669"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670"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671"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672"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673"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674" name="ZOTERO_BREF_sXKgi2ptdMXh_8">
    <vt:lpwstr>rmatics","DOI":"10.1093/nargab/lqad005","ISSN":"2631-9268","issue":"1","language":"en","license":"https://creativecommons.org/licenses/by/4.0/","page":"lqad005","PMID":"36694663","PMCID":"PMC9869330","source":"DOI.org (Crossref)","title":"mSigHdp: hierarc</vt:lpwstr>
  </property>
  <property fmtid="{D5CDD505-2E9C-101B-9397-08002B2CF9AE}" pid="675" name="ZOTERO_BREF_sXKgi2ptdMXh_9">
    <vt:lpwstr>hical Dirichlet process mixture modeling for mutational signature discovery","title-short":"mSigHdp","volume":"5","author":[{"family":"Liu","given":"Mo"},{"family":"Wu","given":"Yang"},{"family":"Jiang","given":"Nanhai"},{"family":"Boot","given":"Arnoud"}</vt:lpwstr>
  </property>
  <property fmtid="{D5CDD505-2E9C-101B-9397-08002B2CF9AE}" pid="676" name="ZOTERO_BREF_wf6rWor3LEDN_1">
    <vt:lpwstr>ZOTERO_ITEM CSL_CITATION {"citationID":"Gcr4OeL3","properties":{"formattedCitation":"(Koh et al. 2025b)","plainCitation":"(Koh et al. 2025b)","noteIndex":0},"citationItems":[{"id":11805,"uris":["http://zotero.org/groups/6195561/items/NPIKTAJU"],"itemData"</vt:lpwstr>
  </property>
  <property fmtid="{D5CDD505-2E9C-101B-9397-08002B2CF9AE}" pid="677" name="ZOTERO_BREF_wf6rWor3LEDN_10">
    <vt:lpwstr>"João"},{"family":"Young","given":"Jamie"},{"family":"Memari","given":"Yasin"},{"family":"Shooter","given":"Scott"},{"family":"Czarnecki","given":"Jan"},{"family":"Brown","given":"Matthew Arthur"},{"family":"Davies","given":"Helen Ruth"},{"family":"Zou","</vt:lpwstr>
  </property>
  <property fmtid="{D5CDD505-2E9C-101B-9397-08002B2CF9AE}" pid="678" name="ZOTERO_BREF_wf6rWor3LEDN_11">
    <vt:lpwstr>given":"Xueqing"},{"family":"Nik-Zainal","given":"Serena"}],"accessed":{"date-parts":[["2025",5,13]]},"issued":{"date-parts":[["2025",4,10]]}}}],"schema":"https://github.com/citation-style-language/schema/raw/master/csl-citation.json"}</vt:lpwstr>
  </property>
  <property fmtid="{D5CDD505-2E9C-101B-9397-08002B2CF9AE}" pid="679" name="ZOTERO_BREF_wf6rWor3LEDN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680" name="ZOTERO_BREF_wf6rWor3LEDN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681" name="ZOTERO_BREF_wf6rWor3LEDN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682" name="ZOTERO_BREF_wf6rWor3LEDN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683" name="ZOTERO_BREF_wf6rWor3LEDN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684" name="ZOTERO_BREF_wf6rWor3LEDN_7">
    <vt:lpwstr>SN":"1061-4036, 1546-1718","journalAbbreviation":"Nat Genet","language":"en","PMID":"40210680","PMCID":"PMC12081297","source":"DOI.org (Crossref)","title":"A redefined InDel taxonomy provides insights into mutational signatures","URL":"https://www.nature.</vt:lpwstr>
  </property>
  <property fmtid="{D5CDD505-2E9C-101B-9397-08002B2CF9AE}" pid="685" name="ZOTERO_BREF_wf6rWor3LEDN_8">
    <vt:lpwstr>com/articles/s41588-025-02152-y","author":[{"family":"Koh","given":"Gene Ching Chiek"},{"family":"Nanda","given":"Arjun Scott"},{"family":"Rinaldi","given":"Giuseppe"},{"family":"Boushaki","given":"Soraya"},{"family":"Degasperi","given":"Andrea"},{"family</vt:lpwstr>
  </property>
  <property fmtid="{D5CDD505-2E9C-101B-9397-08002B2CF9AE}" pid="686" name="ZOTERO_BREF_wf6rWor3LEDN_9">
    <vt:lpwstr>":"Badja","given":"Cherif"},{"family":"Pregnall","given":"Andrew Marcel"},{"family":"Zhao","given":"Salome Jingchen"},{"family":"Chmelova","given":"Lucia"},{"family":"Black","given":"Daniella"},{"family":"Heskin","given":"Laura"},{"family":"Dias","given":</vt:lpwstr>
  </property>
  <property fmtid="{D5CDD505-2E9C-101B-9397-08002B2CF9AE}" pid="687" name="ZOTERO_BREF_xeDB1zkV4c3y_1">
    <vt:lpwstr>ZOTERO_ITEM CSL_CITATION {"citationID":"YnBbmAj5","properties":{"formattedCitation":"(Jin et al. 2024; Reijns et al. 2022; Koh et al. 2025)","plainCitation":"(Jin et al. 2024; Reijns et al. 2022; Koh et al. 2025)","noteIndex":0},"citationItems":[{"id":"2y</vt:lpwstr>
  </property>
  <property fmtid="{D5CDD505-2E9C-101B-9397-08002B2CF9AE}" pid="688" name="ZOTERO_BREF_xeDB1zkV4c3y_10">
    <vt:lpwstr>":"article-journal","abstract":"Abstract\n            \n              The mutational landscape is shaped by many processes. Genic regions are vulnerable to mutation but are preferentially protected by transcription-coupled repair\n              1\n       </vt:lpwstr>
  </property>
  <property fmtid="{D5CDD505-2E9C-101B-9397-08002B2CF9AE}" pid="689" name="ZOTERO_BREF_xeDB1zkV4c3y_11">
    <vt:lpwstr>       . In microorganisms, transcription has been demonstrated to be mutagenic\n              2,3\n              ; however, the impact of transcription-associated mutagenesis remains to be established in higher eukaryotes\n              4\n              </vt:lpwstr>
  </property>
  <property fmtid="{D5CDD505-2E9C-101B-9397-08002B2CF9AE}" pid="690" name="ZOTERO_BREF_xeDB1zkV4c3y_12">
    <vt:lpwstr>. Here we show that ID4—a cancer insertion–deletion (indel) mutation signature of unknown aetiology\n              5\n              characterized by short (2 to 5 base pair) deletions —is due to a transcription-associated mutagenesis process. We demonstra</vt:lpwstr>
  </property>
  <property fmtid="{D5CDD505-2E9C-101B-9397-08002B2CF9AE}" pid="691" name="ZOTERO_BREF_xeDB1zkV4c3y_13">
    <vt:lpwstr>te that defective ribonucleotide excision repair in mammals is associated with the ID4 signature, with mutations occurring at a TNT sequence motif, implicating topoisomerase 1 (TOP1) activity at sites of genome-embedded ribonucleotides as a mechanistic ba</vt:lpwstr>
  </property>
  <property fmtid="{D5CDD505-2E9C-101B-9397-08002B2CF9AE}" pid="692" name="ZOTERO_BREF_xeDB1zkV4c3y_14">
    <vt:lpwstr>sis. Such TOP1-mediated deletions occur somatically in cancer, and the ID-TOP1 signature is also found in physiological settings, contributing to genic de novo indel mutations in the germline. Thus, although topoisomerases protect against genome instabili</vt:lpwstr>
  </property>
  <property fmtid="{D5CDD505-2E9C-101B-9397-08002B2CF9AE}" pid="693" name="ZOTERO_BREF_xeDB1zkV4c3y_15">
    <vt:lpwstr>ty by relieving topological stress\n              6\n              , their activity may also be an important source of mutations in the human genome.","container-title":"Nature","DOI":"10.1038/s41586-022-04403-y","ISSN":"0028-0836, 1476-4687","issue":"789</vt:lpwstr>
  </property>
  <property fmtid="{D5CDD505-2E9C-101B-9397-08002B2CF9AE}" pid="694" name="ZOTERO_BREF_xeDB1zkV4c3y_16">
    <vt:lpwstr>8","journalAbbreviation":"Nature","language":"en","page":"623-631","source":"DOI.org (Crossref)","title":"Signatures of TOP1 transcription-associated mutagenesis in cancer and germline","volume":"602","author":[{"family":"Reijns","given":"Martin A. M."},{</vt:lpwstr>
  </property>
  <property fmtid="{D5CDD505-2E9C-101B-9397-08002B2CF9AE}" pid="695" name="ZOTERO_BREF_xeDB1zkV4c3y_17">
    <vt:lpwstr>"family":"Parry","given":"David A."},{"family":"Williams","given":"Thomas C."},{"family":"Nadeu","given":"Ferran"},{"family":"Hindshaw","given":"Rebecca L."},{"family":"Rios Szwed","given":"Diana O."},{"family":"Nicholson","given":"Michael D."},{"family":</vt:lpwstr>
  </property>
  <property fmtid="{D5CDD505-2E9C-101B-9397-08002B2CF9AE}" pid="696" name="ZOTERO_BREF_xeDB1zkV4c3y_18">
    <vt:lpwstr>"Carroll","given":"Paula"},{"family":"Boyle","given":"Shelagh"},{"family":"Royo","given":"Romina"},{"family":"Cornish","given":"Alex J."},{"family":"Xiang","given":"Hang"},{"family":"Ridout","given":"Kate"},{"literal":"The Genomics England Research Consor</vt:lpwstr>
  </property>
  <property fmtid="{D5CDD505-2E9C-101B-9397-08002B2CF9AE}" pid="697" name="ZOTERO_BREF_xeDB1zkV4c3y_19">
    <vt:lpwstr>tium"},{"family":"Ambrose","given":"John C."},{"family":"Arumugam","given":"Prabhu"},{"family":"Bevers","given":"Roel"},{"family":"Bleda","given":"Marta"},{"family":"Boardman-Pretty","given":"Freya"},{"family":"Boustred","given":"Christopher R."},{"family</vt:lpwstr>
  </property>
  <property fmtid="{D5CDD505-2E9C-101B-9397-08002B2CF9AE}" pid="698" name="ZOTERO_BREF_xeDB1zkV4c3y_2">
    <vt:lpwstr>6IgBtE/L26fshU4","uris":["http://zotero.org/users/14858941/items/WC3TIICG"],"itemData":{"id":"2y6IgBtE/L26fshU4","type":"article-journal","abstract":"Mutational signature analysis is a recent computational approach for interpreting somatic mutations in th</vt:lpwstr>
  </property>
  <property fmtid="{D5CDD505-2E9C-101B-9397-08002B2CF9AE}" pid="699" name="ZOTERO_BREF_xeDB1zkV4c3y_20">
    <vt:lpwstr>":"Brittain","given":"Helen"},{"family":"Caulfield","given":"Mark J."},{"family":"Chan","given":"Georgia C."},{"family":"Elgar","given":"Greg"},{"family":"Fowler","given":"Tom"},{"family":"Giess","given":"Adam"},{"family":"Hamblin","given":"Angela"},{"fam</vt:lpwstr>
  </property>
  <property fmtid="{D5CDD505-2E9C-101B-9397-08002B2CF9AE}" pid="700" name="ZOTERO_BREF_xeDB1zkV4c3y_21">
    <vt:lpwstr>ily":"Henderson","given":"Shirley"},{"family":"Hubbard","given":"Tim J. P."},{"family":"Jackson","given":"Rob"},{"family":"Jones","given":"Louise J."},{"family":"Kasperaviciute","given":"Dalia"},{"family":"Kayikci","given":"Melis"},{"family":"Kousathanas"</vt:lpwstr>
  </property>
  <property fmtid="{D5CDD505-2E9C-101B-9397-08002B2CF9AE}" pid="701" name="ZOTERO_BREF_xeDB1zkV4c3y_22">
    <vt:lpwstr>,"given":"Athanasios"},{"family":"Lahnstein","given":"Lea"},{"family":"Leigh","given":"Sarah E. A."},{"family":"Leong","given":"Ivonne U. S."},{"family":"Lopez","given":"Javier F."},{"family":"Maleady-Crowe","given":"Fiona"},{"family":"McEntagart","given"</vt:lpwstr>
  </property>
  <property fmtid="{D5CDD505-2E9C-101B-9397-08002B2CF9AE}" pid="702" name="ZOTERO_BREF_xeDB1zkV4c3y_23">
    <vt:lpwstr>:"Meriel"},{"family":"Minneci","given":"Federico"},{"family":"Moutsianas","given":"Loukas"},{"family":"Mueller","given":"Michael"},{"family":"Murugaesu","given":"Nirupa"},{"family":"Need","given":"Anna C."},{"family":"O’Donovan","given":"Peter"},{"family"</vt:lpwstr>
  </property>
  <property fmtid="{D5CDD505-2E9C-101B-9397-08002B2CF9AE}" pid="703" name="ZOTERO_BREF_xeDB1zkV4c3y_24">
    <vt:lpwstr>:"Odhams","given":"Chris A."},{"family":"Patch","given":"Christine"},{"family":"Pereira","given":"Mariana Buongermino"},{"family":"Perez-Gil","given":"Daniel"},{"family":"Pullinger","given":"John"},{"family":"Rahim","given":"Tahrima"},{"family":"Rendon","</vt:lpwstr>
  </property>
  <property fmtid="{D5CDD505-2E9C-101B-9397-08002B2CF9AE}" pid="704" name="ZOTERO_BREF_xeDB1zkV4c3y_25">
    <vt:lpwstr>given":"Augusto"},{"family":"Rogers","given":"Tim"},{"family":"Savage","given":"Kevin"},{"family":"Sawant","given":"Kushmita"},{"family":"Scott","given":"Richard H."},{"family":"Siddiq","given":"Afshan"},{"family":"Sieghart","given":"Alexander"},{"family"</vt:lpwstr>
  </property>
  <property fmtid="{D5CDD505-2E9C-101B-9397-08002B2CF9AE}" pid="705" name="ZOTERO_BREF_xeDB1zkV4c3y_26">
    <vt:lpwstr>:"Smith","given":"Samuel C."},{"family":"Sosinsky","given":"Alona"},{"family":"Stuckey","given":"Alexander"},{"family":"Tanguy","given":"Mélanie"},{"family":"Taylor Tavares","given":"Ana Lisa"},{"family":"Thomas","given":"Ellen R. A."},{"family":"Thompson</vt:lpwstr>
  </property>
  <property fmtid="{D5CDD505-2E9C-101B-9397-08002B2CF9AE}" pid="706" name="ZOTERO_BREF_xeDB1zkV4c3y_27">
    <vt:lpwstr>","given":"Simon R."},{"family":"Tucci","given":"Arianna"},{"family":"Welland","given":"Matthew J."},{"family":"Williams","given":"Eleanor"},{"family":"Witkowska","given":"Katarzyna"},{"family":"Wood","given":"Suzanne M."},{"literal":"Colorectal Cancer Do</vt:lpwstr>
  </property>
  <property fmtid="{D5CDD505-2E9C-101B-9397-08002B2CF9AE}" pid="707" name="ZOTERO_BREF_xeDB1zkV4c3y_28">
    <vt:lpwstr>main UK 100,000 Genomes Project"},{"family":"Chubb","given":"Daniel"},{"family":"Cornish","given":"Alex"},{"family":"Kinnersley","given":"Ben"},{"family":"Houlston","given":"Richard"},{"family":"Wedge","given":"David"},{"family":"Gruber","given":"Andreas"</vt:lpwstr>
  </property>
  <property fmtid="{D5CDD505-2E9C-101B-9397-08002B2CF9AE}" pid="708" name="ZOTERO_BREF_xeDB1zkV4c3y_29">
    <vt:lpwstr>},{"family":"Frangou","given":"Anna"},{"family":"Cross","given":"William"},{"family":"Graham","given":"Trevor"},{"family":"Sottoriva","given":"Andrea"},{"family":"Caravagna","given":"Gulio"},{"family":"Lopez-Bigas","given":"Nuria"},{"family":"Arnedo-Pac",</vt:lpwstr>
  </property>
  <property fmtid="{D5CDD505-2E9C-101B-9397-08002B2CF9AE}" pid="709" name="ZOTERO_BREF_xeDB1zkV4c3y_3">
    <vt:lpwstr>e genome. Its application to cancer data has enhanced our understanding of mutational forces driving tumorigenesis and demonstrated its potential to inform prognosis and treatment decisions. However, methodological challenges remain for discovering new si</vt:lpwstr>
  </property>
  <property fmtid="{D5CDD505-2E9C-101B-9397-08002B2CF9AE}" pid="710" name="ZOTERO_BREF_xeDB1zkV4c3y_30">
    <vt:lpwstr>"given":"Claudia"},{"family":"Church","given":"David"},{"family":"Culliford","given":"Richard"},{"family":"Thorn","given":"Steve"},{"family":"Quirke","given":"Phil"},{"family":"Wood","given":"Henry"},{"family":"Tomlinson","given":"Ian"},{"family":"Noyvert</vt:lpwstr>
  </property>
  <property fmtid="{D5CDD505-2E9C-101B-9397-08002B2CF9AE}" pid="711" name="ZOTERO_BREF_xeDB1zkV4c3y_31">
    <vt:lpwstr>","given":"Boris"},{"family":"Schuh","given":"Anna"},{"family":"Aden","given":"Konrad"},{"family":"Palles","given":"Claire"},{"family":"Campo","given":"Elias"},{"family":"Stankovic","given":"Tatjana"},{"family":"Taylor","given":"Martin S."},{"family":"Jac</vt:lpwstr>
  </property>
  <property fmtid="{D5CDD505-2E9C-101B-9397-08002B2CF9AE}" pid="712" name="ZOTERO_BREF_xeDB1zkV4c3y_32">
    <vt:lpwstr>kson","given":"Andrew P."}],"issued":{"date-parts":[["2022",2,24]]}}},{"id":11805,"uris":["http://zotero.org/groups/6195561/items/NPIKTAJU"],"itemData":{"id":11805,"type":"article-journal","abstract":"Abstract\n            Despite their deleterious effect</vt:lpwstr>
  </property>
  <property fmtid="{D5CDD505-2E9C-101B-9397-08002B2CF9AE}" pid="713" name="ZOTERO_BREF_xeDB1zkV4c3y_33">
    <vt:lpwstr>s, small insertions and deletions (InDels) have received far less attention than substitutions. Here we generated isogenic CRISPR-edited human cellular models of postreplicative repair dysfunction (PRRd), including individual and combined gene edits of DN</vt:lpwstr>
  </property>
  <property fmtid="{D5CDD505-2E9C-101B-9397-08002B2CF9AE}" pid="714" name="ZOTERO_BREF_xeDB1zkV4c3y_34">
    <vt:lpwstr>A mismatch repair (MMR) and replicative polymerases (Pol ε and Pol δ). Unique, diverse InDel mutational footprints were revealed. However, the prevailing InDel classification framework was unable to discriminate these InDel signatures from background muta</vt:lpwstr>
  </property>
  <property fmtid="{D5CDD505-2E9C-101B-9397-08002B2CF9AE}" pid="715" name="ZOTERO_BREF_xeDB1zkV4c3y_35">
    <vt:lpwstr>genesis and from each other. To address this, we developed an alternative InDel classification system that considers flanking sequences and informative motifs (for example, longer homopolymers), enabling unambiguous InDel classification into 89 subtypes. </vt:lpwstr>
  </property>
  <property fmtid="{D5CDD505-2E9C-101B-9397-08002B2CF9AE}" pid="716" name="ZOTERO_BREF_xeDB1zkV4c3y_36">
    <vt:lpwstr>Through focused characterization of seven tumor types from the 100,000 Genomes Project, we uncovered 37 InDel signatures; 27 were new. In addition to unveiling previously hidden biological insights, we also developed PRRDetect—a highly specific classifier</vt:lpwstr>
  </property>
  <property fmtid="{D5CDD505-2E9C-101B-9397-08002B2CF9AE}" pid="717" name="ZOTERO_BREF_xeDB1zkV4c3y_37">
    <vt:lpwstr> of PRRd status in tumors, with potential implications for immunotherapies.","container-title":"Nature Genetics","DOI":"10.1038/s41588-025-02152-y","ISSN":"1061-4036, 1546-1718","journalAbbreviation":"Nat Genet","language":"en","PMID":"40210680","PMCID":"</vt:lpwstr>
  </property>
  <property fmtid="{D5CDD505-2E9C-101B-9397-08002B2CF9AE}" pid="718" name="ZOTERO_BREF_xeDB1zkV4c3y_38">
    <vt:lpwstr>PMC12081297","source":"DOI.org (Crossref)","title":"A redefined InDel taxonomy provides insights into mutational signatures","URL":"https://www.nature.com/articles/s41588-025-02152-y","author":[{"family":"Koh","given":"Gene Ching Chiek"},{"family":"Nanda"</vt:lpwstr>
  </property>
  <property fmtid="{D5CDD505-2E9C-101B-9397-08002B2CF9AE}" pid="719" name="ZOTERO_BREF_xeDB1zkV4c3y_39">
    <vt:lpwstr>,"given":"Arjun Scott"},{"family":"Rinaldi","given":"Giuseppe"},{"family":"Boushaki","given":"Soraya"},{"family":"Degasperi","given":"Andrea"},{"family":"Badja","given":"Cherif"},{"family":"Pregnall","given":"Andrew Marcel"},{"family":"Zhao","given":"Salo</vt:lpwstr>
  </property>
  <property fmtid="{D5CDD505-2E9C-101B-9397-08002B2CF9AE}" pid="720" name="ZOTERO_BREF_xeDB1zkV4c3y_4">
    <vt:lpwstr>gnatures and assigning proper weights to existing signatures, thereby hindering broader clinical applications. Here we present Mutational Signature Calculator (MuSiCal), a rigorous analytical framework with algorithms that solve major problems in the stan</vt:lpwstr>
  </property>
  <property fmtid="{D5CDD505-2E9C-101B-9397-08002B2CF9AE}" pid="721" name="ZOTERO_BREF_xeDB1zkV4c3y_40">
    <vt:lpwstr>me Jingchen"},{"family":"Chmelova","given":"Lucia"},{"family":"Black","given":"Daniella"},{"family":"Heskin","given":"Laura"},{"family":"Dias","given":"João"},{"family":"Young","given":"Jamie"},{"family":"Memari","given":"Yasin"},{"family":"Shooter","give</vt:lpwstr>
  </property>
  <property fmtid="{D5CDD505-2E9C-101B-9397-08002B2CF9AE}" pid="722" name="ZOTERO_BREF_xeDB1zkV4c3y_41">
    <vt:lpwstr>n":"Scott"},{"family":"Czarnecki","given":"Jan"},{"family":"Brown","given":"Matthew Arthur"},{"family":"Davies","given":"Helen Ruth"},{"family":"Zou","given":"Xueqing"},{"family":"Nik-Zainal","given":"Serena"}],"accessed":{"date-parts":[["2025",5,13]]},"i</vt:lpwstr>
  </property>
  <property fmtid="{D5CDD505-2E9C-101B-9397-08002B2CF9AE}" pid="723" name="ZOTERO_BREF_xeDB1zkV4c3y_42">
    <vt:lpwstr>ssued":{"date-parts":[["2025",4,10]]}}}],"schema":"https://github.com/citation-style-language/schema/raw/master/csl-citation.json"}</vt:lpwstr>
  </property>
  <property fmtid="{D5CDD505-2E9C-101B-9397-08002B2CF9AE}" pid="724" name="ZOTERO_BREF_xeDB1zkV4c3y_43">
    <vt:lpwstr/>
  </property>
  <property fmtid="{D5CDD505-2E9C-101B-9397-08002B2CF9AE}" pid="725" name="ZOTERO_BREF_xeDB1zkV4c3y_44">
    <vt:lpwstr/>
  </property>
  <property fmtid="{D5CDD505-2E9C-101B-9397-08002B2CF9AE}" pid="726" name="ZOTERO_BREF_xeDB1zkV4c3y_45">
    <vt:lpwstr/>
  </property>
  <property fmtid="{D5CDD505-2E9C-101B-9397-08002B2CF9AE}" pid="727" name="ZOTERO_BREF_xeDB1zkV4c3y_46">
    <vt:lpwstr/>
  </property>
  <property fmtid="{D5CDD505-2E9C-101B-9397-08002B2CF9AE}" pid="728" name="ZOTERO_BREF_xeDB1zkV4c3y_47">
    <vt:lpwstr/>
  </property>
  <property fmtid="{D5CDD505-2E9C-101B-9397-08002B2CF9AE}" pid="729" name="ZOTERO_BREF_xeDB1zkV4c3y_48">
    <vt:lpwstr/>
  </property>
  <property fmtid="{D5CDD505-2E9C-101B-9397-08002B2CF9AE}" pid="730" name="ZOTERO_BREF_xeDB1zkV4c3y_49">
    <vt:lpwstr/>
  </property>
  <property fmtid="{D5CDD505-2E9C-101B-9397-08002B2CF9AE}" pid="731" name="ZOTERO_BREF_xeDB1zkV4c3y_5">
    <vt:lpwstr>dard workflow. Our simulation studies demonstrate that MuSiCal outperforms state-of-the-art algorithms for both signature discovery and assignment. By reanalyzing more than 2,700 cancer genomes, we provide an improved catalog of signatures and their assig</vt:lpwstr>
  </property>
  <property fmtid="{D5CDD505-2E9C-101B-9397-08002B2CF9AE}" pid="732" name="ZOTERO_BREF_xeDB1zkV4c3y_50">
    <vt:lpwstr/>
  </property>
  <property fmtid="{D5CDD505-2E9C-101B-9397-08002B2CF9AE}" pid="733" name="ZOTERO_BREF_xeDB1zkV4c3y_51">
    <vt:lpwstr/>
  </property>
  <property fmtid="{D5CDD505-2E9C-101B-9397-08002B2CF9AE}" pid="734" name="ZOTERO_BREF_xeDB1zkV4c3y_52">
    <vt:lpwstr/>
  </property>
  <property fmtid="{D5CDD505-2E9C-101B-9397-08002B2CF9AE}" pid="735" name="ZOTERO_BREF_xeDB1zkV4c3y_6">
    <vt:lpwstr>nments, discover nine indel signatures absent in the current catalog, resolve long-standing issues with the ambiguous ‘flat’ signatures and give insights into signatures with unknown etiologies. We expect MuSiCal and the improved catalog to be a step towa</vt:lpwstr>
  </property>
  <property fmtid="{D5CDD505-2E9C-101B-9397-08002B2CF9AE}" pid="736" name="ZOTERO_BREF_xeDB1zkV4c3y_7">
    <vt:lpwstr>rds establishing best practices for mutational signature analysis.","container-title":"Nature Genetics","DOI":"10.1038/s41588-024-01659-0","ISSN":"15461718","issue":"3","note":"PMID: 38361034\npublisher: Nature Research","page":"541-552","title":"Accurate</vt:lpwstr>
  </property>
  <property fmtid="{D5CDD505-2E9C-101B-9397-08002B2CF9AE}" pid="737" name="ZOTERO_BREF_xeDB1zkV4c3y_8">
    <vt:lpwstr> and sensitive mutational signature analysis with MuSiCal","volume":"56","author":[{"family":"Jin","given":"Hu"},{"family":"Gulhan","given":"Doga C."},{"family":"Geiger","given":"Benedikt"},{"family":"Ben-Isvy","given":"Daniel"},{"family":"Geng","given":"</vt:lpwstr>
  </property>
  <property fmtid="{D5CDD505-2E9C-101B-9397-08002B2CF9AE}" pid="738" name="ZOTERO_BREF_xeDB1zkV4c3y_9">
    <vt:lpwstr>David"},{"family":"Ljungström","given":"Viktor"},{"family":"Park","given":"Peter J."}],"issued":{"date-parts":[["2024",3,1]]}}},{"id":"2y6IgBtE/yQgz8iGa","uris":["http://zotero.org/users/14858941/items/X8LCP38K"],"itemData":{"id":"2y6IgBtE/yQgz8iGa","type</vt:lpwstr>
  </property>
  <property fmtid="{D5CDD505-2E9C-101B-9397-08002B2CF9AE}" pid="739" name="ZOTERO_PREF_1">
    <vt:lpwstr>&lt;data data-version="3" zotero-version="9.0.3"&gt;&lt;session id="2y6IgBtE"/&gt;&lt;style id="http://www.zotero.org/styles/chicago-author-date" locale="en-GB" hasBibliography="1" bibliographyStyleHasBeenSet="1"/&gt;&lt;prefs&gt;&lt;pref name="fieldType" value="Bookmark"/&gt;&lt;pref na</vt:lpwstr>
  </property>
  <property fmtid="{D5CDD505-2E9C-101B-9397-08002B2CF9AE}" pid="740" name="ZOTERO_PREF_2">
    <vt:lpwstr>me="automaticJournalAbbreviations" value="true"/&gt;&lt;/prefs&gt;&lt;/data&gt;</vt:lpwstr>
  </property>
</Properties>
</file>