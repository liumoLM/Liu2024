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77777777" w:rsidR="001F6413" w:rsidRDefault="00D64226">
      <w:pPr>
        <w:pStyle w:val="authorsandaff"/>
        <w:spacing w:after="240"/>
      </w:pPr>
      <w:r>
        <w:t>Mo Liu</w:t>
      </w:r>
      <w:r>
        <w:rPr>
          <w:rFonts w:hint="eastAsia"/>
        </w:rPr>
        <w:t>1*#</w:t>
      </w:r>
      <w:r>
        <w:t>,</w:t>
      </w:r>
      <w:r>
        <w:rPr>
          <w:rFonts w:hint="eastAsia"/>
        </w:rPr>
        <w:t xml:space="preserve"> Mi Ni Huang2*,</w:t>
      </w:r>
      <w:r>
        <w:t xml:space="preserve"> </w:t>
      </w:r>
      <w:proofErr w:type="spellStart"/>
      <w:r>
        <w:t>Xue</w:t>
      </w:r>
      <w:proofErr w:type="spellEnd"/>
      <w:r>
        <w:t xml:space="preserve"> Ming Wu1, Qi Zheng</w:t>
      </w:r>
      <w:r>
        <w:rPr>
          <w:rFonts w:hint="eastAsia"/>
        </w:rPr>
        <w:t xml:space="preserve">1, </w:t>
      </w:r>
      <w:proofErr w:type="spellStart"/>
      <w:r>
        <w:t>Runtian</w:t>
      </w:r>
      <w:proofErr w:type="spellEnd"/>
      <w:r>
        <w:t xml:space="preserve"> Yao</w:t>
      </w:r>
      <w:r>
        <w:rPr>
          <w:rFonts w:hint="eastAsia"/>
        </w:rPr>
        <w:t>2</w:t>
      </w:r>
      <w:r>
        <w:t xml:space="preserve">, </w:t>
      </w:r>
      <w:r>
        <w:rPr>
          <w:rFonts w:hint="eastAsia"/>
        </w:rPr>
        <w:t xml:space="preserve">Ying Yang1, </w:t>
      </w:r>
      <w:proofErr w:type="spellStart"/>
      <w:r>
        <w:rPr>
          <w:rFonts w:hint="eastAsia"/>
        </w:rPr>
        <w:t>Runxi</w:t>
      </w:r>
      <w:proofErr w:type="spellEnd"/>
      <w:r>
        <w:rPr>
          <w:rFonts w:hint="eastAsia"/>
        </w:rPr>
        <w:t xml:space="preserve">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36457432" w:rsidR="001F6413" w:rsidRDefault="00D64226">
      <w:pPr>
        <w:pStyle w:val="authorsandaff"/>
      </w:pPr>
      <w:r>
        <w:rPr>
          <w:rFonts w:hint="eastAsia"/>
        </w:rPr>
        <w:t xml:space="preserve">2 </w:t>
      </w:r>
      <w:r>
        <w:t xml:space="preserve">Molecular Cancer Research Center, </w:t>
      </w:r>
      <w:ins w:id="1" w:author="Mini Huang" w:date="2026-05-26T16:05:00Z">
        <w:r w:rsidR="00E76DC9">
          <w:t xml:space="preserve">Zhongshan </w:t>
        </w:r>
      </w:ins>
      <w:r>
        <w:t xml:space="preserve">School of Medicine, </w:t>
      </w:r>
      <w:del w:id="2" w:author="Mini Huang" w:date="2026-05-26T16:05:00Z">
        <w:r w:rsidDel="00E132C8">
          <w:delText>Shenzhen Campus of Sun Yat-</w:delText>
        </w:r>
        <w:r w:rsidDel="00E132C8">
          <w:rPr>
            <w:rFonts w:hint="eastAsia"/>
          </w:rPr>
          <w:delText>S</w:delText>
        </w:r>
        <w:r w:rsidDel="00E132C8">
          <w:delText>en Unive</w:delText>
        </w:r>
        <w:r w:rsidDel="00E132C8">
          <w:delText xml:space="preserve">rsity, </w:delText>
        </w:r>
      </w:del>
      <w:r>
        <w:t xml:space="preserve">Sun </w:t>
      </w:r>
      <w:proofErr w:type="spellStart"/>
      <w:r>
        <w:t>Yat-sen</w:t>
      </w:r>
      <w:proofErr w:type="spellEnd"/>
      <w:r>
        <w:t xml:space="preserve"> University</w:t>
      </w:r>
      <w:ins w:id="3" w:author="Mini Huang" w:date="2026-05-26T16:05:00Z">
        <w:r w:rsidR="00E132C8" w:rsidRPr="00E132C8">
          <w:t xml:space="preserve"> </w:t>
        </w:r>
        <w:r w:rsidR="00E132C8">
          <w:t>Shenzhen Campus</w:t>
        </w:r>
      </w:ins>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w:t>
      </w:r>
      <w:r>
        <w:t>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The main text should be u</w:t>
      </w:r>
      <w:r>
        <w:rPr>
          <w:rFonts w:ascii="Google Sans;Roboto;Arial;sans-s" w:hAnsi="Google Sans;Roboto;Arial;sans-s"/>
          <w:sz w:val="20"/>
          <w:szCs w:val="20"/>
        </w:rPr>
        <w:t xml:space="preserve">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pPr>
        <w:pStyle w:val="BodyText"/>
        <w:numPr>
          <w:ilvl w:val="0"/>
          <w:numId w:val="2"/>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w:t>
      </w:r>
      <w:r>
        <w:rPr>
          <w:rFonts w:ascii="Google Sans;Roboto;Arial;sans-s" w:hAnsi="Google Sans;Roboto;Arial;sans-s"/>
          <w:sz w:val="20"/>
          <w:szCs w:val="20"/>
        </w:rPr>
        <w:t>arch Articles, this is often up to 7 supplemental figures.</w:t>
      </w:r>
    </w:p>
    <w:p w14:paraId="68B1267B" w14:textId="77777777" w:rsidR="001F6413" w:rsidRDefault="00D64226">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w:t>
      </w:r>
      <w:r>
        <w:rPr>
          <w:rFonts w:ascii="Google Sans;Roboto;Arial;sans-s" w:hAnsi="Google Sans;Roboto;Arial;sans-s"/>
          <w:sz w:val="20"/>
          <w:szCs w:val="20"/>
        </w:rPr>
        <w:t xml:space="preserve">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77777777" w:rsidR="001F6413" w:rsidRDefault="00D64226">
      <w:pPr>
        <w:pStyle w:val="Heading1"/>
        <w:spacing w:before="0"/>
        <w:rPr>
          <w:b w:val="0"/>
          <w:bCs w:val="0"/>
        </w:rPr>
      </w:pPr>
      <w:r>
        <w:rPr>
          <w:rFonts w:hint="eastAsia"/>
          <w:b w:val="0"/>
          <w:bCs w:val="0"/>
        </w:rPr>
        <w:t>We prese</w:t>
      </w:r>
      <w:r>
        <w:rPr>
          <w:rFonts w:hint="eastAsia"/>
          <w:b w:val="0"/>
          <w:bCs w:val="0"/>
        </w:rPr>
        <w:t>nt a unified repertoire of indel mutational signatures in 6,975 tumors across 32 cancer types. Small insertions and deletions ("indels") are an important under-studied class of mutations. Koh, Nanda, and colleagues recently introduced two richer indel clas</w:t>
      </w:r>
      <w:r>
        <w:rPr>
          <w:rFonts w:hint="eastAsia"/>
          <w:b w:val="0"/>
          <w:bCs w:val="0"/>
        </w:rPr>
        <w:t>sifications, with 89 and 476 indel types. We identified signatures separately in the two new classification schemes and the widely used 83-type classification scheme using two algorithms. We identified 44 89-type signatures and their 476-type counterparts;</w:t>
      </w:r>
      <w:r>
        <w:rPr>
          <w:rFonts w:hint="eastAsia"/>
          <w:b w:val="0"/>
          <w:bCs w:val="0"/>
        </w:rPr>
        <w:t xml:space="preserve"> 26 are new. Because lossless translation between the 83-type and newer schemes is impossible, we used tumors dominated by single signatures to exhaustively map correspondences across classifications. The 89- and, especially, the 476-type schemes distingui</w:t>
      </w:r>
      <w:r>
        <w:rPr>
          <w:rFonts w:hint="eastAsia"/>
          <w:b w:val="0"/>
          <w:bCs w:val="0"/>
        </w:rPr>
        <w:t>sh signatures and spectra that the 83-type scheme cannot. We release software for generating and plotting spectra in the new classifications. An accompanying web site enables exploration of signatures and their cross-classification relationships and provid</w:t>
      </w:r>
      <w:r>
        <w:rPr>
          <w:rFonts w:hint="eastAsia"/>
          <w:b w:val="0"/>
          <w:bCs w:val="0"/>
        </w:rPr>
        <w:t xml:space="preserve">es a service to construct spectra from </w:t>
      </w:r>
      <w:proofErr w:type="spellStart"/>
      <w:r>
        <w:rPr>
          <w:rFonts w:hint="eastAsia"/>
          <w:b w:val="0"/>
          <w:bCs w:val="0"/>
        </w:rPr>
        <w:t>vcf</w:t>
      </w:r>
      <w:proofErr w:type="spellEnd"/>
      <w:r>
        <w:rPr>
          <w:rFonts w:hint="eastAsia"/>
          <w:b w:val="0"/>
          <w:bCs w:val="0"/>
        </w:rPr>
        <w:t xml:space="preserve"> 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4" w:name="ZOTERO_BREF_SKWaXNETtpY0"/>
      <w:r>
        <w:t>(</w:t>
      </w:r>
      <w:proofErr w:type="spellStart"/>
      <w:r>
        <w:t>Alexandrov</w:t>
      </w:r>
      <w:proofErr w:type="spellEnd"/>
      <w:r>
        <w:t xml:space="preserve"> et al. 2014)</w:t>
      </w:r>
      <w:bookmarkEnd w:id="4"/>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w:t>
      </w:r>
      <w:r>
        <w:rPr>
          <w:rStyle w:val="normalfirstChar"/>
        </w:rPr>
        <w:t xml:space="preserve">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w:instrText>
      </w:r>
      <w:r>
        <w:rPr>
          <w:rStyle w:val="normalfirstChar"/>
        </w:rPr>
        <w:instrText>9)","plainCitation":"(Davies et al. 2017; Cooper et al. 2010; Grolleman et al. 2019)","dontUpdate":true,"noteIndex":0},"citationItems":[{"id":"LB8OR9DJ/tgI39TZW","uris":["http://zotero.org/users/14858941/items/FX3CFPG5"],"itemData":{"id":713,"type":"articl</w:instrText>
      </w:r>
      <w:r>
        <w:rPr>
          <w:rStyle w:val="normalfirstChar"/>
        </w:rPr>
        <w:instrText xml:space="preserve">e-journal","abstract":"Approximately 1-5% of breast cancers are attributed to inherited mutations in BRCA1 or BRCA2 and are selectively sensitive to poly(ADP-ribose) polymerase (PARP) inhibitors. In other cancer types, germline and/or somatic mutations in </w:instrText>
      </w:r>
      <w:r>
        <w:rPr>
          <w:rStyle w:val="normalfirstChar"/>
        </w:rPr>
        <w:instrText>BRCA1 and/or BRCA2 (BRCA1/BRCA2) also confer selective sensitivity to PARP inhibitors. Thus, assays to detect BRCA1/BRCA2-deficient tumors have been sought. Recently, somatic substitution, insertion/deletion and rearrangement patterns, or 'mutational signa</w:instrText>
      </w:r>
      <w:r>
        <w:rPr>
          <w:rStyle w:val="normalfirstChar"/>
        </w:rPr>
        <w:instrText>tures', were associated with BRCA1/BRCA2 dysfunction. Herein we used a lasso logistic regression model to identify six distinguishing mutational signatures predictive of BRCA1/BRCA2 deficiency. A weighted model called HRDetect was developed to accurately d</w:instrText>
      </w:r>
      <w:r>
        <w:rPr>
          <w:rStyle w:val="normalfirstChar"/>
        </w:rPr>
        <w:instrText xml:space="preserve">etect BRCA1/BRCA2-deficient samples. HRDetect identifies BRCA1/BRCA2-deficient tumors with 98.7% sensitivity (area under the curve (AUC) = 0.98). Application of this model in a cohort of 560 individuals with breast cancer, of whom 22 were known to carry a </w:instrText>
      </w:r>
      <w:r>
        <w:rPr>
          <w:rStyle w:val="normalfirstChar"/>
        </w:rPr>
        <w:instrText>germline BRCA1 or BRCA2 mutation, allowed us to identify an additional 22 tumors with somatic loss of BRCA1 or BRCA2 and 47 tumors with functional BRCA1/BRCA2 deficiency where no mutation was detected. We validated HRDetect on independent cohorts of breast</w:instrText>
      </w:r>
      <w:r>
        <w:rPr>
          <w:rStyle w:val="normalfirstChar"/>
        </w:rPr>
        <w:instrText>, ovarian and pancreatic cancers and demonstrated its efficacy in alternative sequencing strategies. Integrating all of the classes of mutational signatures thus reveals a larger proportion of individuals with breast cancer harboring BRCA1/BRCA2 deficiency</w:instrText>
      </w:r>
      <w:r>
        <w:rPr>
          <w:rStyle w:val="normalfirstChar"/>
        </w:rPr>
        <w:instrText xml:space="preserve"> (up to 22%) than hitherto appreciated (∼1-5%) who could have selective therapeutic sensitivity to PARP inhibition.","container-title":"Nature Medicine","DOI":"10.1038/nm.4292","ISSN":"1546170X","issue":"4","note":"PMID: 28288110\npublisher: Nature Publish</w:instrText>
      </w:r>
      <w:r>
        <w:rPr>
          <w:rStyle w:val="normalfirstChar"/>
        </w:rPr>
        <w:instrText>ing Group","page":"517-525","title":"HRDetect is a predictor of BRCA1 and BRCA2 deficiency based on mutational signatures","volume":"23","author":[{"family":"Davies","given":"Helen"},{"family":"Glodzik","given":"Dominik"},{"family":"Morganella","given":"Sa</w:instrText>
      </w:r>
      <w:r>
        <w:rPr>
          <w:rStyle w:val="normalfirstChar"/>
        </w:rPr>
        <w:instrText>ndro"},{"family":"Yates","given":"Lucy R."},{"family":"Staaf","given":"Johan"},{"family":"Zou","given":"Xueqing"},{"family":"Ramakrishna","given":"Manasa"},{"family":"Martin","given":"Sancha"},{"family":"Boyault","given":"Sandrine"},{"family":"Sieuwerts","</w:instrText>
      </w:r>
      <w:r>
        <w:rPr>
          <w:rStyle w:val="normalfirstChar"/>
        </w:rPr>
        <w:instrText>given":"Anieta M."},{"family":"Simpson","given":"Peter T."},{"family":"King","given":"Tari A."},{"family":"Raine","given":"Keiran"},{"family":"Eyfjord","given":"Jorunn E."},{"family":"Kong","given":"Gu"},{"family":"Borg","given":"Åke"},{"family":"Birney","</w:instrText>
      </w:r>
      <w:r>
        <w:rPr>
          <w:rStyle w:val="normalfirstChar"/>
        </w:rPr>
        <w:instrText>given":"Ewan"},{"family":"Stunnenberg","given":"Hendrik G."},{"family":"Van De Vijver","given":"Marc J."},{"family":"Børresen-Dale","given":"Anne Lise"},{"family":"Martens","given":"John W.M."},{"family":"Span","given":"Paul N."},{"family":"Lakhani","given</w:instrText>
      </w:r>
      <w:r>
        <w:rPr>
          <w:rStyle w:val="normalfirstChar"/>
        </w:rPr>
        <w:instrText>":"Sunil R."},{"family":"Vincent-Salomon","given":"Anne"},{"family":"Sotiriou","given":"Christos"},{"family":"Tutt","given":"Andrew"},{"family":"Thompson","given":"Alastair M."},{"family":"Van Laere","given":"Steven"},{"family":"Richardson","given":"Andrea</w:instrText>
      </w:r>
      <w:r>
        <w:rPr>
          <w:rStyle w:val="normalfirstChar"/>
        </w:rPr>
        <w:instrText xml:space="preserve"> L."},{"family":"Viari","given":"Alain"},{"family":"Campbell","given":"Peter J."},{"family":"Stratton","given":"Michael R."},{"family":"Nik-Zainal","given":"Serena"}],"issued":{"date-parts":[["2017",4,1]]}}},{"id":"LB8OR9DJ/a9CwVIGa","uris":["http://zotero</w:instrText>
      </w:r>
      <w:r>
        <w:rPr>
          <w:rStyle w:val="normalfirstChar"/>
        </w:rPr>
        <w:instrText xml:space="preserve">.org/users/14858941/items/8FL9VAM8"],"itemData":{"id":717,"type":"report","abstract":"The cytosine-guanine (CpG) dinucleotide has long been known to be a hotspot for pathological mutation in the human genome. This hypermutability is related to its role as </w:instrText>
      </w:r>
      <w:r>
        <w:rPr>
          <w:rStyle w:val="normalfirstChar"/>
        </w:rPr>
        <w:instrText>the major site of cytosine methylation with the attendant risk of spontaneous deamination of 5-methylcytosine (5mC) to yield thymine. Cytosine methylation, however, also occurs in the context of CpNpG sites in the human genome, an unsurprising finding sinc</w:instrText>
      </w:r>
      <w:r>
        <w:rPr>
          <w:rStyle w:val="normalfirstChar"/>
        </w:rPr>
        <w:instrText>e the intrinsic symmetry of CpNpG renders it capable of supporting a semi-conservative model of replication of the methylation pattern. Recently, it has become clear that significant DNA methylation occurs in a CpHpG context (where H ¼ A, C or T) in a vari</w:instrText>
      </w:r>
      <w:r>
        <w:rPr>
          <w:rStyle w:val="normalfirstChar"/>
        </w:rPr>
        <w:instrText>ety of human somatic tissues. If we assume that CpHpG methylation also occurs in the germline, and that 5mC deamination can occur within a CpHpG context, then we might surmise that methylated CpHpG sites could also constitute mutation hotspots causing huma</w:instrText>
      </w:r>
      <w:r>
        <w:rPr>
          <w:rStyle w:val="normalfirstChar"/>
        </w:rPr>
        <w:instrText>n genetic disease. To test this postulate, 54,625 missense and nonsense mutations from 2,113 genes causing inherited disease were retrieved from the Human Gene Mutation Database (http://www.hgmd.org). Some 18.2 per cent of these pathological lesions were f</w:instrText>
      </w:r>
      <w:r>
        <w:rPr>
          <w:rStyle w:val="normalfirstChar"/>
        </w:rPr>
        <w:instrText xml:space="preserve">ound to be C ! Tand G ! A transitions located in CpG dinucleotides (compatible with a model of methylation-mediated deamination of 5mC), an approximately tenfold higher proportion than would have been expected by chance alone. The corresponding proportion </w:instrText>
      </w:r>
      <w:r>
        <w:rPr>
          <w:rStyle w:val="normalfirstChar"/>
        </w:rPr>
        <w:instrText>for the CpHpG trinucleotide was 9.9 per cent, an approximately twofold higher proportion than would have been expected by chance. We therefore estimate that 5 per cent of missense/nonsense mutations causing human inherited disease may be attributable to me</w:instrText>
      </w:r>
      <w:r>
        <w:rPr>
          <w:rStyle w:val="normalfirstChar"/>
        </w:rPr>
        <w:instrText>thylation-mediated deamination of 5mC within a CpHpG context.","title":"Methylation-mediated deamination of 5-methylcytosine appears to give rise to mutations causing human inherited disease in CpNpG trinucleotides, as well as in CpG dinucleotides","URL":"</w:instrText>
      </w:r>
      <w:r>
        <w:rPr>
          <w:rStyle w:val="normalfirstChar"/>
        </w:rPr>
        <w:instrText>http://www.hgmd.org","author":[{"family":"Cooper","given":"David N"},{"family":"Mort","given":"Matthew"},{"family":"Stenson","given":"Peter D"},{"family":"Ball","given":"Edward V"},{"family":"Chuzhanova","given":"Nadia A"}],"issued":{"date-parts":[["2010"]</w:instrText>
      </w:r>
      <w:r>
        <w:rPr>
          <w:rStyle w:val="normalfirstChar"/>
        </w:rPr>
        <w:instrText>]}}},{"id":"LB8OR9DJ/h3OtBvRM","uris":["http://zotero.org/users/14858941/items/VWVTSC8I"],"itemData":{"id":711,"type":"article-journal","abstract":"Biallelic germline mutations affecting NTHL1 predispose carriers to adenomatous polyposis and colorectal can</w:instrText>
      </w:r>
      <w:r>
        <w:rPr>
          <w:rStyle w:val="normalfirstChar"/>
        </w:rPr>
        <w:instrText>cer, but the complete phenotype is unknown. We describe 29 individuals carrying biallelic germline NTHL1 mutations from 17 families, of which 26 developed one (n = 10) or multiple (n = 16) malignancies in 14 different tissues. An unexpected high breast can</w:instrText>
      </w:r>
      <w:r>
        <w:rPr>
          <w:rStyle w:val="normalfirstChar"/>
        </w:rPr>
        <w:instrText>cer incidence was observed in female carriers (60%). Mutational signature analysis of 14 tumors from 7 organs revealed that NTHL1 deficiency underlies the main mutational process in all but one of the tumors (93%). These results reveal NTHL1 as a multi-tum</w:instrText>
      </w:r>
      <w:r>
        <w:rPr>
          <w:rStyle w:val="normalfirstChar"/>
        </w:rPr>
        <w:instrText>or predisposition gene with a high lifetime risk for extracolonic cancers and a typical mutational signature observed across tumor types, which can assist in the recognition of this syndrome.","container-title":"Cancer Cell","DOI":"10.1016/j.ccell.2018.12.</w:instrText>
      </w:r>
      <w:r>
        <w:rPr>
          <w:rStyle w:val="normalfirstChar"/>
        </w:rPr>
        <w:instrText>011","ISSN":"18783686","issue":"2","note":"PMID: 30753826\npublisher: Cell Press","page":"256-266.e5","title":"Mutational Signature Analysis Reveals NTHL1 Deficiency to Cause a Multi-tumor Phenotype","volume":"35","author":[{"family":"Grolleman","given":"J</w:instrText>
      </w:r>
      <w:r>
        <w:rPr>
          <w:rStyle w:val="normalfirstChar"/>
        </w:rPr>
        <w:instrText>udith E."},{"family":"Voer","given":"Richarda M.","non-dropping-particle":"de"},{"family":"Elsayed","given":"Fadwa A."},{"family":"Nielsen","given":"Maartje"},{"family":"Weren","given":"Robbert D.A."},{"family":"Palles","given":"Claire"},{"family":"Ligtenb</w:instrText>
      </w:r>
      <w:r>
        <w:rPr>
          <w:rStyle w:val="normalfirstChar"/>
        </w:rPr>
        <w:instrText>erg","given":"Marjolijn J.L."},{"family":"Vos","given":"Janet R."},{"family":"Broeke","given":"Sanne W.","non-dropping-particle":"ten"},{"family":"Miranda","given":"Noel F.C.C.","non-dropping-particle":"de"},{"family":"Kuiper","given":"Renske A."},{"family</w:instrText>
      </w:r>
      <w:r>
        <w:rPr>
          <w:rStyle w:val="normalfirstChar"/>
        </w:rPr>
        <w:instrText>":"Kamping","given":"Eveline J."},{"family":"Jansen","given":"Erik A.M."},{"family":"Vink-Börger","given":"M. Elisa"},{"family":"Popp","given":"Isabell"},{"family":"Lang","given":"Alois"},{"family":"Spier","given":"Isabel"},{"family":"Hüneburg","given":"Ro</w:instrText>
      </w:r>
      <w:r>
        <w:rPr>
          <w:rStyle w:val="normalfirstChar"/>
        </w:rPr>
        <w:instrText>bert"},{"family":"James","given":"Paul A."},{"family":"Li","given":"Na"},{"family":"Staninova","given":"Marija"},{"family":"Lindsay","given":"Helen"},{"family":"Cockburn","given":"David"},{"family":"Spasic-Boskovic","given":"Olivera"},{"family":"Clendennin</w:instrText>
      </w:r>
      <w:r>
        <w:rPr>
          <w:rStyle w:val="normalfirstChar"/>
        </w:rPr>
        <w:instrText>g","given":"Mark"},{"family":"Sweet","given":"Kevin"},{"family":"Capellá","given":"Gabriel"},{"family":"Sjursen","given":"Wenche"},{"family":"Høberg-Vetti","given":"Hildegunn"},{"family":"Jongmans","given":"Marjolijn C."},{"family":"Neveling","given":"Korn</w:instrText>
      </w:r>
      <w:r>
        <w:rPr>
          <w:rStyle w:val="normalfirstChar"/>
        </w:rPr>
        <w:instrText>elia"},{"family":"Geurts van Kessel","given":"Ad"},{"family":"Morreau","given":"Hans"},{"family":"Hes","given":"Frederik J."},{"family":"Sijmons","given":"Rolf H."},{"family":"Schackert","given":"Hans K."},{"family":"Ruiz-Ponte","given":"Clara"},{"family":</w:instrText>
      </w:r>
      <w:r>
        <w:rPr>
          <w:rStyle w:val="normalfirstChar"/>
        </w:rPr>
        <w:instrText>"Dymerska","given":"Dagmara"},{"family":"Lubinski","given":"Jan"},{"family":"Rivera","given":"Barbara"},{"family":"Foulkes","given":"William D."},{"family":"Tomlinson","given":"Ian P."},{"family":"Valle","given":"Laura"},{"family":"Buchanan","given":"Danie</w:instrText>
      </w:r>
      <w:r>
        <w:rPr>
          <w:rStyle w:val="normalfirstChar"/>
        </w:rPr>
        <w:instrText>l D."},{"family":"Kenwrick","given":"Sue"},{"family":"Adlard","given":"Julian"},{"family":"Dimovski","given":"Aleksandar J."},{"family":"Campbell","given":"Ian G."},{"family":"Aretz","given":"Stefan"},{"family":"Schindler","given":"Detlev"},{"family":"Weze</w:instrText>
      </w:r>
      <w:r>
        <w:rPr>
          <w:rStyle w:val="normalfirstChar"/>
        </w:rPr>
        <w:instrText>l","given":"Tom","non-dropping-particle":"van"},{"family":"Hoogerbrugge","given":"Nicoline"},{"family":"Kuiper","given":"Roland P."}],"issued":{"date-parts":[["2019",2,11]]}}}],"schema":"https://github.com/citation-style-language/schema/raw/master/csl-cita</w:instrText>
      </w:r>
      <w:r>
        <w:rPr>
          <w:rStyle w:val="normalfirstChar"/>
        </w:rPr>
        <w:instrText>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5" w:name="ZOTERO_BREF_IM4gJ3yQ6hq2"/>
      <w:r>
        <w:t>(</w:t>
      </w:r>
      <w:proofErr w:type="spellStart"/>
      <w:r>
        <w:t>Alexandrov</w:t>
      </w:r>
      <w:proofErr w:type="spellEnd"/>
      <w:r>
        <w:t xml:space="preserve"> et al. 2016; Ng et al. 2017; </w:t>
      </w:r>
      <w:proofErr w:type="spellStart"/>
      <w:r>
        <w:t>Dziubańs</w:t>
      </w:r>
      <w:r>
        <w:t>ka-Kusibab</w:t>
      </w:r>
      <w:proofErr w:type="spellEnd"/>
      <w:r>
        <w:t xml:space="preserve"> et al. 2020; Boot et al. 2020)</w:t>
      </w:r>
      <w:bookmarkEnd w:id="5"/>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By “mutational signatures” we</w:t>
      </w:r>
      <w:r>
        <w:t xml:space="preserv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and then sequencing t</w:t>
      </w:r>
      <w:r>
        <w:t xml:space="preserve">he </w:t>
      </w:r>
      <w:r>
        <w:rPr>
          <w:rFonts w:hint="eastAsia"/>
        </w:rPr>
        <w:t xml:space="preserve">affected </w:t>
      </w:r>
      <w:r>
        <w:t xml:space="preserve">genomes </w:t>
      </w:r>
      <w:bookmarkStart w:id="6" w:name="ZOTERO_BREF_97iR0u2ckHXQ"/>
      <w:r>
        <w:t xml:space="preserve">(Boot et al. 2018; M. N. Huang et al. 2017; </w:t>
      </w:r>
      <w:proofErr w:type="spellStart"/>
      <w:r>
        <w:t>Kucab</w:t>
      </w:r>
      <w:proofErr w:type="spellEnd"/>
      <w:r>
        <w:t xml:space="preserve"> et al. 2019; </w:t>
      </w:r>
      <w:proofErr w:type="spellStart"/>
      <w:r>
        <w:t>Caipa</w:t>
      </w:r>
      <w:proofErr w:type="spellEnd"/>
      <w:r>
        <w:t xml:space="preserve"> Garcia et al. 2024; Riva et al. 2020)</w:t>
      </w:r>
      <w:bookmarkEnd w:id="6"/>
      <w:r>
        <w:t>. In addition, machine learning can identify mutational signatures as latent factors that explain the patterns of mutations in lar</w:t>
      </w:r>
      <w:r>
        <w:t>ge collections of somatic mutation dat</w:t>
      </w:r>
      <w:r>
        <w:rPr>
          <w:rFonts w:hint="eastAsia"/>
        </w:rPr>
        <w:t xml:space="preserve">a </w:t>
      </w:r>
      <w:bookmarkStart w:id="7" w:name="ZOTERO_BREF_DDRXI6EgPLjA"/>
      <w:r>
        <w:rPr>
          <w:rFonts w:hint="eastAsia"/>
        </w:rPr>
        <w:t>(</w:t>
      </w:r>
      <w:proofErr w:type="spellStart"/>
      <w:r>
        <w:rPr>
          <w:rFonts w:hint="eastAsia"/>
        </w:rPr>
        <w:t>Alexandrov</w:t>
      </w:r>
      <w:proofErr w:type="spellEnd"/>
      <w:r>
        <w:rPr>
          <w:rFonts w:hint="eastAsia"/>
        </w:rPr>
        <w:t xml:space="preserve"> et al. 2020, 2014; Nik-Zainal et al. 2012; Chen et al. 2024; </w:t>
      </w:r>
      <w:proofErr w:type="spellStart"/>
      <w:r>
        <w:rPr>
          <w:rFonts w:hint="eastAsia"/>
        </w:rPr>
        <w:t>Jin</w:t>
      </w:r>
      <w:proofErr w:type="spellEnd"/>
      <w:r>
        <w:rPr>
          <w:rFonts w:hint="eastAsia"/>
        </w:rPr>
        <w:t xml:space="preserve"> et al. 2024a; Koh et al. 2025; </w:t>
      </w:r>
      <w:proofErr w:type="spellStart"/>
      <w:r>
        <w:rPr>
          <w:rFonts w:hint="eastAsia"/>
        </w:rPr>
        <w:t>Degasperi</w:t>
      </w:r>
      <w:proofErr w:type="spellEnd"/>
      <w:r>
        <w:rPr>
          <w:rFonts w:hint="eastAsia"/>
        </w:rPr>
        <w:t xml:space="preserve"> et al. 2022)</w:t>
      </w:r>
      <w:bookmarkEnd w:id="7"/>
      <w:r>
        <w:t>. For example, data mining of upper tract urothelial cancers (UTUC) from Taiwan initia</w:t>
      </w:r>
      <w:r>
        <w:t>lly identified the aristolochic acid (AA) single-base substitution (SBS) signature</w:t>
      </w:r>
      <w:r>
        <w:rPr>
          <w:rFonts w:hint="eastAsia"/>
        </w:rPr>
        <w:t xml:space="preserve"> </w:t>
      </w:r>
      <w:bookmarkStart w:id="8" w:name="ZOTERO_BREF_JvwdUEeJfzJa"/>
      <w:r>
        <w:t>(Hoang et al. 2013; Poon et al. 2013)</w:t>
      </w:r>
      <w:bookmarkEnd w:id="8"/>
      <w:r>
        <w:rPr>
          <w:rFonts w:hint="eastAsia"/>
        </w:rPr>
        <w:t>.</w:t>
      </w:r>
      <w:r>
        <w:t xml:space="preserve"> Subsequent analysis revealed that this signature was also present in bladder, kidney, and liver cancers</w:t>
      </w:r>
      <w:r>
        <w:rPr>
          <w:rFonts w:hint="eastAsia"/>
        </w:rPr>
        <w:t xml:space="preserve"> </w:t>
      </w:r>
      <w:bookmarkStart w:id="9" w:name="ZOTERO_BREF_NhmgMLG5UTqp"/>
      <w:r>
        <w:t>(Ng et al. 2017; Poon et al. 2</w:t>
      </w:r>
      <w:r>
        <w:t>015)</w:t>
      </w:r>
      <w:bookmarkEnd w:id="9"/>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w:t>
      </w:r>
      <w:r>
        <w:t>gure 1)</w:t>
      </w:r>
      <w:r>
        <w:rPr>
          <w:rFonts w:hint="eastAsia"/>
        </w:rPr>
        <w:t xml:space="preserve"> </w:t>
      </w:r>
      <w:bookmarkStart w:id="10" w:name="ZOTERO_BREF_F69glrCEhxC1"/>
      <w:r>
        <w:t>(Chen et al. 2024)</w:t>
      </w:r>
      <w:bookmarkEnd w:id="10"/>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w:t>
      </w:r>
      <w:r>
        <w:t xml:space="preserve">for cancer classification, epidemiology, and treatment and for understanding DNA repair and mutagenic mechanisms. Examples include identification of tumors with homologous recombination deficiency or with mismatch repair deficiency </w:t>
      </w:r>
      <w:bookmarkStart w:id="11" w:name="ZOTERO_BREF_hhD988u0jN7V"/>
      <w:r>
        <w:t>(M. Huang et al. 2015; D</w:t>
      </w:r>
      <w:r>
        <w:t>avies et al. 2017; Koh et al. 2025)</w:t>
      </w:r>
      <w:bookmarkEnd w:id="11"/>
      <w:r>
        <w:t xml:space="preserve"> and a rare indel hypermutator phenotype due to a mutation in topoisomerase 2 alpha </w:t>
      </w:r>
      <w:bookmarkStart w:id="12" w:name="ZOTERO_BREF_D2iecPnvmjdB"/>
      <w:r>
        <w:t>(Boot et al. 2022)</w:t>
      </w:r>
      <w:bookmarkEnd w:id="12"/>
      <w:r>
        <w:rPr>
          <w:rStyle w:val="normalfirstChar"/>
        </w:rPr>
        <w:t xml:space="preserve">. </w:t>
      </w:r>
    </w:p>
    <w:p w14:paraId="61DD42D9" w14:textId="77777777" w:rsidR="001F6413" w:rsidRDefault="00D64226">
      <w:r>
        <w:t xml:space="preserve">The first widely used classification of indels recognized 83 indel types, </w:t>
      </w:r>
      <w:r>
        <w:fldChar w:fldCharType="begin"/>
      </w:r>
      <w:r>
        <w:instrText>ADDIN ZOTERO_ITEM CSL_CITATION {"citationI</w:instrText>
      </w:r>
      <w:r>
        <w:instrText>D":"fIiqgmcK","properties":{"formattedCitation":"(Alexandrov et al. 2020)","plainCitation":"(Alexandrov et al. 2020)","dontUpdate":true,"noteIndex":0},"citationItems":[{"id":"LB8OR9DJ/jGITRxMJ","uris":["http://zotero.org/users/14858941/items/D4J6FKUG"],"it</w:instrText>
      </w:r>
      <w:r>
        <w:instrText>emData":{"id":659,"type":"article-journal","abstract":"Somatic mutations in cancer genomes are caused by multiple mutational processes, each of which generates a characteristic mutational signature1. Here, as part of the Pan-Cancer Analysis of Whole Genome</w:instrText>
      </w:r>
      <w:r>
        <w:instrText xml:space="preserve">s (PCAWG) Consortium2 of the International Cancer Genome Consortium (ICGC) and The Cancer Genome Atlas (TCGA), we characterized mutational signatures using 84,729,690 somatic mutations from 4,645 whole-genome and 19,184 exome sequences that encompass most </w:instrText>
      </w:r>
      <w:r>
        <w:instrText>types of cancer. We identified 49 single-base-substitution, 11 doublet-base-substitution, 4 clustered-base-substitution and 17 small insertion-and-deletion signatures. The substantial size of our dataset, compared with previous analyses3–15, enabled the di</w:instrText>
      </w:r>
      <w:r>
        <w:instrText>scovery of new signatures, the separation of overlapping signatures and the decomposition of signatures into components that may represent associated—but distinct—DNA damage, repair and/or replication mechanisms. By estimating the contribution of each sign</w:instrText>
      </w:r>
      <w:r>
        <w:instrText>ature to the mutational catalogues of individual cancer genomes, we revealed associations of signatures to exogenous or endogenous exposures, as well as to defective DNA-maintenance processes. However, many signatures are of unknown cause. This analysis pr</w:instrText>
      </w:r>
      <w:r>
        <w:instrText xml:space="preserve">ovides a systematic perspective on the repertoire of mutational processes that contribute to the development of human cancer.","container-title":"Nature","DOI":"10.1038/s41586-020-1943-3","ISSN":"14764687","issue":"7793","note":"PMID: 32025018\npublisher: </w:instrText>
      </w:r>
      <w:r>
        <w:instrText>Nature Research","page":"94-101","title":"The repertoire of mutational signatures in human cancer","volume":"578","author":[{"family":"Alexandrov","given":"Ludmil B."},{"family":"Kim","given":"Jaegil"},{"family":"Haradhvala","given":"Nicholas J."},{"family</w:instrText>
      </w:r>
      <w:r>
        <w:instrText>":"Huang","given":"Mi Ni"},{"family":"Tian Ng","given":"Alvin Wei"},{"family":"Wu","given":"Yang"},{"family":"Boot","given":"Arnoud"},{"family":"Covington","given":"Kyle R."},{"family":"Gordenin","given":"Dmitry A."},{"family":"Bergstrom","given":"Erik N."</w:instrText>
      </w:r>
      <w:r>
        <w:instrText>},{"family":"Islam","given":"S. M.Ashiqul"},{"family":"Lopez-Bigas","given":"Nuria"},{"family":"Klimczak","given":"Leszek J."},{"family":"McPherson","given":"John R."},{"family":"Morganella","given":"Sandro"},{"family":"Sabarinathan","given":"Radhakrishnan</w:instrText>
      </w:r>
      <w:r>
        <w:instrText>"},{"family":"Wheeler","given":"David A."},{"family":"Mustonen","given":"Ville"},{"family":"Boutros","given":"Paul"},{"family":"Chan","given":"Kin"},{"family":"Fujimoto","given":"Akihiro"},{"family":"Getz","given":"Gad"},{"family":"Huang","given":"Mi Ni"},</w:instrText>
      </w:r>
      <w:r>
        <w:instrText>{"family":"Kazanov","given":"Marat"},{"family":"Lawrence","given":"Michael"},{"family":"Martincorena","given":"Iñigo"},{"family":"Morganella","given":"Sandro"},{"family":"Nakagawa","given":"Hidewaki"},{"family":"Polak","given":"Paz"},{"family":"Prokopec","</w:instrText>
      </w:r>
      <w:r>
        <w:instrText xml:space="preserve">given":"Stephenie"},{"family":"Roberts","given":"Steven A."},{"family":"Rozen","given":"Steven G."},{"family":"Saini","given":"Natalie"},{"family":"Shibata","given":"Tatsuhiro"},{"family":"Shiraishi","given":"Yuichi"},{"family":"Stratton","given":"Michael </w:instrText>
      </w:r>
      <w:r>
        <w:instrText>R."},{"family":"Teh","given":"Bin Tean"},{"family":"Vázquez-García","given":"Ignacio"},{"family":"Yousif","given":"Fouad"},{"family":"Yu","given":"Willie"}],"issued":{"date-parts":[["2020",2,6]]}}}],"schema":"https://github.com/citation-style-language/sche</w:instrText>
      </w:r>
      <w:r>
        <w:instrText>ma/raw/master/csl-citation.json"}</w:instrText>
      </w:r>
      <w:r>
        <w:fldChar w:fldCharType="separate"/>
      </w:r>
      <w:r>
        <w:t>Alexandrov et al. 2020</w:t>
      </w:r>
      <w:r>
        <w:fldChar w:fldCharType="end"/>
      </w:r>
      <w:r>
        <w:t xml:space="preserve">and recently </w:t>
      </w:r>
      <w:bookmarkStart w:id="13" w:name="ZOTERO_BREF_2bTJlJjriYWb"/>
      <w:r>
        <w:t>(Koh et al. 2025)</w:t>
      </w:r>
      <w:bookmarkEnd w:id="13"/>
      <w:r>
        <w:t xml:space="preserve"> proposed two classification schemes, one with 89 types of indel and one with 476 types (Figure 1). </w:t>
      </w:r>
    </w:p>
    <w:p w14:paraId="005A6663" w14:textId="77777777" w:rsidR="001F6413" w:rsidRDefault="00D64226">
      <w:r>
        <w:t>The older, 83-type scheme primarily categorizes indels based on the</w:t>
      </w:r>
      <w:r>
        <w:t xml:space="preserve"> number of bases inserted or deleted, and for single-base insertions and deletions the identity of the deleted or inserted base (conventionally shown as pyrimidines, C or T) </w:t>
      </w:r>
      <w:bookmarkStart w:id="14" w:name="ZOTERO_BREF_DLfsir5mroQA"/>
      <w:r>
        <w:t>(</w:t>
      </w:r>
      <w:commentRangeStart w:id="15"/>
      <w:proofErr w:type="spellStart"/>
      <w:r>
        <w:t>Rozen</w:t>
      </w:r>
      <w:proofErr w:type="spellEnd"/>
      <w:r>
        <w:t xml:space="preserve"> 2026</w:t>
      </w:r>
      <w:commentRangeEnd w:id="15"/>
      <w:r>
        <w:commentReference w:id="15"/>
      </w:r>
      <w:r>
        <w:t>)</w:t>
      </w:r>
      <w:bookmarkEnd w:id="14"/>
      <w:r>
        <w:t>. For these single-base indels, the classification also considers t</w:t>
      </w:r>
      <w:r>
        <w: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the 83-type system classification a</w:t>
      </w:r>
      <w:r>
        <w:t xml:space="preserve">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w:t>
      </w:r>
      <w:r>
        <w:rPr>
          <w:rFonts w:hint="eastAsia"/>
        </w:rPr>
        <w:t>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77777777"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16" w:name="ZOTERO_BREF_6zFIi2vPZWZ4"/>
      <w:r>
        <w:t>(Koh et al. 2025)</w:t>
      </w:r>
      <w:bookmarkEnd w:id="16"/>
      <w:r>
        <w:t xml:space="preserve"> </w:t>
      </w:r>
      <w:r>
        <w:rPr>
          <w:shd w:val="clear" w:color="auto" w:fill="00FFFF"/>
        </w:rPr>
        <w:t>(Figure 1, Table S1 &lt;</w:t>
      </w:r>
      <w:proofErr w:type="spellStart"/>
      <w:r>
        <w:rPr>
          <w:shd w:val="clear" w:color="auto" w:fill="00FFFF"/>
        </w:rPr>
        <w:t>ro</w:t>
      </w:r>
      <w:r>
        <w:rPr>
          <w:shd w:val="clear" w:color="auto" w:fill="00FFFF"/>
        </w:rPr>
        <w:t>setta_stone</w:t>
      </w:r>
      <w:proofErr w:type="spellEnd"/>
      <w:r>
        <w:rPr>
          <w:shd w:val="clear" w:color="auto" w:fill="00FFFF"/>
        </w:rPr>
        <w:t>&gt; )</w:t>
      </w:r>
      <w:r>
        <w:rPr>
          <w:color w:val="000000"/>
        </w:rPr>
        <w:t>.</w:t>
      </w:r>
      <w:r>
        <w:t xml:space="preserve"> A </w:t>
      </w:r>
      <w:r>
        <w:lastRenderedPageBreak/>
        <w:t>prominent distinction is that, unlike the 83-type classification scheme, both the new classifications distinguish different types indels of a single T or C according to the non-T (respectively, non-C) flaking bases. This dramatically impr</w:t>
      </w:r>
      <w:r>
        <w:t xml:space="preserve">oves discrimination between mutational spectra and signatures containing single-base indels, which are present in most signatures. </w:t>
      </w:r>
    </w:p>
    <w:p w14:paraId="28E4D9EA" w14:textId="77777777" w:rsidR="001F6413" w:rsidRDefault="00D64226">
      <w:r>
        <w:t>For example, the 83-type classification distinguishes deletions of single Ts only by the number of T’s at the site of the de</w:t>
      </w:r>
      <w:r>
        <w:t xml:space="preserv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w:t>
      </w:r>
      <w:r>
        <w:t>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w:t>
      </w:r>
      <w:r>
        <w:t xml:space="preserve"> same classification. The 476-type classification scheme provides fined-grained distinctions among deletions of a single C or T that combine the distinctions in the 83 and 89-type system. The 476-type classification scheme shows, for example, that in the s</w:t>
      </w:r>
      <w:r>
        <w:t>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w:t>
      </w:r>
      <w:r>
        <w:t xml:space="preserve">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w:t>
      </w:r>
      <w:r>
        <w:t>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w:t>
      </w:r>
      <w:r>
        <w:t xml:space="preserve"> in the 89-type </w:t>
      </w:r>
      <w:r>
        <w:lastRenderedPageBreak/>
        <w:t>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w:t>
      </w:r>
      <w:r>
        <w:rPr>
          <w:rFonts w:hint="eastAsia"/>
        </w:rPr>
        <w:t xml:space="preserve">between genic and intergenic regions and </w:t>
      </w:r>
      <w:r>
        <w:t>asymmetry</w:t>
      </w:r>
      <w:r>
        <w:rPr>
          <w:rFonts w:hint="eastAsia"/>
        </w:rPr>
        <w:t xml:space="preserve"> between leading and lagging </w:t>
      </w:r>
      <w:r>
        <w:t xml:space="preserve">replication strands, providing insights into mutational processes underlying the signatures. We also tallied their associations to SBSs and to sex within individual cancer </w:t>
      </w:r>
      <w:r>
        <w:t>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w:t>
      </w:r>
      <w:r>
        <w:t>ture discovery</w:t>
      </w:r>
    </w:p>
    <w:p w14:paraId="3324B3FB" w14:textId="77777777"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17" w:name="ZOTERO_BREF_sXKgi2ptdMXh"/>
      <w:r>
        <w:t>(Liu et al. 2023)</w:t>
      </w:r>
      <w:bookmarkEnd w:id="17"/>
      <w:r>
        <w:t>, and a method based on non-negative mat</w:t>
      </w:r>
      <w:r>
        <w:t xml:space="preserve">rix factorization </w:t>
      </w:r>
      <w:bookmarkStart w:id="18" w:name="ZOTERO_BREF_Ax2rB3g50il2"/>
      <w:r>
        <w:t>(Islam et al. 2022)</w:t>
      </w:r>
      <w:bookmarkEnd w:id="18"/>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w:t>
      </w:r>
      <w:r>
        <w:t>ependently, the 44 corresponding signatures in the new 476-type classification. We assessed concordance between signatures identified in two classification systems by collapsing the 476-type signatures to their 89-type counterparts and comparing them to si</w:t>
      </w:r>
      <w:r>
        <w:t>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w:t>
      </w:r>
      <w:r>
        <w:t xml:space="preserve">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w:t>
      </w:r>
      <w:r>
        <w:lastRenderedPageBreak/>
        <w:t>signatures had tumor spectra with &gt; 0.90 similar</w:t>
      </w:r>
      <w:r>
        <w:t xml:space="preserve">ity (Table 1). Of the 44 signatures identified in the 89-type classification, similar signatures were previously described for 18 </w:t>
      </w:r>
      <w:bookmarkStart w:id="19" w:name="ZOTERO_BREF_DLtC4TQmbVUR"/>
      <w:r>
        <w:t>(Koh et al. 2025)</w:t>
      </w:r>
      <w:bookmarkEnd w:id="19"/>
      <w:r>
        <w:t xml:space="preserve">. </w:t>
      </w:r>
    </w:p>
    <w:p w14:paraId="22197F39" w14:textId="77777777" w:rsidR="001F6413" w:rsidRDefault="00D64226">
      <w:pPr>
        <w:pStyle w:val="normalfirst"/>
        <w:ind w:firstLine="720"/>
      </w:pPr>
      <w:r>
        <w:t>We also carried out signature discovery in spectra in the 83-type classification, and discovered 34 signat</w:t>
      </w:r>
      <w:r>
        <w:t xml:space="preserve">ures, of which 20 were similar to signatures in the COSMIC reference set, and 3 additional signatures were similar to signatures identified in </w:t>
      </w:r>
      <w:bookmarkStart w:id="20" w:name="ZOTERO_BREF_RenPiKIXIJyQ"/>
      <w:r>
        <w:t>(</w:t>
      </w:r>
      <w:proofErr w:type="spellStart"/>
      <w:r>
        <w:t>Jin</w:t>
      </w:r>
      <w:proofErr w:type="spellEnd"/>
      <w:r>
        <w:t xml:space="preserve"> et al. 2024b)</w:t>
      </w:r>
      <w:bookmarkEnd w:id="20"/>
      <w:r>
        <w:t xml:space="preserve"> (Table 1).</w:t>
      </w:r>
    </w:p>
    <w:p w14:paraId="47327BC8" w14:textId="77777777" w:rsidR="001F6413" w:rsidRDefault="00D64226">
      <w:pPr>
        <w:pStyle w:val="normalfirst"/>
        <w:ind w:firstLine="720"/>
      </w:pPr>
      <w:r>
        <w:t>Because lossless translation between signatures in the 83-type and the two new clas</w:t>
      </w:r>
      <w:r>
        <w:t xml:space="preserve">sification schemes is impossible </w:t>
      </w:r>
      <w:r>
        <w:rPr>
          <w:shd w:val="clear" w:color="auto" w:fill="00FFFF"/>
        </w:rPr>
        <w:t>(Table S1),</w:t>
      </w:r>
      <w:r>
        <w:t xml:space="preserve"> we used tumor mutational spectra dominated by individual signatures to systematically elucidate signature correspondences across </w:t>
      </w:r>
      <w:proofErr w:type="spellStart"/>
      <w:r>
        <w:t>classifiation</w:t>
      </w:r>
      <w:proofErr w:type="spellEnd"/>
      <w:r>
        <w:t xml:space="preserve"> schemes. </w:t>
      </w:r>
      <w:r>
        <w:rPr>
          <w:shd w:val="clear" w:color="auto" w:fill="00FFFF"/>
        </w:rPr>
        <w:t>Table 1</w:t>
      </w:r>
      <w:r>
        <w:t xml:space="preserve"> shows the correspondences, with details and discuss</w:t>
      </w:r>
      <w:r>
        <w:t xml:space="preserve">ion in </w:t>
      </w:r>
      <w:r>
        <w:rPr>
          <w:shd w:val="clear" w:color="auto" w:fill="00FFFF"/>
        </w:rPr>
        <w:t>&lt;cite vignette and shiny app&gt;</w:t>
      </w:r>
    </w:p>
    <w:p w14:paraId="76C38BD5" w14:textId="77777777"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w:t>
      </w:r>
      <w:proofErr w:type="spellStart"/>
      <w:r>
        <w:t>class</w:t>
      </w:r>
      <w:r>
        <w:t>ificaiton</w:t>
      </w:r>
      <w:proofErr w:type="spellEnd"/>
      <w:r>
        <w:t xml:space="preserve">, </w:t>
      </w:r>
      <w:proofErr w:type="spellStart"/>
      <w:r>
        <w:t>consitute</w:t>
      </w:r>
      <w:proofErr w:type="spellEnd"/>
      <w:r>
        <w:t xml:space="preserve"> a single class of &gt; 8.5 million deletions. In COSMIC reference signature ID2 in the 83-type classification consists exclusively of this class of deletions. The new indel classifications divide ID2 into three classes. Among these, InsDe</w:t>
      </w:r>
      <w:r>
        <w:t xml:space="preserve">l2b is dominated by deletions of T from tracts of 5 to 7 Ts. InsDel2a and InsDel2c are dominated by deletions of </w:t>
      </w:r>
      <w:r>
        <w:rPr>
          <w:rFonts w:ascii="Liberation Serif" w:eastAsia="Liberation Serif" w:hAnsi="Liberation Serif" w:cs="Liberation Serif"/>
        </w:rPr>
        <w:t xml:space="preserve">≥ 8 Ts but are </w:t>
      </w:r>
      <w:proofErr w:type="spellStart"/>
      <w:r>
        <w:rPr>
          <w:rFonts w:ascii="Liberation Serif" w:eastAsia="Liberation Serif" w:hAnsi="Liberation Serif" w:cs="Liberation Serif"/>
        </w:rPr>
        <w:t>distinguised</w:t>
      </w:r>
      <w:proofErr w:type="spellEnd"/>
      <w:r>
        <w:rPr>
          <w:rFonts w:ascii="Liberation Serif" w:eastAsia="Liberation Serif" w:hAnsi="Liberation Serif" w:cs="Liberation Serif"/>
        </w:rPr>
        <w:t xml:space="preserve"> by InsDel2a’s preference of flanking A bases and </w:t>
      </w:r>
      <w:proofErr w:type="spellStart"/>
      <w:r>
        <w:rPr>
          <w:rFonts w:ascii="Liberation Serif" w:eastAsia="Liberation Serif" w:hAnsi="Liberation Serif" w:cs="Liberation Serif"/>
        </w:rPr>
        <w:t>InsDelc’s</w:t>
      </w:r>
      <w:proofErr w:type="spellEnd"/>
      <w:r>
        <w:rPr>
          <w:rFonts w:ascii="Liberation Serif" w:eastAsia="Liberation Serif" w:hAnsi="Liberation Serif" w:cs="Liberation Serif"/>
        </w:rPr>
        <w:t xml:space="preserve"> preference for flanking C bases.</w:t>
      </w:r>
      <w:r>
        <w:t xml:space="preserve"> </w:t>
      </w:r>
      <w:r>
        <w:rPr>
          <w:color w:val="000000"/>
        </w:rPr>
        <w:t>Insdel2a and InsDel2b a</w:t>
      </w:r>
      <w:r>
        <w:rPr>
          <w:color w:val="000000"/>
        </w:rPr>
        <w:t xml:space="preserve">re strongly enriched among MSI-H tumors </w:t>
      </w:r>
      <w:r>
        <w:rPr>
          <w:color w:val="000000"/>
          <w:shd w:val="clear" w:color="auto" w:fill="00FFFF"/>
        </w:rPr>
        <w:t>&lt;reference new plot based on fisher test?&gt;</w:t>
      </w:r>
      <w:r>
        <w:rPr>
          <w:color w:val="000000"/>
        </w:rPr>
        <w:t>.</w:t>
      </w:r>
    </w:p>
    <w:p w14:paraId="46D864F6" w14:textId="77777777" w:rsidR="001F6413" w:rsidRDefault="00D64226">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w:t>
      </w:r>
      <w:r>
        <w:t xml:space="preserve">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t>
      </w:r>
      <w:r>
        <w:lastRenderedPageBreak/>
        <w:t>while InsDel1c has an intermediate proportion. Compared to InsDel1b, InsDel1a and InsDel1c have larger proportions of A to the left of the poly-T tract and G to right, and smaller proportions of C to the left o</w:t>
      </w:r>
      <w:r>
        <w:t xml:space="preserve">f the poly-T tract with C or A to the right. Several tumor with high proportions of InsDel1b (&gt; 0.4) have mutation in the proofreading domain of polymerase epsilon </w:t>
      </w:r>
      <w:r>
        <w:rPr>
          <w:shd w:val="clear" w:color="auto" w:fill="00FFFF"/>
        </w:rPr>
        <w:t xml:space="preserve">&lt;references for pole, Table S9, Koh (InD15) </w:t>
      </w:r>
      <w:proofErr w:type="spellStart"/>
      <w:r>
        <w:rPr>
          <w:shd w:val="clear" w:color="auto" w:fill="00FFFF"/>
        </w:rPr>
        <w:t>mabe</w:t>
      </w:r>
      <w:proofErr w:type="spellEnd"/>
      <w:r>
        <w:rPr>
          <w:shd w:val="clear" w:color="auto" w:fill="00FFFF"/>
        </w:rPr>
        <w:t xml:space="preserve"> add cancer type (mostly colon in table S9&gt;</w:t>
      </w:r>
      <w:r>
        <w:t>.</w:t>
      </w:r>
    </w:p>
    <w:p w14:paraId="76A6117F" w14:textId="77777777" w:rsidR="001F6413" w:rsidRDefault="00D64226">
      <w:pPr>
        <w:pStyle w:val="normalfirst"/>
        <w:ind w:firstLine="720"/>
      </w:pPr>
      <w:r>
        <w:rPr>
          <w:rFonts w:eastAsia="SimSun" w:hint="eastAsia"/>
        </w:rPr>
        <w:t xml:space="preserve">However, there were two cases in which the 83-type and 476 type systems clearly differentiated signatures that were almost identical the 89-type system. One case consisted of InsDel13 and </w:t>
      </w:r>
      <w:proofErr w:type="spellStart"/>
      <w:r>
        <w:rPr>
          <w:rFonts w:eastAsia="SimSun" w:hint="eastAsia"/>
        </w:rPr>
        <w:t>InsDelC</w:t>
      </w:r>
      <w:proofErr w:type="spellEnd"/>
      <w:r>
        <w:rPr>
          <w:rFonts w:eastAsia="SimSun" w:hint="eastAsia"/>
        </w:rPr>
        <w:t>. These are nearly identical in the 89-type system, which gr</w:t>
      </w:r>
      <w:r>
        <w:rPr>
          <w:rFonts w:eastAsia="SimSun" w:hint="eastAsia"/>
        </w:rPr>
        <w:t xml:space="preserve">oups deletions of single Ts in stretches of 1, 2, 3, or 4 Ts as a single deletion type. However the 83 and 476 type systems show that </w:t>
      </w:r>
      <w:proofErr w:type="spellStart"/>
      <w:r>
        <w:rPr>
          <w:rFonts w:eastAsia="SimSun" w:hint="eastAsia"/>
        </w:rPr>
        <w:t>InsDelC</w:t>
      </w:r>
      <w:proofErr w:type="spellEnd"/>
      <w:r>
        <w:rPr>
          <w:rFonts w:eastAsia="SimSun" w:hint="eastAsia"/>
        </w:rPr>
        <w:t xml:space="preserve">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w:t>
      </w:r>
      <w:r>
        <w:rPr>
          <w:rFonts w:eastAsia="SimSun" w:hint="eastAsia"/>
        </w:rPr>
        <w:t>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w:t>
      </w:r>
      <w:r>
        <w:rPr>
          <w:rFonts w:eastAsia="SimSun" w:hint="eastAsia"/>
        </w:rPr>
        <w:t>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77777777" w:rsidR="001F6413" w:rsidRDefault="00D64226">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w:t>
      </w:r>
      <w:r>
        <w:t>onsisting of deletions of 1 to 4 Ts in various flanking contexts. Both the 476 and the 89-type classifications show that deletions of T are most often associated with a flanking A, which one might speculate is related to the adenine adducts caused by AA. T</w:t>
      </w:r>
      <w:r>
        <w:t xml:space="preserve">hese adenine adducts are also thought to be responsible for the </w:t>
      </w:r>
      <w:r>
        <w:lastRenderedPageBreak/>
        <w:t>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 xml:space="preserve">&lt;cite </w:t>
      </w:r>
      <w:proofErr w:type="spellStart"/>
      <w:r>
        <w:rPr>
          <w:shd w:val="clear" w:color="auto" w:fill="00FFFF"/>
        </w:rPr>
        <w:t>chinese</w:t>
      </w:r>
      <w:proofErr w:type="spellEnd"/>
      <w:r>
        <w:rPr>
          <w:shd w:val="clear" w:color="auto" w:fill="00FFFF"/>
        </w:rPr>
        <w:t xml:space="preserve"> liver cancer paper&gt;.</w:t>
      </w:r>
    </w:p>
    <w:p w14:paraId="2DEBEC69" w14:textId="77777777" w:rsidR="001F6413" w:rsidRDefault="00D64226">
      <w:pPr>
        <w:pStyle w:val="normalfirst"/>
        <w:rPr>
          <w:b/>
          <w:bCs/>
          <w:i/>
          <w:iCs/>
        </w:rPr>
      </w:pPr>
      <w:r>
        <w:rPr>
          <w:b/>
          <w:bCs/>
          <w:i/>
          <w:iCs/>
        </w:rPr>
        <w:t>STEVE POSSIBLE PAR</w:t>
      </w:r>
      <w:r>
        <w:rPr>
          <w:b/>
          <w:bCs/>
          <w:i/>
          <w:iCs/>
        </w:rPr>
        <w:t xml:space="preserve">AGRAPH </w:t>
      </w:r>
      <w:r>
        <w:rPr>
          <w:i/>
          <w:iCs/>
        </w:rPr>
        <w:t>InsDel17 (top2A) vs InsDel8</w:t>
      </w:r>
    </w:p>
    <w:p w14:paraId="4ED946BE" w14:textId="77777777" w:rsidR="001F6413" w:rsidRDefault="00D64226">
      <w:pPr>
        <w:pStyle w:val="normalfirst"/>
        <w:rPr>
          <w:rFonts w:eastAsia="SimSun"/>
          <w:b/>
          <w:bCs/>
          <w:i/>
          <w:iCs/>
        </w:rPr>
      </w:pPr>
      <w:commentRangeStart w:id="21"/>
      <w:proofErr w:type="spellStart"/>
      <w:r>
        <w:rPr>
          <w:rFonts w:eastAsia="SimSun"/>
          <w:b/>
          <w:bCs/>
          <w:i/>
          <w:iCs/>
        </w:rPr>
        <w:t>InsDel_A</w:t>
      </w:r>
      <w:proofErr w:type="spellEnd"/>
      <w:r>
        <w:rPr>
          <w:rFonts w:eastAsia="SimSun"/>
          <w:b/>
          <w:bCs/>
          <w:i/>
          <w:iCs/>
        </w:rPr>
        <w:t>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 xml:space="preserve">We identified </w:t>
      </w:r>
      <w:proofErr w:type="spellStart"/>
      <w:r>
        <w:rPr>
          <w:rFonts w:eastAsia="SimSun"/>
        </w:rPr>
        <w:t>InsDel_A</w:t>
      </w:r>
      <w:proofErr w:type="spellEnd"/>
      <w:r>
        <w:rPr>
          <w:rFonts w:eastAsia="SimSun"/>
        </w:rPr>
        <w:t>β, an indel signature characterized by 1 bp C deletions from CA/CT motifs (89-</w:t>
      </w:r>
      <w:r>
        <w:rPr>
          <w:rFonts w:eastAsia="SimSun" w:hint="eastAsia"/>
        </w:rPr>
        <w:t>type classification</w:t>
      </w:r>
      <w:r>
        <w:rPr>
          <w:rFonts w:eastAsia="SimSun"/>
        </w:rPr>
        <w:t>) and, more specifi</w:t>
      </w:r>
      <w:r>
        <w:rPr>
          <w:rFonts w:eastAsia="SimSun"/>
        </w:rPr>
        <w:t>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w:t>
      </w:r>
      <w:proofErr w:type="spellStart"/>
      <w:r>
        <w:rPr>
          <w:rFonts w:eastAsia="SimSun" w:hint="eastAsia"/>
        </w:rPr>
        <w:t>Petljak</w:t>
      </w:r>
      <w:proofErr w:type="spellEnd"/>
      <w:r>
        <w:rPr>
          <w:rFonts w:eastAsia="SimSun" w:hint="eastAsia"/>
        </w:rPr>
        <w:t xml:space="preserve"> et al., 2022</w:t>
      </w:r>
      <w:r>
        <w:rPr>
          <w:rFonts w:eastAsia="SimSun"/>
        </w:rPr>
        <w:t xml:space="preserve">). </w:t>
      </w:r>
      <w:proofErr w:type="spellStart"/>
      <w:r>
        <w:rPr>
          <w:rFonts w:eastAsia="SimSun"/>
        </w:rPr>
        <w:t>Ins</w:t>
      </w:r>
      <w:r>
        <w:rPr>
          <w:rFonts w:eastAsia="SimSun"/>
        </w:rPr>
        <w:t>Del_A</w:t>
      </w:r>
      <w:proofErr w:type="spellEnd"/>
      <w:r>
        <w:rPr>
          <w:rFonts w:eastAsia="SimSun"/>
        </w:rPr>
        <w:t>β corresponds to the previously described InD9a and has been linked to APOBEC</w:t>
      </w:r>
      <w:r>
        <w:rPr>
          <w:rFonts w:eastAsia="SimSun" w:hint="eastAsia"/>
        </w:rPr>
        <w:t>3A</w:t>
      </w:r>
      <w:r>
        <w:rPr>
          <w:rFonts w:eastAsia="SimSun"/>
        </w:rPr>
        <w:t xml:space="preserve"> overexpression in the DT40 experimental system (Koh et al.,; </w:t>
      </w:r>
      <w:proofErr w:type="spellStart"/>
      <w:r>
        <w:rPr>
          <w:rFonts w:eastAsia="SimSun" w:hint="eastAsia"/>
        </w:rPr>
        <w:t>MeWeerd</w:t>
      </w:r>
      <w:proofErr w:type="spellEnd"/>
      <w:r>
        <w:rPr>
          <w:rFonts w:eastAsia="SimSun" w:hint="eastAsia"/>
        </w:rPr>
        <w:t xml:space="preserve"> et al., 2022</w:t>
      </w:r>
      <w:r>
        <w:rPr>
          <w:rFonts w:eastAsia="SimSun"/>
        </w:rPr>
        <w:t xml:space="preserve">). In parallel, we discovered a novel 83-category indel signature, ID_A, which exhibits </w:t>
      </w:r>
      <w:r>
        <w:rPr>
          <w:rFonts w:eastAsia="SimSun" w:hint="eastAsia"/>
        </w:rPr>
        <w:t>mo</w:t>
      </w:r>
      <w:r>
        <w:rPr>
          <w:rFonts w:eastAsia="SimSun" w:hint="eastAsia"/>
        </w:rPr>
        <w:t>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w:t>
      </w:r>
      <w:r>
        <w:rPr>
          <w:rFonts w:eastAsia="SimSun"/>
        </w:rPr>
        <w:t xml:space="preserve">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xml:space="preserve">; and (2) </w:t>
      </w:r>
      <w:proofErr w:type="spellStart"/>
      <w:r>
        <w:rPr>
          <w:rFonts w:eastAsia="SimSun"/>
        </w:rPr>
        <w:t>InsDel_A</w:t>
      </w:r>
      <w:proofErr w:type="spellEnd"/>
      <w:r>
        <w:rPr>
          <w:rFonts w:eastAsia="SimSun"/>
        </w:rPr>
        <w:t>α, defined</w:t>
      </w:r>
      <w:r>
        <w:rPr>
          <w:rFonts w:eastAsia="SimSun"/>
        </w:rPr>
        <w:t xml:space="preserve"> by 1 bp C deletions from CT (89-category) and more specifically from GCT/TCT (476-category) motifs. Notably, </w:t>
      </w:r>
      <w:proofErr w:type="spellStart"/>
      <w:r>
        <w:rPr>
          <w:rFonts w:eastAsia="SimSun"/>
        </w:rPr>
        <w:t>InsDel_A</w:t>
      </w:r>
      <w:proofErr w:type="spellEnd"/>
      <w:r>
        <w:rPr>
          <w:rFonts w:eastAsia="SimSun"/>
        </w:rPr>
        <w:t>α is also associated with 2 bp deletions at short repeat sequences.</w:t>
      </w:r>
      <w:commentRangeEnd w:id="21"/>
      <w:r>
        <w:commentReference w:id="21"/>
      </w:r>
    </w:p>
    <w:p w14:paraId="1C75B71C" w14:textId="77777777" w:rsidR="001F6413" w:rsidRDefault="00D64226">
      <w:pPr>
        <w:pStyle w:val="normalfirst"/>
        <w:rPr>
          <w:b/>
          <w:bCs/>
          <w:i/>
          <w:iCs/>
        </w:rPr>
      </w:pPr>
      <w:r>
        <w:rPr>
          <w:b/>
          <w:bCs/>
          <w:i/>
          <w:iCs/>
        </w:rPr>
        <w:t xml:space="preserve">STEVE DEFINITE NEED PARAGRAPH </w:t>
      </w:r>
      <w:proofErr w:type="spellStart"/>
      <w:r>
        <w:rPr>
          <w:i/>
          <w:iCs/>
        </w:rPr>
        <w:t>N_beta</w:t>
      </w:r>
      <w:proofErr w:type="spellEnd"/>
      <w:r>
        <w:rPr>
          <w:i/>
          <w:iCs/>
        </w:rPr>
        <w:t xml:space="preserve"> is the new ID2</w:t>
      </w:r>
    </w:p>
    <w:p w14:paraId="6AFE7B95" w14:textId="77777777" w:rsidR="001F6413" w:rsidRDefault="00D64226">
      <w:r>
        <w:lastRenderedPageBreak/>
        <w:t>A similar patte</w:t>
      </w:r>
      <w:r>
        <w:t xml:space="preserve">rn was observed for ID_N, which was found in all cancer types. Its sub-signature, </w:t>
      </w:r>
      <w:proofErr w:type="spellStart"/>
      <w:r>
        <w:t>InsDel_N</w:t>
      </w:r>
      <w:proofErr w:type="spellEnd"/>
      <w:r>
        <w:rPr>
          <w:rFonts w:eastAsia="SimSun"/>
        </w:rPr>
        <w:t>α</w:t>
      </w:r>
      <w:r>
        <w:t xml:space="preserve">, was specifically linked to POLE mutations and mismatch repair deficiency, whereas </w:t>
      </w:r>
      <w:proofErr w:type="spellStart"/>
      <w:r>
        <w:t>InsDel_N</w:t>
      </w:r>
      <w:proofErr w:type="spellEnd"/>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22"/>
      <w:r>
        <w:rPr>
          <w:i/>
          <w:iCs/>
          <w:sz w:val="24"/>
          <w:szCs w:val="24"/>
        </w:rPr>
        <w:t xml:space="preserve">Associations </w:t>
      </w:r>
      <w:r>
        <w:rPr>
          <w:i/>
          <w:iCs/>
          <w:sz w:val="24"/>
          <w:szCs w:val="24"/>
        </w:rPr>
        <w:t>between indel signatures and SBS signatures &lt;FOR STEVE TO REVIEW&gt;</w:t>
      </w:r>
      <w:commentRangeEnd w:id="22"/>
      <w:r>
        <w:commentReference w:id="22"/>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w:t>
      </w:r>
      <w:proofErr w:type="spellStart"/>
      <w:r>
        <w:rPr>
          <w:shd w:val="clear" w:color="auto" w:fill="00FFFF"/>
        </w:rPr>
        <w:t>Degasperi</w:t>
      </w:r>
      <w:proofErr w:type="spellEnd"/>
      <w:r>
        <w:rPr>
          <w:shd w:val="clear" w:color="auto" w:fill="00FFFF"/>
        </w:rPr>
        <w:t xml:space="preserve">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Using unsuperv</w:t>
      </w:r>
      <w:r>
        <w:t xml:space="preserve">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w:t>
      </w:r>
      <w:proofErr w:type="spellStart"/>
      <w:r>
        <w:t>InsDel_A</w:t>
      </w:r>
      <w:proofErr w:type="spellEnd"/>
      <w:r>
        <w:t>β. The homologous recombination deficiency (</w:t>
      </w:r>
      <w:proofErr w:type="spellStart"/>
      <w:r>
        <w:t>d</w:t>
      </w:r>
      <w:r>
        <w:t>HR</w:t>
      </w:r>
      <w:proofErr w:type="spellEnd"/>
      <w:r>
        <w:t xml:space="preserve">) cluster, consisting of SBS3 and SBS8, was strongly associated with InsDel6 and InsDel9 (Figure 5, “HR defects”). UV-related signatures, such as SBS7a, SBS38, InsDel13, and </w:t>
      </w:r>
      <w:proofErr w:type="spellStart"/>
      <w:r>
        <w:t>InsDel_H</w:t>
      </w:r>
      <w:proofErr w:type="spellEnd"/>
      <w:r>
        <w:t>, also clustered together, reflecting their shared etiology. The cluster</w:t>
      </w:r>
      <w:r>
        <w:t xml:space="preserve"> related to POLE proofreading mutations was defined by the strong links between InsDel1b, </w:t>
      </w:r>
      <w:proofErr w:type="spellStart"/>
      <w:r>
        <w:t>InsDel_K</w:t>
      </w:r>
      <w:proofErr w:type="spellEnd"/>
      <w:r>
        <w:t>, and SBS10a. Additional analysis of tumor somatic mutations confirmed that these signatures are associated with dysfunctional POLE proofreading and/or mismat</w:t>
      </w:r>
      <w:r>
        <w:t>ch repair (see Table POLE/</w:t>
      </w:r>
      <w:proofErr w:type="spellStart"/>
      <w:r>
        <w:t>mmr</w:t>
      </w:r>
      <w:proofErr w:type="spellEnd"/>
      <w:r>
        <w:t xml:space="preserve"> checking).</w:t>
      </w:r>
    </w:p>
    <w:p w14:paraId="7B24DFAB" w14:textId="77777777" w:rsidR="001F6413" w:rsidRDefault="00D64226">
      <w:r>
        <w:t xml:space="preserve">Within the mismatch repair deficiency (MMR) cluster, we observed a strong network of correlations between SBS6, SBS26, SBS44, and a group of indel signatures, including C_ID2, InsDel2b, InsDel2c, InsDel7, </w:t>
      </w:r>
      <w:proofErr w:type="spellStart"/>
      <w:r>
        <w:t>InsDel_D</w:t>
      </w:r>
      <w:proofErr w:type="spellEnd"/>
      <w:r>
        <w:t xml:space="preserve">, </w:t>
      </w:r>
      <w:r>
        <w:t xml:space="preserve">and </w:t>
      </w:r>
      <w:proofErr w:type="spellStart"/>
      <w:r>
        <w:t>InsDel_J</w:t>
      </w:r>
      <w:proofErr w:type="spellEnd"/>
      <w:r>
        <w:t xml:space="preserve"> (Figure 5, “MMR defects”). Another notable group, the “Liver” cluster, included </w:t>
      </w:r>
      <w:proofErr w:type="spellStart"/>
      <w:r>
        <w:t>InsDel_B</w:t>
      </w:r>
      <w:proofErr w:type="spellEnd"/>
      <w:r>
        <w:t>, InsDel5a, and InsDel5b. These signatures, which exhibit clock-like mutational behavior, correlated strongly with SBS12 and SBS16. Both SBS12 and SBS16 ar</w:t>
      </w:r>
      <w:r>
        <w:t>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w:t>
      </w:r>
      <w:r>
        <w:t>ries. For instance, the three signatures derived from C_ID1 (InsDel1a, InsDel1b, and InsDel1c) each showed distinct correlation patterns. InsDel1a closely recapitulated the correlation profile of the original C_ID1, and frequently co-occurred with SBS88, S</w:t>
      </w:r>
      <w:r>
        <w:t xml:space="preserve">BS17, and SBS93, which are prominent in the “GI-ROS” cluster associated with gastrointestinal and reactive oxygen species-related mutagenesis. In contrast, InsDel1b was linked to POLE proofreading errors, while InsDel1c was more frequently associated with </w:t>
      </w:r>
      <w:r>
        <w:t>liver cancer signatures.</w:t>
      </w:r>
    </w:p>
    <w:p w14:paraId="7DEA73B9" w14:textId="77777777" w:rsidR="001F6413" w:rsidRDefault="00D64226">
      <w:r>
        <w:t>These correlation patterns provide insight into the possible origins of previously uncharacterized SBS signatures. For example, SBS92 closely mirrored the correlation profile of SBS4, largely through its strong associations with C_</w:t>
      </w:r>
      <w:r>
        <w:t>ID3 and InsDel3b, pointing toward a potential link with tobacco smoking (Figure 5, “Lung Tobacco Smoking”). In the GI-ROS cluster, which includes signatures common in gastrointestinal tumors (SBS17, SBS18, SBS1, SBS88, and SBS93), we observed that C_ID18/I</w:t>
      </w:r>
      <w:r>
        <w:t xml:space="preserve">nsDel18, ID_N, and </w:t>
      </w:r>
      <w:proofErr w:type="spellStart"/>
      <w:r>
        <w:t>InsDel_N</w:t>
      </w:r>
      <w:proofErr w:type="spellEnd"/>
      <w:r>
        <w:t>β were more tightly linked to signatures typically seen in the GI tract. SBS93, in particular, shows a strong transcriptional strand bias, suggesting its association with specific DNA adducts in the GI tract and a possible connec</w:t>
      </w:r>
      <w:r>
        <w:t xml:space="preserve">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w:t>
      </w:r>
      <w:r>
        <w:rPr>
          <w:rFonts w:hint="eastAsia"/>
        </w:rPr>
        <w:t xml:space="preserve">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w:t>
      </w:r>
      <w:r>
        <w:t>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w:t>
      </w:r>
      <w:r>
        <w: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w:t>
      </w:r>
      <w:r>
        <w:t>al signature C_ID13, which is attributed to UV exposure, showed enrichment in the un-transcribed strand. This is due to the damage caused by UV happened on cytosine instead of guanine. In 83-type signatures associated with defective endogenous mutational p</w:t>
      </w:r>
      <w:r>
        <w:t xml:space="preserve">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w:t>
      </w:r>
      <w:r>
        <w:t xml:space="preserve">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w:t>
      </w:r>
      <w:r>
        <w:t>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Similar to transcription strand asymmetries, most signatures attributed to either exogenous mutagenic or defective endogenous mutational processes showed bias towards the replication leading or lagging strand. For example, 3 defective MMR signatures exh</w:t>
      </w:r>
      <w:r>
        <w:t xml:space="preserve">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w:t>
      </w:r>
      <w:r>
        <w:t>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w:t>
      </w:r>
      <w:r>
        <w:t xml:space="preserve">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w:t>
      </w:r>
      <w:r>
        <w:t>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Most signatures were consistently enriched in late-replicating regions across different cancer types, while only two signatures, C_ID10 and C_ID17 (TOP2A K743N mediated mutagenesis), show</w:t>
      </w:r>
      <w:r>
        <w:t>ed enrichment in early-replicating regions. Four signatures were un-affected by replication timing in the majority of cancers presenting this signature, including C_ID1 (Slippage during DNA replication), C_ID5 (Clock-like signature), C_ID18 (Colibactin exp</w:t>
      </w:r>
      <w:r>
        <w:t xml:space="preserve">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w:t>
      </w:r>
      <w:r>
        <w:t>ple, ID_F showed enriched mutations in late replication regions in bladder cancer, while in skin cancer it showed the opposite trend. For 89-type signatures, we conducted similar analysis without simulation data. The majority of signatures showed enrichmen</w:t>
      </w:r>
      <w:r>
        <w:t>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xml:space="preserve">). </w:t>
      </w:r>
      <w:proofErr w:type="spellStart"/>
      <w:r>
        <w:t>InsDel</w:t>
      </w:r>
      <w:r>
        <w:rPr>
          <w:rFonts w:eastAsia="SimSun" w:hint="eastAsia"/>
        </w:rPr>
        <w:t>_L</w:t>
      </w:r>
      <w:proofErr w:type="spellEnd"/>
      <w:r>
        <w:t xml:space="preserve">, the corresponding signature of </w:t>
      </w:r>
      <w:r>
        <w:rPr>
          <w:rFonts w:hint="eastAsia"/>
        </w:rPr>
        <w:t>ID</w:t>
      </w:r>
      <w:r>
        <w:t>_L, showed the same stomach cancer specific enrichment in early replication regions, which streng</w:t>
      </w:r>
      <w:r>
        <w:t>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7777777" w:rsidR="001F6413" w:rsidRDefault="00D64226">
      <w:r>
        <w:t>Cells with RNase H2 deficiency cannot efficiently remove ribonucleotides that had previously been incorporated i</w:t>
      </w:r>
      <w:r>
        <w:t xml:space="preserve">nto genomic DNA, and this sets the stage for topoisomerase-1 (TOP1) associated mutagenesis. This was previously proposed to generate indel signature ID4 </w:t>
      </w:r>
      <w:bookmarkStart w:id="23" w:name="ZOTERO_BREF_xeDB1zkV4c3y"/>
      <w:r>
        <w:t>(</w:t>
      </w:r>
      <w:proofErr w:type="spellStart"/>
      <w:r>
        <w:t>Jin</w:t>
      </w:r>
      <w:proofErr w:type="spellEnd"/>
      <w:r>
        <w:t xml:space="preserve"> et al. 2024a; </w:t>
      </w:r>
      <w:proofErr w:type="spellStart"/>
      <w:r>
        <w:t>Reijns</w:t>
      </w:r>
      <w:proofErr w:type="spellEnd"/>
      <w:r>
        <w:t xml:space="preserve"> et al. 2022; Koh et al. 2025)</w:t>
      </w:r>
      <w:bookmarkEnd w:id="23"/>
      <w:r>
        <w:t xml:space="preserve">. However, we detected a new indel signature, </w:t>
      </w:r>
      <w:proofErr w:type="spellStart"/>
      <w:r>
        <w:t>In</w:t>
      </w:r>
      <w:r>
        <w:t>sDel_F</w:t>
      </w:r>
      <w:proofErr w:type="spellEnd"/>
      <w:r>
        <w:t xml:space="preserve">,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w:t>
      </w:r>
      <w:proofErr w:type="spellStart"/>
      <w:r>
        <w:t>InsDel_F</w:t>
      </w:r>
      <w:proofErr w:type="spellEnd"/>
      <w:r>
        <w:t xml:space="preserve"> and ID4: </w:t>
      </w:r>
      <w:proofErr w:type="spellStart"/>
      <w:r>
        <w:t>InsDel_F</w:t>
      </w:r>
      <w:proofErr w:type="spellEnd"/>
      <w:r>
        <w:t xml:space="preserve"> has distinctively high proportions of (</w:t>
      </w:r>
      <w:proofErr w:type="spellStart"/>
      <w:r>
        <w:t>i</w:t>
      </w:r>
      <w:proofErr w:type="spellEnd"/>
      <w:r>
        <w:t>) 2-base deletions with microho</w:t>
      </w:r>
      <w:r>
        <w:t>mology (almost all TCT → T or TGT → T) and (ii) 2-base deletions from paired 2-base doublets (most often CTCT → CT). InsDel4 has much lower proportions of these two deletion types and also has additional prominent deletion types that are essentially absent</w:t>
      </w:r>
      <w:r>
        <w:t xml:space="preserve"> in </w:t>
      </w:r>
      <w:proofErr w:type="spellStart"/>
      <w:r>
        <w:t>InsDel_F</w:t>
      </w:r>
      <w:proofErr w:type="spellEnd"/>
      <w:r>
        <w:t xml:space="preserve">. </w:t>
      </w:r>
      <w:proofErr w:type="spellStart"/>
      <w:r>
        <w:t>Theses</w:t>
      </w:r>
      <w:proofErr w:type="spellEnd"/>
      <w:r>
        <w:t xml:space="preserve"> additional deletion types are mainly deletions of 3 or 4 bases with microhomology and deletions of 3 or 4 bases from paired doublets (e.g. TCTTCT → TCT, GTTTGTTT → GTTT). The spectra in RNase H2 deficient cell lines consist of signatur</w:t>
      </w:r>
      <w:r>
        <w:t xml:space="preserve">es due to mutational processes intrinsic to the parental cell line combined with high proportions of mutations characteristic of </w:t>
      </w:r>
      <w:proofErr w:type="spellStart"/>
      <w:r>
        <w:t>InsDel_F</w:t>
      </w:r>
      <w:proofErr w:type="spellEnd"/>
      <w:r>
        <w:rPr>
          <w:rFonts w:eastAsia="SimSun" w:hint="eastAsia"/>
        </w:rPr>
        <w:t xml:space="preserve"> (DO NOT NEED: </w:t>
      </w:r>
      <w:r>
        <w:rPr>
          <w:rFonts w:eastAsia="SimSun" w:hint="eastAsia"/>
          <w:shd w:val="clear" w:color="auto" w:fill="00FFFF"/>
        </w:rPr>
        <w:t>Figure S5</w:t>
      </w:r>
      <w:r>
        <w:rPr>
          <w:rFonts w:eastAsia="SimSun" w:hint="eastAsia"/>
        </w:rPr>
        <w:t>)</w:t>
      </w:r>
      <w:r>
        <w:t xml:space="preserve">. Like </w:t>
      </w:r>
      <w:proofErr w:type="spellStart"/>
      <w:r>
        <w:t>InsDel_F</w:t>
      </w:r>
      <w:proofErr w:type="spellEnd"/>
      <w:r>
        <w:t xml:space="preserve">, these cell-line spectra have 2-base deletions with microhomology and2 2-base </w:t>
      </w:r>
      <w:r>
        <w:t xml:space="preserve">deletions from paired 2-base doubles while conspicuously lacking the 3- and 4-base deletions present in InsDel4. Similarly, RNase H2 deficient mouse tumors have high proportions of the 2-base deletions characteristic of </w:t>
      </w:r>
      <w:proofErr w:type="spellStart"/>
      <w:r>
        <w:t>InsDel_F</w:t>
      </w:r>
      <w:proofErr w:type="spellEnd"/>
      <w:r>
        <w:t xml:space="preserve"> and again, like </w:t>
      </w:r>
      <w:proofErr w:type="spellStart"/>
      <w:r>
        <w:t>InsDel_F</w:t>
      </w:r>
      <w:proofErr w:type="spellEnd"/>
      <w:r>
        <w:t>, l</w:t>
      </w:r>
      <w:r>
        <w:t>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 xml:space="preserve">To explore potential gender biases in mutational processes, we systematically compared signature activities between males and females using </w:t>
      </w:r>
      <w:r>
        <w:rPr>
          <w:rFonts w:eastAsia="SimSun"/>
        </w:rPr>
        <w:t xml:space="preserve">two-sided Fisher’s exact tests. After applying </w:t>
      </w:r>
      <w:proofErr w:type="spellStart"/>
      <w:r>
        <w:rPr>
          <w:rFonts w:eastAsia="SimSun"/>
        </w:rPr>
        <w:t>Benjamini</w:t>
      </w:r>
      <w:proofErr w:type="spellEnd"/>
      <w:r>
        <w:rPr>
          <w:rFonts w:eastAsia="SimSun"/>
        </w:rPr>
        <w:t>–Hochberg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Male-enriched mutational pro</w:t>
      </w:r>
      <w:r>
        <w:rPr>
          <w:rFonts w:eastAsia="SimSun"/>
        </w:rPr>
        <w:t>cesses predominated in lung, liver, and "Other" cancer categories. Specifically, lung cancer showed significant male association with InsDel3b (OR = 0.367, q = 0.061) and C_ID3 (OR = 0.397, q = 0.188), signatures previously linked to tobacco exposure, sugg</w:t>
      </w:r>
      <w:r>
        <w:rPr>
          <w:rFonts w:eastAsia="SimSun"/>
        </w:rPr>
        <w:t xml:space="preserve">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w:t>
      </w:r>
      <w:r>
        <w:rPr>
          <w:rFonts w:eastAsia="SimSun"/>
        </w:rPr>
        <w:t>ith DSB repair by NHEJ and age). The "Other" tumor group exhibited male bias in C_ID19 (OR = 0.424, q = 0.188) and InsDel19b (OR = 0.448, q = 0.197). In contrast, female-enriched signatures were found in esophageal and lymphoid malignancies, most notably i</w:t>
      </w:r>
      <w:r>
        <w:rPr>
          <w:rFonts w:eastAsia="SimSun"/>
        </w:rPr>
        <w:t>n esophageal cancer for InsDel1a (OR = 3.85, q = 0.061) and C_ID1 (OR = 3.22, q = 0.188), as well as InsDel1c (OR = 2.63, q = 0.194) in lymphoid cancers. No additional signature–cancer type combinations reached a q-value below 0.2. Collectively, these find</w:t>
      </w:r>
      <w:r>
        <w:rPr>
          <w:rFonts w:eastAsia="SimSun"/>
        </w:rPr>
        <w:t>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w:t>
      </w:r>
      <w:r>
        <w:rPr>
          <w:rFonts w:eastAsia="SimSun"/>
        </w:rPr>
        <w:t>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w:t>
      </w:r>
      <w:r>
        <w:rPr>
          <w:rFonts w:eastAsia="SimSun"/>
        </w:rPr>
        <w:t xml:space="preserve">esis in multiple cancer types, as well as across the overall genome. More specifically, C_ID5 and InsDel5a correlated with age in prostate, pancreas, liver, and kidney cancers, while C_ID1 and InsDel1a were age-associated in breast, prostate, and pancreas </w:t>
      </w:r>
      <w:r>
        <w:rPr>
          <w:rFonts w:eastAsia="SimSun"/>
        </w:rPr>
        <w:t xml:space="preserve">cancers. Other clock-like signatures demonstrated pronounced tissue specificity; for example, InsDel9 showed a more attenuated relationship between age and mutational accumulation in prostate cancer, while InsDel10 displayed clear clock-like properties in </w:t>
      </w:r>
      <w:r>
        <w:rPr>
          <w:rFonts w:eastAsia="SimSun"/>
        </w:rPr>
        <w:t>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w:t>
      </w:r>
      <w:r>
        <w:rPr>
          <w:rFonts w:eastAsia="SimSun"/>
        </w:rPr>
        <w:t>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w:t>
      </w:r>
      <w:r>
        <w:rPr>
          <w:rFonts w:eastAsia="SimSun"/>
        </w:rPr>
        <w:t>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w:t>
      </w:r>
      <w:r>
        <w:rPr>
          <w:rFonts w:eastAsiaTheme="minorEastAsia"/>
        </w:rPr>
        <w:t xml:space="preserve"> established a comprehensive repertoire of indel mutational signatures across the 83-type, 89-type, and 476-type classification systems. By combining de novo signature discovery with systematic cross-classification mapping, we show that the 89-type and 476</w:t>
      </w:r>
      <w:r>
        <w:rPr>
          <w:rFonts w:eastAsiaTheme="minorEastAsia"/>
        </w:rPr>
        <w:t>-type taxonomies provide substantially greater resolution than the conventional 83-type scheme, particularly for single-base insertions and deletions in context-dependent sequence environments. This expanded framework not only clarifies correspondences amo</w:t>
      </w:r>
      <w:r>
        <w:rPr>
          <w:rFonts w:eastAsiaTheme="minorEastAsia"/>
        </w:rPr>
        <w:t xml:space="preserve">ng previously reported signatures, but also enables the identification of novel signatures, including ID_F and </w:t>
      </w:r>
      <w:proofErr w:type="spellStart"/>
      <w:r>
        <w:rPr>
          <w:rFonts w:eastAsiaTheme="minorEastAsia"/>
        </w:rPr>
        <w:t>InsDel_F</w:t>
      </w:r>
      <w:proofErr w:type="spellEnd"/>
      <w:r>
        <w:rPr>
          <w:rFonts w:eastAsiaTheme="minorEastAsia"/>
        </w:rPr>
        <w:t>, which are associated with TOP1-related mutagenesis and RNase H2 deficiency. In addition, we identified six 89-type and 476-type signatu</w:t>
      </w:r>
      <w:r>
        <w:rPr>
          <w:rFonts w:eastAsiaTheme="minorEastAsia"/>
        </w:rPr>
        <w:t>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The recently de</w:t>
      </w:r>
      <w:r>
        <w:rPr>
          <w:rFonts w:eastAsiaTheme="minorEastAsia"/>
        </w:rPr>
        <w:t>veloped 89-type taxonomy by Koh et al. provided a new framework for classifying indels, particularly facilitating finer resolution of 1 bp T insertions and deletions in different contexts, and enabled more nuanced exploration of the genetic consequences of</w:t>
      </w:r>
      <w:r>
        <w:rPr>
          <w:rFonts w:eastAsiaTheme="minorEastAsia"/>
        </w:rPr>
        <w:t xml:space="preserve">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w:t>
      </w:r>
      <w:r>
        <w:rPr>
          <w:rFonts w:eastAsiaTheme="minorEastAsia"/>
        </w:rPr>
        <w:t>nslating between these classification schemes</w:t>
      </w:r>
      <w:r>
        <w:rPr>
          <w:rFonts w:eastAsiaTheme="minorEastAsia" w:hint="eastAsia"/>
        </w:rPr>
        <w:t>.</w:t>
      </w:r>
      <w:bookmarkEnd w:id="0"/>
    </w:p>
    <w:p w14:paraId="3EC0DE40" w14:textId="77777777" w:rsidR="001F6413" w:rsidRDefault="00D64226">
      <w:r>
        <w:lastRenderedPageBreak/>
        <w:t xml:space="preserve">A major strength of this study is the systematic mapping between the conventional 83-type scheme and the newer 89-type and 476-type indel taxonomies. Because translation across these classification systems is </w:t>
      </w:r>
      <w:r>
        <w:t>inherently imperfect, direct comparison of signatures is not straightforward. By leveraging tumors dominated by single mutational processes, we established robust correspondences among signatures identified in all three frameworks. This unified mapping not</w:t>
      </w:r>
      <w:r>
        <w:t xml:space="preserve">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 xml:space="preserve">s. Notably, the new TOP1-associated signatures, ID_F and </w:t>
      </w:r>
      <w:proofErr w:type="spellStart"/>
      <w:r>
        <w:t>InsDel_F</w:t>
      </w:r>
      <w:proofErr w:type="spellEnd"/>
      <w:r>
        <w:t xml:space="preserve">, were more consistent with RNase H2 deficiency than previously recognized indel patterns. The </w:t>
      </w:r>
      <w:r>
        <w:t>enrichment of microhomology-mediated deletions and paired doublet deletions in these signatures supports a mechanistic link between RNase H2 dysfunction and a characteristic indel spectrum. Similarly, we identified multiple signatures strongly associated w</w:t>
      </w:r>
      <w:r>
        <w:t>ith microsatellite instability, and the finer resolution of the new taxonomies allowed us to distinguish MSI-related signatures that were previously aggregated or less clearly resolved. Given the clinical relevance of MSI and mismatch repair deficiency, th</w:t>
      </w:r>
      <w:r>
        <w:t>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w:t>
      </w:r>
      <w:r>
        <w:t xml:space="preserve">E-related signatures is consistent with shared or linked mutational processes across mutation classes, supporting the idea that indel mutational signatures often arise in the context of broader mutational programs. These associations provide an additional </w:t>
      </w:r>
      <w:r>
        <w:t>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w:t>
      </w:r>
      <w:r>
        <w:rPr>
          <w:rFonts w:eastAsiaTheme="minorEastAsia"/>
        </w:rPr>
        <w:t xml:space="preserve">bias, genic distribution, and replication timing. </w:t>
      </w:r>
      <w:commentRangeStart w:id="24"/>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commentReference w:id="24"/>
      </w:r>
      <w:r>
        <w:rPr>
          <w:rFonts w:eastAsiaTheme="minorEastAsia"/>
        </w:rPr>
        <w:t xml:space="preserve">The observed associations highlight the influence of DNA repair and replication dynamics on indel formation and suggest that genomic context contributes to the emergence and distribution of distinct indel patterns. Together, these analyses provide a more </w:t>
      </w:r>
      <w:r>
        <w:rPr>
          <w:rFonts w:eastAsiaTheme="minorEastAsia"/>
        </w:rPr>
        <w:t>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w:t>
      </w:r>
      <w:r>
        <w:rPr>
          <w:rFonts w:eastAsiaTheme="minorEastAsia"/>
        </w:rPr>
        <w:t xml:space="preserve">th greater than or equal to 2 bp, and in some cases may merge biologically distinct patterns that are separated in the 83-type framework. For example, the relationships between </w:t>
      </w:r>
      <w:proofErr w:type="spellStart"/>
      <w:r>
        <w:rPr>
          <w:rFonts w:eastAsiaTheme="minorEastAsia"/>
        </w:rPr>
        <w:t>InsDel_C</w:t>
      </w:r>
      <w:proofErr w:type="spellEnd"/>
      <w:r>
        <w:rPr>
          <w:rFonts w:eastAsiaTheme="minorEastAsia"/>
        </w:rPr>
        <w:t xml:space="preserve">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w:t>
      </w:r>
      <w:r>
        <w:rPr>
          <w:rFonts w:eastAsiaTheme="minorEastAsia"/>
        </w:rPr>
        <w:t>ome signatures with distinct sequence preferences in the 83-type system are represented together in the 89-type taxonomy. By analyzing a larger and more diverse cancer genome cohort, we not only expanded the existing indel signature database, but also syst</w:t>
      </w:r>
      <w:r>
        <w:rPr>
          <w:rFonts w:eastAsiaTheme="minorEastAsia"/>
        </w:rPr>
        <w:t>ematically linked and unified the nomenclature of the 83-type and 89-type signatures. Taken together, these results suggest that although the 89-type taxonomy represents an important advance, further refinement of indel classification will be needed to ful</w:t>
      </w:r>
      <w:r>
        <w:rPr>
          <w:rFonts w:eastAsiaTheme="minorEastAsia"/>
        </w:rPr>
        <w:t>ly capture the diversity of indel mutational processes. The unified framework presented here should therefore support more consistent interpretation of current signatures and provide a foundation for future development of an even more informative indel tax</w:t>
      </w:r>
      <w:r>
        <w:rPr>
          <w:rFonts w:eastAsiaTheme="minorEastAsia"/>
        </w:rPr>
        <w:t>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w:t>
      </w:r>
      <w:r>
        <w:t xml:space="preserve"> ICGC data portal (</w:t>
      </w:r>
      <w:hyperlink r:id="rId16">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w:t>
      </w:r>
      <w:r>
        <w:rPr>
          <w:color w:val="000000"/>
        </w:rPr>
        <w:t>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 xml:space="preserve">&lt;reference </w:t>
      </w:r>
      <w:proofErr w:type="spellStart"/>
      <w:r>
        <w:rPr>
          <w:rFonts w:hint="eastAsia"/>
          <w:shd w:val="clear" w:color="auto" w:fill="00FFFF"/>
        </w:rPr>
        <w:t>Prieslty</w:t>
      </w:r>
      <w:proofErr w:type="spellEnd"/>
      <w:r>
        <w:rPr>
          <w:rFonts w:hint="eastAsia"/>
          <w:shd w:val="clear" w:color="auto" w:fill="00FFFF"/>
        </w:rPr>
        <w:t>&gt;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w:t>
      </w:r>
      <w:r>
        <w:rPr>
          <w:rFonts w:eastAsia="SimSun"/>
        </w:rPr>
        <w:t>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w:t>
      </w:r>
      <w:r>
        <w:rPr>
          <w:rFonts w:eastAsia="SimSun"/>
        </w:rPr>
        <w:t xml:space="preserve">et process–based approach, </w:t>
      </w:r>
      <w:proofErr w:type="spellStart"/>
      <w:r>
        <w:rPr>
          <w:rFonts w:eastAsia="SimSun"/>
        </w:rPr>
        <w:t>mSigHdp</w:t>
      </w:r>
      <w:proofErr w:type="spellEnd"/>
      <w:r>
        <w:rPr>
          <w:rFonts w:eastAsia="SimSun"/>
        </w:rPr>
        <w:t xml:space="preserve"> (v2.1.2) was used. When analyzing all samples, cancer type was used to define the hierarchical structure of the model. For analyses restricted to individual cancer types or to genomes with high tumor mutational burden, de</w:t>
      </w:r>
      <w:r>
        <w:rPr>
          <w:rFonts w:eastAsia="SimSun"/>
        </w:rPr>
        <w:t xml:space="preserve"> novo signatures were extracted using two</w:t>
      </w:r>
      <w:r>
        <w:rPr>
          <w:rFonts w:eastAsia="SimSun"/>
        </w:rPr>
        <w:noBreakHyphen/>
        <w:t xml:space="preserve">layer hierarchical Dirichlet process (HDP) mixture models. In all </w:t>
      </w:r>
      <w:proofErr w:type="spellStart"/>
      <w:r>
        <w:rPr>
          <w:rFonts w:eastAsia="SimSun"/>
        </w:rPr>
        <w:t>mSigHdp</w:t>
      </w:r>
      <w:proofErr w:type="spellEnd"/>
      <w:r>
        <w:rPr>
          <w:rFonts w:eastAsia="SimSun"/>
        </w:rPr>
        <w:t xml:space="preserve"> analyses, the following parameters were applied: </w:t>
      </w:r>
      <w:proofErr w:type="spellStart"/>
      <w:r>
        <w:rPr>
          <w:rFonts w:eastAsia="SimSun"/>
        </w:rPr>
        <w:t>seedNumber</w:t>
      </w:r>
      <w:proofErr w:type="spellEnd"/>
      <w:r>
        <w:rPr>
          <w:rFonts w:eastAsia="SimSun"/>
        </w:rPr>
        <w:t xml:space="preserve"> = 1234, </w:t>
      </w:r>
      <w:proofErr w:type="spellStart"/>
      <w:r>
        <w:rPr>
          <w:rFonts w:eastAsia="SimSun"/>
        </w:rPr>
        <w:t>burnin</w:t>
      </w:r>
      <w:proofErr w:type="spellEnd"/>
      <w:r>
        <w:rPr>
          <w:rFonts w:eastAsia="SimSun"/>
        </w:rPr>
        <w:t xml:space="preserve"> = 1000, </w:t>
      </w:r>
      <w:proofErr w:type="spellStart"/>
      <w:r>
        <w:rPr>
          <w:rFonts w:eastAsia="SimSun"/>
        </w:rPr>
        <w:t>burnin.multiplier</w:t>
      </w:r>
      <w:proofErr w:type="spellEnd"/>
      <w:r>
        <w:rPr>
          <w:rFonts w:eastAsia="SimSun"/>
        </w:rPr>
        <w:t xml:space="preserve"> = 20, </w:t>
      </w:r>
      <w:proofErr w:type="spellStart"/>
      <w:r>
        <w:rPr>
          <w:rFonts w:eastAsia="SimSun"/>
        </w:rPr>
        <w:t>post.n</w:t>
      </w:r>
      <w:proofErr w:type="spellEnd"/>
      <w:r>
        <w:rPr>
          <w:rFonts w:eastAsia="SimSun"/>
        </w:rPr>
        <w:t xml:space="preserve"> = 200, </w:t>
      </w:r>
      <w:proofErr w:type="spellStart"/>
      <w:r>
        <w:rPr>
          <w:rFonts w:eastAsia="SimSun"/>
        </w:rPr>
        <w:t>post.space</w:t>
      </w:r>
      <w:proofErr w:type="spellEnd"/>
      <w:r>
        <w:rPr>
          <w:rFonts w:eastAsia="SimSun"/>
        </w:rPr>
        <w:t xml:space="preserve"> = 100, </w:t>
      </w:r>
      <w:proofErr w:type="spellStart"/>
      <w:r>
        <w:rPr>
          <w:rFonts w:eastAsia="SimSun"/>
        </w:rPr>
        <w:t>n</w:t>
      </w:r>
      <w:r>
        <w:rPr>
          <w:rFonts w:eastAsia="SimSun"/>
        </w:rPr>
        <w:t>um.child.process</w:t>
      </w:r>
      <w:proofErr w:type="spellEnd"/>
      <w:r>
        <w:rPr>
          <w:rFonts w:eastAsia="SimSun"/>
        </w:rPr>
        <w:t xml:space="preserve"> = 20, </w:t>
      </w:r>
      <w:proofErr w:type="spellStart"/>
      <w:r>
        <w:rPr>
          <w:rFonts w:eastAsia="SimSun"/>
        </w:rPr>
        <w:t>gamma.alpha</w:t>
      </w:r>
      <w:proofErr w:type="spellEnd"/>
      <w:r>
        <w:rPr>
          <w:rFonts w:eastAsia="SimSun"/>
        </w:rPr>
        <w:t xml:space="preserve"> = 1, and </w:t>
      </w:r>
      <w:proofErr w:type="spellStart"/>
      <w:r>
        <w:rPr>
          <w:rFonts w:eastAsia="SimSun"/>
        </w:rPr>
        <w:t>gamma.beta</w:t>
      </w:r>
      <w:proofErr w:type="spellEnd"/>
      <w:r>
        <w:rPr>
          <w:rFonts w:eastAsia="SimSun"/>
        </w:rPr>
        <w:t xml:space="preserve"> = 50. For analyses including all samples or genomes with </w:t>
      </w:r>
      <w:r>
        <w:rPr>
          <w:rFonts w:eastAsia="SimSun"/>
        </w:rPr>
        <w:lastRenderedPageBreak/>
        <w:t xml:space="preserve">high tumor mutational burden, an additional </w:t>
      </w:r>
      <w:proofErr w:type="spellStart"/>
      <w:r>
        <w:rPr>
          <w:rFonts w:eastAsia="SimSun"/>
        </w:rPr>
        <w:t>downsampling</w:t>
      </w:r>
      <w:proofErr w:type="spellEnd"/>
      <w:r>
        <w:rPr>
          <w:rFonts w:eastAsia="SimSun"/>
        </w:rPr>
        <w:t xml:space="preserve"> step was applied (</w:t>
      </w:r>
      <w:proofErr w:type="spellStart"/>
      <w:r>
        <w:rPr>
          <w:rFonts w:eastAsia="SimSun"/>
        </w:rPr>
        <w:t>downsample_threshold</w:t>
      </w:r>
      <w:proofErr w:type="spellEnd"/>
      <w:r>
        <w:rPr>
          <w:rFonts w:eastAsia="SimSun"/>
        </w:rPr>
        <w:t xml:space="preserve"> = 3000) to reduce computational time.</w:t>
      </w:r>
    </w:p>
    <w:p w14:paraId="08720173" w14:textId="77777777" w:rsidR="001F6413" w:rsidRDefault="00D64226">
      <w:pPr>
        <w:ind w:firstLineChars="200" w:firstLine="480"/>
        <w:rPr>
          <w:rFonts w:eastAsia="SimSun"/>
        </w:rPr>
      </w:pPr>
      <w:r>
        <w:rPr>
          <w:rFonts w:eastAsia="SimSun"/>
        </w:rPr>
        <w:t>In paralle</w:t>
      </w:r>
      <w:r>
        <w:rPr>
          <w:rFonts w:eastAsia="SimSun"/>
        </w:rPr>
        <w:t xml:space="preserve">l, de novo mutational signatures were extracted using </w:t>
      </w:r>
      <w:r>
        <w:rPr>
          <w:rFonts w:eastAsia="SimSun" w:hint="eastAsia"/>
        </w:rPr>
        <w:t xml:space="preserve">the Non-negative matrix factorization based approach (NMF), </w:t>
      </w:r>
      <w:proofErr w:type="spellStart"/>
      <w:r>
        <w:rPr>
          <w:rFonts w:eastAsia="SimSun"/>
        </w:rPr>
        <w:t>SigProfilerExtractor</w:t>
      </w:r>
      <w:proofErr w:type="spellEnd"/>
      <w:r>
        <w:rPr>
          <w:rFonts w:eastAsia="SimSun"/>
        </w:rPr>
        <w:t xml:space="preserve"> (v1.1.24). For analyses including all genomes, NMF was performed with the number of signatures evaluated between 10 and 4</w:t>
      </w:r>
      <w:r>
        <w:rPr>
          <w:rFonts w:eastAsia="SimSun"/>
        </w:rPr>
        <w:t>0 (</w:t>
      </w:r>
      <w:proofErr w:type="spellStart"/>
      <w:r>
        <w:rPr>
          <w:rFonts w:eastAsia="SimSun"/>
        </w:rPr>
        <w:t>minimum_signatures</w:t>
      </w:r>
      <w:proofErr w:type="spellEnd"/>
      <w:r>
        <w:rPr>
          <w:rFonts w:eastAsia="SimSun"/>
        </w:rPr>
        <w:t xml:space="preserve"> = 10; </w:t>
      </w:r>
      <w:proofErr w:type="spellStart"/>
      <w:r>
        <w:rPr>
          <w:rFonts w:eastAsia="SimSun"/>
        </w:rPr>
        <w:t>maximum_signatures</w:t>
      </w:r>
      <w:proofErr w:type="spellEnd"/>
      <w:r>
        <w:rPr>
          <w:rFonts w:eastAsia="SimSun"/>
        </w:rPr>
        <w:t xml:space="preserve"> = 40). For analyses restricted to individual cancer types or to genomes with high tumor mutational burden, the number of signatures evaluated ranged from 2 to 20 (</w:t>
      </w:r>
      <w:proofErr w:type="spellStart"/>
      <w:r>
        <w:rPr>
          <w:rFonts w:eastAsia="SimSun"/>
        </w:rPr>
        <w:t>minimum_signatures</w:t>
      </w:r>
      <w:proofErr w:type="spellEnd"/>
      <w:r>
        <w:rPr>
          <w:rFonts w:eastAsia="SimSun"/>
        </w:rPr>
        <w:t xml:space="preserve"> = 2; </w:t>
      </w:r>
      <w:proofErr w:type="spellStart"/>
      <w:r>
        <w:rPr>
          <w:rFonts w:eastAsia="SimSun"/>
        </w:rPr>
        <w:t>maximum_signatures</w:t>
      </w:r>
      <w:proofErr w:type="spellEnd"/>
      <w:r>
        <w:rPr>
          <w:rFonts w:eastAsia="SimSun"/>
        </w:rPr>
        <w:t xml:space="preserve"> = 2</w:t>
      </w:r>
      <w:r>
        <w:rPr>
          <w:rFonts w:eastAsia="SimSun"/>
        </w:rPr>
        <w:t>0). Each factorization was repeated 100 times (</w:t>
      </w:r>
      <w:proofErr w:type="spellStart"/>
      <w:r>
        <w:rPr>
          <w:rFonts w:eastAsia="SimSun"/>
        </w:rPr>
        <w:t>nmf_replicates</w:t>
      </w:r>
      <w:proofErr w:type="spellEnd"/>
      <w:r>
        <w:rPr>
          <w:rFonts w:eastAsia="SimSun"/>
        </w:rPr>
        <w:t xml:space="preserve"> = 100), with all other parameters set to their recommended default values. </w:t>
      </w:r>
      <w:r>
        <w:rPr>
          <w:rFonts w:eastAsia="SimSun" w:hint="eastAsia"/>
        </w:rPr>
        <w:t>Most signatures were extracted at</w:t>
      </w:r>
      <w:r>
        <w:rPr>
          <w:rFonts w:eastAsia="SimSun"/>
        </w:rPr>
        <w:t xml:space="preserve"> the “Optimal Solution” identified by </w:t>
      </w:r>
      <w:proofErr w:type="spellStart"/>
      <w:r>
        <w:rPr>
          <w:rFonts w:eastAsia="SimSun"/>
        </w:rPr>
        <w:t>SigProfilerExtractor</w:t>
      </w:r>
      <w:proofErr w:type="spellEnd"/>
      <w:r>
        <w:rPr>
          <w:rFonts w:eastAsia="SimSun"/>
        </w:rPr>
        <w:t>, although several rare sign</w:t>
      </w:r>
      <w:r>
        <w:rPr>
          <w:rFonts w:eastAsia="SimSun"/>
        </w:rPr>
        <w:t>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7">
        <w:r>
          <w:rPr>
            <w:rStyle w:val="Hyperlink"/>
            <w:rFonts w:eastAsia="SimSun"/>
          </w:rPr>
          <w:t>https://cancer.sanger.ac.uk/signatures/id/</w:t>
        </w:r>
      </w:hyperlink>
      <w:r>
        <w:rPr>
          <w:rFonts w:eastAsia="SimSun" w:hint="eastAsia"/>
        </w:rPr>
        <w:t>). For 89-type signatures, the signatures supporte</w:t>
      </w:r>
      <w:r>
        <w:rPr>
          <w:rFonts w:eastAsia="SimSun" w:hint="eastAsia"/>
        </w:rPr>
        <w:t xml:space="preserve">d by both </w:t>
      </w:r>
      <w:proofErr w:type="spellStart"/>
      <w:r>
        <w:rPr>
          <w:rFonts w:eastAsia="SimSun" w:hint="eastAsia"/>
        </w:rPr>
        <w:t>mSigHdp</w:t>
      </w:r>
      <w:proofErr w:type="spellEnd"/>
      <w:r>
        <w:rPr>
          <w:rFonts w:eastAsia="SimSun" w:hint="eastAsia"/>
        </w:rPr>
        <w:t xml:space="preserve"> and </w:t>
      </w:r>
      <w:proofErr w:type="spellStart"/>
      <w:r>
        <w:rPr>
          <w:rFonts w:eastAsia="SimSun" w:hint="eastAsia"/>
        </w:rPr>
        <w:t>SigProfilerExtractor</w:t>
      </w:r>
      <w:proofErr w:type="spellEnd"/>
      <w:r>
        <w:rPr>
          <w:rFonts w:eastAsia="SimSun" w:hint="eastAsia"/>
        </w:rPr>
        <w:t xml:space="preserve">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w:t>
      </w:r>
      <w:proofErr w:type="spellStart"/>
      <w:r>
        <w:rPr>
          <w:rFonts w:eastAsia="SimSun" w:hint="eastAsia"/>
        </w:rPr>
        <w:t>mSigHdp</w:t>
      </w:r>
      <w:proofErr w:type="spellEnd"/>
      <w:r>
        <w:rPr>
          <w:rFonts w:eastAsia="SimSun" w:hint="eastAsia"/>
        </w:rPr>
        <w:t xml:space="preserve"> and </w:t>
      </w:r>
      <w:proofErr w:type="spellStart"/>
      <w:r>
        <w:rPr>
          <w:rFonts w:eastAsia="SimSun" w:hint="eastAsia"/>
        </w:rPr>
        <w:t>SigProfilerExtractor</w:t>
      </w:r>
      <w:proofErr w:type="spellEnd"/>
      <w:r>
        <w:rPr>
          <w:rFonts w:eastAsia="SimSun" w:hint="eastAsia"/>
        </w:rPr>
        <w:t xml:space="preserve"> </w:t>
      </w:r>
      <w:r>
        <w:t xml:space="preserve">to </w:t>
      </w:r>
      <w:r>
        <w:rPr>
          <w:rFonts w:eastAsia="SimSun" w:hint="eastAsia"/>
        </w:rPr>
        <w:t>the published</w:t>
      </w:r>
      <w:r>
        <w:t xml:space="preserve"> signature</w:t>
      </w:r>
      <w:r>
        <w:t>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w:t>
      </w:r>
      <w:r>
        <w:t xml:space="preserve">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77777777" w:rsidR="001F6413" w:rsidRDefault="00D64226">
      <w:pPr>
        <w:pStyle w:val="normalfirst"/>
        <w:ind w:firstLineChars="200" w:firstLine="480"/>
      </w:pPr>
      <w:r>
        <w:rPr>
          <w:rFonts w:eastAsia="SimSun"/>
        </w:rPr>
        <w:t>To leverag</w:t>
      </w:r>
      <w:r>
        <w:rPr>
          <w:rFonts w:eastAsia="SimSun"/>
        </w:rPr>
        <w:t xml:space="preserve">e the resolution of both the 83-type and 89-type mutational signatures, we constructed a unified 172-type reference set and applied </w:t>
      </w:r>
      <w:proofErr w:type="spellStart"/>
      <w:r>
        <w:rPr>
          <w:rFonts w:eastAsia="SimSun"/>
        </w:rPr>
        <w:t>SigProfilerAssignment</w:t>
      </w:r>
      <w:proofErr w:type="spellEnd"/>
      <w:r>
        <w:rPr>
          <w:rFonts w:eastAsia="SimSun"/>
        </w:rPr>
        <w:t xml:space="preserve"> to decompose the 172-type spectra in low-TMB tumors (indels &lt; 5,000). In contrast, high-TMB tumors (in</w:t>
      </w:r>
      <w:r>
        <w:rPr>
          <w:rFonts w:eastAsia="SimSun"/>
        </w:rPr>
        <w:t xml:space="preserve">dels ≥ 5,000), as well as tumors where 1-bp thymine insertions or deletions in at least five </w:t>
      </w:r>
      <w:proofErr w:type="spellStart"/>
      <w:r>
        <w:rPr>
          <w:rFonts w:eastAsia="SimSun"/>
        </w:rPr>
        <w:t>homopolymeric</w:t>
      </w:r>
      <w:proofErr w:type="spellEnd"/>
      <w:r>
        <w:rPr>
          <w:rFonts w:eastAsia="SimSun"/>
        </w:rPr>
        <w:t xml:space="preserve"> T tracts account for ≥</w:t>
      </w:r>
      <w:r>
        <w:rPr>
          <w:rFonts w:eastAsia="SimSun" w:hint="eastAsia"/>
        </w:rPr>
        <w:t>5</w:t>
      </w:r>
      <w:r>
        <w:rPr>
          <w:rFonts w:eastAsia="SimSun"/>
        </w:rPr>
        <w:t>0% of the mutations</w:t>
      </w:r>
      <w:r>
        <w:rPr>
          <w:rFonts w:eastAsia="SimSun" w:hint="eastAsia"/>
        </w:rPr>
        <w:t xml:space="preserve"> (Table SX)</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w:t>
      </w:r>
      <w:r>
        <w:rPr>
          <w:rFonts w:eastAsia="SimSun" w:hint="eastAsia"/>
        </w:rPr>
        <w:t>herefore regarding</w:t>
      </w:r>
      <w:r>
        <w:rPr>
          <w:rFonts w:eastAsia="SimSun"/>
        </w:rPr>
        <w:t xml:space="preserve"> these cases, we employed </w:t>
      </w:r>
      <w:proofErr w:type="spellStart"/>
      <w:r>
        <w:rPr>
          <w:rFonts w:eastAsia="SimSun"/>
        </w:rPr>
        <w:t>mSigAct</w:t>
      </w:r>
      <w:proofErr w:type="spellEnd"/>
      <w:r>
        <w:rPr>
          <w:rFonts w:eastAsia="SimSun"/>
        </w:rPr>
        <w:t xml:space="preserve">, estimating likelihoods under a multinomial distribution. </w:t>
      </w:r>
      <w:r>
        <w:rPr>
          <w:rFonts w:eastAsia="SimSun" w:hint="eastAsia"/>
        </w:rPr>
        <w:t xml:space="preserve">This was performed in a two-step computational framework. </w:t>
      </w:r>
      <w:r>
        <w:t xml:space="preserve">First, we applied the </w:t>
      </w:r>
      <w:proofErr w:type="spellStart"/>
      <w:r>
        <w:t>find_best_reconstruction_QP</w:t>
      </w:r>
      <w:proofErr w:type="spellEnd"/>
      <w:r>
        <w:t xml:space="preserve"> function from the </w:t>
      </w:r>
      <w:proofErr w:type="spellStart"/>
      <w:r>
        <w:rPr>
          <w:rFonts w:eastAsia="SimSun" w:hint="eastAsia"/>
        </w:rPr>
        <w:t>m</w:t>
      </w:r>
      <w:r>
        <w:t>SigTools</w:t>
      </w:r>
      <w:proofErr w:type="spellEnd"/>
      <w:r>
        <w:t xml:space="preserve"> R package </w:t>
      </w:r>
      <w:r>
        <w:t xml:space="preserve">(v1.0.7), which performs fast signature attribution via quadratic programming optimization. Second, we refined these initial estimates using the </w:t>
      </w:r>
      <w:proofErr w:type="spellStart"/>
      <w:r>
        <w:t>PresenceAttributeSigActivity</w:t>
      </w:r>
      <w:proofErr w:type="spellEnd"/>
      <w:r>
        <w:t xml:space="preserve"> function from the </w:t>
      </w:r>
      <w:proofErr w:type="spellStart"/>
      <w:r>
        <w:t>mSigAct</w:t>
      </w:r>
      <w:proofErr w:type="spellEnd"/>
      <w:r>
        <w:t xml:space="preserve"> R package</w:t>
      </w:r>
      <w:r>
        <w:rPr>
          <w:rFonts w:eastAsia="SimSun" w:hint="eastAsia"/>
        </w:rPr>
        <w:t xml:space="preserve">. </w:t>
      </w:r>
      <w:r>
        <w:rPr>
          <w:rFonts w:eastAsia="SimSun"/>
        </w:rPr>
        <w:t xml:space="preserve">Final signature assignments were </w:t>
      </w:r>
      <w:r>
        <w:rPr>
          <w:rFonts w:eastAsia="SimSun"/>
        </w:rPr>
        <w:t xml:space="preserve">obtained by integrating results from </w:t>
      </w:r>
      <w:proofErr w:type="spellStart"/>
      <w:r>
        <w:rPr>
          <w:rFonts w:eastAsia="SimSun"/>
        </w:rPr>
        <w:t>SigProfilerAssignment</w:t>
      </w:r>
      <w:proofErr w:type="spellEnd"/>
      <w:r>
        <w:rPr>
          <w:rFonts w:eastAsia="SimSun"/>
        </w:rPr>
        <w:t xml:space="preserve"> for low-TMB tumors and </w:t>
      </w:r>
      <w:proofErr w:type="spellStart"/>
      <w:r>
        <w:rPr>
          <w:rFonts w:eastAsia="SimSun"/>
        </w:rPr>
        <w:t>mSigAct</w:t>
      </w:r>
      <w:proofErr w:type="spellEnd"/>
      <w:r>
        <w:rPr>
          <w:rFonts w:eastAsia="SimSun"/>
        </w:rPr>
        <w:t xml:space="preserve">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 xml:space="preserve">using </w:t>
      </w:r>
      <w:proofErr w:type="spellStart"/>
      <w:r>
        <w:t>SigProfilerSimulator</w:t>
      </w:r>
      <w:proofErr w:type="spellEnd"/>
      <w:r>
        <w:t xml:space="preserve"> (</w:t>
      </w:r>
      <w:hyperlink r:id="rId18">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w:t>
      </w:r>
      <w:r>
        <w:t>od in (</w:t>
      </w:r>
      <w:hyperlink r:id="rId19">
        <w:r>
          <w:t>https://doi.org/10.1016/j.celrep.2023.112930</w:t>
        </w:r>
      </w:hyperlink>
      <w:r>
        <w:t>). Briefly, somatic indels were called with respect to the + strand of the reference genome and further annotated in regard to the pyrimidine</w:t>
      </w:r>
      <w:r>
        <w:t xml:space="preserve"> base(s) of the insertion/deletion. Thus, indels with only C or T bases were annotated as + strand mutations; indels with only A or G bases were annotated as – strand mutations. The remaining indels were not included in the analysis. Next, + strand indels </w:t>
      </w:r>
      <w:r>
        <w:t xml:space="preserve">in </w:t>
      </w:r>
      <w:r>
        <w:lastRenderedPageBreak/>
        <w:t>protein coding genes were further subclassified as transcribed (template) if the gene’s sense strand was on the + strand of the genome, or else un-transcribed (sense). The logic was inverted for – strand indels. Indels in bidirectionally transcribed reg</w:t>
      </w:r>
      <w:r>
        <w:t xml:space="preserve">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 xml:space="preserve">Replication strand was determined by wavelet-smoothed replication-timing signal data that indicated both “valleys” (replication termination zones) and “peaks” </w:t>
      </w:r>
      <w:r>
        <w:t>(replication initiation zones) (</w:t>
      </w:r>
      <w:hyperlink r:id="rId20">
        <w:r>
          <w:rPr>
            <w:rStyle w:val="Hyperlink"/>
          </w:rPr>
          <w:t>https://hgdownload.cse.ucsc.edu/goldenPath/hg19/encodeDCC/wgEncodeUwRepliSeq/</w:t>
        </w:r>
      </w:hyperlink>
      <w:r>
        <w:t>). Valleys and peaks were sorted by the genomic co</w:t>
      </w:r>
      <w:r>
        <w:t>ordinate in ascending order. In regard to + strand of the reference genome, replication timing signals were examined for consecutive stretches of the genome (from valley to peak or form peak to valley), with positive slope corresponded to leading strand re</w:t>
      </w:r>
      <w:r>
        <w:t>gions and negative slope corresponded to lagging strand regions. Then for the - strand of the reference genome, leading regions (- slope) and lagging regions (+slope) were automatically acquired. Similar to the annotation for transcription, indels were fir</w:t>
      </w:r>
      <w:r>
        <w:t>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Strand a</w:t>
      </w:r>
      <w:r>
        <w:t xml:space="preserve">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w:t>
      </w:r>
      <w:r>
        <w:t>cer types having this mutational signature, we retrieved the number of indels on each strand/region. In strand asymmetries analyses, only cancer types with at least 1,000 somatic mutations unambiguously attributed to an individual mutational signature were</w:t>
      </w:r>
      <w:r>
        <w:t xml:space="preserv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w:t>
      </w:r>
      <w:r>
        <w:t>ing strand mutation, un-transcribed strand vs transcribed strand mutation). The two types were denoted as +/- strand mutations strand mutations in all three cases. The ratio of real somatic indels and the ratio of simulated somatic indels was calculated se</w:t>
      </w:r>
      <w:r>
        <w:t>parately:</w:t>
      </w:r>
    </w:p>
    <w:p w14:paraId="42267BDD" w14:textId="16E93090" w:rsidR="00D41B03" w:rsidRDefault="00D41B03">
      <m:oMathPara>
        <m:oMath>
          <m:r>
            <w:ins w:id="25" w:author="Mini Huang" w:date="2026-05-26T13:56:00Z">
              <w:rPr>
                <w:rFonts w:ascii="Cambria Math" w:hAnsi="Cambria Math"/>
              </w:rPr>
              <m:t>Ratio Value=</m:t>
            </w:ins>
          </m:r>
          <m:f>
            <m:fPr>
              <m:ctrlPr>
                <w:ins w:id="26" w:author="Mini Huang" w:date="2026-05-26T13:56:00Z">
                  <w:rPr>
                    <w:rFonts w:ascii="Cambria Math" w:hAnsi="Cambria Math"/>
                    <w:i/>
                  </w:rPr>
                </w:ins>
              </m:ctrlPr>
            </m:fPr>
            <m:num>
              <m:r>
                <w:ins w:id="27" w:author="Mini Huang" w:date="2026-05-26T13:56:00Z">
                  <w:rPr>
                    <w:rFonts w:ascii="Cambria Math" w:hAnsi="Cambria Math"/>
                  </w:rPr>
                  <m:t>+ strand mutation counts</m:t>
                </w:ins>
              </m:r>
            </m:num>
            <m:den>
              <m:r>
                <w:ins w:id="28" w:author="Mini Huang" w:date="2026-05-26T13:56:00Z">
                  <w:rPr>
                    <w:rFonts w:ascii="Cambria Math" w:hAnsi="Cambria Math"/>
                  </w:rPr>
                  <m:t>- strand mutation counts</m:t>
                </w:ins>
              </m:r>
            </m:den>
          </m:f>
        </m:oMath>
      </m:oMathPara>
    </w:p>
    <w:p w14:paraId="34660C56" w14:textId="407D4210" w:rsidR="001F6413" w:rsidRPr="00C84F3F" w:rsidRDefault="00D64226">
      <w:pPr>
        <w:rPr>
          <w:ins w:id="29" w:author="Mini Huang" w:date="2026-05-26T13:56:00Z"/>
          <w:rFonts w:hint="eastAsia"/>
          <w:shd w:val="clear" w:color="auto" w:fill="FFFF00"/>
        </w:rPr>
      </w:pPr>
      <w:r>
        <w:rPr>
          <w:shd w:val="clear" w:color="auto" w:fill="FFFF00"/>
        </w:rPr>
        <w:t>Odds ratio between the ratio of real somatic indels and the ratio of simulated somatic indels was calculated</w:t>
      </w:r>
      <w:ins w:id="30" w:author="Mini Huang" w:date="2026-05-26T13:56:00Z">
        <w:r w:rsidR="001F4995">
          <w:rPr>
            <w:shd w:val="clear" w:color="auto" w:fill="FFFF00"/>
          </w:rPr>
          <w:t>:</w:t>
        </w:r>
      </w:ins>
    </w:p>
    <w:p w14:paraId="6B70FAE6" w14:textId="1650ED78" w:rsidR="001F4995" w:rsidRPr="001F4995" w:rsidRDefault="001F4995" w:rsidP="001F4995">
      <w:pPr>
        <w:rPr>
          <w:sz w:val="20"/>
          <w:szCs w:val="21"/>
          <w:rPrChange w:id="31" w:author="Mini Huang" w:date="2026-05-26T13:56:00Z">
            <w:rPr>
              <w:shd w:val="clear" w:color="auto" w:fill="FFFF00"/>
            </w:rPr>
          </w:rPrChange>
        </w:rPr>
      </w:pPr>
      <m:oMathPara>
        <m:oMath>
          <m:r>
            <w:ins w:id="32" w:author="Mini Huang" w:date="2026-05-26T13:56:00Z">
              <w:rPr>
                <w:rFonts w:ascii="Cambria Math" w:hAnsi="Cambria Math"/>
              </w:rPr>
              <m:t>Odds Ratio=</m:t>
            </w:ins>
          </m:r>
          <m:f>
            <m:fPr>
              <m:ctrlPr>
                <w:ins w:id="33" w:author="Mini Huang" w:date="2026-05-26T13:56:00Z">
                  <w:rPr>
                    <w:rFonts w:ascii="Cambria Math" w:hAnsi="Cambria Math"/>
                    <w:i/>
                  </w:rPr>
                </w:ins>
              </m:ctrlPr>
            </m:fPr>
            <m:num>
              <m:r>
                <w:ins w:id="34" w:author="Mini Huang" w:date="2026-05-26T13:56:00Z">
                  <w:rPr>
                    <w:rFonts w:ascii="Cambria Math" w:hAnsi="Cambria Math"/>
                  </w:rPr>
                  <m:t>Real Ratio Value</m:t>
                </w:ins>
              </m:r>
            </m:num>
            <m:den>
              <m:r>
                <w:ins w:id="35" w:author="Mini Huang" w:date="2026-05-26T13:56:00Z">
                  <w:rPr>
                    <w:rFonts w:ascii="Cambria Math" w:hAnsi="Cambria Math"/>
                  </w:rPr>
                  <m:t>Simulation Ratio Value</m:t>
                </w:ins>
              </m:r>
            </m:den>
          </m:f>
        </m:oMath>
      </m:oMathPara>
    </w:p>
    <w:p w14:paraId="49F4047A" w14:textId="77777777" w:rsidR="001F6413" w:rsidRDefault="00D64226">
      <w:r>
        <w:t>p values were calculated for the odds ratio using Fisher’s exact test. Only strand asymmetries with p value &gt; 0.05 were considered showin</w:t>
      </w:r>
      <w:r>
        <w:t>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1">
        <w:r>
          <w:rPr>
            <w:rStyle w:val="Hyperlink"/>
          </w:rPr>
          <w:t>https://genomebiology.biomedcentral.com/artic</w:t>
        </w:r>
        <w:r>
          <w:rPr>
            <w:rStyle w:val="Hyperlink"/>
          </w:rPr>
          <w:t>les/10.1186/s13059-018-1509-y</w:t>
        </w:r>
      </w:hyperlink>
      <w:r>
        <w:t>) The replication time signals were sorted in a descending order and subsequently divided into deciles. Somatic indels were counted within the corresponding deciles based on their overlap with the replication domains in the exa</w:t>
      </w:r>
      <w:r>
        <w:t xml:space="preserve">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Replication timing mutation counts were ge</w:t>
      </w:r>
      <w:r>
        <w:t xml:space="preserv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ins w:id="36" w:author="Mini Huang" w:date="2026-05-26T15:34:00Z"/>
          <w:sz w:val="20"/>
          <w:szCs w:val="21"/>
        </w:rPr>
      </w:pPr>
      <m:oMathPara>
        <m:oMath>
          <m:r>
            <w:ins w:id="37" w:author="Mini Huang" w:date="2026-05-26T15:34:00Z">
              <w:rPr>
                <w:rFonts w:ascii="Cambria Math" w:hAnsi="Cambria Math"/>
              </w:rPr>
              <m:t>lm( R ~ c)</m:t>
            </w:ins>
          </m:r>
        </m:oMath>
      </m:oMathPara>
    </w:p>
    <w:p w14:paraId="3D0CE15E" w14:textId="72BD9BB3" w:rsidR="001F6413" w:rsidRPr="004F4756" w:rsidDel="004F4756" w:rsidRDefault="004F4756" w:rsidP="004F4756">
      <w:pPr>
        <w:jc w:val="center"/>
        <w:rPr>
          <w:del w:id="38" w:author="Mini Huang" w:date="2026-05-26T15:19:00Z"/>
          <w:sz w:val="20"/>
          <w:szCs w:val="21"/>
          <w:rPrChange w:id="39" w:author="Mini Huang" w:date="2026-05-26T15:34:00Z">
            <w:rPr>
              <w:del w:id="40" w:author="Mini Huang" w:date="2026-05-26T15:19:00Z"/>
              <w:shd w:val="clear" w:color="auto" w:fill="FFFF00"/>
            </w:rPr>
          </w:rPrChange>
        </w:rPr>
        <w:pPrChange w:id="41" w:author="Mini Huang" w:date="2026-05-26T15:34:00Z">
          <w:pPr/>
        </w:pPrChange>
      </w:pPr>
      <m:oMath>
        <m:r>
          <w:ins w:id="42" w:author="Mini Huang" w:date="2026-05-26T15:34:00Z">
            <w:rPr>
              <w:rFonts w:ascii="Cambria Math" w:hAnsi="Cambria Math"/>
            </w:rPr>
            <m:t xml:space="preserve">lm( </m:t>
          </w:ins>
        </m:r>
        <m:r>
          <w:ins w:id="43" w:author="Mini Huang" w:date="2026-05-26T15:34:00Z">
            <w:rPr>
              <w:rFonts w:ascii="Cambria Math" w:hAnsi="Cambria Math"/>
            </w:rPr>
            <m:t>S</m:t>
          </w:ins>
        </m:r>
        <m:r>
          <w:ins w:id="44" w:author="Mini Huang" w:date="2026-05-26T15:34:00Z">
            <w:rPr>
              <w:rFonts w:ascii="Cambria Math" w:hAnsi="Cambria Math"/>
            </w:rPr>
            <m:t xml:space="preserve"> ~ c)</m:t>
          </w:ins>
        </m:r>
      </m:oMath>
      <w:del w:id="45" w:author="Mini Huang" w:date="2026-05-26T15:19:00Z">
        <w:r w:rsidR="00D64226" w:rsidDel="004F4756">
          <w:rPr>
            <w:shd w:val="clear" w:color="auto" w:fill="FFFF00"/>
          </w:rPr>
          <w:delText>&lt;MISSING EQUATIONS HERE&gt;</w:delText>
        </w:r>
      </w:del>
    </w:p>
    <w:p w14:paraId="46E31DCF" w14:textId="77777777" w:rsidR="004F4756" w:rsidRDefault="004F4756" w:rsidP="004F4756">
      <w:pPr>
        <w:ind w:firstLine="0"/>
        <w:jc w:val="center"/>
        <w:rPr>
          <w:ins w:id="46" w:author="Mini Huang" w:date="2026-05-26T15:34:00Z"/>
          <w:shd w:val="clear" w:color="auto" w:fill="FFFF00"/>
        </w:rPr>
        <w:pPrChange w:id="47" w:author="Mini Huang" w:date="2026-05-26T15:34:00Z">
          <w:pPr/>
        </w:pPrChange>
      </w:pPr>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w:t>
      </w:r>
      <w:r>
        <w:t xml:space="preserve">ficant from a flat line, an ID signature was considered to be increasing from early to late replicating regions if the slope m &gt; 0, and was considered to be decreasing from early to late replicating regions if the slope m &lt; 0. </w:t>
      </w:r>
    </w:p>
    <w:p w14:paraId="045CF547" w14:textId="50BFD046" w:rsidR="001F6413" w:rsidRDefault="00D64226">
      <w:pPr>
        <w:rPr>
          <w:ins w:id="48" w:author="Mini Huang" w:date="2026-05-26T15:36:00Z"/>
        </w:rPr>
      </w:pPr>
      <w:r>
        <w:t xml:space="preserve">If the trends of a certain </w:t>
      </w:r>
      <w:r>
        <w:rPr>
          <w:rFonts w:eastAsia="SimSun" w:hint="eastAsia"/>
        </w:rPr>
        <w:t>8</w:t>
      </w:r>
      <w:r>
        <w:rPr>
          <w:rFonts w:eastAsia="SimSun" w:hint="eastAsia"/>
        </w:rPr>
        <w:t>3-type</w:t>
      </w:r>
      <w:r>
        <w:t xml:space="preserve"> signature for the two dataset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w:t>
      </w:r>
      <w:r>
        <w:t xml:space="preserve">dataset were the same, a third multiple linear regression model was fitted. </w:t>
      </w:r>
    </w:p>
    <w:p w14:paraId="0E488296" w14:textId="04BB9DB1" w:rsidR="00EC1E80" w:rsidRDefault="00EC1E80" w:rsidP="00916BF7">
      <w:pPr>
        <w:rPr>
          <w:rFonts w:eastAsia="SimSun"/>
        </w:rPr>
      </w:pPr>
      <m:oMathPara>
        <m:oMath>
          <m:r>
            <w:ins w:id="49" w:author="Mini Huang" w:date="2026-05-26T15:36:00Z">
              <w:rPr>
                <w:rFonts w:ascii="Cambria Math" w:hAnsi="Cambria Math"/>
              </w:rPr>
              <m:t xml:space="preserve">lm( </m:t>
            </w:ins>
          </m:r>
          <m:r>
            <w:ins w:id="50" w:author="Mini Huang" w:date="2026-05-26T15:36:00Z">
              <w:rPr>
                <w:rFonts w:ascii="Cambria Math" w:hAnsi="Cambria Math"/>
              </w:rPr>
              <m:t>R</m:t>
            </w:ins>
          </m:r>
          <m:r>
            <w:ins w:id="51" w:author="Mini Huang" w:date="2026-05-26T15:36:00Z">
              <w:rPr>
                <w:rFonts w:ascii="Cambria Math" w:hAnsi="Cambria Math"/>
              </w:rPr>
              <m:t xml:space="preserve"> ~ </m:t>
            </w:ins>
          </m:r>
          <m:r>
            <w:ins w:id="52" w:author="Mini Huang" w:date="2026-05-26T15:36:00Z">
              <w:rPr>
                <w:rFonts w:ascii="Cambria Math" w:hAnsi="Cambria Math"/>
              </w:rPr>
              <m:t>S</m:t>
            </w:ins>
          </m:r>
          <m:r>
            <w:ins w:id="53" w:author="Mini Huang" w:date="2026-05-26T16:03:00Z">
              <w:rPr>
                <w:rFonts w:ascii="Cambria Math" w:hAnsi="Cambria Math"/>
              </w:rPr>
              <m:t>+</m:t>
            </w:ins>
          </m:r>
          <m:r>
            <w:ins w:id="54" w:author="Mini Huang" w:date="2026-05-26T16:03:00Z">
              <w:rPr>
                <w:rFonts w:ascii="Cambria Math" w:hAnsi="Cambria Math" w:hint="eastAsia"/>
              </w:rPr>
              <m:t>c</m:t>
            </w:ins>
          </m:r>
          <m:r>
            <w:ins w:id="55" w:author="Mini Huang" w:date="2026-05-26T15:36:00Z">
              <w:rPr>
                <w:rFonts w:ascii="Cambria Math" w:hAnsi="Cambria Math"/>
              </w:rPr>
              <m:t>)</m:t>
            </w:ins>
          </m:r>
        </m:oMath>
      </m:oMathPara>
    </w:p>
    <w:p w14:paraId="7D3A683A" w14:textId="77777777" w:rsidR="001F6413" w:rsidRDefault="00D64226">
      <w:pPr>
        <w:rPr>
          <w:rFonts w:eastAsia="SimSun"/>
        </w:rPr>
      </w:pPr>
      <w:r>
        <w:t xml:space="preserve">Similarly, the final trend of an </w:t>
      </w:r>
      <w:r>
        <w:rPr>
          <w:rFonts w:eastAsia="SimSun" w:hint="eastAsia"/>
        </w:rPr>
        <w:t>83-type</w:t>
      </w:r>
      <w:r>
        <w:t xml:space="preserve"> signature were determined by the significance of the coefficient of replication timing. If it is not significant, an </w:t>
      </w:r>
      <w:r>
        <w:rPr>
          <w:rFonts w:eastAsia="SimSun" w:hint="eastAsia"/>
        </w:rPr>
        <w:t>83-type</w:t>
      </w:r>
      <w:r>
        <w:t xml:space="preserve"> signature was</w:t>
      </w:r>
      <w:r>
        <w:t xml:space="preserve"> considered to be generally unaffected by replication timing. Otherwise, if the coefficient of replication timing &gt; 0, an </w:t>
      </w:r>
      <w:r>
        <w:rPr>
          <w:rFonts w:eastAsia="SimSun" w:hint="eastAsia"/>
        </w:rPr>
        <w:t>83-type</w:t>
      </w:r>
      <w:r>
        <w:t xml:space="preserve"> signature was considered to be increasing from early to late replicating regions; if the coefficient of replication timing &lt; 0</w:t>
      </w:r>
      <w:r>
        <w:t xml:space="preserve">, an </w:t>
      </w:r>
      <w:r>
        <w:rPr>
          <w:rFonts w:eastAsia="SimSun" w:hint="eastAsia"/>
        </w:rPr>
        <w:t>83-type</w:t>
      </w:r>
      <w:r>
        <w:t xml:space="preserve"> signature was considered to be decreasing from early to late replicating regions.</w:t>
      </w:r>
    </w:p>
    <w:p w14:paraId="44BD6531" w14:textId="77777777" w:rsidR="001F6413" w:rsidRDefault="00D64226">
      <w:pPr>
        <w:rPr>
          <w:rFonts w:eastAsia="SimSun"/>
        </w:rPr>
      </w:pPr>
      <w:r>
        <w:rPr>
          <w:rFonts w:eastAsia="SimSun"/>
        </w:rPr>
        <w:lastRenderedPageBreak/>
        <w:t>For an 89-type signature, the replication timing trend was determined by real data only. A linear regression model was fitted for real mutation counts within the</w:t>
      </w:r>
      <w:r>
        <w:rPr>
          <w:rFonts w:eastAsia="SimSun"/>
        </w:rPr>
        <w:t xml:space="preserv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77777777"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2" w:anchor="!Synapse:syn8016399" w:history="1">
        <w:r>
          <w:rPr>
            <w:rStyle w:val="Hyperlink"/>
          </w:rPr>
          <w:t>https://www.synapse.org/#!Synapse:syn8016399</w:t>
        </w:r>
      </w:hyperlink>
      <w:r>
        <w:rPr>
          <w:rFonts w:hint="eastAsia"/>
        </w:rPr>
        <w:t>, the data was downloaded o</w:t>
      </w:r>
      <w:r>
        <w:rPr>
          <w:rFonts w:hint="eastAsia"/>
        </w:rPr>
        <w:t>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End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w:t>
      </w:r>
      <w:r>
        <w:rPr>
          <w:rFonts w:hint="eastAsia"/>
          <w:color w:val="000000"/>
        </w:rPr>
        <w:t>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contribution of</w:t>
      </w:r>
      <w:r>
        <w:rPr>
          <w:rFonts w:hint="eastAsia"/>
        </w:rPr>
        <w:t xml:space="preserve">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w:t>
      </w:r>
      <w:r>
        <w:t>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w:t>
      </w:r>
      <w:r>
        <w:rPr>
          <w:color w:val="000000"/>
        </w:rPr>
        <w: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w:t>
      </w:r>
      <w:r>
        <w:rPr>
          <w:rFonts w:eastAsia="Times New Roman"/>
        </w:rPr>
        <w:t>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M.L. and S.G.R. conceived the project and designed the analyses. M.L. and S.G.R. designed computational analysis. M.L., Q.Z. and Y.Y. performed mutational signature extraction, attribution and characterization co</w:t>
      </w:r>
      <w:r>
        <w:rPr>
          <w:rFonts w:hint="eastAsia"/>
        </w:rPr>
        <w:t xml:space="preserve">mputational analysis. M.H. and R.Y. characterized the topography of 83-type mutational signatures. R.S. performed the AUROC analysis. </w:t>
      </w:r>
      <w:r>
        <w:rPr>
          <w:rFonts w:eastAsia="SimSun" w:hint="eastAsia"/>
        </w:rPr>
        <w:t xml:space="preserve">M.L., X.M.W. and S.G.R. designed the website. </w:t>
      </w:r>
      <w:r>
        <w:t xml:space="preserve">Data interpretation and manuscript write-up were carried out by M.L., M.H., </w:t>
      </w:r>
      <w:r>
        <w:t>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56" w:name="ZOTERO_BREF_LiVs887hgA47"/>
      <w:proofErr w:type="spellStart"/>
      <w:r>
        <w:t>Alexandrov</w:t>
      </w:r>
      <w:proofErr w:type="spellEnd"/>
      <w:r>
        <w:t xml:space="preserve">, </w:t>
      </w:r>
      <w:proofErr w:type="spellStart"/>
      <w:r>
        <w:t>Ludmil</w:t>
      </w:r>
      <w:proofErr w:type="spellEnd"/>
      <w:r>
        <w:t xml:space="preserve"> B., Young Seok Ju, Kerstin </w:t>
      </w:r>
      <w:proofErr w:type="spellStart"/>
      <w:r>
        <w:t>Haase</w:t>
      </w:r>
      <w:proofErr w:type="spellEnd"/>
      <w:r>
        <w:t>, et al. 2016. ‘Mutational Signatures Associated with Tobacco Smoking in Human Cance</w:t>
      </w:r>
      <w:r>
        <w:t xml:space="preserve">r’. </w:t>
      </w:r>
      <w:r>
        <w:rPr>
          <w:i/>
        </w:rPr>
        <w:t>Science</w:t>
      </w:r>
      <w:r>
        <w:t xml:space="preserve"> 354 (6312): 618–22. https://doi.org/10.1126/science.aag0299.</w:t>
      </w:r>
    </w:p>
    <w:p w14:paraId="5C44B4B6" w14:textId="77777777" w:rsidR="001F6413" w:rsidRDefault="00D64226">
      <w:pPr>
        <w:pStyle w:val="Bibliography1"/>
      </w:pPr>
      <w:proofErr w:type="spellStart"/>
      <w:r>
        <w:t>Alexandrov</w:t>
      </w:r>
      <w:proofErr w:type="spellEnd"/>
      <w:r>
        <w:t xml:space="preserve">, </w:t>
      </w:r>
      <w:proofErr w:type="spellStart"/>
      <w:r>
        <w:t>Ludmil</w:t>
      </w:r>
      <w:proofErr w:type="spellEnd"/>
      <w:r>
        <w:t xml:space="preserve"> B., </w:t>
      </w:r>
      <w:proofErr w:type="spellStart"/>
      <w:r>
        <w:t>Jaegil</w:t>
      </w:r>
      <w:proofErr w:type="spellEnd"/>
      <w:r>
        <w:t xml:space="preserve"> Kim, Nicholas J. </w:t>
      </w:r>
      <w:proofErr w:type="spellStart"/>
      <w:r>
        <w:t>Haradhvala</w:t>
      </w:r>
      <w:proofErr w:type="spellEnd"/>
      <w:r>
        <w:t xml:space="preserve">, et al. 2020. ‘The Repertoire of Mutational Signatures in Human Cancer’. </w:t>
      </w:r>
      <w:r>
        <w:rPr>
          <w:i/>
        </w:rPr>
        <w:t>Nature</w:t>
      </w:r>
      <w:r>
        <w:t xml:space="preserve"> 578 (7793): 94–101. https://doi.org/10.1038/s</w:t>
      </w:r>
      <w:r>
        <w:t>41586-020-1943-3.</w:t>
      </w:r>
    </w:p>
    <w:p w14:paraId="52D5896D" w14:textId="77777777" w:rsidR="001F6413" w:rsidRDefault="00D64226">
      <w:pPr>
        <w:pStyle w:val="Bibliography1"/>
      </w:pPr>
      <w:proofErr w:type="spellStart"/>
      <w:r>
        <w:lastRenderedPageBreak/>
        <w:t>Alexandrov</w:t>
      </w:r>
      <w:proofErr w:type="spellEnd"/>
      <w:r>
        <w:t xml:space="preserve">, </w:t>
      </w:r>
      <w:proofErr w:type="spellStart"/>
      <w:r>
        <w:t>Ludmil</w:t>
      </w:r>
      <w:proofErr w:type="spellEnd"/>
      <w:r>
        <w:t xml:space="preserve"> B., Serena Nik-</w:t>
      </w:r>
      <w:proofErr w:type="spellStart"/>
      <w:r>
        <w:t>zainal</w:t>
      </w:r>
      <w:proofErr w:type="spellEnd"/>
      <w:r>
        <w:t xml:space="preserve">,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w:t>
      </w:r>
      <w:proofErr w:type="spellStart"/>
      <w:r>
        <w:t>Arnoud</w:t>
      </w:r>
      <w:proofErr w:type="spellEnd"/>
      <w:r>
        <w:t>, Mi Ni Huan</w:t>
      </w:r>
      <w:r>
        <w:t xml:space="preserve">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w:t>
      </w:r>
      <w:proofErr w:type="spellStart"/>
      <w:r>
        <w:t>Arnoud</w:t>
      </w:r>
      <w:proofErr w:type="spellEnd"/>
      <w:r>
        <w:t xml:space="preserve">, Mo Liu, Nicole </w:t>
      </w:r>
      <w:proofErr w:type="spellStart"/>
      <w:r>
        <w:t>St</w:t>
      </w:r>
      <w:r>
        <w:t>antial</w:t>
      </w:r>
      <w:proofErr w:type="spellEnd"/>
      <w:r>
        <w:t xml:space="preserve">,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w:t>
      </w:r>
      <w:proofErr w:type="spellStart"/>
      <w:r>
        <w:t>Arnoud</w:t>
      </w:r>
      <w:proofErr w:type="spellEnd"/>
      <w:r>
        <w:t xml:space="preserve">, </w:t>
      </w:r>
      <w:r>
        <w:t xml:space="preserve">Alvin W. T. Ng, </w:t>
      </w:r>
      <w:proofErr w:type="spellStart"/>
      <w:r>
        <w:t>Fui</w:t>
      </w:r>
      <w:proofErr w:type="spellEnd"/>
      <w:r>
        <w:t xml:space="preserve">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proofErr w:type="spellStart"/>
      <w:r>
        <w:t>Caipa</w:t>
      </w:r>
      <w:proofErr w:type="spellEnd"/>
      <w:r>
        <w:t xml:space="preserve"> Garcia, Angela L., Jill E. </w:t>
      </w:r>
      <w:proofErr w:type="spellStart"/>
      <w:r>
        <w:t>Kucab</w:t>
      </w:r>
      <w:proofErr w:type="spellEnd"/>
      <w:r>
        <w:t xml:space="preserve">, </w:t>
      </w:r>
      <w:proofErr w:type="spellStart"/>
      <w:r>
        <w:t>Halh</w:t>
      </w:r>
      <w:proofErr w:type="spellEnd"/>
      <w:r>
        <w:t xml:space="preserve"> Al-</w:t>
      </w:r>
      <w:proofErr w:type="spellStart"/>
      <w:r>
        <w:t>Serori</w:t>
      </w:r>
      <w:proofErr w:type="spellEnd"/>
      <w:r>
        <w:t xml:space="preserve">, et al. 2024. ‘Tissue Organoid Cultures Metabolize Dietary Carcinogens Proficiently and Are Effective Models for DNA Adduct Formation’. </w:t>
      </w:r>
      <w:r>
        <w:rPr>
          <w:i/>
        </w:rPr>
        <w:t>Chemical Research in Toxicology</w:t>
      </w:r>
      <w:r>
        <w:t xml:space="preserve"> 37 (2): 234–47. https://doi.org/1</w:t>
      </w:r>
      <w:r>
        <w:t>0.1021/acs.chemrestox.3c00255.</w:t>
      </w:r>
    </w:p>
    <w:p w14:paraId="649E1EFD" w14:textId="77777777" w:rsidR="001F6413" w:rsidRDefault="00D64226">
      <w:pPr>
        <w:pStyle w:val="Bibliography1"/>
      </w:pPr>
      <w:r>
        <w:t xml:space="preserve">Chen, Lei, Chong Zhang, </w:t>
      </w:r>
      <w:proofErr w:type="spellStart"/>
      <w:r>
        <w:t>Ruidong</w:t>
      </w:r>
      <w:proofErr w:type="spellEnd"/>
      <w:r>
        <w:t xml:space="preserve"> </w:t>
      </w:r>
      <w:proofErr w:type="spellStart"/>
      <w:r>
        <w:t>Xue</w:t>
      </w:r>
      <w:proofErr w:type="spellEnd"/>
      <w:r>
        <w:t xml:space="preserv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proofErr w:type="spellStart"/>
      <w:r>
        <w:t>Degasperi</w:t>
      </w:r>
      <w:proofErr w:type="spellEnd"/>
      <w:r>
        <w:t xml:space="preserve">, Andrea, </w:t>
      </w:r>
      <w:proofErr w:type="spellStart"/>
      <w:r>
        <w:t>Xueqing</w:t>
      </w:r>
      <w:proofErr w:type="spellEnd"/>
      <w:r>
        <w:t xml:space="preserve"> Zou, </w:t>
      </w:r>
      <w:proofErr w:type="spellStart"/>
      <w:r>
        <w:t>Ta</w:t>
      </w:r>
      <w:r>
        <w:t>uanne</w:t>
      </w:r>
      <w:proofErr w:type="spellEnd"/>
      <w:r>
        <w:t xml:space="preserve"> Dias </w:t>
      </w:r>
      <w:proofErr w:type="spellStart"/>
      <w:r>
        <w:t>Amarante</w:t>
      </w:r>
      <w:proofErr w:type="spellEnd"/>
      <w:r>
        <w:t xml:space="preserv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proofErr w:type="spellStart"/>
      <w:r>
        <w:lastRenderedPageBreak/>
        <w:t>Dziubańska-Kusibab</w:t>
      </w:r>
      <w:proofErr w:type="spellEnd"/>
      <w:r>
        <w:t xml:space="preserve">, Paulina J., Hilmar Berger, Federica </w:t>
      </w:r>
      <w:proofErr w:type="spellStart"/>
      <w:r>
        <w:t>Battistini</w:t>
      </w:r>
      <w:proofErr w:type="spellEnd"/>
      <w:r>
        <w:t xml:space="preserve">, </w:t>
      </w:r>
      <w:r>
        <w:t xml:space="preserve">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Hoang, Margaret L., Chung-</w:t>
      </w:r>
      <w:proofErr w:type="spellStart"/>
      <w:r>
        <w:t>Hsin</w:t>
      </w:r>
      <w:proofErr w:type="spellEnd"/>
      <w:r>
        <w:t xml:space="preserve"> Chen, Viktoriya S. Sidorenko, et al. 2013. ‘Mutation</w:t>
      </w:r>
      <w:r>
        <w:t xml:space="preserve">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t>
      </w:r>
      <w:proofErr w:type="spellStart"/>
      <w:r>
        <w:t>Wei</w:t>
      </w:r>
      <w:proofErr w:type="spellEnd"/>
      <w:r>
        <w:t xml:space="preserve"> Teoh, et al. 2017. ‘Genome-Scale Mutational Signatures</w:t>
      </w:r>
      <w:r>
        <w:t xml:space="preserve">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w:t>
      </w:r>
      <w:proofErr w:type="spellStart"/>
      <w:r>
        <w:t>Cutcutache</w:t>
      </w:r>
      <w:proofErr w:type="spellEnd"/>
      <w:r>
        <w:t xml:space="preserve">, Bin </w:t>
      </w:r>
      <w:proofErr w:type="spellStart"/>
      <w:r>
        <w:t>Tean</w:t>
      </w:r>
      <w:proofErr w:type="spellEnd"/>
      <w:r>
        <w:t xml:space="preserve"> </w:t>
      </w:r>
      <w:proofErr w:type="spellStart"/>
      <w:r>
        <w:t>Teh</w:t>
      </w:r>
      <w:proofErr w:type="spellEnd"/>
      <w:r>
        <w:t xml:space="preserve">, Patrick Tan, and Steven G. </w:t>
      </w:r>
      <w:proofErr w:type="spellStart"/>
      <w:r>
        <w:t>Rozen</w:t>
      </w:r>
      <w:proofErr w:type="spellEnd"/>
      <w:r>
        <w:t>. 2015. ‘</w:t>
      </w:r>
      <w:proofErr w:type="spellStart"/>
      <w:r>
        <w:t>MSIseq</w:t>
      </w:r>
      <w:proofErr w:type="spellEnd"/>
      <w:r>
        <w:t>: Software for Assessing</w:t>
      </w:r>
      <w:r>
        <w:t xml:space="preserve">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w:t>
      </w:r>
      <w:proofErr w:type="spellStart"/>
      <w:r>
        <w:t>Ashiqul</w:t>
      </w:r>
      <w:proofErr w:type="spellEnd"/>
      <w:r>
        <w:t xml:space="preserve">, Marcos Díaz-Gay, Yang Wu, et al. 2022. ‘Uncovering Novel Mutational Signatures by de Novo Extraction </w:t>
      </w:r>
      <w:r>
        <w:t xml:space="preserve">with </w:t>
      </w:r>
      <w:proofErr w:type="spellStart"/>
      <w:r>
        <w:t>SigProfilerExtractor</w:t>
      </w:r>
      <w:proofErr w:type="spellEnd"/>
      <w:r>
        <w:t xml:space="preserve">’. </w:t>
      </w:r>
      <w:r>
        <w:rPr>
          <w:i/>
        </w:rPr>
        <w:t>Cell Genomics</w:t>
      </w:r>
      <w:r>
        <w:t xml:space="preserve"> 2 (11). https://doi.org/10.1016/j.xgen.2022.100179.</w:t>
      </w:r>
    </w:p>
    <w:p w14:paraId="70EED74E" w14:textId="77777777" w:rsidR="001F6413" w:rsidRDefault="00D64226">
      <w:pPr>
        <w:pStyle w:val="Bibliography1"/>
      </w:pPr>
      <w:proofErr w:type="spellStart"/>
      <w:r>
        <w:t>Jin</w:t>
      </w:r>
      <w:proofErr w:type="spellEnd"/>
      <w:r>
        <w:t xml:space="preserve">, Hu, </w:t>
      </w:r>
      <w:proofErr w:type="spellStart"/>
      <w:r>
        <w:t>Doga</w:t>
      </w:r>
      <w:proofErr w:type="spellEnd"/>
      <w:r>
        <w:t xml:space="preserve"> C. </w:t>
      </w:r>
      <w:proofErr w:type="spellStart"/>
      <w:r>
        <w:t>Gulhan</w:t>
      </w:r>
      <w:proofErr w:type="spellEnd"/>
      <w:r>
        <w:t xml:space="preserve">, </w:t>
      </w:r>
      <w:proofErr w:type="spellStart"/>
      <w:r>
        <w:t>Benedikt</w:t>
      </w:r>
      <w:proofErr w:type="spellEnd"/>
      <w:r>
        <w:t xml:space="preserve"> Geiger, et al. 2024. ‘Accurate and Sensitive Mutational Signature Analysis with </w:t>
      </w:r>
      <w:proofErr w:type="spellStart"/>
      <w:r>
        <w:t>MuSiCal</w:t>
      </w:r>
      <w:proofErr w:type="spellEnd"/>
      <w:r>
        <w:t xml:space="preserve">’. </w:t>
      </w:r>
      <w:r>
        <w:rPr>
          <w:i/>
        </w:rPr>
        <w:t>Nature Genetics</w:t>
      </w:r>
      <w:r>
        <w:t xml:space="preserve"> 56 (3): 541–52. https://doi.org/10.1038/s41588-024-01659-0.</w:t>
      </w:r>
    </w:p>
    <w:p w14:paraId="15C6BCA1" w14:textId="77777777" w:rsidR="001F6413" w:rsidRDefault="00D64226">
      <w:pPr>
        <w:pStyle w:val="Bibliography1"/>
      </w:pPr>
      <w:r>
        <w:t xml:space="preserve">Koh, Gene Ching </w:t>
      </w:r>
      <w:proofErr w:type="spellStart"/>
      <w:r>
        <w:t>Chiek</w:t>
      </w:r>
      <w:proofErr w:type="spellEnd"/>
      <w:r>
        <w:t xml:space="preserve">, Arjun Scott Nanda, Giuseppe Rinaldi, et al. 2025a. ‘A Redefined </w:t>
      </w:r>
      <w:proofErr w:type="spellStart"/>
      <w:r>
        <w:t>InDel</w:t>
      </w:r>
      <w:proofErr w:type="spellEnd"/>
      <w:r>
        <w:t xml:space="preserve"> Taxonomy Provides Insights into Mutational Signatures’. </w:t>
      </w:r>
      <w:r>
        <w:rPr>
          <w:i/>
        </w:rPr>
        <w:t>Nature Genetics</w:t>
      </w:r>
      <w:r>
        <w:t>, ahead of print, April 10. htt</w:t>
      </w:r>
      <w:r>
        <w:t>ps://doi.org/10.1038/s41588-025-02152-y.</w:t>
      </w:r>
    </w:p>
    <w:p w14:paraId="043F388B" w14:textId="77777777" w:rsidR="001F6413" w:rsidRDefault="00D64226">
      <w:pPr>
        <w:pStyle w:val="Bibliography1"/>
      </w:pPr>
      <w:r>
        <w:lastRenderedPageBreak/>
        <w:t xml:space="preserve">Koh, Gene Ching </w:t>
      </w:r>
      <w:proofErr w:type="spellStart"/>
      <w:r>
        <w:t>Chiek</w:t>
      </w:r>
      <w:proofErr w:type="spellEnd"/>
      <w:r>
        <w:t xml:space="preserve">, Arjun Scott Nanda, Giuseppe Rinaldi, et al. 2025b. ‘A Redefined </w:t>
      </w:r>
      <w:proofErr w:type="spellStart"/>
      <w:r>
        <w:t>InDel</w:t>
      </w:r>
      <w:proofErr w:type="spellEnd"/>
      <w:r>
        <w:t xml:space="preserve"> Taxonomy Provides Insights into Mutational Signatures’. </w:t>
      </w:r>
      <w:r>
        <w:rPr>
          <w:i/>
        </w:rPr>
        <w:t>Nature Genetics</w:t>
      </w:r>
      <w:r>
        <w:t>, ahead of print, April 10. https://doi.org/10.1038</w:t>
      </w:r>
      <w:r>
        <w:t>/s41588-025-02152-y.</w:t>
      </w:r>
    </w:p>
    <w:p w14:paraId="0868EDFD" w14:textId="77777777" w:rsidR="001F6413" w:rsidRDefault="00D64226">
      <w:pPr>
        <w:pStyle w:val="Bibliography1"/>
      </w:pPr>
      <w:proofErr w:type="spellStart"/>
      <w:r>
        <w:t>Kucab</w:t>
      </w:r>
      <w:proofErr w:type="spellEnd"/>
      <w:r>
        <w:t xml:space="preserve">, Jill E., </w:t>
      </w:r>
      <w:proofErr w:type="spellStart"/>
      <w:r>
        <w:t>Xueqing</w:t>
      </w:r>
      <w:proofErr w:type="spellEnd"/>
      <w:r>
        <w:t xml:space="preserve"> Zou, Sandro </w:t>
      </w:r>
      <w:proofErr w:type="spellStart"/>
      <w:r>
        <w:t>Morganella</w:t>
      </w:r>
      <w:proofErr w:type="spellEnd"/>
      <w:r>
        <w:t xml:space="preserve">,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w:t>
      </w:r>
      <w:proofErr w:type="spellStart"/>
      <w:r>
        <w:t>Nanhai</w:t>
      </w:r>
      <w:proofErr w:type="spellEnd"/>
      <w:r>
        <w:t xml:space="preserve"> Jiang, </w:t>
      </w:r>
      <w:proofErr w:type="spellStart"/>
      <w:r>
        <w:t>Arnoud</w:t>
      </w:r>
      <w:proofErr w:type="spellEnd"/>
      <w:r>
        <w:t xml:space="preserve"> Boot, and Steven G. </w:t>
      </w:r>
      <w:proofErr w:type="spellStart"/>
      <w:r>
        <w:t>Rozen</w:t>
      </w:r>
      <w:proofErr w:type="spellEnd"/>
      <w:r>
        <w:t>. 2023. ‘</w:t>
      </w:r>
      <w:proofErr w:type="spellStart"/>
      <w:r>
        <w:t>mSigHdp</w:t>
      </w:r>
      <w:proofErr w:type="spellEnd"/>
      <w:r>
        <w:t xml:space="preserve">: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w:t>
      </w:r>
      <w:proofErr w:type="spellStart"/>
      <w:r>
        <w:t>Ludmil</w:t>
      </w:r>
      <w:proofErr w:type="spellEnd"/>
      <w:r>
        <w:t xml:space="preserve"> B. </w:t>
      </w:r>
      <w:proofErr w:type="spellStart"/>
      <w:r>
        <w:t>Alexandrov</w:t>
      </w:r>
      <w:proofErr w:type="spellEnd"/>
      <w:r>
        <w:t xml:space="preserve">, David C. Wedge, et </w:t>
      </w:r>
      <w:r>
        <w:t xml:space="preserve">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Poon, Song Ling, Mi Ni Huang, Yang Choo, et al. 2015. ‘Mutation Signatures Implicate Aristolochic Acid in Bladder C</w:t>
      </w:r>
      <w:r>
        <w:t xml:space="preserve">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w:t>
      </w:r>
      <w:r>
        <w:rPr>
          <w:i/>
        </w:rPr>
        <w:t>nce Translational Medicine</w:t>
      </w:r>
      <w:r>
        <w:t xml:space="preserve"> 5 (197). https://doi.org/10.1126/scitranslmed.3006086.</w:t>
      </w:r>
    </w:p>
    <w:p w14:paraId="64909472" w14:textId="77777777" w:rsidR="001F6413" w:rsidRDefault="00D64226">
      <w:pPr>
        <w:pStyle w:val="Bibliography1"/>
      </w:pPr>
      <w:proofErr w:type="spellStart"/>
      <w:r>
        <w:lastRenderedPageBreak/>
        <w:t>Reijns</w:t>
      </w:r>
      <w:proofErr w:type="spellEnd"/>
      <w:r>
        <w:t xml:space="preserve">, Martin A. M., David A. Parry, Thomas C. Williams, et al. 2022. ‘Signatures of TOP1 Transcription-Associated Mutagenesis in Cancer and Germline’. </w:t>
      </w:r>
      <w:r>
        <w:rPr>
          <w:i/>
        </w:rPr>
        <w:t>Nature</w:t>
      </w:r>
      <w:r>
        <w:t xml:space="preserve"> 602 (7898): 62</w:t>
      </w:r>
      <w:r>
        <w:t>3–31. https://doi.org/10.1038/s41586-022-04403-y.</w:t>
      </w:r>
    </w:p>
    <w:p w14:paraId="199BB475" w14:textId="77777777" w:rsidR="001F6413" w:rsidRDefault="00D64226">
      <w:pPr>
        <w:pStyle w:val="Bibliography1"/>
      </w:pPr>
      <w:r>
        <w:t xml:space="preserve">Riva, Laura, Arun R. </w:t>
      </w:r>
      <w:proofErr w:type="spellStart"/>
      <w:r>
        <w:t>Pandiri</w:t>
      </w:r>
      <w:proofErr w:type="spellEnd"/>
      <w:r>
        <w:t xml:space="preserve">, Yun Rose Li, et al. 2020. ‘The Mutational Signature Profile of Known and Suspected Human Carcinogens in Mice’. </w:t>
      </w:r>
      <w:r>
        <w:rPr>
          <w:i/>
        </w:rPr>
        <w:t>Nature Genetics</w:t>
      </w:r>
      <w:r>
        <w:t xml:space="preserve"> 52 (11): 1189–97. https://doi.org/10.1038/s41588-</w:t>
      </w:r>
      <w:r>
        <w:t>020-0692-4.</w:t>
      </w:r>
      <w:bookmarkEnd w:id="56"/>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Jin</w:t>
            </w:r>
            <w:proofErr w:type="spellEnd"/>
            <w:r>
              <w:rPr>
                <w:rFonts w:ascii="Liberation Sans" w:eastAsia="Liberation Sans" w:hAnsi="Liberation Sans"/>
                <w:b/>
                <w:bCs/>
                <w:color w:val="000000"/>
                <w:sz w:val="20"/>
                <w:szCs w:val="20"/>
              </w:rPr>
              <w:t xml:space="preserve">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 xml:space="preserve">Cosine vs </w:t>
            </w:r>
            <w:proofErr w:type="spellStart"/>
            <w:r>
              <w:rPr>
                <w:rFonts w:ascii="Liberation Sans" w:eastAsia="Liberation Sans" w:hAnsi="Liberation Sans"/>
                <w:b/>
                <w:bCs/>
                <w:color w:val="000000"/>
                <w:sz w:val="20"/>
                <w:szCs w:val="20"/>
              </w:rPr>
              <w:t>Jin</w:t>
            </w:r>
            <w:proofErr w:type="spellEnd"/>
            <w:r>
              <w:rPr>
                <w:rFonts w:ascii="Liberation Sans" w:eastAsia="Liberation Sans" w:hAnsi="Liberation Sans"/>
                <w:b/>
                <w:bCs/>
                <w:color w:val="000000"/>
                <w:sz w:val="20"/>
                <w:szCs w:val="20"/>
              </w:rPr>
              <w:t xml:space="preserve">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InsDel_A</w:t>
            </w:r>
            <w:proofErr w:type="spellEnd"/>
            <w:r>
              <w:rPr>
                <w:rFonts w:ascii="Liberation Sans" w:eastAsia="Liberation Sans" w:hAnsi="Liberation Sans"/>
                <w:b/>
                <w:bCs/>
                <w:color w:val="000000"/>
                <w:sz w:val="20"/>
                <w:szCs w:val="20"/>
              </w:rPr>
              <w:t>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InsDel_A</w:t>
            </w:r>
            <w:proofErr w:type="spellEnd"/>
            <w:r>
              <w:rPr>
                <w:rFonts w:ascii="Liberation Sans" w:eastAsia="Liberation Sans" w:hAnsi="Liberation Sans"/>
                <w:b/>
                <w:bCs/>
                <w:color w:val="000000"/>
                <w:sz w:val="20"/>
                <w:szCs w:val="20"/>
              </w:rPr>
              <w:t>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InsDel_B</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InsDel_C</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InsDel_D</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InsDel_E</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InsDel_F</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InsDel_G</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InsDel_H</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InsDel_I</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InsDel_J</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InsDel_K</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InsDel_L</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InsDel_M</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InsDel_N</w:t>
            </w:r>
            <w:proofErr w:type="spellEnd"/>
            <w:r>
              <w:rPr>
                <w:rFonts w:ascii="Liberation Sans" w:eastAsia="Liberation Sans" w:hAnsi="Liberation Sans"/>
                <w:b/>
                <w:bCs/>
                <w:color w:val="000000"/>
                <w:sz w:val="20"/>
                <w:szCs w:val="20"/>
              </w:rPr>
              <w:t>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InsDel_N</w:t>
            </w:r>
            <w:proofErr w:type="spellEnd"/>
            <w:r>
              <w:rPr>
                <w:rFonts w:ascii="Liberation Sans" w:eastAsia="Liberation Sans" w:hAnsi="Liberation Sans"/>
                <w:b/>
                <w:bCs/>
                <w:color w:val="000000"/>
                <w:sz w:val="20"/>
                <w:szCs w:val="20"/>
              </w:rPr>
              <w:t>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proofErr w:type="spellStart"/>
      <w:r>
        <w:rPr>
          <w:sz w:val="18"/>
          <w:szCs w:val="18"/>
        </w:rPr>
        <w:t>Jin</w:t>
      </w:r>
      <w:proofErr w:type="spellEnd"/>
      <w:r>
        <w:rPr>
          <w:sz w:val="18"/>
          <w:szCs w:val="18"/>
        </w:rPr>
        <w:t xml:space="preserve"> et al.. For each 89-type signature, we report the cosine similarity to the corresponding collapsed 476-type signature spectrum, the cosine similarity between the 89-type signature and its best-matching spectrum, the close</w:t>
      </w:r>
      <w:r>
        <w:rPr>
          <w:sz w:val="18"/>
          <w:szCs w:val="18"/>
        </w:rPr>
        <w:t xml:space="preserve">st matching signature from Koh et al. and its cosine similarity, and the closest matching signature from </w:t>
      </w:r>
      <w:proofErr w:type="spellStart"/>
      <w:r>
        <w:rPr>
          <w:sz w:val="18"/>
          <w:szCs w:val="18"/>
        </w:rPr>
        <w:t>Jin</w:t>
      </w:r>
      <w:proofErr w:type="spellEnd"/>
      <w:r>
        <w:rPr>
          <w:sz w:val="18"/>
          <w:szCs w:val="18"/>
        </w:rPr>
        <w:t xml:space="preserve">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w:t>
      </w:r>
      <w:r>
        <w:rPr>
          <w:rFonts w:eastAsiaTheme="minorEastAsia"/>
          <w:sz w:val="18"/>
          <w:szCs w:val="18"/>
        </w:rPr>
        <w:t>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3"/>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 xml:space="preserve">Figure 1 The aristolochic acid (AA) indel signatures in the 83-type, 89-type and 476-type </w:t>
      </w:r>
      <w:r>
        <w:rPr>
          <w:b/>
          <w:bCs/>
          <w:sz w:val="18"/>
          <w:szCs w:val="18"/>
        </w:rPr>
        <w:t>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w:t>
      </w:r>
      <w:proofErr w:type="spellStart"/>
      <w:r>
        <w:rPr>
          <w:sz w:val="18"/>
          <w:szCs w:val="18"/>
        </w:rPr>
        <w:t>thymines</w:t>
      </w:r>
      <w:proofErr w:type="spellEnd"/>
      <w:r>
        <w:rPr>
          <w:sz w:val="18"/>
          <w:szCs w:val="18"/>
        </w:rPr>
        <w:t xml:space="preserve"> (V, the preceding V and follow</w:t>
      </w:r>
      <w:r>
        <w:rPr>
          <w:sz w:val="18"/>
          <w:szCs w:val="18"/>
        </w:rPr>
        <w:t>ing V can be different bases, e.g. ATC→AC). Still in the 83-type classification, the second most frequent deletion is a deletion of single T from TT flanked by non Ts (VTTV→VTV). In the 89-type classification there is a many-to-many representation of these</w:t>
      </w:r>
      <w:r>
        <w:rPr>
          <w:sz w:val="18"/>
          <w:szCs w:val="18"/>
        </w:rPr>
        <w:t xml:space="preserve"> (and other mutations) to a peak labeled AT{1,4}→AT{0,3}A, which indicates 4 possible types of mutations as indicated in the figure ATA→AA, ATTA→ATA, ATTTA→ATTA, and ATTTTA→ATTTA. To the right are analogous deletions from e.g. CTA→CA, CTTA→ CTA, </w:t>
      </w:r>
      <w:proofErr w:type="spellStart"/>
      <w:r>
        <w:rPr>
          <w:sz w:val="18"/>
          <w:szCs w:val="18"/>
        </w:rPr>
        <w:t>etc</w:t>
      </w:r>
      <w:proofErr w:type="spellEnd"/>
      <w:r>
        <w:rPr>
          <w:sz w:val="18"/>
          <w:szCs w:val="18"/>
        </w:rPr>
        <w:t>, and t</w:t>
      </w:r>
      <w:r>
        <w:rPr>
          <w:sz w:val="18"/>
          <w:szCs w:val="18"/>
        </w:rPr>
        <w: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w:t>
      </w:r>
      <w:r>
        <w:rPr>
          <w:sz w:val="18"/>
          <w:szCs w:val="18"/>
        </w:rPr>
        <w:t xml:space="preserve"> the highest labeled “e.g. TATA→TA, e.g. TGTG→TG” these bars represent 2-base deletions, with the highest bar representing a the deletion of a 2-base unit from the 2-base unit duplicated (e.g. a 2-base unit TA, in the duplicated 2-base unit TATA, with the </w:t>
      </w:r>
      <w:r>
        <w:rPr>
          <w:sz w:val="18"/>
          <w:szCs w:val="18"/>
        </w:rPr>
        <w:t xml:space="preserve">deletion being TATA→TA). The classification does not capture information on the bases involved. In the 89-type classification, these are captured in the tall red bar labeled “many possibilities”, which represents a wide range of deletions, up to deletions </w:t>
      </w:r>
      <w:r>
        <w:rPr>
          <w:sz w:val="18"/>
          <w:szCs w:val="18"/>
        </w:rPr>
        <w:t xml:space="preserve">such as ATATATAT→AT, which are essentially absent in this signature. The tallest of the corresponding bars in the 476-type classification is labeled “e.g. TATA→TA, e.g. TGTG→TG”, in one-to-one correspondence with the </w:t>
      </w:r>
      <w:proofErr w:type="spellStart"/>
      <w:r>
        <w:rPr>
          <w:sz w:val="18"/>
          <w:szCs w:val="18"/>
        </w:rPr>
        <w:t>the</w:t>
      </w:r>
      <w:proofErr w:type="spellEnd"/>
      <w:r>
        <w:rPr>
          <w:sz w:val="18"/>
          <w:szCs w:val="18"/>
        </w:rPr>
        <w:t xml:space="preserve"> light orange bar in the 83-type cla</w:t>
      </w:r>
      <w:r>
        <w:rPr>
          <w:sz w:val="18"/>
          <w:szCs w:val="18"/>
        </w:rPr>
        <w:t>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w:t>
      </w:r>
      <w:r>
        <w:rPr>
          <w:sz w:val="18"/>
          <w:szCs w:val="18"/>
        </w:rPr>
        <w:t xml:space="preserve">letions with microhomology, e.g. GAG→G, where the G flanking the deletion is the </w:t>
      </w:r>
      <w:proofErr w:type="spellStart"/>
      <w:r>
        <w:rPr>
          <w:sz w:val="18"/>
          <w:szCs w:val="18"/>
        </w:rPr>
        <w:t>microhomologous</w:t>
      </w:r>
      <w:proofErr w:type="spellEnd"/>
      <w:r>
        <w:rPr>
          <w:sz w:val="18"/>
          <w:szCs w:val="18"/>
        </w:rPr>
        <w:t xml:space="preserve"> base. The bases involved are not captured, and other possibilities include GTG→G, TAT→T, and many others. In the 89-type classification these and many other po</w:t>
      </w:r>
      <w:r>
        <w:rPr>
          <w:sz w:val="18"/>
          <w:szCs w:val="18"/>
        </w:rPr>
        <w:t xml:space="preserve">ssible deletions are represented by the peak “Many </w:t>
      </w:r>
      <w:proofErr w:type="spellStart"/>
      <w:r>
        <w:rPr>
          <w:sz w:val="18"/>
          <w:szCs w:val="18"/>
        </w:rPr>
        <w:t>Mh</w:t>
      </w:r>
      <w:proofErr w:type="spellEnd"/>
      <w:r>
        <w:rPr>
          <w:sz w:val="18"/>
          <w:szCs w:val="18"/>
        </w:rPr>
        <w:t xml:space="preserve"> possibilities”, which includes, in addition, deletions such as ATCGTA→A, which are essentially absent from this signature. In the 476-type classification, as in the 83-type classification, the highest b</w:t>
      </w:r>
      <w:r>
        <w:rPr>
          <w:sz w:val="18"/>
          <w:szCs w:val="18"/>
        </w:rPr>
        <w:t>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w:t>
      </w:r>
      <w:r>
        <w:rPr>
          <w:sz w:val="18"/>
          <w:szCs w:val="18"/>
        </w:rPr>
        <w:t>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4"/>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The x-axes represents indel categories and the y-axes indicate the proportion of each indel category within each signature. Signatures C_ID1 through C_ID23 match reference signatures in COSMIC 3.5 and follow the same numbering. For example C_ID1 matches ID</w:t>
      </w:r>
      <w:r>
        <w:rPr>
          <w:sz w:val="18"/>
          <w:szCs w:val="18"/>
        </w:rPr>
        <w:t xml:space="preserve">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5"/>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The x-axes represent indel categories and the y-axes indicate the proportion of each indel c</w:t>
      </w:r>
      <w:r>
        <w:rPr>
          <w:sz w:val="18"/>
          <w:szCs w:val="18"/>
        </w:rPr>
        <w:t>ategory within each signature. For those signatures that correspond to reference signatures in COSMIC 3.5 we use the same numbering, with sub-labels (a, b, c, d) when a single signature in the 83-type classification maps to multiple signatures in the 89-ty</w:t>
      </w:r>
      <w:r>
        <w:rPr>
          <w:sz w:val="18"/>
          <w:szCs w:val="18"/>
        </w:rPr>
        <w:t>pe classification. We use the identifier prefix “</w:t>
      </w:r>
      <w:proofErr w:type="spellStart"/>
      <w:r>
        <w:rPr>
          <w:sz w:val="18"/>
          <w:szCs w:val="18"/>
        </w:rPr>
        <w:t>InsDel</w:t>
      </w:r>
      <w:proofErr w:type="spellEnd"/>
      <w:r>
        <w:rPr>
          <w:sz w:val="18"/>
          <w:szCs w:val="18"/>
        </w:rPr>
        <w:t xml:space="preserve">” to distinguish these signatures from signatures in COSMIC (prefix “ID”) and Koh </w:t>
      </w:r>
      <w:r>
        <w:rPr>
          <w:rFonts w:eastAsiaTheme="minorEastAsia" w:hint="eastAsia"/>
          <w:sz w:val="18"/>
          <w:szCs w:val="18"/>
        </w:rPr>
        <w:t>et al., 2025</w:t>
      </w:r>
      <w:r>
        <w:rPr>
          <w:sz w:val="18"/>
          <w:szCs w:val="18"/>
        </w:rPr>
        <w:t xml:space="preserve"> (prefix </w:t>
      </w:r>
      <w:proofErr w:type="spellStart"/>
      <w:r>
        <w:rPr>
          <w:sz w:val="18"/>
          <w:szCs w:val="18"/>
        </w:rPr>
        <w:t>InD</w:t>
      </w:r>
      <w:proofErr w:type="spellEnd"/>
      <w:r>
        <w:rPr>
          <w:sz w:val="18"/>
          <w:szCs w:val="18"/>
        </w:rPr>
        <w:t>)</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6"/>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 xml:space="preserve">Figure 4a Activity of 83-type and 89-type mutational signatures across cancer types </w:t>
      </w:r>
      <w:r>
        <w:rPr>
          <w:rFonts w:hint="eastAsia"/>
          <w:b/>
          <w:bCs/>
          <w:sz w:val="18"/>
          <w:szCs w:val="18"/>
        </w:rPr>
        <w:t>(part1,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7"/>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w:t>
      </w:r>
      <w:r>
        <w:rPr>
          <w:rFonts w:hint="eastAsia"/>
          <w:b/>
          <w:bCs/>
          <w:sz w:val="18"/>
          <w:szCs w:val="18"/>
        </w:rPr>
        <w:t>e mutational signatures across cancer types (part1, InsDel</w:t>
      </w:r>
      <w:r>
        <w:rPr>
          <w:rFonts w:eastAsiaTheme="minorEastAsia" w:hint="eastAsia"/>
          <w:b/>
          <w:bCs/>
          <w:sz w:val="18"/>
          <w:szCs w:val="18"/>
        </w:rPr>
        <w:t>17</w:t>
      </w:r>
      <w:r>
        <w:rPr>
          <w:rFonts w:hint="eastAsia"/>
          <w:b/>
          <w:bCs/>
          <w:sz w:val="18"/>
          <w:szCs w:val="18"/>
        </w:rPr>
        <w:t xml:space="preserve"> to </w:t>
      </w:r>
      <w:proofErr w:type="spellStart"/>
      <w:r>
        <w:rPr>
          <w:rFonts w:hint="eastAsia"/>
          <w:b/>
          <w:bCs/>
          <w:sz w:val="18"/>
          <w:szCs w:val="18"/>
        </w:rPr>
        <w:t>InsDel</w:t>
      </w:r>
      <w:r>
        <w:rPr>
          <w:rFonts w:eastAsiaTheme="minorEastAsia" w:hint="eastAsia"/>
          <w:b/>
          <w:bCs/>
          <w:sz w:val="18"/>
          <w:szCs w:val="18"/>
        </w:rPr>
        <w:t>_N</w:t>
      </w:r>
      <w:proofErr w:type="spellEnd"/>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r>
        <w:rPr>
          <w:rFonts w:hint="eastAsia"/>
          <w:sz w:val="18"/>
          <w:szCs w:val="18"/>
        </w:rPr>
        <w:t>.</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8"/>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w:t>
      </w:r>
      <w:r>
        <w:rPr>
          <w:rFonts w:eastAsiaTheme="minorEastAsia"/>
          <w:sz w:val="18"/>
          <w:szCs w:val="18"/>
        </w:rPr>
        <w:t xml:space="preserve">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w:t>
      </w:r>
      <w:r>
        <w:rPr>
          <w:rFonts w:eastAsiaTheme="minorEastAsia"/>
          <w:sz w:val="18"/>
          <w:szCs w:val="18"/>
        </w:rPr>
        <w:t>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in each cancer ty</w:t>
      </w:r>
      <w:r>
        <w:rPr>
          <w:rFonts w:eastAsiaTheme="minorEastAsia"/>
          <w:sz w:val="18"/>
          <w:szCs w:val="18"/>
        </w:rPr>
        <w:t xml:space="preserve">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w:t>
      </w:r>
      <w:r>
        <w:rPr>
          <w:rFonts w:eastAsiaTheme="minorEastAsia" w:hint="eastAsia"/>
          <w:sz w:val="18"/>
          <w:szCs w:val="18"/>
        </w:rPr>
        <w:t xml:space="preserve">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w:t>
      </w:r>
      <w:r>
        <w:rPr>
          <w:rFonts w:eastAsiaTheme="minorEastAsia"/>
          <w:sz w:val="18"/>
          <w:szCs w:val="18"/>
        </w:rPr>
        <w:t>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9"/>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w:t>
      </w:r>
      <w:r>
        <w:rPr>
          <w:sz w:val="18"/>
          <w:szCs w:val="18"/>
        </w:rPr>
        <w:t>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pe signature, where n reflects the number of cancer types in which the signature was found. Signatures consistently enriched in genic and intergenic r</w:t>
      </w:r>
      <w:r>
        <w:rPr>
          <w:sz w:val="18"/>
          <w:szCs w:val="18"/>
        </w:rPr>
        <w:t xml:space="preserve">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w:t>
      </w:r>
      <w:r>
        <w:rPr>
          <w:sz w:val="18"/>
          <w:szCs w:val="18"/>
        </w:rPr>
        <w:t xml:space="preserve">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w:t>
      </w:r>
      <w:r>
        <w:rPr>
          <w:sz w:val="18"/>
          <w:szCs w:val="18"/>
        </w:rPr>
        <w:t>n strand asymmetries of 8</w:t>
      </w:r>
      <w:r>
        <w:rPr>
          <w:rFonts w:hint="eastAsia"/>
          <w:sz w:val="18"/>
          <w:szCs w:val="18"/>
        </w:rPr>
        <w:t>3-ty</w:t>
      </w:r>
      <w:r>
        <w:rPr>
          <w:sz w:val="18"/>
          <w:szCs w:val="18"/>
        </w:rPr>
        <w:t xml:space="preserve">pe signatures. Data are presented in a format similar to the one in panel (A), with red and dark blue colors indicating transcription strand asymmetries on the transcribed and </w:t>
      </w:r>
      <w:proofErr w:type="spellStart"/>
      <w:r>
        <w:rPr>
          <w:sz w:val="18"/>
          <w:szCs w:val="18"/>
        </w:rPr>
        <w:t>untranscribed</w:t>
      </w:r>
      <w:proofErr w:type="spellEnd"/>
      <w:r>
        <w:rPr>
          <w:sz w:val="18"/>
          <w:szCs w:val="18"/>
        </w:rPr>
        <w:t xml:space="preserve">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w:t>
      </w:r>
      <w:r>
        <w:rPr>
          <w:sz w:val="18"/>
          <w:szCs w:val="18"/>
        </w:rPr>
        <w:t>gnatures associated with early and late replication timing. Mutation densities of 8</w:t>
      </w:r>
      <w:r>
        <w:rPr>
          <w:rFonts w:hint="eastAsia"/>
          <w:sz w:val="18"/>
          <w:szCs w:val="18"/>
        </w:rPr>
        <w:t>3-ty</w:t>
      </w:r>
      <w:r>
        <w:rPr>
          <w:sz w:val="18"/>
          <w:szCs w:val="18"/>
        </w:rPr>
        <w:t>pe signatures per decile (y axes) are presented for early (left) to late (right) replication domains. Real mutations for signatures are shown as bars, and simulated muta</w:t>
      </w:r>
      <w:r>
        <w:rPr>
          <w:sz w:val="18"/>
          <w:szCs w:val="18"/>
        </w:rPr>
        <w:t>tions are shown as red dashed lines. As shown on top of each plot, green bars indicate signatures consistently associated with late replication timing across cancer types (e.g., C_ID3); yellow bars indicate signatures consistently associated with early rep</w:t>
      </w:r>
      <w:r>
        <w:rPr>
          <w:sz w:val="18"/>
          <w:szCs w:val="18"/>
        </w:rPr>
        <w:t xml:space="preserve">lication timing across cancer types(e.g., C_ID17); purple bars indicate signatures not affected by replication timing across cancer types(e.g., ID_K); blue bars indicate signatures showing inconsistent trend across cancer types(e.g., ID_F).. </w:t>
      </w:r>
      <w:r>
        <w:br w:type="page"/>
      </w:r>
    </w:p>
    <w:p w14:paraId="312F1733" w14:textId="77777777" w:rsidR="001F6413" w:rsidRDefault="00D64226">
      <w:pPr>
        <w:spacing w:after="0" w:line="240" w:lineRule="auto"/>
        <w:ind w:firstLine="0"/>
      </w:pPr>
      <w:r>
        <w:rPr>
          <w:noProof/>
        </w:rPr>
        <w:lastRenderedPageBreak/>
        <w:drawing>
          <wp:inline distT="0" distB="0" distL="0" distR="0" wp14:anchorId="196B7979" wp14:editId="4B1FE854">
            <wp:extent cx="5931535" cy="381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0"/>
                    <a:stretch>
                      <a:fillRect/>
                    </a:stretch>
                  </pic:blipFill>
                  <pic:spPr bwMode="auto">
                    <a:xfrm>
                      <a:off x="0" y="0"/>
                      <a:ext cx="5931535" cy="3816350"/>
                    </a:xfrm>
                    <a:prstGeom prst="rect">
                      <a:avLst/>
                    </a:prstGeom>
                    <a:noFill/>
                  </pic:spPr>
                </pic:pic>
              </a:graphicData>
            </a:graphic>
          </wp:inline>
        </w:drawing>
      </w:r>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w:t>
      </w:r>
      <w:r>
        <w:rPr>
          <w:rFonts w:hint="eastAsia"/>
          <w:sz w:val="18"/>
          <w:szCs w:val="18"/>
        </w:rPr>
        <w:t xml:space="preserve"> </w:t>
      </w:r>
      <w:r>
        <w:rPr>
          <w:rFonts w:hint="eastAsia"/>
          <w:sz w:val="18"/>
          <w:szCs w:val="18"/>
        </w:rPr>
        <w:t>(</w:t>
      </w:r>
      <w:proofErr w:type="spellStart"/>
      <w:r>
        <w:rPr>
          <w:rFonts w:hint="eastAsia"/>
          <w:sz w:val="18"/>
          <w:szCs w:val="18"/>
        </w:rPr>
        <w:t>InsDel_F</w:t>
      </w:r>
      <w:proofErr w:type="spellEnd"/>
      <w:r>
        <w:rPr>
          <w:rFonts w:hint="eastAsia"/>
          <w:sz w:val="18"/>
          <w:szCs w:val="18"/>
        </w:rPr>
        <w:t xml:space="preserve"> in the 89-type classification, ID_F in the 83-type classification), and a previously identified</w:t>
      </w:r>
      <w:r>
        <w:rPr>
          <w:rFonts w:hint="eastAsia"/>
          <w:sz w:val="18"/>
          <w:szCs w:val="18"/>
        </w:rPr>
        <w:t xml:space="preserve">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D</w:t>
      </w:r>
      <w:r>
        <w:rPr>
          <w:rFonts w:hint="eastAsia"/>
          <w:sz w:val="18"/>
          <w:szCs w:val="18"/>
        </w:rPr>
        <w:t xml:space="preserve">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w:t>
      </w:r>
      <w:proofErr w:type="spellStart"/>
      <w:r>
        <w:rPr>
          <w:rFonts w:hint="eastAsia"/>
          <w:sz w:val="18"/>
          <w:szCs w:val="18"/>
        </w:rPr>
        <w:t>InsDel_F</w:t>
      </w:r>
      <w:proofErr w:type="spellEnd"/>
      <w:r>
        <w:rPr>
          <w:rFonts w:hint="eastAsia"/>
          <w:sz w:val="18"/>
          <w:szCs w:val="18"/>
        </w:rPr>
        <w:t xml:space="preserve"> compared to InsDel4. InsDel4 has substantial proportions of deletions of 3 and 4 bases (Del3:U2:R2, Del4:U4:R2, Del3:M2, Del4:M2, Del4:M3) </w:t>
      </w:r>
      <w:r>
        <w:rPr>
          <w:rFonts w:hint="eastAsia"/>
          <w:sz w:val="18"/>
          <w:szCs w:val="18"/>
        </w:rPr>
        <w:t xml:space="preserve">that are essentially absent in </w:t>
      </w:r>
      <w:proofErr w:type="spellStart"/>
      <w:r>
        <w:rPr>
          <w:rFonts w:hint="eastAsia"/>
          <w:sz w:val="18"/>
          <w:szCs w:val="18"/>
        </w:rPr>
        <w:t>InsDel_F</w:t>
      </w:r>
      <w:proofErr w:type="spellEnd"/>
      <w:r>
        <w:rPr>
          <w:rFonts w:hint="eastAsia"/>
          <w:sz w:val="18"/>
          <w:szCs w:val="18"/>
        </w:rPr>
        <w:t xml:space="preserve">.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w:t>
      </w:r>
      <w:proofErr w:type="spellStart"/>
      <w:r>
        <w:rPr>
          <w:rFonts w:hint="eastAsia"/>
          <w:sz w:val="18"/>
          <w:szCs w:val="18"/>
        </w:rPr>
        <w:t>InsDel_F</w:t>
      </w:r>
      <w:proofErr w:type="spellEnd"/>
      <w:r>
        <w:rPr>
          <w:rFonts w:hint="eastAsia"/>
          <w:sz w:val="18"/>
          <w:szCs w:val="18"/>
        </w:rPr>
        <w:t xml:space="preserve"> activity (left) compared to 5 samples with the high</w:t>
      </w:r>
      <w:r>
        <w:rPr>
          <w:rFonts w:hint="eastAsia"/>
          <w:sz w:val="18"/>
          <w:szCs w:val="18"/>
        </w:rPr>
        <w:t xml:space="preserve">est InsDel4 activity (right). The sequence contexts of the 2-base deletions in </w:t>
      </w:r>
      <w:proofErr w:type="spellStart"/>
      <w:r>
        <w:rPr>
          <w:rFonts w:hint="eastAsia"/>
          <w:sz w:val="18"/>
          <w:szCs w:val="18"/>
        </w:rPr>
        <w:t>InsDel_F</w:t>
      </w:r>
      <w:proofErr w:type="spellEnd"/>
      <w:r>
        <w:rPr>
          <w:rFonts w:hint="eastAsia"/>
          <w:sz w:val="18"/>
          <w:szCs w:val="18"/>
        </w:rPr>
        <w:t xml:space="preserve"> are on the whole different from the contexts of 2-base deletions in InsDel4. In the lower two sections (DEL:MH:2:1, 2-base deletions with 1 base of microhomology), the </w:t>
      </w:r>
      <w:proofErr w:type="spellStart"/>
      <w:r>
        <w:rPr>
          <w:rFonts w:hint="eastAsia"/>
          <w:sz w:val="18"/>
          <w:szCs w:val="18"/>
        </w:rPr>
        <w:t>microhomologous</w:t>
      </w:r>
      <w:proofErr w:type="spellEnd"/>
      <w:r>
        <w:rPr>
          <w:rFonts w:hint="eastAsia"/>
          <w:sz w:val="18"/>
          <w:szCs w:val="18"/>
        </w:rPr>
        <w:t xml:space="preserve"> bases (T:A) are shaded orange. </w:t>
      </w:r>
    </w:p>
    <w:p w14:paraId="36E0D735" w14:textId="77777777" w:rsidR="001F6413" w:rsidRDefault="00D64226">
      <w:pPr>
        <w:ind w:firstLine="0"/>
        <w:rPr>
          <w:rFonts w:ascii="Calibri" w:eastAsia="SimSun" w:hAnsi="Calibri" w:cs="Noto Sans Arabic UI"/>
          <w:sz w:val="22"/>
          <w:szCs w:val="22"/>
        </w:rPr>
      </w:pPr>
      <w:r>
        <w:fldChar w:fldCharType="begin"/>
      </w:r>
      <w:r>
        <w:instrText>LINK Excel.Sheet.12 "C:\\Users\\lmliu\\Downloads\\table_1_autogenerated (1).xlsx" "Sheet1!R1C1:R23C6" \a \f 5 \h  \* MERGEFORMAT</w:instrText>
      </w:r>
      <w:r>
        <w:fldChar w:fldCharType="end"/>
      </w:r>
    </w:p>
    <w:sectPr w:rsidR="001F6413">
      <w:footerReference w:type="even" r:id="rId31"/>
      <w:footerReference w:type="default" r:id="rId32"/>
      <w:footerReference w:type="first" r:id="rId33"/>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5" w:author="Mo Liu" w:date="2026-05-25T16:05:00Z" w:initials="ML">
    <w:p w14:paraId="2220C266" w14:textId="77777777" w:rsidR="001F6413" w:rsidRDefault="00D64226">
      <w:pPr>
        <w:spacing w:after="0" w:line="240" w:lineRule="auto"/>
      </w:pPr>
      <w:r>
        <w:annotationRef/>
      </w:r>
      <w:r>
        <w:rPr>
          <w:rFonts w:ascii="Calibri" w:eastAsia="SimSun" w:hAnsi="Calibri" w:cs="Noto Sans Arabic UI"/>
          <w:sz w:val="22"/>
          <w:szCs w:val="22"/>
        </w:rPr>
        <w:t>Citation?</w:t>
      </w:r>
    </w:p>
  </w:comment>
  <w:comment w:id="21"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 xml:space="preserve">Steve to review this </w:t>
      </w:r>
      <w:r>
        <w:rPr>
          <w:rFonts w:ascii="Calibri" w:eastAsia="SimSun" w:hAnsi="Calibri" w:cs="Noto Sans Arabic UI"/>
          <w:sz w:val="22"/>
          <w:szCs w:val="22"/>
        </w:rPr>
        <w:t>paragraph.</w:t>
      </w:r>
    </w:p>
  </w:comment>
  <w:comment w:id="22"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24"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220C266" w15:done="0"/>
  <w15:commentEx w15:paraId="5DCE7B66" w15:done="0"/>
  <w15:commentEx w15:paraId="5560E8AC" w15:done="0"/>
  <w15:commentEx w15:paraId="01CAE8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220C266" w16cid:durableId="2DC022B0"/>
  <w16cid:commentId w16cid:paraId="5DCE7B66" w16cid:durableId="2DC022B1"/>
  <w16cid:commentId w16cid:paraId="5560E8AC" w16cid:durableId="2DC022B2"/>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99607" w14:textId="77777777" w:rsidR="00D64226" w:rsidRDefault="00D64226">
      <w:pPr>
        <w:spacing w:after="0" w:line="240" w:lineRule="auto"/>
      </w:pPr>
      <w:r>
        <w:separator/>
      </w:r>
    </w:p>
  </w:endnote>
  <w:endnote w:type="continuationSeparator" w:id="0">
    <w:p w14:paraId="6038EA24" w14:textId="77777777" w:rsidR="00D64226" w:rsidRDefault="00D64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20B0604020202020204"/>
    <w:charset w:val="00"/>
    <w:family w:val="roman"/>
    <w:pitch w:val="default"/>
  </w:font>
  <w:font w:name="DejaVu Sans">
    <w:altName w:val="Verdana"/>
    <w:panose1 w:val="020B0604020202020204"/>
    <w:charset w:val="00"/>
    <w:family w:val="roman"/>
    <w:notTrueType/>
    <w:pitch w:val="default"/>
  </w:font>
  <w:font w:name="Noto Sans CJK SC">
    <w:panose1 w:val="020B0604020202020204"/>
    <w:charset w:val="00"/>
    <w:family w:val="roman"/>
    <w:notTrueType/>
    <w:pitch w:val="default"/>
  </w:font>
  <w:font w:name="Noto Sans Devanagari">
    <w:altName w:val="Cambria"/>
    <w:panose1 w:val="020B0604020202020204"/>
    <w:charset w:val="00"/>
    <w:family w:val="roman"/>
    <w:pitch w:val="default"/>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OpenSymbol">
    <w:altName w:val="Arial Unicode MS"/>
    <w:panose1 w:val="020B0604020202020204"/>
    <w:charset w:val="01"/>
    <w:family w:val="auto"/>
    <w:pitch w:val="variable"/>
  </w:font>
  <w:font w:name="Liberation Sans">
    <w:altName w:val="Arial"/>
    <w:panose1 w:val="020B0604020202020204"/>
    <w:charset w:val="01"/>
    <w:family w:val="swiss"/>
    <w:pitch w:val="variable"/>
  </w:font>
  <w:font w:name="Google Sans;Roboto;Arial;sans-s">
    <w:altName w:val="Cambria"/>
    <w:panose1 w:val="020B0604020202020204"/>
    <w:charset w:val="00"/>
    <w:family w:val="roman"/>
    <w:notTrueType/>
    <w:pitch w:val="default"/>
  </w:font>
  <w:font w:name="Liberation Serif">
    <w:altName w:val="Times New Roman"/>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68EEC8" w14:textId="77777777" w:rsidR="00D64226" w:rsidRDefault="00D64226">
      <w:pPr>
        <w:spacing w:after="0" w:line="240" w:lineRule="auto"/>
      </w:pPr>
      <w:r>
        <w:separator/>
      </w:r>
    </w:p>
  </w:footnote>
  <w:footnote w:type="continuationSeparator" w:id="0">
    <w:p w14:paraId="23294855" w14:textId="77777777" w:rsidR="00D64226" w:rsidRDefault="00D64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3"/>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ni Huang">
    <w15:presenceInfo w15:providerId="Windows Live" w15:userId="5d44a38bec6127de"/>
  </w15:person>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142EA8"/>
    <w:rsid w:val="001F4995"/>
    <w:rsid w:val="001F6413"/>
    <w:rsid w:val="004F4756"/>
    <w:rsid w:val="005C7786"/>
    <w:rsid w:val="006128A1"/>
    <w:rsid w:val="007B01A1"/>
    <w:rsid w:val="00916BF7"/>
    <w:rsid w:val="00C84F3F"/>
    <w:rsid w:val="00CD226D"/>
    <w:rsid w:val="00D41B03"/>
    <w:rsid w:val="00D64226"/>
    <w:rsid w:val="00E132C8"/>
    <w:rsid w:val="00E76DC9"/>
    <w:rsid w:val="00EC1E80"/>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bmcbioinformatics.biomedcentral.com/articles/10.1186/s12859-020-03772-3"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genomebiology.biomedcentral.com/articles/10.1186/s13059-018-1509-y" TargetMode="External"/><Relationship Id="rId34" Type="http://schemas.openxmlformats.org/officeDocument/2006/relationships/fontTable" Target="fontTable.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cancer.sanger.ac.uk/signatures/id/" TargetMode="External"/><Relationship Id="rId25" Type="http://schemas.openxmlformats.org/officeDocument/2006/relationships/image" Target="media/image3.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dcc.icgc.org/releases/current/Projects/" TargetMode="External"/><Relationship Id="rId20" Type="http://schemas.openxmlformats.org/officeDocument/2006/relationships/hyperlink" Target="https://hgdownload.cse.ucsc.edu/goldenPath/hg19/encodeDCC/wgEncodeUwRepliSeq/"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2.png"/><Relationship Id="rId32" Type="http://schemas.openxmlformats.org/officeDocument/2006/relationships/footer" Target="footer2.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hyperlink" Target="https://manusights.com/blog/cell-formatting-requirements" TargetMode="External"/><Relationship Id="rId19" Type="http://schemas.openxmlformats.org/officeDocument/2006/relationships/hyperlink" Target="https://doi.org/10.1016/j.celrep.2023.112930"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www.synapse.org/" TargetMode="External"/><Relationship Id="rId27" Type="http://schemas.openxmlformats.org/officeDocument/2006/relationships/image" Target="media/image5.png"/><Relationship Id="rId30" Type="http://schemas.openxmlformats.org/officeDocument/2006/relationships/image" Target="media/image8.png"/><Relationship Id="rId35" Type="http://schemas.microsoft.com/office/2011/relationships/people" Target="people.xml"/><Relationship Id="rId8" Type="http://schemas.openxmlformats.org/officeDocument/2006/relationships/hyperlink" Target="https://manusights.com/blog/cell-formatting-requirement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40</Pages>
  <Words>12138</Words>
  <Characters>69191</Characters>
  <Application>Microsoft Office Word</Application>
  <DocSecurity>0</DocSecurity>
  <Lines>576</Lines>
  <Paragraphs>162</Paragraphs>
  <ScaleCrop>false</ScaleCrop>
  <Company/>
  <LinksUpToDate>false</LinksUpToDate>
  <CharactersWithSpaces>81167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Mini Huang</cp:lastModifiedBy>
  <cp:revision>40</cp:revision>
  <cp:lastPrinted>2025-06-06T09:23:00Z</cp:lastPrinted>
  <dcterms:created xsi:type="dcterms:W3CDTF">2026-05-25T05:45:00Z</dcterms:created>
  <dcterms:modified xsi:type="dcterms:W3CDTF">2026-05-26T08:06:00Z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