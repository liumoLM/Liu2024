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BF5AC" w14:textId="77777777" w:rsidR="00982DF8" w:rsidRDefault="00000000">
      <w:pPr>
        <w:pStyle w:val="Title"/>
      </w:pPr>
      <w:r>
        <w:t>A unified repertoire of indel m</w:t>
      </w:r>
      <w:bookmarkStart w:id="0" w:name="OLE_LINK1"/>
      <w:r>
        <w:t>utation</w:t>
      </w:r>
      <w:r>
        <w:rPr>
          <w:rFonts w:hint="eastAsia"/>
        </w:rPr>
        <w:t>al</w:t>
      </w:r>
      <w:r>
        <w:t xml:space="preserve"> </w:t>
      </w:r>
      <w:r>
        <w:rPr>
          <w:rFonts w:hint="eastAsia"/>
        </w:rPr>
        <w:t>signatures</w:t>
      </w:r>
      <w:r>
        <w:t xml:space="preserve"> </w:t>
      </w:r>
      <w:r>
        <w:rPr>
          <w:rFonts w:hint="eastAsia"/>
        </w:rPr>
        <w:t>in 6,975 tumors</w:t>
      </w:r>
    </w:p>
    <w:p w14:paraId="1DCC951D" w14:textId="77777777" w:rsidR="00982DF8" w:rsidRDefault="00000000">
      <w:pPr>
        <w:pStyle w:val="authorsandaff"/>
        <w:spacing w:after="240"/>
      </w:pPr>
      <w:r>
        <w:t>Mo Liu</w:t>
      </w:r>
      <w:r>
        <w:rPr>
          <w:rFonts w:hint="eastAsia"/>
        </w:rPr>
        <w:t>1*#</w:t>
      </w:r>
      <w:r>
        <w:t>,</w:t>
      </w:r>
      <w:r>
        <w:rPr>
          <w:rFonts w:hint="eastAsia"/>
        </w:rPr>
        <w:t xml:space="preserve"> Mi Ni Huang2*,</w:t>
      </w:r>
      <w:r>
        <w:t xml:space="preserve"> Xue Ming Wu1</w:t>
      </w:r>
      <w:r>
        <w:rPr>
          <w:rFonts w:hint="eastAsia"/>
        </w:rPr>
        <w:t>*</w:t>
      </w:r>
      <w:r>
        <w:t xml:space="preserve">, </w:t>
      </w:r>
      <w:r>
        <w:rPr>
          <w:rFonts w:hint="eastAsia"/>
        </w:rPr>
        <w:t xml:space="preserve">Ying Yang1, </w:t>
      </w:r>
      <w:r>
        <w:t>Runtian Yao</w:t>
      </w:r>
      <w:r>
        <w:rPr>
          <w:rFonts w:hint="eastAsia"/>
        </w:rPr>
        <w:t>2</w:t>
      </w:r>
      <w:r>
        <w:t>, Qi Zheng</w:t>
      </w:r>
      <w:r>
        <w:rPr>
          <w:rFonts w:hint="eastAsia"/>
        </w:rPr>
        <w:t xml:space="preserve">1, Runxi Shen3, </w:t>
      </w:r>
      <w:r>
        <w:t>Steven G. Rozen4</w:t>
      </w:r>
      <w:r>
        <w:rPr>
          <w:rFonts w:hint="eastAsia"/>
        </w:rPr>
        <w:t>#</w:t>
      </w:r>
    </w:p>
    <w:p w14:paraId="4C8133E7" w14:textId="77777777" w:rsidR="00982DF8" w:rsidRDefault="00000000">
      <w:pPr>
        <w:pStyle w:val="authorsandaff"/>
      </w:pPr>
      <w:r>
        <w:t xml:space="preserve">1 Sino-French Hoffmann Institute, School of Basic Medical Sciences, </w:t>
      </w:r>
      <w:r>
        <w:rPr>
          <w:rFonts w:eastAsia="Times New Roman" w:hint="eastAsia"/>
        </w:rPr>
        <w:t xml:space="preserve">The First Affiliated Hospital, Guangzhou </w:t>
      </w:r>
      <w:r>
        <w:t>Medical University, Guangzhou, Guangdong 511436, China</w:t>
      </w:r>
    </w:p>
    <w:p w14:paraId="13B111DE" w14:textId="77777777" w:rsidR="00982DF8" w:rsidRDefault="00000000">
      <w:pPr>
        <w:pStyle w:val="authorsandaff"/>
      </w:pPr>
      <w:r>
        <w:rPr>
          <w:rFonts w:hint="eastAsia"/>
        </w:rPr>
        <w:t xml:space="preserve">2 </w:t>
      </w:r>
      <w:r>
        <w:t>Molecular Cancer Research Center, Zhongshan School of Medicine, Sun Yat-sen University Shenzhen Campus, Shenzhen, 518107, China</w:t>
      </w:r>
    </w:p>
    <w:p w14:paraId="0B07292D" w14:textId="77777777" w:rsidR="00982DF8" w:rsidRDefault="00000000">
      <w:pPr>
        <w:pStyle w:val="authorsandaff"/>
      </w:pPr>
      <w:r>
        <w:rPr>
          <w:rFonts w:hint="eastAsia"/>
        </w:rPr>
        <w:t xml:space="preserve">3 </w:t>
      </w:r>
      <w:r>
        <w:t>Imaging Platform, Broad Institute of Harvard and MIT, Cambridge, Massachusetts, United States</w:t>
      </w:r>
    </w:p>
    <w:p w14:paraId="2CC34751" w14:textId="77777777" w:rsidR="00982DF8" w:rsidRDefault="00000000">
      <w:pPr>
        <w:pStyle w:val="authorsandaff"/>
      </w:pPr>
      <w:r>
        <w:rPr>
          <w:rFonts w:hint="eastAsia"/>
        </w:rPr>
        <w:t>4</w:t>
      </w:r>
      <w:r>
        <w:t xml:space="preserve"> Department of Biostatistics and Bioinformatics, Duke University School of Medicine, Durham, North Carolina, 27710, United States</w:t>
      </w:r>
    </w:p>
    <w:p w14:paraId="5A93A918" w14:textId="77777777" w:rsidR="00982DF8" w:rsidRDefault="00000000">
      <w:pPr>
        <w:pStyle w:val="authorsandaff"/>
      </w:pPr>
      <w:r>
        <w:t xml:space="preserve"># Corresponding authors: E-mails: </w:t>
      </w:r>
      <w:hyperlink r:id="rId8">
        <w:r>
          <w:rPr>
            <w:rFonts w:hint="eastAsia"/>
          </w:rPr>
          <w:t>mo.liu@gzhmu.edu.cn</w:t>
        </w:r>
      </w:hyperlink>
      <w:r>
        <w:rPr>
          <w:rFonts w:hint="eastAsia"/>
        </w:rPr>
        <w:t xml:space="preserve">, </w:t>
      </w:r>
      <w:hyperlink r:id="rId9">
        <w:r>
          <w:rPr>
            <w:rStyle w:val="Hyperlink"/>
            <w:rFonts w:hint="eastAsia"/>
          </w:rPr>
          <w:t>steverozen@pm.me</w:t>
        </w:r>
      </w:hyperlink>
    </w:p>
    <w:p w14:paraId="6DCAE02C" w14:textId="77777777" w:rsidR="00982DF8" w:rsidRDefault="00000000">
      <w:pPr>
        <w:pStyle w:val="authorsandaff"/>
      </w:pPr>
      <w:r>
        <w:rPr>
          <w:rFonts w:hint="eastAsia"/>
        </w:rPr>
        <w:t xml:space="preserve">* </w:t>
      </w:r>
      <w:r>
        <w:t>These authors contributed equally</w:t>
      </w:r>
    </w:p>
    <w:p w14:paraId="1B06EBC0" w14:textId="77777777" w:rsidR="00982DF8" w:rsidRDefault="00000000">
      <w:pPr>
        <w:pStyle w:val="Heading1"/>
        <w:spacing w:before="0"/>
        <w:rPr>
          <w:rFonts w:ascii="Google Sans;Roboto;Arial;sans-s" w:eastAsia="Times New Roman" w:hAnsi="Google Sans;Roboto;Arial;sans-s"/>
          <w:sz w:val="20"/>
          <w:szCs w:val="20"/>
        </w:rPr>
      </w:pPr>
      <w:r>
        <w:br w:type="page"/>
      </w:r>
    </w:p>
    <w:p w14:paraId="738EF0A6" w14:textId="77777777" w:rsidR="00982DF8" w:rsidRDefault="00000000">
      <w:pPr>
        <w:pStyle w:val="Heading1"/>
        <w:spacing w:before="0"/>
      </w:pPr>
      <w:r>
        <w:rPr>
          <w:rFonts w:hint="eastAsia"/>
        </w:rPr>
        <w:lastRenderedPageBreak/>
        <w:t>Summary</w:t>
      </w:r>
    </w:p>
    <w:p w14:paraId="4DB31095" w14:textId="77777777" w:rsidR="00982DF8" w:rsidRDefault="00000000">
      <w:pPr>
        <w:pStyle w:val="Heading1"/>
        <w:spacing w:before="0"/>
        <w:rPr>
          <w:b w:val="0"/>
          <w:bCs w:val="0"/>
        </w:rPr>
      </w:pPr>
      <w:r>
        <w:rPr>
          <w:rFonts w:hint="eastAsia"/>
          <w:b w:val="0"/>
          <w:bCs w:val="0"/>
        </w:rPr>
        <w:t xml:space="preserve">We present a unified repertoire of indel mutational signatures in 6,975 tumors across </w:t>
      </w:r>
      <w:r>
        <w:rPr>
          <w:rFonts w:eastAsia="Times New Roman" w:hint="eastAsia"/>
          <w:b w:val="0"/>
          <w:bCs w:val="0"/>
        </w:rPr>
        <w:t>36</w:t>
      </w:r>
      <w:r>
        <w:rPr>
          <w:rFonts w:hint="eastAsia"/>
          <w:b w:val="0"/>
          <w:bCs w:val="0"/>
        </w:rPr>
        <w:t xml:space="preserve">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w:t>
      </w:r>
      <w:r>
        <w:rPr>
          <w:b w:val="0"/>
          <w:bCs w:val="0"/>
        </w:rPr>
        <w:t xml:space="preserve">VCF </w:t>
      </w:r>
      <w:r>
        <w:rPr>
          <w:rFonts w:hint="eastAsia"/>
          <w:b w:val="0"/>
          <w:bCs w:val="0"/>
        </w:rPr>
        <w:t>files.</w:t>
      </w:r>
    </w:p>
    <w:p w14:paraId="698FFCC4" w14:textId="77777777" w:rsidR="00982DF8" w:rsidRDefault="00000000">
      <w:pPr>
        <w:pStyle w:val="Heading1"/>
        <w:spacing w:before="0"/>
      </w:pPr>
      <w:r>
        <w:rPr>
          <w:rFonts w:hint="eastAsia"/>
        </w:rPr>
        <w:t>150</w:t>
      </w:r>
      <w:r>
        <w:br w:type="page"/>
      </w:r>
    </w:p>
    <w:p w14:paraId="53E0E6D5" w14:textId="77777777" w:rsidR="00982DF8" w:rsidRDefault="00000000">
      <w:pPr>
        <w:spacing w:line="360" w:lineRule="auto"/>
        <w:ind w:firstLine="0"/>
        <w:rPr>
          <w:rFonts w:eastAsia="Times New Roman"/>
          <w:b/>
          <w:bCs/>
        </w:rPr>
      </w:pPr>
      <w:r>
        <w:rPr>
          <w:rFonts w:eastAsia="Times New Roman" w:hint="eastAsia"/>
          <w:b/>
          <w:bCs/>
        </w:rPr>
        <w:lastRenderedPageBreak/>
        <w:t>Graphical Abstract</w:t>
      </w:r>
    </w:p>
    <w:p w14:paraId="76046E57" w14:textId="77777777" w:rsidR="00982DF8" w:rsidRDefault="00982DF8">
      <w:pPr>
        <w:spacing w:line="360" w:lineRule="auto"/>
        <w:ind w:firstLine="0"/>
        <w:rPr>
          <w:rFonts w:eastAsia="Times New Roman"/>
          <w:b/>
          <w:bCs/>
        </w:rPr>
      </w:pPr>
    </w:p>
    <w:p w14:paraId="2309EE34" w14:textId="77777777" w:rsidR="00982DF8" w:rsidRDefault="00000000">
      <w:pPr>
        <w:spacing w:line="360" w:lineRule="auto"/>
        <w:ind w:firstLine="0"/>
        <w:rPr>
          <w:rFonts w:eastAsia="Times New Roman"/>
          <w:b/>
          <w:bCs/>
        </w:rPr>
      </w:pPr>
      <w:r>
        <w:rPr>
          <w:rFonts w:eastAsia="Times New Roman"/>
          <w:b/>
          <w:bCs/>
        </w:rPr>
        <w:t>Highlights</w:t>
      </w:r>
    </w:p>
    <w:p w14:paraId="4F03F843" w14:textId="77777777" w:rsidR="00982DF8" w:rsidRDefault="00000000">
      <w:pPr>
        <w:numPr>
          <w:ilvl w:val="0"/>
          <w:numId w:val="3"/>
        </w:numPr>
        <w:spacing w:line="360" w:lineRule="auto"/>
        <w:rPr>
          <w:rFonts w:eastAsia="Times New Roman"/>
        </w:rPr>
      </w:pPr>
      <w:r>
        <w:rPr>
          <w:rFonts w:eastAsia="Times New Roman"/>
        </w:rPr>
        <w:t>Repertoire of indel signatures across 6,975 genomes in 3 indel classification schemes</w:t>
      </w:r>
    </w:p>
    <w:p w14:paraId="66580518" w14:textId="77777777" w:rsidR="00982DF8" w:rsidRDefault="00000000">
      <w:pPr>
        <w:numPr>
          <w:ilvl w:val="0"/>
          <w:numId w:val="3"/>
        </w:numPr>
        <w:spacing w:line="360" w:lineRule="auto"/>
        <w:rPr>
          <w:rFonts w:eastAsia="Times New Roman"/>
        </w:rPr>
      </w:pPr>
      <w:r>
        <w:rPr>
          <w:rFonts w:eastAsia="Times New Roman"/>
        </w:rPr>
        <w:t>Identified 26 novel 89-type and 1</w:t>
      </w:r>
      <w:r>
        <w:rPr>
          <w:rFonts w:eastAsia="Times New Roman" w:hint="eastAsia"/>
        </w:rPr>
        <w:t>1</w:t>
      </w:r>
      <w:r>
        <w:rPr>
          <w:rFonts w:eastAsia="Times New Roman"/>
        </w:rPr>
        <w:t xml:space="preserve"> novel 83-type classification indel signatures</w:t>
      </w:r>
    </w:p>
    <w:p w14:paraId="59C852FE" w14:textId="77777777" w:rsidR="00982DF8" w:rsidRDefault="00000000">
      <w:pPr>
        <w:numPr>
          <w:ilvl w:val="0"/>
          <w:numId w:val="3"/>
        </w:numPr>
        <w:spacing w:line="360" w:lineRule="auto"/>
        <w:rPr>
          <w:rFonts w:eastAsia="Times New Roman"/>
        </w:rPr>
      </w:pPr>
      <w:r>
        <w:rPr>
          <w:rFonts w:eastAsia="Times New Roman"/>
        </w:rPr>
        <w:t>Integrative topography across transcription, replication, and genic regions</w:t>
      </w:r>
    </w:p>
    <w:p w14:paraId="7524BBFA" w14:textId="77777777" w:rsidR="00982DF8" w:rsidRDefault="00000000">
      <w:pPr>
        <w:pStyle w:val="BodyText"/>
        <w:numPr>
          <w:ilvl w:val="0"/>
          <w:numId w:val="3"/>
        </w:numPr>
      </w:pPr>
      <w:r>
        <w:t>Website and software for signature browsing and matrix generation from VCF files</w:t>
      </w:r>
    </w:p>
    <w:p w14:paraId="1D4C60A1" w14:textId="77777777" w:rsidR="00982DF8" w:rsidRDefault="00000000">
      <w:pPr>
        <w:pStyle w:val="BodyText"/>
        <w:ind w:left="720" w:firstLine="0"/>
      </w:pPr>
      <w:r>
        <w:rPr>
          <w:noProof/>
        </w:rPr>
        <w:drawing>
          <wp:anchor distT="0" distB="0" distL="0" distR="0" simplePos="0" relativeHeight="8" behindDoc="0" locked="0" layoutInCell="0" allowOverlap="1" wp14:anchorId="421D8B02" wp14:editId="026A9563">
            <wp:simplePos x="0" y="0"/>
            <wp:positionH relativeFrom="column">
              <wp:posOffset>-171450</wp:posOffset>
            </wp:positionH>
            <wp:positionV relativeFrom="paragraph">
              <wp:posOffset>361950</wp:posOffset>
            </wp:positionV>
            <wp:extent cx="5715000" cy="57150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0"/>
                    <a:stretch>
                      <a:fillRect/>
                    </a:stretch>
                  </pic:blipFill>
                  <pic:spPr bwMode="auto">
                    <a:xfrm>
                      <a:off x="0" y="0"/>
                      <a:ext cx="5715000" cy="5715000"/>
                    </a:xfrm>
                    <a:prstGeom prst="rect">
                      <a:avLst/>
                    </a:prstGeom>
                    <a:noFill/>
                  </pic:spPr>
                </pic:pic>
              </a:graphicData>
            </a:graphic>
          </wp:anchor>
        </w:drawing>
      </w:r>
      <w:r>
        <w:br w:type="page"/>
      </w:r>
    </w:p>
    <w:p w14:paraId="1623CF3E" w14:textId="77777777" w:rsidR="00982DF8" w:rsidRDefault="00000000">
      <w:pPr>
        <w:pStyle w:val="Heading1"/>
        <w:spacing w:before="0"/>
      </w:pPr>
      <w:r>
        <w:lastRenderedPageBreak/>
        <w:t>Introduction</w:t>
      </w:r>
    </w:p>
    <w:p w14:paraId="76D22D53" w14:textId="77777777" w:rsidR="00982DF8" w:rsidRDefault="00000000">
      <w:pPr>
        <w:pStyle w:val="normalfirst"/>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fldChar w:fldCharType="end"/>
      </w:r>
      <w:r>
        <w:rPr>
          <w:rStyle w:val="normalfirstChar"/>
        </w:rPr>
        <w:t>, or exogenous sources, including exposure to chemical</w:t>
      </w:r>
      <w:r>
        <w:t xml:space="preserve"> carcinogens </w:t>
      </w:r>
      <w:r>
        <w:rPr>
          <w:rFonts w:hint="eastAsia"/>
        </w:rPr>
        <w:t>in</w:t>
      </w:r>
      <w:r>
        <w:t xml:space="preserve"> tobacco smok</w:t>
      </w:r>
      <w:r>
        <w:rPr>
          <w:rFonts w:hint="eastAsia"/>
        </w:rPr>
        <w:t>e</w:t>
      </w:r>
      <w:r>
        <w:t xml:space="preserve"> or certain herbal medicines </w:t>
      </w:r>
      <w:bookmarkStart w:id="2" w:name="ZOTERO_BREF_IM4gJ3yQ6hq2"/>
      <w:r>
        <w:t>(Alexandrov et al. 2016; Ng et al. 2017; Dziubańska-Kusibab et al. 2020; Boot et al. 2020)</w:t>
      </w:r>
      <w:bookmarkEnd w:id="2"/>
      <w:r>
        <w:t xml:space="preserve">. Mutational signature analysis provides insights into cancer etiology, prognosis, prevention, </w:t>
      </w:r>
      <w:r>
        <w:rPr>
          <w:rFonts w:hint="eastAsia"/>
        </w:rPr>
        <w:t xml:space="preserve">evolution, </w:t>
      </w:r>
      <w:r>
        <w:t xml:space="preserve">and </w:t>
      </w:r>
      <w:r>
        <w:rPr>
          <w:rFonts w:hint="eastAsia"/>
        </w:rPr>
        <w:t xml:space="preserve">mutational signatures can </w:t>
      </w:r>
      <w:r>
        <w:t>also serv</w:t>
      </w:r>
      <w:r>
        <w:rPr>
          <w:rFonts w:hint="eastAsia"/>
        </w:rPr>
        <w:t>e</w:t>
      </w:r>
      <w:r>
        <w:t xml:space="preserve"> as biomarkers for mutagenic exposures</w:t>
      </w:r>
      <w:r>
        <w:rPr>
          <w:rFonts w:hint="eastAsia"/>
        </w:rPr>
        <w:t xml:space="preserve"> </w:t>
      </w:r>
    </w:p>
    <w:p w14:paraId="7821C501" w14:textId="77777777" w:rsidR="00982DF8" w:rsidRDefault="00000000">
      <w:r>
        <w:t xml:space="preserve">By “mutational signatures” we mean distinctive patterns </w:t>
      </w:r>
      <w:r>
        <w:rPr>
          <w:rFonts w:hint="eastAsia"/>
        </w:rPr>
        <w:t xml:space="preserve">of mutations </w:t>
      </w:r>
      <w:r>
        <w:t>left on genomes by mutagenic processes or exposures. They can be identified by exposing cultured cells</w:t>
      </w:r>
      <w:r>
        <w:rPr>
          <w:rFonts w:hint="eastAsia"/>
        </w:rPr>
        <w:t>, organoids, or experimental animals</w:t>
      </w:r>
      <w:r>
        <w:t xml:space="preserve"> to suspected mutagens or </w:t>
      </w:r>
      <w:r>
        <w:rPr>
          <w:rFonts w:hint="eastAsia"/>
        </w:rPr>
        <w:t xml:space="preserve">perturbing DNA repair pathways </w:t>
      </w:r>
      <w:r>
        <w:t xml:space="preserve">and then sequencing the </w:t>
      </w:r>
      <w:r>
        <w:rPr>
          <w:rFonts w:hint="eastAsia"/>
        </w:rPr>
        <w:t xml:space="preserve">affected </w:t>
      </w:r>
      <w:r>
        <w:t xml:space="preserve">genomes </w:t>
      </w:r>
      <w:bookmarkStart w:id="3" w:name="ZOTERO_BREF_97iR0u2ckHXQ"/>
      <w:r>
        <w:t>(Boot et al. 2018; M. N. Huang et al. 2017; Kucab et al. 2019; Caipa Garcia et al. 2024; Riva et al. 2020)</w:t>
      </w:r>
      <w:bookmarkEnd w:id="3"/>
      <w: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2020a, 2014; Nik-Zainal et al. 2012; Chen et al. 2024; Koh et al. 2025; Degasperi et al. 2022; Jin et al. 2024)</w:t>
      </w:r>
      <w:bookmarkEnd w:id="4"/>
      <w: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t>(Hoang et al. 2013; Poon et al. 2013)</w:t>
      </w:r>
      <w:bookmarkEnd w:id="5"/>
      <w:r>
        <w:rPr>
          <w:rFonts w:hint="eastAsia"/>
        </w:rPr>
        <w:t>.</w:t>
      </w:r>
      <w:r>
        <w:t xml:space="preserve"> Subsequent analysis revealed that this signature was also present in bladder, kidney, and liver cancers</w:t>
      </w:r>
      <w:r>
        <w:rPr>
          <w:rFonts w:hint="eastAsia"/>
        </w:rPr>
        <w:t xml:space="preserve"> </w:t>
      </w:r>
      <w:bookmarkStart w:id="6" w:name="ZOTERO_BREF_NhmgMLG5UTqp"/>
      <w:r>
        <w:t>(Ng et al. 2017; Poon et al. 2015)</w:t>
      </w:r>
      <w:bookmarkEnd w:id="6"/>
      <w:r>
        <w:t xml:space="preserve">. </w:t>
      </w:r>
      <w:r>
        <w:rPr>
          <w:rFonts w:hint="eastAsia"/>
        </w:rPr>
        <w:t xml:space="preserve">More recently, </w:t>
      </w:r>
      <w:r>
        <w:t xml:space="preserve">data mining of </w:t>
      </w:r>
      <w:r>
        <w:rPr>
          <w:rFonts w:hint="eastAsia"/>
        </w:rPr>
        <w:t xml:space="preserve">Chinese </w:t>
      </w:r>
      <w:r>
        <w:t>liver cancer genom</w:t>
      </w:r>
      <w:r>
        <w:rPr>
          <w:rFonts w:hint="eastAsia"/>
        </w:rPr>
        <w:t>es</w:t>
      </w:r>
      <w: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rFonts w:hint="eastAsia"/>
        </w:rPr>
        <w:t>(Chen et al. 2024)</w:t>
      </w:r>
      <w:bookmarkEnd w:id="7"/>
      <w:r>
        <w:rPr>
          <w:rFonts w:hint="eastAsia"/>
        </w:rPr>
        <w:t>.</w:t>
      </w:r>
    </w:p>
    <w:p w14:paraId="428FC14E" w14:textId="77777777" w:rsidR="00982DF8" w:rsidRDefault="00000000">
      <w:r>
        <w:lastRenderedPageBreak/>
        <w:t>Mutational signature research has tended to focus less on indel rather than SBS signatures, and symptomatic of this COSMIC v3.</w:t>
      </w:r>
      <w:r>
        <w:rPr>
          <w:rFonts w:eastAsia="Times New Roman" w:hint="eastAsia"/>
        </w:rPr>
        <w:t>6</w:t>
      </w:r>
      <w:r>
        <w:t xml:space="preserve">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t>(M. Huang et al. 2015; Koh et al. 2025; Davies et al. 2017)</w:t>
      </w:r>
      <w:bookmarkEnd w:id="8"/>
      <w:r>
        <w:t xml:space="preserve"> and a rare indel hypermutator phenotype due to a mutation in topoisomerase 2 alpha </w:t>
      </w:r>
      <w:bookmarkStart w:id="9" w:name="ZOTERO_BREF_D2iecPnvmjdB"/>
      <w:r>
        <w:t>(Boot et al. 2022)</w:t>
      </w:r>
      <w:bookmarkEnd w:id="9"/>
      <w:r>
        <w:rPr>
          <w:rStyle w:val="normalfirstChar"/>
        </w:rPr>
        <w:t xml:space="preserve">. </w:t>
      </w:r>
    </w:p>
    <w:p w14:paraId="1FF7B69D" w14:textId="77777777" w:rsidR="00982DF8" w:rsidRDefault="00000000">
      <w:r>
        <w:t xml:space="preserve">The first widely used classification of indels recognized 83 indel types, </w:t>
      </w:r>
      <w:r>
        <w:fldChar w:fldCharType="begin"/>
      </w:r>
      <w:r>
        <w:instrText>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fldChar w:fldCharType="separate"/>
      </w:r>
      <w:r>
        <w:t>Alexandrov et al. 2020</w:t>
      </w:r>
      <w:r>
        <w:fldChar w:fldCharType="end"/>
      </w:r>
      <w:r>
        <w:t xml:space="preserve">and recently </w:t>
      </w:r>
      <w:bookmarkStart w:id="10" w:name="ZOTERO_BREF_hycBRyjwvW2u"/>
      <w:r>
        <w:t>(Koh et al. 2025)</w:t>
      </w:r>
      <w:bookmarkEnd w:id="10"/>
      <w:r>
        <w:t xml:space="preserve"> proposed two classification schemes, one with 89 types of indel and one with 476 types (Figure 1). </w:t>
      </w:r>
    </w:p>
    <w:p w14:paraId="7D256060" w14:textId="77777777" w:rsidR="00982DF8" w:rsidRDefault="00000000">
      <w:r>
        <w:t>The older, 83-type scheme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t>(i.e. microsatellites, simple tandem repeats). For</w:t>
      </w:r>
      <w:r>
        <w:rPr>
          <w:rFonts w:hint="eastAsia"/>
        </w:rPr>
        <w:t xml:space="preserve"> deletions</w:t>
      </w:r>
      <w:r>
        <w:t xml:space="preserve"> of ≥</w:t>
      </w:r>
      <w:r>
        <w:rPr>
          <w:rFonts w:hint="eastAsia"/>
        </w:rPr>
        <w:t xml:space="preserve">2 </w:t>
      </w:r>
      <w:r>
        <w:t>bases</w:t>
      </w:r>
      <w:r>
        <w:rPr>
          <w:rFonts w:hint="eastAsia"/>
        </w:rPr>
        <w:t xml:space="preserve"> </w:t>
      </w:r>
      <w:r>
        <w:t xml:space="preserve">the 83-type system classification also encodes </w:t>
      </w:r>
      <w:r>
        <w:rPr>
          <w:rFonts w:hint="eastAsia"/>
        </w:rPr>
        <w:t>the presence of microhomology</w:t>
      </w:r>
      <w:r>
        <w:t xml:space="preserve">. Microhomology is </w:t>
      </w:r>
      <w:r>
        <w:rPr>
          <w:rFonts w:hint="eastAsia"/>
        </w:rPr>
        <w:t>a hallmark of error-prone DNA repair by non-homologous end-joining, which</w:t>
      </w:r>
      <w: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w:t>
      </w:r>
      <w:r>
        <w:rPr>
          <w:rFonts w:hint="eastAsia"/>
        </w:rPr>
        <w:t>→</w:t>
      </w:r>
      <w:r>
        <w:rPr>
          <w:rFonts w:hint="eastAsia"/>
        </w:rPr>
        <w:t>A</w:t>
      </w:r>
      <w:r>
        <w:rPr>
          <w:b/>
          <w:bCs/>
        </w:rPr>
        <w:t>CA</w:t>
      </w:r>
      <w:r>
        <w:rPr>
          <w:rFonts w:hint="eastAsia"/>
        </w:rPr>
        <w:t>GG) exhibits a 2-b</w:t>
      </w:r>
      <w:r>
        <w:t>ase</w:t>
      </w:r>
      <w:r>
        <w:rPr>
          <w:rFonts w:hint="eastAsia"/>
        </w:rPr>
        <w:t xml:space="preserve"> microhomology (CA)</w:t>
      </w:r>
      <w:r>
        <w:t xml:space="preserve">. </w:t>
      </w:r>
    </w:p>
    <w:p w14:paraId="1DEF3DAF" w14:textId="77777777" w:rsidR="00982DF8" w:rsidRDefault="00000000">
      <w:r>
        <w:t xml:space="preserve">One of the new classification schemes is based on 476 types of indel and one is based on 89 types, which mainly consolidates similar mutation types in the 476-type classification into coarser-grained mutation types </w:t>
      </w:r>
      <w:bookmarkStart w:id="11" w:name="ZOTERO_BREF_DSm1vQOtZRZy"/>
      <w:r>
        <w:t>(Koh et al. 2025)</w:t>
      </w:r>
      <w:bookmarkEnd w:id="11"/>
      <w:r>
        <w:t xml:space="preserve"> </w:t>
      </w:r>
      <w:r>
        <w:rPr>
          <w:shd w:val="clear" w:color="auto" w:fill="00FFFF"/>
        </w:rPr>
        <w:t>(Figure 1, Table S1)</w:t>
      </w:r>
      <w:r>
        <w:rPr>
          <w:color w:val="000000"/>
        </w:rPr>
        <w:t>.</w:t>
      </w:r>
      <w:r>
        <w:t xml:space="preserve"> A prominent distinction is that, unlike the 83-type classification scheme, both the new classifications distinguish different </w:t>
      </w:r>
      <w:r>
        <w:lastRenderedPageBreak/>
        <w:t xml:space="preserve">types indels of a single T or C according to the non-T (respectively, non-C) flaking bases. This dramatically improves discrimination between mutational spectra and signatures containing single-base indels, which are present in most signatures. </w:t>
      </w:r>
    </w:p>
    <w:p w14:paraId="7E1E3152" w14:textId="77777777" w:rsidR="00982DF8" w:rsidRDefault="00000000">
      <w:r>
        <w:t xml:space="preserve">For example, the 83-type classification distinguishes deletions of single Ts only by the number of T’s at the site of the deletion: 1, 2, 3, 4, 5, or </w:t>
      </w:r>
      <w:r>
        <w:rPr>
          <w:rFonts w:ascii="Liberation Serif" w:eastAsia="Liberation Serif" w:hAnsi="Liberation Serif" w:cs="Liberation Serif"/>
        </w:rPr>
        <w:t>≥</w:t>
      </w:r>
      <w:r>
        <w:t xml:space="preserve"> 6 Ts </w:t>
      </w:r>
      <w:r>
        <w:rPr>
          <w:shd w:val="clear" w:color="auto" w:fill="00FFFF"/>
        </w:rPr>
        <w:t>(Figure 1A)</w:t>
      </w:r>
      <w:r>
        <w:t>.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w:t>
      </w:r>
      <w:r>
        <w:rPr>
          <w:rFonts w:ascii="DejaVu Sans" w:hAnsi="DejaVu Sans" w:cs="DejaVu Sans" w:hint="eastAsia"/>
        </w:rPr>
        <w:t>→</w:t>
      </w:r>
      <w:r>
        <w:t>AA or ATTA</w:t>
      </w:r>
      <w:r>
        <w:rPr>
          <w:rFonts w:ascii="DejaVu Sans" w:hAnsi="DejaVu Sans" w:cs="DejaVu Sans" w:hint="eastAsia"/>
        </w:rPr>
        <w:t>→</w:t>
      </w:r>
      <w:r>
        <w:t>ATA are distinguished from deletions of CTA</w:t>
      </w:r>
      <w:r>
        <w:rPr>
          <w:rFonts w:ascii="DejaVu Sans" w:hAnsi="DejaVu Sans" w:cs="DejaVu Sans" w:hint="eastAsia"/>
        </w:rPr>
        <w:t>→</w:t>
      </w:r>
      <w:r>
        <w:t>CA or CTTA</w:t>
      </w:r>
      <w:r>
        <w:rPr>
          <w:rFonts w:ascii="DejaVu Sans" w:hAnsi="DejaVu Sans" w:cs="DejaVu Sans" w:hint="eastAsia"/>
        </w:rPr>
        <w:t>→</w:t>
      </w:r>
      <w:r>
        <w:t>CTA, but the deletions CTA</w:t>
      </w:r>
      <w:r>
        <w:rPr>
          <w:rFonts w:ascii="DejaVu Sans" w:hAnsi="DejaVu Sans" w:cs="DejaVu Sans" w:hint="eastAsia"/>
        </w:rPr>
        <w:t>→</w:t>
      </w:r>
      <w:r>
        <w:t>CA and CTTTTA</w:t>
      </w:r>
      <w:r>
        <w:rPr>
          <w:rFonts w:ascii="DejaVu Sans" w:hAnsi="DejaVu Sans" w:cs="DejaVu Sans" w:hint="eastAsia"/>
        </w:rPr>
        <w:t>→</w:t>
      </w:r>
      <w:r>
        <w:t>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w:t>
      </w:r>
      <w:r>
        <w:rPr>
          <w:rFonts w:ascii="DejaVu Sans" w:hAnsi="DejaVu Sans" w:cs="DejaVu Sans" w:hint="eastAsia"/>
        </w:rPr>
        <w:t>→</w:t>
      </w:r>
      <w:r>
        <w:t>AA, CTA</w:t>
      </w:r>
      <w:r>
        <w:rPr>
          <w:rFonts w:ascii="DejaVu Sans" w:hAnsi="DejaVu Sans" w:cs="DejaVu Sans" w:hint="eastAsia"/>
        </w:rPr>
        <w:t>→</w:t>
      </w:r>
      <w:r>
        <w:t>CA, and GTA</w:t>
      </w:r>
      <w:r>
        <w:rPr>
          <w:rFonts w:ascii="DejaVu Sans" w:hAnsi="DejaVu Sans" w:cs="DejaVu Sans" w:hint="eastAsia"/>
        </w:rPr>
        <w:t>→</w:t>
      </w:r>
      <w:r>
        <w:t xml:space="preserve">GA. The classifications of indels of 2 or more bases are less intuitive. </w:t>
      </w:r>
      <w:r>
        <w:rPr>
          <w:shd w:val="clear" w:color="auto" w:fill="00FFFF"/>
        </w:rPr>
        <w:t>Table S1</w:t>
      </w:r>
      <w:r>
        <w:t xml:space="preserve"> provides a mapping from the 476-type classification to the 89 and 83-type classifications, as well as multiple examples of each category of deletion. </w:t>
      </w:r>
    </w:p>
    <w:p w14:paraId="67571351" w14:textId="77777777" w:rsidR="00982DF8" w:rsidRDefault="00000000">
      <w:pPr>
        <w:pStyle w:val="ListParagraph"/>
        <w:ind w:firstLine="480"/>
      </w:pPr>
      <w:r>
        <w:t xml:space="preserve">Here, we analyzed somatic indels in </w:t>
      </w:r>
      <w:r>
        <w:rPr>
          <w:rFonts w:hint="eastAsia"/>
        </w:rPr>
        <w:t>6,975</w:t>
      </w:r>
      <w: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t xml:space="preserve"> signatures by collapsing the 476-type signatures to 89-type signatures and comparing the collapsed signatures to signatures identified in the 89-type classification. We used tumor samples with spectra dominated by single signatures to map signatures in the 83-type classification to signatures in the other two classifications. We further </w:t>
      </w:r>
      <w:r>
        <w:lastRenderedPageBreak/>
        <w:t>profiled signatures’ replication timing, asymmetry</w:t>
      </w:r>
      <w:r>
        <w:rPr>
          <w:rFonts w:hint="eastAsia"/>
        </w:rPr>
        <w:t xml:space="preserve"> between genic and intergenic regions and </w:t>
      </w:r>
      <w:r>
        <w:t>asymmetry</w:t>
      </w:r>
      <w:r>
        <w:rPr>
          <w:rFonts w:hint="eastAsia"/>
        </w:rPr>
        <w:t xml:space="preserve"> between leading and lagging </w:t>
      </w:r>
      <w:r>
        <w:t>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w:t>
      </w:r>
      <w:r>
        <w:rPr>
          <w:rFonts w:eastAsia="Times New Roman" w:hint="eastAsia"/>
        </w:rPr>
        <w:t xml:space="preserve"> </w:t>
      </w:r>
      <w:r>
        <w:rPr>
          <w:rFonts w:eastAsia="Times New Roman" w:hint="eastAsia"/>
          <w:shd w:val="clear" w:color="auto" w:fill="00FFFF"/>
        </w:rPr>
        <w:t>(</w:t>
      </w:r>
      <w:r>
        <w:rPr>
          <w:rFonts w:eastAsia="Times New Roman"/>
          <w:shd w:val="clear" w:color="auto" w:fill="00FFFF"/>
        </w:rPr>
        <w:t>https://indelsig.net</w:t>
      </w:r>
      <w:r>
        <w:rPr>
          <w:rFonts w:eastAsia="Times New Roman" w:hint="eastAsia"/>
          <w:shd w:val="clear" w:color="auto" w:fill="00FFFF"/>
        </w:rPr>
        <w:t>)</w:t>
      </w:r>
      <w:r>
        <w:t xml:space="preserve"> </w:t>
      </w:r>
    </w:p>
    <w:p w14:paraId="128D066F" w14:textId="77777777" w:rsidR="00982DF8" w:rsidRDefault="00000000">
      <w:pPr>
        <w:pStyle w:val="Heading1"/>
      </w:pPr>
      <w:r>
        <w:t>Results</w:t>
      </w:r>
    </w:p>
    <w:p w14:paraId="473C9B67" w14:textId="77777777" w:rsidR="00982DF8" w:rsidRDefault="00000000">
      <w:pPr>
        <w:pStyle w:val="Heading2"/>
      </w:pPr>
      <w:r>
        <w:t>Repertoire of indel signatures based on de novo signature discovery</w:t>
      </w:r>
    </w:p>
    <w:p w14:paraId="7B229867" w14:textId="77777777" w:rsidR="00982DF8" w:rsidRDefault="00000000">
      <w:pPr>
        <w:pStyle w:val="normalfirst"/>
      </w:pPr>
      <w:r>
        <w:t>We identified indel signatures in all three classifications from a total of 6,975 cancer genomes encompassing 3</w:t>
      </w:r>
      <w:r>
        <w:rPr>
          <w:rFonts w:eastAsia="Times New Roman" w:hint="eastAsia"/>
        </w:rPr>
        <w:t>6</w:t>
      </w:r>
      <w:r>
        <w:t xml:space="preserve"> cancer types using a method based on hierarchical Dirichlet processes </w:t>
      </w:r>
      <w:bookmarkStart w:id="12" w:name="ZOTERO_BREF_sXKgi2ptdMXh"/>
      <w:r>
        <w:t>(Liu et al. 2023)</w:t>
      </w:r>
      <w:bookmarkEnd w:id="12"/>
      <w:r>
        <w:t xml:space="preserve">, and a method based on non-negative matrix factorization </w:t>
      </w:r>
      <w:bookmarkStart w:id="13" w:name="ZOTERO_BREF_Ax2rB3g50il2"/>
      <w:r>
        <w:t>(Islam et al. 2022)</w:t>
      </w:r>
      <w:bookmarkEnd w:id="13"/>
      <w:r>
        <w:t xml:space="preserve">. The extracted signatures were broadly consistent between the two methods </w:t>
      </w:r>
      <w:r>
        <w:rPr>
          <w:highlight w:val="cyan"/>
          <w:shd w:val="clear" w:color="auto" w:fill="FFFF00"/>
        </w:rPr>
        <w:t>(</w:t>
      </w:r>
      <w:r>
        <w:rPr>
          <w:shd w:val="clear" w:color="auto" w:fill="00FFFF"/>
        </w:rPr>
        <w:t>Tables 1, S2-S8</w:t>
      </w:r>
      <w:r>
        <w:rPr>
          <w:shd w:val="clear" w:color="auto" w:fill="00FF00"/>
        </w:rPr>
        <w:t>)</w:t>
      </w:r>
      <w:r>
        <w:t>. 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Times New Roman" w:hint="eastAsia"/>
        </w:rPr>
        <w:t>y</w:t>
      </w:r>
      <w:r>
        <w:t xml:space="preserve"> were discovered. Further evidence of their robustness derives from the identification of tumor spectra dominated by a single signature. For</w:t>
      </w:r>
      <w:r>
        <w:rPr>
          <w:rFonts w:eastAsia="Times New Roman" w:hint="eastAsia"/>
        </w:rPr>
        <w:t xml:space="preserve"> 35 </w:t>
      </w:r>
      <w:r>
        <w:t>of the 44 signatures, there were tumor spectra with cosine similarity &gt;</w:t>
      </w:r>
      <w:r>
        <w:rPr>
          <w:rFonts w:eastAsia="Times New Roman" w:hint="eastAsia"/>
        </w:rPr>
        <w:t xml:space="preserve"> 0.95 </w:t>
      </w:r>
      <w:r>
        <w:t xml:space="preserve">cosine similarity, and for 39 there were tumor spectra with similarity &gt; 0.90 (Table 1). Of the 44 signatures identified in the 89-type classification, similar signatures were previously described for 18 </w:t>
      </w:r>
      <w:bookmarkStart w:id="14" w:name="ZOTERO_BREF_0qMQgAENxeSA"/>
      <w:r>
        <w:t>(Koh et al. 2025)</w:t>
      </w:r>
      <w:bookmarkEnd w:id="14"/>
      <w:r>
        <w:t xml:space="preserve"> and 26 were not previously described to our knowlege (Table 1). We also carried out signature discovery in spectra in the 83-type classification, and discovered 34 signatures, of which 20 were similar to signatures in the </w:t>
      </w:r>
      <w:r>
        <w:lastRenderedPageBreak/>
        <w:t xml:space="preserve">COSMIC reference set, and 3 additional signatures were similar to signatures identified in </w:t>
      </w:r>
      <w:bookmarkStart w:id="15" w:name="ZOTERO_BREF_qtuc1qdBuTrl"/>
      <w:r>
        <w:t>(Jin et al. 2024)</w:t>
      </w:r>
      <w:bookmarkEnd w:id="15"/>
      <w:r>
        <w:t xml:space="preserve">  (Table 1).</w:t>
      </w:r>
    </w:p>
    <w:p w14:paraId="793DAD63" w14:textId="77777777" w:rsidR="00982DF8" w:rsidRDefault="00000000">
      <w:pPr>
        <w:pStyle w:val="normalfirst"/>
        <w:ind w:firstLine="720"/>
      </w:pPr>
      <w:r>
        <w:t xml:space="preserve">Because lossless translation between signatures in the 83-type and the two new classification schemes is impossible </w:t>
      </w:r>
      <w:r>
        <w:rPr>
          <w:shd w:val="clear" w:color="auto" w:fill="00FFFF"/>
        </w:rPr>
        <w:t>(Table S1),</w:t>
      </w:r>
      <w:r>
        <w:t xml:space="preserve"> we used tumor mutational spectra dominated by individual signatures to systematically elucidate signature correspondences across classification schemes. </w:t>
      </w:r>
      <w:r>
        <w:rPr>
          <w:shd w:val="clear" w:color="auto" w:fill="00FFFF"/>
        </w:rPr>
        <w:t>Table 1</w:t>
      </w:r>
      <w:r>
        <w:t xml:space="preserve"> shows the correspondences, with details and discussion in </w:t>
      </w:r>
      <w:r>
        <w:rPr>
          <w:rFonts w:eastAsia="Times New Roman"/>
          <w:shd w:val="clear" w:color="auto" w:fill="00FFFF"/>
        </w:rPr>
        <w:t>https://indelsig.net/</w:t>
      </w:r>
      <w:r>
        <w:rPr>
          <w:shd w:val="clear" w:color="auto" w:fill="00FFFF"/>
        </w:rPr>
        <w:t>.</w:t>
      </w:r>
    </w:p>
    <w:p w14:paraId="4E31A67A" w14:textId="77777777" w:rsidR="00982DF8" w:rsidRDefault="00000000">
      <w:pPr>
        <w:pStyle w:val="normalfirst"/>
        <w:ind w:firstLine="720"/>
      </w:pPr>
      <w:r>
        <w:t xml:space="preserve">In several cases, the new indel classifications systems were able to distinguish signatures that the older system merged. This is clearest for deletions of single T bases from tracts of </w:t>
      </w:r>
      <w:r>
        <w:rPr>
          <w:rFonts w:ascii="Liberation Serif" w:eastAsia="Liberation Serif" w:hAnsi="Liberation Serif" w:cs="Liberation Serif"/>
        </w:rPr>
        <w:t>≥</w:t>
      </w:r>
      <w:r>
        <w:t xml:space="preserve"> 6 Ts. Our data set had &gt; 8.5 million of these deletions out of 18.4 million deletions in total. The COSMIC reference signature ID2 in the older, 83-type classification, consists exclusively of these deletions. The new indel classifications divide ID2 into three signatures. Among these, InsDel2b is dominated by deletions of T from tracts of 5 to 7 Ts. InsDel2a and InsDel2c are both dominated by deletions of single Ts’ from stretches of </w:t>
      </w:r>
      <w:r>
        <w:rPr>
          <w:rFonts w:ascii="Liberation Serif" w:eastAsia="Liberation Serif" w:hAnsi="Liberation Serif" w:cs="Liberation Serif"/>
        </w:rPr>
        <w:t>≥ 8 Ts. However, they are distinguished by InsDel2a’s preference for flanking A bases and InsDel1c’s preference for flanking C bases.</w:t>
      </w:r>
      <w:r>
        <w:t xml:space="preserve"> Mutations attributed to </w:t>
      </w:r>
      <w:r>
        <w:rPr>
          <w:color w:val="000000"/>
        </w:rPr>
        <w:t xml:space="preserve">Insdel2b and InsDel2c are strongly enriched among MSI-H tumors. Furthermore, the counts of mutations attributed to these signatures are correlated with the counts of mutations attributed to the MSI-H-associated SBS signatures SBS6, SBS26, and SBS44 </w:t>
      </w:r>
      <w:r>
        <w:rPr>
          <w:color w:val="000000"/>
          <w:shd w:val="clear" w:color="auto" w:fill="00FFFF"/>
        </w:rPr>
        <w:t>(Figure 4, Figure S1).</w:t>
      </w:r>
    </w:p>
    <w:p w14:paraId="61CC655E" w14:textId="77777777" w:rsidR="00982DF8" w:rsidRDefault="00000000">
      <w:pPr>
        <w:pStyle w:val="normalfirst"/>
        <w:ind w:firstLine="720"/>
      </w:pPr>
      <w:r>
        <w:t xml:space="preserve">In addition to the deletions of single T bases from long poly-T tracts, insertions of single T bases into long poly-T tracts also showed that the new indel classification systems distinguish signatures that the older system merged. Our data set had 3.3 million insertions of single T bases into tracts of </w:t>
      </w:r>
      <w:r>
        <w:rPr>
          <w:rFonts w:ascii="Liberation Serif" w:eastAsia="Liberation Serif" w:hAnsi="Liberation Serif" w:cs="Liberation Serif"/>
        </w:rPr>
        <w:t>≥</w:t>
      </w:r>
      <w:r>
        <w:t xml:space="preserve"> 5 Ts, which in the 83-type system constitutes a single mutation class, and COSMIC reference signature ID1 consists exclusively of this class of insertions. The new indel classifications divide ID1 into three signatures. Among these, InsDel1a has the largest proportion of insertions into tracts of </w:t>
      </w:r>
      <w:r>
        <w:rPr>
          <w:rFonts w:ascii="Liberation Serif" w:eastAsia="Liberation Serif" w:hAnsi="Liberation Serif" w:cs="Liberation Serif"/>
        </w:rPr>
        <w:t>≥</w:t>
      </w:r>
      <w:r>
        <w:t xml:space="preserve"> 8 Ts and InsDel1b has the smallest proportion, while InsDel1c has </w:t>
      </w:r>
      <w:r>
        <w:lastRenderedPageBreak/>
        <w:t xml:space="preserve">an intermediate proportion. Compared to InsDel1b, InsDel1a and InsDel1c have larger proportions of A to the left of the poly-T tract and G to the right, and smaller proportions of C to the left of the poly-T tract with C or A to the right. InsDel1b is further distinguished from InsDel1a and 1b in that several tumors with high proportions of InsDel1b (&gt; 0.4) have mutations in the proofreading domain of polymerase epsilon </w:t>
      </w:r>
      <w:r>
        <w:rPr>
          <w:shd w:val="clear" w:color="auto" w:fill="00FFFF"/>
        </w:rPr>
        <w:t>(Table S9).</w:t>
      </w:r>
    </w:p>
    <w:p w14:paraId="7959B930" w14:textId="77777777" w:rsidR="00982DF8" w:rsidRDefault="00000000">
      <w:pPr>
        <w:pStyle w:val="normalfirst"/>
      </w:pPr>
      <w:r>
        <w:rPr>
          <w:rFonts w:eastAsia="Times New Roman" w:hint="eastAsia"/>
          <w:b/>
          <w:bCs/>
          <w:i/>
          <w:iCs/>
        </w:rPr>
        <w:t>Two cases where the 89-type classification misses clear differences</w:t>
      </w:r>
    </w:p>
    <w:p w14:paraId="022251D0" w14:textId="77777777" w:rsidR="00982DF8" w:rsidRDefault="00000000">
      <w:pPr>
        <w:pStyle w:val="normalfirst"/>
      </w:pPr>
      <w:r>
        <w:rPr>
          <w:rFonts w:eastAsia="Times New Roman" w:hint="eastAsia"/>
        </w:rPr>
        <w:t xml:space="preserve">While the 89-type classification system on the whole better discriminates signatures, in two cases the 83-type and 476 type systems clearly differentiated signatures that were almost </w:t>
      </w:r>
      <w:r>
        <w:rPr>
          <w:rFonts w:eastAsia="Times New Roman"/>
        </w:rPr>
        <w:t>identical to</w:t>
      </w:r>
      <w:r>
        <w:rPr>
          <w:rFonts w:eastAsia="Times New Roman" w:hint="eastAsia"/>
        </w:rPr>
        <w:t xml:space="preserve"> the 89-type system. One case consisted of InsDel13 and InsDel</w:t>
      </w:r>
      <w:r>
        <w:rPr>
          <w:rFonts w:eastAsia="Times New Roman"/>
        </w:rPr>
        <w:t>_</w:t>
      </w:r>
      <w:r>
        <w:rPr>
          <w:rFonts w:eastAsia="Times New Roman" w:hint="eastAsia"/>
        </w:rPr>
        <w:t>C. These are nearly identical in the 89-type system, which groups deletions of single Ts in stretches of 1, 2, 3, or 4 Ts as a single deletion type. However the 83 and 476 type systems show that InsDel</w:t>
      </w:r>
      <w:r>
        <w:rPr>
          <w:rFonts w:eastAsia="Times New Roman"/>
        </w:rPr>
        <w:t>_</w:t>
      </w:r>
      <w:r>
        <w:rPr>
          <w:rFonts w:eastAsia="Times New Roman" w:hint="eastAsia"/>
        </w:rPr>
        <w:t>C has deletions of 1 T from ATA (ATA</w:t>
      </w:r>
      <w:r>
        <w:rPr>
          <w:rFonts w:ascii="DejaVu Sans" w:hAnsi="DejaVu Sans" w:cs="DejaVu Sans" w:hint="eastAsia"/>
        </w:rPr>
        <w:t>→</w:t>
      </w:r>
      <w:r>
        <w:rPr>
          <w:rFonts w:eastAsia="Times New Roman" w:hint="eastAsia"/>
        </w:rPr>
        <w:t>AA), while InsDel13 has deletions of T from ATTA (ATTA</w:t>
      </w:r>
      <w:r>
        <w:rPr>
          <w:rFonts w:ascii="DejaVu Sans" w:hAnsi="DejaVu Sans" w:cs="DejaVu Sans" w:hint="eastAsia"/>
        </w:rPr>
        <w:t>→</w:t>
      </w:r>
      <w:r>
        <w:rPr>
          <w:rFonts w:eastAsia="Times New Roman" w:hint="eastAsia"/>
        </w:rPr>
        <w:t>ATA,</w:t>
      </w:r>
      <w:r>
        <w:rPr>
          <w:rFonts w:eastAsia="Times New Roman" w:hint="eastAsia"/>
          <w:shd w:val="clear" w:color="auto" w:fill="00FFFF"/>
        </w:rPr>
        <w:t xml:space="preserve"> Figure S2A)</w:t>
      </w:r>
      <w:r>
        <w:t>.</w:t>
      </w:r>
      <w:r>
        <w:rPr>
          <w:rFonts w:eastAsia="Times New Roman" w:hint="eastAsia"/>
        </w:rPr>
        <w:t xml:space="preserve"> The other case consisted of InsDel11 and InsDel16. InsDel11 has insertions of one C next to an isolated C (C with non-Cs on each side, e.g. ACG</w:t>
      </w:r>
      <w:r>
        <w:rPr>
          <w:rFonts w:ascii="DejaVu Sans" w:hAnsi="DejaVu Sans" w:cs="DejaVu Sans" w:hint="eastAsia"/>
        </w:rPr>
        <w:t>→</w:t>
      </w:r>
      <w:r>
        <w:rPr>
          <w:rFonts w:eastAsia="Times New Roman" w:hint="eastAsia"/>
        </w:rPr>
        <w:t>ACCG) and insertion of a one T next to an isolated T (e.g. GTG</w:t>
      </w:r>
      <w:r>
        <w:rPr>
          <w:rFonts w:ascii="DejaVu Sans" w:hAnsi="DejaVu Sans" w:cs="DejaVu Sans" w:hint="eastAsia"/>
        </w:rPr>
        <w:t>→</w:t>
      </w:r>
      <w:r>
        <w:rPr>
          <w:rFonts w:eastAsia="Times New Roman" w:hint="eastAsia"/>
        </w:rPr>
        <w:t>GTTG). InsDel16 has insertion of one C between non-Cs (e.g. AT</w:t>
      </w:r>
      <w:r>
        <w:rPr>
          <w:rFonts w:ascii="DejaVu Sans" w:hAnsi="DejaVu Sans" w:cs="DejaVu Sans" w:hint="eastAsia"/>
        </w:rPr>
        <w:t>→</w:t>
      </w:r>
      <w:r>
        <w:rPr>
          <w:rFonts w:eastAsia="Times New Roman" w:hint="eastAsia"/>
        </w:rPr>
        <w:t>ACT), and insertion of one T between non-Ts (e.g. AG</w:t>
      </w:r>
      <w:r>
        <w:rPr>
          <w:rFonts w:ascii="DejaVu Sans" w:hAnsi="DejaVu Sans" w:cs="DejaVu Sans" w:hint="eastAsia"/>
        </w:rPr>
        <w:t>→</w:t>
      </w:r>
      <w:r>
        <w:rPr>
          <w:rFonts w:eastAsia="Times New Roman" w:hint="eastAsia"/>
        </w:rPr>
        <w:t xml:space="preserve">ATG, </w:t>
      </w:r>
      <w:r>
        <w:rPr>
          <w:rFonts w:eastAsia="Times New Roman" w:hint="eastAsia"/>
          <w:shd w:val="clear" w:color="auto" w:fill="00FFFF"/>
        </w:rPr>
        <w:t>Figure S2B</w:t>
      </w:r>
      <w:r>
        <w:t xml:space="preserve">). Again, </w:t>
      </w:r>
      <w:r>
        <w:rPr>
          <w:rFonts w:eastAsia="Times New Roman" w:hint="eastAsia"/>
        </w:rPr>
        <w:t>the 89-type system does not capture these differences, while the 83 and 476-type systems do.</w:t>
      </w:r>
    </w:p>
    <w:p w14:paraId="79A95746" w14:textId="77777777" w:rsidR="00982DF8" w:rsidRDefault="00000000">
      <w:pPr>
        <w:pStyle w:val="normalfirst"/>
        <w:rPr>
          <w:b/>
          <w:bCs/>
          <w:i/>
          <w:iCs/>
        </w:rPr>
      </w:pPr>
      <w:r>
        <w:rPr>
          <w:b/>
          <w:bCs/>
          <w:i/>
          <w:iCs/>
        </w:rPr>
        <w:t>Deletions caused by aristolochic acid</w:t>
      </w:r>
    </w:p>
    <w:p w14:paraId="708619E8" w14:textId="77777777" w:rsidR="00982DF8" w:rsidRDefault="00000000">
      <w:pPr>
        <w:pStyle w:val="normalfirst"/>
        <w:rPr>
          <w:b/>
          <w:bCs/>
          <w:i/>
          <w:iCs/>
        </w:rPr>
      </w:pPr>
      <w:r>
        <w:t>One example of the benefits of the new classification schemes is that it reveals that the most common AA-related deletions of single Ts are deletions of single Ts, while the 89-type collapses these to a single type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w:t>
      </w:r>
      <w:r>
        <w:rPr>
          <w:rFonts w:ascii="DejaVu Sans" w:hAnsi="DejaVu Sans" w:cs="DejaVu Sans" w:hint="eastAsia"/>
        </w:rPr>
        <w:t>→</w:t>
      </w:r>
      <w:r>
        <w:t xml:space="preserve">T single base </w:t>
      </w:r>
      <w:r>
        <w:lastRenderedPageBreak/>
        <w:t xml:space="preserve">substitutions in the AA SBS signature and of the frequent involvement of adenines in the AA DBS signatures. </w:t>
      </w:r>
    </w:p>
    <w:p w14:paraId="639CC567" w14:textId="77777777" w:rsidR="00982DF8" w:rsidRDefault="00000000">
      <w:pPr>
        <w:pStyle w:val="NormalWeb"/>
        <w:ind w:firstLine="0"/>
      </w:pPr>
      <w:r>
        <w:rPr>
          <w:rFonts w:eastAsia="Times New Roman"/>
          <w:b/>
          <w:bCs/>
          <w:i/>
          <w:iCs/>
        </w:rPr>
        <w:t>APOBEC3A activity and InsDel_Aβ</w:t>
      </w:r>
      <w:r>
        <w:rPr>
          <w:rFonts w:eastAsia="Times New Roman" w:hint="eastAsia"/>
          <w:b/>
          <w:bCs/>
          <w:i/>
          <w:iCs/>
        </w:rPr>
        <w:t xml:space="preserve"> </w:t>
      </w:r>
    </w:p>
    <w:p w14:paraId="104DDE75" w14:textId="77777777" w:rsidR="00982DF8" w:rsidRDefault="00000000">
      <w:pPr>
        <w:pStyle w:val="NormalWeb"/>
        <w:ind w:firstLine="0"/>
      </w:pPr>
      <w:r>
        <w:rPr>
          <w:rFonts w:eastAsia="Times New Roman"/>
        </w:rPr>
        <w:t>We identified InsDel_Aβ, an indel signature that in the 476-type classification consists primarily of 1 bp C deletions TCA</w:t>
      </w:r>
      <w:r>
        <w:rPr>
          <w:rFonts w:hint="eastAsia"/>
        </w:rPr>
        <w:t>→</w:t>
      </w:r>
      <w:r>
        <w:rPr>
          <w:rFonts w:eastAsia="Times New Roman"/>
        </w:rPr>
        <w:t>TA and TCT</w:t>
      </w:r>
      <w:r>
        <w:rPr>
          <w:rFonts w:hint="eastAsia"/>
        </w:rPr>
        <w:t>→</w:t>
      </w:r>
      <w:r>
        <w:rPr>
          <w:rFonts w:eastAsia="Times New Roman"/>
        </w:rPr>
        <w:t>TT deletions</w:t>
      </w:r>
      <w:r>
        <w:rPr>
          <w:rFonts w:eastAsia="Times New Roman" w:hint="eastAsia"/>
        </w:rPr>
        <w:t xml:space="preserve"> (</w:t>
      </w:r>
      <w:r>
        <w:rPr>
          <w:rFonts w:eastAsia="Times New Roman" w:hint="eastAsia"/>
          <w:shd w:val="clear" w:color="auto" w:fill="00FFFF"/>
        </w:rPr>
        <w:t>F</w:t>
      </w:r>
      <w:r>
        <w:rPr>
          <w:rFonts w:eastAsia="Times New Roman"/>
          <w:shd w:val="clear" w:color="auto" w:fill="00FFFF"/>
        </w:rPr>
        <w:t>i</w:t>
      </w:r>
      <w:r>
        <w:rPr>
          <w:rFonts w:eastAsia="Times New Roman" w:hint="eastAsia"/>
          <w:shd w:val="clear" w:color="auto" w:fill="00FFFF"/>
        </w:rPr>
        <w:t>gure S2C</w:t>
      </w:r>
      <w:r>
        <w:rPr>
          <w:rFonts w:eastAsia="Times New Roman" w:hint="eastAsia"/>
        </w:rPr>
        <w:t>, right sub-panel</w:t>
      </w:r>
      <w:r>
        <w:rPr>
          <w:rFonts w:eastAsia="Times New Roman"/>
        </w:rPr>
        <w:t xml:space="preserve">). Thus, InsDel_Aβ targets the same sequences as the canonical APOBEC SBS signatures SBS2 </w:t>
      </w:r>
      <w:r>
        <w:rPr>
          <w:rFonts w:eastAsia="Times New Roman" w:hint="eastAsia"/>
        </w:rPr>
        <w:t>(TCA</w:t>
      </w:r>
      <w:r>
        <w:rPr>
          <w:rFonts w:hint="eastAsia"/>
        </w:rPr>
        <w:t>→</w:t>
      </w:r>
      <w:r>
        <w:rPr>
          <w:rFonts w:eastAsia="Times New Roman" w:hint="eastAsia"/>
        </w:rPr>
        <w:t>TTA and TCT</w:t>
      </w:r>
      <w:r>
        <w:rPr>
          <w:rFonts w:ascii="DejaVu Sans" w:hAnsi="DejaVu Sans" w:cs="DejaVu Sans" w:hint="eastAsia"/>
        </w:rPr>
        <w:t>→</w:t>
      </w:r>
      <w:r>
        <w:rPr>
          <w:rFonts w:eastAsia="Times New Roman" w:hint="eastAsia"/>
        </w:rPr>
        <w:t>TTT)</w:t>
      </w:r>
      <w:r>
        <w:rPr>
          <w:rFonts w:eastAsia="Times New Roman"/>
        </w:rPr>
        <w:t xml:space="preserve"> and SBS13 </w:t>
      </w:r>
      <w:r>
        <w:rPr>
          <w:rFonts w:eastAsia="Times New Roman" w:hint="eastAsia"/>
        </w:rPr>
        <w:t>(TCA</w:t>
      </w:r>
      <w:r>
        <w:rPr>
          <w:rFonts w:ascii="DejaVu Sans" w:hAnsi="DejaVu Sans" w:cs="DejaVu Sans" w:hint="eastAsia"/>
        </w:rPr>
        <w:t>→</w:t>
      </w:r>
      <w:r>
        <w:rPr>
          <w:rFonts w:eastAsia="Times New Roman" w:hint="eastAsia"/>
        </w:rPr>
        <w:t>TGA and TCT</w:t>
      </w:r>
      <w:r>
        <w:rPr>
          <w:rFonts w:ascii="DejaVu Sans" w:hAnsi="DejaVu Sans" w:cs="DejaVu Sans" w:hint="eastAsia"/>
        </w:rPr>
        <w:t>→</w:t>
      </w:r>
      <w:r>
        <w:rPr>
          <w:rFonts w:eastAsia="Times New Roman" w:hint="eastAsia"/>
        </w:rPr>
        <w:t>TGT). E</w:t>
      </w:r>
      <w:r>
        <w:rPr>
          <w:rFonts w:eastAsia="Times New Roman"/>
        </w:rPr>
        <w:t>xperiments in cell culture showed that, in addition to single nucleotide substitutions, APOBEC3A induces indels, mainly TC</w:t>
      </w:r>
      <w:r>
        <w:rPr>
          <w:rFonts w:hint="eastAsia"/>
        </w:rPr>
        <w:t>→</w:t>
      </w:r>
      <w:r>
        <w:rPr>
          <w:rFonts w:eastAsia="Times New Roman"/>
        </w:rPr>
        <w:t xml:space="preserve">T </w:t>
      </w:r>
      <w:bookmarkStart w:id="16" w:name="ZOTERO_BREF_CAdMe2IeGVl5"/>
      <w:r>
        <w:rPr>
          <w:rFonts w:eastAsia="Times New Roman"/>
        </w:rPr>
        <w:t>(DeWeerd et al. 2022)</w:t>
      </w:r>
      <w:bookmarkEnd w:id="16"/>
      <w:r>
        <w:rPr>
          <w:rFonts w:eastAsia="Times New Roman"/>
        </w:rPr>
        <w:t xml:space="preserve">. In parallel, we discovered the corresponding 83-type indel signature, ID_A, which, compared to C_ID9, is more similar to </w:t>
      </w:r>
      <w:r>
        <w:rPr>
          <w:rFonts w:eastAsia="Times New Roman" w:hint="eastAsia"/>
        </w:rPr>
        <w:t>the experimental indel spectrum in</w:t>
      </w:r>
      <w:r>
        <w:rPr>
          <w:rFonts w:eastAsia="Times New Roman"/>
        </w:rPr>
        <w:t xml:space="preserve"> </w:t>
      </w:r>
      <w:bookmarkStart w:id="17" w:name="ZOTERO_BREF_PIzfJaCA5fo2"/>
      <w:r>
        <w:rPr>
          <w:rFonts w:eastAsia="Times New Roman"/>
        </w:rPr>
        <w:t>(DeWeerd et al. 2022)</w:t>
      </w:r>
      <w:bookmarkEnd w:id="17"/>
      <w:r>
        <w:t>.</w:t>
      </w:r>
      <w:r>
        <w:rPr>
          <w:rFonts w:eastAsia="Times New Roman" w:hint="eastAsia"/>
        </w:rPr>
        <w:t xml:space="preserve"> Notably ID9 and InsDel9 in both the 89-type and 476-type classifications have many deletions of single thymines, while </w:t>
      </w:r>
      <w:r>
        <w:rPr>
          <w:rFonts w:eastAsia="Times New Roman"/>
        </w:rPr>
        <w:t>ID_A and InsDel_Aβ in the 89-type and 476-type classifications lack these</w:t>
      </w:r>
      <w:r>
        <w:rPr>
          <w:rFonts w:eastAsia="宋体" w:hint="eastAsia"/>
        </w:rPr>
        <w:t xml:space="preserve"> </w:t>
      </w:r>
      <w:r>
        <w:rPr>
          <w:rFonts w:eastAsia="Times New Roman" w:hint="eastAsia"/>
          <w:shd w:val="clear" w:color="auto" w:fill="00FFFF"/>
        </w:rPr>
        <w:t>(Figure S2C)</w:t>
      </w:r>
      <w:r>
        <w:rPr>
          <w:rFonts w:eastAsia="Times New Roman"/>
        </w:rPr>
        <w:t xml:space="preserve">. In addition, the InsDel9 476-type signature also has many deletions of a single C following A or G, while InsDel_Aβ has almost exclusively deletions of a single C following T. This signature was was also noted in </w:t>
      </w:r>
      <w:bookmarkStart w:id="18" w:name="ZOTERO_BREF_EcFI6Fskdsau"/>
      <w:r>
        <w:rPr>
          <w:rFonts w:eastAsia="Times New Roman"/>
        </w:rPr>
        <w:t>(Koh et al. 2025)</w:t>
      </w:r>
      <w:bookmarkEnd w:id="18"/>
      <w:r>
        <w:rPr>
          <w:rFonts w:eastAsia="Times New Roman"/>
        </w:rPr>
        <w:t xml:space="preserve">, who denoted it InD9a. We propose that this signature is distinct enough from InsDel9 in the 476-type classification to warrant an identifier.  </w:t>
      </w:r>
    </w:p>
    <w:p w14:paraId="165BE069" w14:textId="77777777" w:rsidR="00982DF8" w:rsidRDefault="00000000">
      <w:pPr>
        <w:pStyle w:val="normalfirst"/>
        <w:rPr>
          <w:shd w:val="clear" w:color="auto" w:fill="FFFF00"/>
        </w:rPr>
      </w:pPr>
      <w:r>
        <w:rPr>
          <w:rFonts w:eastAsia="Times New Roman" w:hint="eastAsia"/>
          <w:b/>
          <w:bCs/>
          <w:i/>
          <w:iCs/>
        </w:rPr>
        <w:t>Single-thymine indels in poly-T tracts in MSS tumors</w:t>
      </w:r>
    </w:p>
    <w:p w14:paraId="5DBCCE92" w14:textId="77777777" w:rsidR="00982DF8" w:rsidRDefault="00000000">
      <w:pPr>
        <w:pStyle w:val="normalfirst"/>
      </w:pPr>
      <w:r>
        <w:rPr>
          <w:rFonts w:eastAsia="Times New Roman"/>
        </w:rPr>
        <w:t xml:space="preserve">De-novo signature discovery using both HDP- and NMF in all 3 indel signature classifications identified signatures with similar proportions of deletions and insertions of single thymines in poly-T tracts and that occur almost exclusively in MSS tumors. We termed these ID_N (the 83-type signature) plus InsDel_Nα and InsDel_Nβ (the 89- and 476-type signatures). Previous analysis in the 83-type system allocated insertions and deletions separately to ID1 and ID2 and did not differentiate between signature occurrence in MSS versus MSI-H </w:t>
      </w:r>
      <w:bookmarkStart w:id="19" w:name="ZOTERO_BREF_YU0vhT0bGj2b"/>
      <w:r>
        <w:rPr>
          <w:rFonts w:eastAsia="Times New Roman"/>
        </w:rPr>
        <w:t xml:space="preserve">(Alexandrov et al. </w:t>
      </w:r>
      <w:r>
        <w:rPr>
          <w:rFonts w:eastAsia="Times New Roman"/>
        </w:rPr>
        <w:lastRenderedPageBreak/>
        <w:t>2020b)</w:t>
      </w:r>
      <w:bookmarkEnd w:id="19"/>
      <w:r>
        <w:rPr>
          <w:rFonts w:eastAsia="Times New Roman"/>
        </w:rPr>
        <w:t xml:space="preserve">. InsDel_Nα, is rare, occurring in only 55 MSS tumors and 2 MSI-H tumors </w:t>
      </w:r>
      <w:r>
        <w:rPr>
          <w:rFonts w:eastAsia="Times New Roman"/>
          <w:shd w:val="clear" w:color="auto" w:fill="00FFFF"/>
        </w:rPr>
        <w:t>(Table &lt;sup_table_indel_N&gt;</w:t>
      </w:r>
      <w:r>
        <w:rPr>
          <w:rFonts w:eastAsia="Times New Roman"/>
        </w:rPr>
        <w:t>). Here we will focus on t</w:t>
      </w:r>
      <w:r>
        <w:rPr>
          <w:rFonts w:eastAsia="Times New Roman" w:hint="eastAsia"/>
        </w:rPr>
        <w:t>he other variant,</w:t>
      </w:r>
      <w:r>
        <w:rPr>
          <w:rFonts w:eastAsia="Times New Roman"/>
        </w:rPr>
        <w:t xml:space="preserve"> InsDel_Nβ which occurs in 2,629 MSS tumors in diverse cancer types and in only 9 MSI-H tumors. </w:t>
      </w:r>
    </w:p>
    <w:p w14:paraId="2F4D9A3F" w14:textId="77777777" w:rsidR="00982DF8" w:rsidRDefault="00000000">
      <w:pPr>
        <w:pStyle w:val="normalfirst"/>
        <w:rPr>
          <w:shd w:val="clear" w:color="auto" w:fill="FFFF00"/>
        </w:rPr>
      </w:pPr>
      <w:r>
        <w:rPr>
          <w:rFonts w:eastAsia="Times New Roman"/>
          <w:shd w:val="clear" w:color="auto" w:fill="FFFF00"/>
        </w:rPr>
        <w:t>&lt;present insdel_1_a in combination and isolation&gt;</w:t>
      </w:r>
    </w:p>
    <w:p w14:paraId="4F23293E" w14:textId="77777777" w:rsidR="00982DF8" w:rsidRDefault="00000000">
      <w:pPr>
        <w:pStyle w:val="normalfirst"/>
        <w:rPr>
          <w:shd w:val="clear" w:color="auto" w:fill="FFFF00"/>
        </w:rPr>
      </w:pPr>
      <w:r>
        <w:rPr>
          <w:rFonts w:eastAsia="Times New Roman"/>
          <w:shd w:val="clear" w:color="auto" w:fill="FFFF00"/>
        </w:rPr>
        <w:t>&lt;1-1 signature to 1damage / repair process does not hold – continuum between ins and del&gt;</w:t>
      </w:r>
    </w:p>
    <w:p w14:paraId="12F21EDF" w14:textId="77777777" w:rsidR="00982DF8" w:rsidRDefault="00000000">
      <w:pPr>
        <w:pStyle w:val="normalfirst"/>
        <w:rPr>
          <w:rFonts w:eastAsia="Times New Roman"/>
          <w:b/>
          <w:bCs/>
          <w:i/>
          <w:iCs/>
        </w:rPr>
      </w:pPr>
      <w:r>
        <w:rPr>
          <w:rFonts w:eastAsia="Times New Roman"/>
          <w:b/>
          <w:bCs/>
          <w:i/>
          <w:iCs/>
        </w:rPr>
        <w:t>Indels in poly-T tracts and microsatellite contraction in MSI-H tumors</w:t>
      </w:r>
    </w:p>
    <w:p w14:paraId="6D970157" w14:textId="77777777" w:rsidR="00982DF8" w:rsidRDefault="00000000">
      <w:pPr>
        <w:pStyle w:val="normalfirst"/>
        <w:rPr>
          <w:rFonts w:eastAsia="Times New Roman"/>
        </w:rPr>
      </w:pPr>
      <w:r>
        <w:rPr>
          <w:rFonts w:eastAsia="Times New Roman"/>
        </w:rPr>
        <w:t xml:space="preserve">In addition to enrichment for InsDel2a, 2b, and 2b, which represent single-thymine deletions from poly-T tracts, MSI-H tumors were notably enriched for signatures InsDel7, D, and J </w:t>
      </w:r>
      <w:r>
        <w:rPr>
          <w:rFonts w:eastAsia="Times New Roman"/>
          <w:shd w:val="clear" w:color="auto" w:fill="00FFFF"/>
        </w:rPr>
        <w:t>(Figure 4a)</w:t>
      </w:r>
      <w:r>
        <w:rPr>
          <w:rFonts w:eastAsia="Times New Roman"/>
        </w:rPr>
        <w:t>. InsDel7, like InsDel2a/b/c, is dominated by single-thymine deletions from poly-T tracts, but with a distinct distribution of sequences flanking the poly-T tract. InsDel_J consists almost entirely of deletions of single dinucleotides from a dinucleotide microsatellites, e.g. deletion of CA from (CA)</w:t>
      </w:r>
      <w:r>
        <w:rPr>
          <w:rFonts w:eastAsia="Times New Roman"/>
          <w:vertAlign w:val="superscript"/>
        </w:rPr>
        <w:t>5</w:t>
      </w:r>
      <w:r>
        <w:rPr>
          <w:rFonts w:eastAsia="Times New Roman"/>
        </w:rPr>
        <w:t>, or deletion of GT from (GT)</w:t>
      </w:r>
      <w:r>
        <w:rPr>
          <w:rFonts w:eastAsia="Times New Roman"/>
          <w:vertAlign w:val="superscript"/>
        </w:rPr>
        <w:t>8</w:t>
      </w:r>
      <w:r>
        <w:rPr>
          <w:rFonts w:eastAsia="Times New Roman"/>
        </w:rPr>
        <w:t xml:space="preserve"> [see also entries for the 476-indel-type category Del2:U2:R(5,) in </w:t>
      </w:r>
      <w:r>
        <w:rPr>
          <w:rFonts w:eastAsia="Times New Roman"/>
          <w:shd w:val="clear" w:color="auto" w:fill="00FFFF"/>
        </w:rPr>
        <w:t>Table S1]</w:t>
      </w:r>
      <w:r>
        <w:rPr>
          <w:rFonts w:eastAsia="Times New Roman"/>
        </w:rPr>
        <w:t xml:space="preserve">. Another signature, InsDel1a, which is dominated by single-thymine deletions into poly-T tracts occurred in 20% of MSI-H tumors. This is a reasonably high frequency, though substantially less than the 38% of MSS tumors </w:t>
      </w:r>
      <w:r>
        <w:rPr>
          <w:rFonts w:eastAsia="Times New Roman"/>
          <w:shd w:val="clear" w:color="auto" w:fill="00FFFF"/>
        </w:rPr>
        <w:t>(Sup Table InsDel_N).</w:t>
      </w:r>
    </w:p>
    <w:p w14:paraId="551B4683" w14:textId="77777777" w:rsidR="00982DF8" w:rsidRDefault="00000000">
      <w:pPr>
        <w:pStyle w:val="Heading2"/>
      </w:pPr>
      <w:r>
        <w:t>The new indel classifications reveal an accurate signature of RNase H2 deficiency</w:t>
      </w:r>
    </w:p>
    <w:p w14:paraId="126CFC9D" w14:textId="77777777" w:rsidR="00982DF8" w:rsidRDefault="00000000">
      <w:pPr>
        <w:ind w:firstLine="0"/>
      </w:pPr>
      <w:r>
        <w:t xml:space="preserve">Cells with RNase H2 deficiency cannot efficiently remove ribonucleotides that had previously been incorporated into genomic DNA, and this sets the stage for topoisomerase-1 (TOP1) associated mutagenesis. This was previously proposed to generate indel signature ID4 </w:t>
      </w:r>
      <w:bookmarkStart w:id="20" w:name="ZOTERO_BREF_xeDB1zkV4c3y"/>
      <w:r>
        <w:t>(Reijns et al. 2022; Koh et al. 2025; Jin et al. 2024)</w:t>
      </w:r>
      <w:bookmarkEnd w:id="20"/>
      <w:r>
        <w:t xml:space="preserve">. However, we detected a new indel signature, InsDel_F, which better corresponds to RNase H2 deficiency experimental data than ID4 </w:t>
      </w:r>
      <w:r>
        <w:rPr>
          <w:shd w:val="clear" w:color="auto" w:fill="00FFFF"/>
        </w:rPr>
        <w:t>(Figures</w:t>
      </w:r>
      <w:r>
        <w:rPr>
          <w:rFonts w:eastAsia="Times New Roman" w:hint="eastAsia"/>
          <w:shd w:val="clear" w:color="auto" w:fill="00FFFF"/>
        </w:rPr>
        <w:t xml:space="preserve"> 6, S5</w:t>
      </w:r>
      <w:r>
        <w:rPr>
          <w:shd w:val="clear" w:color="auto" w:fill="00FFFF"/>
        </w:rPr>
        <w:t>).</w:t>
      </w:r>
      <w:r>
        <w:t xml:space="preserve"> The profile of deletions of </w:t>
      </w:r>
      <w:r>
        <w:rPr>
          <w:rFonts w:ascii="Liberation Serif" w:eastAsia="Liberation Serif" w:hAnsi="Liberation Serif" w:cs="Liberation Serif"/>
        </w:rPr>
        <w:t>≥</w:t>
      </w:r>
      <w:r>
        <w:t xml:space="preserve">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w:t>
      </w:r>
      <w:r>
        <w:lastRenderedPageBreak/>
        <w:t>additional prominent deletion types that are essentially absent in InsDel_F. These additional deletion types are mainly deletions of 3 or 4 bases with microhomology and deletions of 3 or 4 bases from paired doublets (e.g. TCTTCT → TCT, GTTTGTTT → GTTT). The spectra in RNase H2 deficient cell lines consist of signatures due to mutational processes intrinsic to the parental cell line combined with high proportions of mutations characteristic of InsDel_F</w:t>
      </w:r>
      <w:r>
        <w:rPr>
          <w:rFonts w:eastAsia="Times New Roman" w:hint="eastAsia"/>
        </w:rPr>
        <w:t xml:space="preserve"> (</w:t>
      </w:r>
      <w:r>
        <w:rPr>
          <w:rFonts w:eastAsia="Times New Roman" w:hint="eastAsia"/>
          <w:shd w:val="clear" w:color="auto" w:fill="00FFFF"/>
        </w:rPr>
        <w:t>Figure S5</w:t>
      </w:r>
      <w:r>
        <w:rPr>
          <w:rFonts w:eastAsia="Times New Roman" w:hint="eastAsia"/>
        </w:rPr>
        <w:t>)</w:t>
      </w:r>
      <w:r>
        <w:t>. Like InsDel_F, these cell-line spectra have 2-base deletions with microhomology and 2-base deletions from paired 2-base doublets. These spectra conspicuously lack the 3- and 4-base deletions present in InsDel4. Similarly, RNase H2 deficient mouse tumors have high proportions of the 2-base deletions characteristic of InsDel_F and lack the 3 and 4 base deletions present in InsDel4.</w:t>
      </w:r>
    </w:p>
    <w:p w14:paraId="7A23D186" w14:textId="77777777" w:rsidR="00982DF8" w:rsidRDefault="00000000">
      <w:pPr>
        <w:pStyle w:val="Heading3"/>
        <w:numPr>
          <w:ilvl w:val="0"/>
          <w:numId w:val="0"/>
        </w:numPr>
        <w:rPr>
          <w:i/>
          <w:iCs/>
          <w:sz w:val="24"/>
          <w:szCs w:val="24"/>
        </w:rPr>
      </w:pPr>
      <w:r>
        <w:rPr>
          <w:i/>
          <w:iCs/>
          <w:sz w:val="24"/>
          <w:szCs w:val="24"/>
        </w:rPr>
        <w:t>Associations between indel signatures and SBS signatures</w:t>
      </w:r>
    </w:p>
    <w:p w14:paraId="4B29EE40" w14:textId="77777777" w:rsidR="00982DF8" w:rsidRDefault="00000000">
      <w:pPr>
        <w:ind w:firstLine="0"/>
      </w:pPr>
      <w:r>
        <w:t>We further analyzed the correlations between the i</w:t>
      </w:r>
      <w:r>
        <w:rPr>
          <w:rFonts w:hint="eastAsia"/>
        </w:rPr>
        <w:t>ndel</w:t>
      </w:r>
      <w:r>
        <w:t xml:space="preserve"> signature activities we derived and the SBS signature activities from </w:t>
      </w:r>
      <w:bookmarkStart w:id="21" w:name="ZOTERO_BREF_EyljJoO9yp1B"/>
      <w:r>
        <w:t>(Degasperi et al. 2022)</w:t>
      </w:r>
      <w:bookmarkEnd w:id="21"/>
      <w:r>
        <w:t xml:space="preserve"> (</w:t>
      </w:r>
      <w:r>
        <w:rPr>
          <w:shd w:val="clear" w:color="auto" w:fill="00FFFF"/>
        </w:rPr>
        <w:t>Tables S</w:t>
      </w:r>
      <w:r>
        <w:rPr>
          <w:rFonts w:eastAsia="Times New Roman" w:hint="eastAsia"/>
          <w:shd w:val="clear" w:color="auto" w:fill="00FFFF"/>
        </w:rPr>
        <w:t>10</w:t>
      </w:r>
      <w:r>
        <w:rPr>
          <w:rFonts w:hint="eastAsia"/>
          <w:shd w:val="clear" w:color="auto" w:fill="00FFFF"/>
        </w:rPr>
        <w:t>, S</w:t>
      </w:r>
      <w:r>
        <w:rPr>
          <w:rFonts w:eastAsia="Times New Roman" w:hint="eastAsia"/>
          <w:shd w:val="clear" w:color="auto" w:fill="00FFFF"/>
        </w:rPr>
        <w:t>11 &lt;probably need to renumber&gt;</w:t>
      </w:r>
      <w:r>
        <w:t xml:space="preserve">). We first computed a matrix of correlations between the numbers of mutations attributed to SBS signatures the numbers attributed to indel signatures for all pairs of SBS indel mutational signatures. Agglomerative hierarchical clustering on the rows and columns of this matrix using 1 – the Pearson correlation coefficient as distance identified several clusters </w:t>
      </w:r>
      <w:r>
        <w:rPr>
          <w:shd w:val="clear" w:color="auto" w:fill="00FFFF"/>
        </w:rPr>
        <w:t xml:space="preserve">(Figure </w:t>
      </w:r>
      <w:r>
        <w:rPr>
          <w:rFonts w:eastAsia="Times New Roman" w:hint="eastAsia"/>
          <w:shd w:val="clear" w:color="auto" w:fill="00FFFF"/>
        </w:rPr>
        <w:t>4B</w:t>
      </w:r>
      <w:r>
        <w:rPr>
          <w:shd w:val="clear" w:color="auto" w:fill="00FFFF"/>
        </w:rPr>
        <w:t>)</w:t>
      </w:r>
      <w:r>
        <w:t>. The APOBEC-related cluster includes SBS2 and SBS13 and sho</w:t>
      </w:r>
      <w:r>
        <w:rPr>
          <w:rFonts w:eastAsia="Times New Roman" w:hint="eastAsia"/>
        </w:rPr>
        <w:t>wed</w:t>
      </w:r>
      <w:r>
        <w:t xml:space="preserve"> moderate correlations with ID_A and InsDel_Aβ. The homologous recombination deficiency (dHR) cluster, consisting of SBS3 and SBS8, was strongly associated with InsDel6 and InsDel9 (Figure 4B, “HR defects”). UV-related signatures, such as SBS7a, SBS38, InsDel13, and InsDel_H, also clustered together, reflecting their shared etiology. The cluster related to mutations in the proofreading domain of the polymerase epsilon (</w:t>
      </w:r>
      <w:r>
        <w:rPr>
          <w:i/>
          <w:iCs/>
        </w:rPr>
        <w:t>POLE</w:t>
      </w:r>
      <w:r>
        <w:t xml:space="preserve">) gene had strong links between SBS signature SBS10a and indel signature InsDel1b and InsDel_K. Additional analysis of tumor somatic mutations </w:t>
      </w:r>
      <w:r>
        <w:lastRenderedPageBreak/>
        <w:t xml:space="preserve">confirmed that these signatures are associated with dysfunctional </w:t>
      </w:r>
      <w:r>
        <w:rPr>
          <w:i/>
          <w:iCs/>
        </w:rPr>
        <w:t>POLE</w:t>
      </w:r>
      <w:r>
        <w:t xml:space="preserve"> proofreading plus, in some tumors, mismatch repair deficiency (</w:t>
      </w:r>
      <w:r>
        <w:rPr>
          <w:shd w:val="clear" w:color="auto" w:fill="00FFFF"/>
        </w:rPr>
        <w:t>Table S9 &lt;add hypermutator info to legend&gt;</w:t>
      </w:r>
      <w:r>
        <w:t>).</w:t>
      </w:r>
    </w:p>
    <w:p w14:paraId="22A5EEBC" w14:textId="77777777" w:rsidR="00982DF8" w:rsidRDefault="00000000">
      <w:r>
        <w:t xml:space="preserve">Within the mismatch repair deficiency (MMR) cluster, we observed a strong network of correlations between SBS6, SBS26, SBS44, and a group of indel signatures, including C_ID2, InsDel2b, InsDel2c, InsDel7, InsDel_D, and InsDel_J (Figure </w:t>
      </w:r>
      <w:r>
        <w:rPr>
          <w:rFonts w:eastAsia="Times New Roman" w:hint="eastAsia"/>
        </w:rPr>
        <w:t>4</w:t>
      </w:r>
      <w:r>
        <w:t xml:space="preserve">, “MMR defects”). Another notable group included InsDel_B, InsDel5a, and InsDel5b, which co-occurred with liver-cancer associated SBS signatures SBS12 and SBS16. </w:t>
      </w:r>
    </w:p>
    <w:p w14:paraId="52C461D6" w14:textId="77777777" w:rsidR="00982DF8" w:rsidRDefault="00000000">
      <w:r>
        <w:t xml:space="preserve">The 89-type taxonomy also allowed us to better resolve the relationships within previously broader categories. For instance, the three signatures derived from C_ID1 (InsDel1a, InsDel1b, and InsDel1c) each showed distinct patterns of correlation to SBS signatures (Figure 4B). InsDel1a and the 83-type signature C_ID1 had similar correlation profiles and frequently co-occurred with SBS88, SBS17, and SBS93, which are prominent in the GI enriched cluster. In contrast, InsDel1b was linked to </w:t>
      </w:r>
      <w:r>
        <w:rPr>
          <w:i/>
          <w:iCs/>
        </w:rPr>
        <w:t>POLE</w:t>
      </w:r>
      <w:r>
        <w:t xml:space="preserve"> proofreading errors and InsDel1c was associated with SBS liver cancer signatures SBS12 and SBS16.</w:t>
      </w:r>
    </w:p>
    <w:p w14:paraId="52EA29C7" w14:textId="77777777" w:rsidR="00982DF8" w:rsidRDefault="00000000">
      <w:r>
        <w:t xml:space="preserve">These correlation patterns provide insight into the possible origins of previously uncharacterized SBS signatures. For example, SBS92 closely mirrored the correlation profile of SBS4, withstrong associations with C_ID3 and InsDel3b, further supporting a link with tobacco smoking (Figure </w:t>
      </w:r>
      <w:r>
        <w:rPr>
          <w:rFonts w:eastAsia="Times New Roman" w:hint="eastAsia"/>
        </w:rPr>
        <w:t>4B</w:t>
      </w:r>
      <w:r>
        <w:t xml:space="preserve">, “Tobacco Smoking”) </w:t>
      </w:r>
      <w:bookmarkStart w:id="22" w:name="ZOTERO_BREF_PpR8PYcxNNRP"/>
      <w:r>
        <w:t>(Lawson et al. 2020)</w:t>
      </w:r>
      <w:bookmarkEnd w:id="22"/>
      <w:r>
        <w:t xml:space="preserve">. In the gastrointestinal (GI) cluster, which includes signatures common in gastrointestinal tumors (SBS17, SBS18, SBS1, SBS88, and SBS93), we observed that C_ID18/InsDel18, ID_N/InsDel_Nβ were associated with SBS signatures typically seen in the GI tract. SBS93, in particular, shows a strong transcriptional strand bias </w:t>
      </w:r>
      <w:r>
        <w:rPr>
          <w:shd w:val="clear" w:color="auto" w:fill="00FFFF"/>
        </w:rPr>
        <w:t>&lt;what is the reference for this&gt;</w:t>
      </w:r>
      <w:r>
        <w:t xml:space="preserve">, suggesting its association with specific DNA adducts in the GI tract and a possible connection to C_ID14/InsDel14. In addition C_ID1 and InsDel1a had stronger correlations with SBS1 and SBS18, supporting their association with mutagenesis driven by reactive oxygen species (Figure </w:t>
      </w:r>
      <w:r>
        <w:rPr>
          <w:rFonts w:eastAsia="Times New Roman" w:hint="eastAsia"/>
        </w:rPr>
        <w:t>4</w:t>
      </w:r>
      <w:r>
        <w:t xml:space="preserve">). </w:t>
      </w:r>
    </w:p>
    <w:p w14:paraId="7C51ABBA" w14:textId="77777777" w:rsidR="00982DF8" w:rsidRDefault="00000000">
      <w:pPr>
        <w:pStyle w:val="Heading2"/>
      </w:pPr>
      <w:r>
        <w:rPr>
          <w:rFonts w:hint="eastAsia"/>
        </w:rPr>
        <w:lastRenderedPageBreak/>
        <w:t>Topography of indel mutational signatures &lt;</w:t>
      </w:r>
      <w:r>
        <w:rPr>
          <w:rFonts w:hint="eastAsia"/>
          <w:shd w:val="clear" w:color="auto" w:fill="FF0000"/>
        </w:rPr>
        <w:t>STEVE REVIEW</w:t>
      </w:r>
      <w:r>
        <w:rPr>
          <w:rFonts w:hint="eastAsia"/>
        </w:rPr>
        <w:t>&gt;</w:t>
      </w:r>
    </w:p>
    <w:p w14:paraId="6436091C" w14:textId="77777777" w:rsidR="00982DF8" w:rsidRDefault="00000000">
      <w:pPr>
        <w:ind w:firstLine="0"/>
        <w:rPr>
          <w:rFonts w:eastAsia="Times New Roman"/>
        </w:rPr>
      </w:pPr>
      <w: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t>nce DNA bulky adducts on the transcribed strand will be preferentially repaired in the transcription active region across the genome</w:t>
      </w:r>
      <w:r>
        <w:rPr>
          <w:rFonts w:hint="eastAsia"/>
        </w:rPr>
        <w:t xml:space="preserve"> </w:t>
      </w:r>
      <w:r>
        <w:rPr>
          <w:rFonts w:hint="eastAsia"/>
          <w:shd w:val="clear" w:color="auto" w:fill="FFFF00"/>
        </w:rPr>
        <w:t>(add cite)</w:t>
      </w:r>
      <w:r>
        <w:rPr>
          <w:shd w:val="clear" w:color="auto" w:fill="FFFF00"/>
        </w:rPr>
        <w:t xml:space="preserve">. </w:t>
      </w:r>
      <w:r>
        <w:rPr>
          <w:rFonts w:eastAsia="Times New Roman"/>
        </w:rPr>
        <w:t>Transcription strand asymmetries were shown in 17 out of 33 83-type signatures (Figure</w:t>
      </w:r>
      <w:r>
        <w:rPr>
          <w:rFonts w:eastAsia="Times New Roman" w:hint="eastAsia"/>
        </w:rPr>
        <w:t xml:space="preserve"> 5A, </w:t>
      </w:r>
      <w:r>
        <w:rPr>
          <w:rFonts w:eastAsia="Times New Roman" w:hint="eastAsia"/>
          <w:shd w:val="clear" w:color="auto" w:fill="00FFFF"/>
        </w:rPr>
        <w:t>Figure S3</w:t>
      </w:r>
      <w:r>
        <w:rPr>
          <w:rFonts w:eastAsia="宋体" w:hint="eastAsia"/>
          <w:shd w:val="clear" w:color="auto" w:fill="00FFFF"/>
        </w:rPr>
        <w:t>A</w:t>
      </w:r>
      <w:r>
        <w:rPr>
          <w:rFonts w:eastAsia="Times New Roman"/>
          <w:shd w:val="clear" w:color="auto" w:fill="00FFFF"/>
        </w:rPr>
        <w:t xml:space="preserve">, Table </w:t>
      </w:r>
      <w:r>
        <w:rPr>
          <w:rFonts w:eastAsia="Times New Roman" w:hint="eastAsia"/>
          <w:shd w:val="clear" w:color="auto" w:fill="00FFFF"/>
        </w:rPr>
        <w:t>S12</w:t>
      </w:r>
      <w:r>
        <w:rPr>
          <w:rFonts w:eastAsia="Times New Roman"/>
        </w:rPr>
        <w:t>). Signature</w:t>
      </w:r>
      <w:r>
        <w:t xml:space="preserve">s attributed to exogenous mutational processes, such as C_ID3 (tobacco smoking exposure), C_ID14 (correlated with </w:t>
      </w:r>
      <w:r>
        <w:rPr>
          <w:rFonts w:hint="eastAsia"/>
        </w:rPr>
        <w:t>SBS93</w:t>
      </w:r>
      <w:r>
        <w:t xml:space="preserve">) and C_ID18 (colibactin exposure), showed consistent transcription strand bias </w:t>
      </w:r>
      <w:r>
        <w:rPr>
          <w:rFonts w:hint="eastAsia"/>
        </w:rPr>
        <w:t>with</w:t>
      </w:r>
      <w: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were observed for C_ID1 (slippage during DNA replication) and C_ID5 (clock-like signature), while enriched mutations on the transcribed strand were observed for </w:t>
      </w:r>
      <w:r>
        <w:rPr>
          <w:rFonts w:eastAsia="Times New Roman" w:hint="eastAsia"/>
        </w:rPr>
        <w:t>ID_F</w:t>
      </w:r>
      <w:r>
        <w:t xml:space="preserve"> (topoisomerase-1 </w:t>
      </w:r>
      <w:r>
        <w:rPr>
          <w:rFonts w:eastAsia="Times New Roman" w:hint="eastAsia"/>
        </w:rPr>
        <w:t>[</w:t>
      </w:r>
      <w:r>
        <w:t>TOP1</w:t>
      </w:r>
      <w:r>
        <w:rPr>
          <w:rFonts w:eastAsia="Times New Roman" w:hint="eastAsia"/>
        </w:rPr>
        <w:t>]</w:t>
      </w:r>
      <w:r>
        <w:t xml:space="preserve"> associated mutagenesis stemming from RNase H2 deficiency). Interestingly, 3 defective MMR signatures also showed transcription strand asymmetries in different directions, with two of them (C_ID7 and </w:t>
      </w:r>
      <w:r>
        <w:rPr>
          <w:rFonts w:eastAsia="Times New Roman" w:hint="eastAsia"/>
        </w:rPr>
        <w:t>ID_K</w:t>
      </w:r>
      <w:r>
        <w:t>) having enriched mutations on the transcribed strand, and one of them (</w:t>
      </w:r>
      <w:r>
        <w:rPr>
          <w:rFonts w:eastAsia="Times New Roman" w:hint="eastAsia"/>
        </w:rPr>
        <w:t>ID_N</w:t>
      </w:r>
      <w:r>
        <w:t>) having enriched mutations mainly on the un-transcribed strand. Replication strand asymmetries were observed in 12 out of 33 83</w:t>
      </w:r>
      <w:r>
        <w:rPr>
          <w:rFonts w:hint="eastAsia"/>
        </w:rPr>
        <w:t>-</w:t>
      </w:r>
      <w:r>
        <w:t>type signatures (Fig</w:t>
      </w:r>
      <w:r>
        <w:rPr>
          <w:rFonts w:eastAsia="Times New Roman"/>
        </w:rPr>
        <w:t xml:space="preserve">ure </w:t>
      </w:r>
      <w:r>
        <w:rPr>
          <w:rFonts w:eastAsia="Times New Roman" w:hint="eastAsia"/>
        </w:rPr>
        <w:t xml:space="preserve">5B, </w:t>
      </w:r>
      <w:r>
        <w:rPr>
          <w:rFonts w:eastAsia="Times New Roman" w:hint="eastAsia"/>
          <w:shd w:val="clear" w:color="auto" w:fill="00FFFF"/>
        </w:rPr>
        <w:t>Figure S3B</w:t>
      </w:r>
      <w:r>
        <w:rPr>
          <w:rFonts w:eastAsia="Times New Roman"/>
          <w:shd w:val="clear" w:color="auto" w:fill="00FFFF"/>
        </w:rPr>
        <w:t xml:space="preserve">, Table </w:t>
      </w:r>
      <w:r>
        <w:rPr>
          <w:rFonts w:eastAsia="Times New Roman" w:hint="eastAsia"/>
          <w:shd w:val="clear" w:color="auto" w:fill="00FFFF"/>
        </w:rPr>
        <w:t>S12</w:t>
      </w:r>
      <w:r>
        <w:rPr>
          <w:rFonts w:eastAsia="Times New Roman"/>
        </w:rPr>
        <w:t>). A</w:t>
      </w:r>
      <w:r>
        <w:t xml:space="preserve">nalogous to transcription strand asymmetries, the majority of signatures attributable to exogenous mutagenic exposures or defective endogenous repair processes exhibited pronounced replication strand bias, manifesting preferentially on either the leading or lagging strand. ID_K, which is enriched for mutations causing POLE proofreading defects, was consistently enriched for leading strand mutations. This is consistent with SBS signatures SBS10a and SBS10b, which are are </w:t>
      </w:r>
      <w:r>
        <w:lastRenderedPageBreak/>
        <w:t>also, driven by POLE proofreading defects, thus further supporting a link between POLE proofreading defects and leading-strand mutagenesis.</w:t>
      </w:r>
    </w:p>
    <w:p w14:paraId="080871D5" w14:textId="77777777" w:rsidR="00982DF8" w:rsidRDefault="00000000">
      <w:r>
        <w:t>We also examined the mutation enrichment of 83-type signatures in genic and intergenic regions</w:t>
      </w:r>
      <w:r>
        <w:rPr>
          <w:rFonts w:hint="eastAsia"/>
        </w:rPr>
        <w:t xml:space="preserve"> </w:t>
      </w:r>
      <w:r>
        <w:rPr>
          <w:rFonts w:hint="eastAsia"/>
          <w:shd w:val="clear" w:color="auto" w:fill="00FFFF"/>
        </w:rPr>
        <w:t>(Figure S3</w:t>
      </w:r>
      <w:r>
        <w:rPr>
          <w:rFonts w:eastAsia="宋体" w:hint="eastAsia"/>
          <w:shd w:val="clear" w:color="auto" w:fill="00FFFF"/>
        </w:rPr>
        <w:t>C</w:t>
      </w:r>
      <w:r>
        <w:rPr>
          <w:rFonts w:hint="eastAsia"/>
          <w:shd w:val="clear" w:color="auto" w:fill="00FFFF"/>
        </w:rPr>
        <w:t>)</w:t>
      </w:r>
      <w:r>
        <w:rPr>
          <w:shd w:val="clear" w:color="auto" w:fill="00FFFF"/>
        </w:rPr>
        <w:t>.</w:t>
      </w:r>
      <w:r>
        <w:t xml:space="preserve"> Most signatures showed mutation bias towards intergenic regions, while 6 signatures showed enrichment in genic regions</w:t>
      </w:r>
      <w:r>
        <w:rPr>
          <w:rFonts w:hint="eastAsia"/>
        </w:rPr>
        <w:t xml:space="preserve"> (</w:t>
      </w:r>
      <w:r>
        <w:t xml:space="preserve">Figure </w:t>
      </w:r>
      <w:r>
        <w:rPr>
          <w:rFonts w:eastAsia="Times New Roman" w:hint="eastAsia"/>
        </w:rPr>
        <w:t>5</w:t>
      </w:r>
      <w:r>
        <w:rPr>
          <w:rFonts w:hint="eastAsia"/>
        </w:rPr>
        <w:t>C)</w:t>
      </w:r>
      <w:r>
        <w:t xml:space="preserve">. Among the 6 signatures, </w:t>
      </w:r>
      <w:r>
        <w:rPr>
          <w:rFonts w:eastAsia="Times New Roman" w:hint="eastAsia"/>
        </w:rPr>
        <w:t>3</w:t>
      </w:r>
      <w:r>
        <w:t xml:space="preserve"> of them were associated with defective endogenous mutational processes, including </w:t>
      </w:r>
      <w:r>
        <w:rPr>
          <w:rFonts w:hint="eastAsia"/>
        </w:rPr>
        <w:t>C_ID8</w:t>
      </w:r>
      <w:r>
        <w:t xml:space="preserve"> (repair of DNA double strand breaks by NHEJ), C_ID17(TOP2A K743N mediated mutagenesis)</w:t>
      </w:r>
      <w:r>
        <w:rPr>
          <w:rFonts w:eastAsia="Times New Roman" w:hint="eastAsia"/>
        </w:rPr>
        <w:t xml:space="preserve"> and</w:t>
      </w:r>
      <w:r>
        <w:t xml:space="preserve"> </w:t>
      </w:r>
      <w:r>
        <w:rPr>
          <w:rFonts w:eastAsia="Times New Roman" w:hint="eastAsia"/>
        </w:rPr>
        <w:t xml:space="preserve">ID_F </w:t>
      </w:r>
      <w:r>
        <w:t>(</w:t>
      </w:r>
      <w:r>
        <w:rPr>
          <w:shd w:val="clear" w:color="auto" w:fill="00FFFF"/>
        </w:rPr>
        <w:t>TOP1</w:t>
      </w:r>
      <w:r>
        <w:t>-mediated</w:t>
      </w:r>
      <w:r>
        <w:rPr>
          <w:rFonts w:eastAsia="Times New Roman"/>
        </w:rPr>
        <w:t xml:space="preserve"> mutagenesis). Another </w:t>
      </w:r>
      <w:r>
        <w:rPr>
          <w:rFonts w:eastAsia="Times New Roman" w:hint="eastAsia"/>
        </w:rPr>
        <w:t>3</w:t>
      </w:r>
      <w:r>
        <w:rPr>
          <w:rFonts w:eastAsia="Times New Roman"/>
        </w:rPr>
        <w:t xml:space="preserve"> signatures with mutations enriched in genic regions were of unknown etiology (C_ID4, </w:t>
      </w:r>
      <w:r>
        <w:rPr>
          <w:rFonts w:eastAsia="Times New Roman" w:hint="eastAsia"/>
        </w:rPr>
        <w:t>ID_</w:t>
      </w:r>
      <w:r>
        <w:rPr>
          <w:rFonts w:eastAsia="Times New Roman"/>
        </w:rPr>
        <w:t>E</w:t>
      </w:r>
      <w:r>
        <w:rPr>
          <w:rFonts w:eastAsia="Times New Roman" w:hint="eastAsia"/>
        </w:rPr>
        <w:t xml:space="preserve"> and ID_L</w:t>
      </w:r>
      <w:r>
        <w:rPr>
          <w:rFonts w:eastAsia="Times New Roman"/>
        </w:rPr>
        <w:t>).</w:t>
      </w:r>
    </w:p>
    <w:p w14:paraId="4703B91E" w14:textId="77777777" w:rsidR="00982DF8" w:rsidRDefault="00000000">
      <w:r>
        <w:rPr>
          <w:rFonts w:eastAsia="Times New Roman"/>
        </w:rPr>
        <w:t>The effect of DNA replication timing was also observed in man</w:t>
      </w:r>
      <w:r>
        <w:t>y 83-type signatures</w:t>
      </w:r>
      <w:r>
        <w:rPr>
          <w:rFonts w:hint="eastAsia"/>
        </w:rPr>
        <w:t xml:space="preserve"> </w:t>
      </w:r>
      <w:r>
        <w:rPr>
          <w:rFonts w:eastAsia="Times New Roman" w:hint="eastAsia"/>
        </w:rPr>
        <w:t xml:space="preserve">(Figure 5D, </w:t>
      </w:r>
      <w:r>
        <w:rPr>
          <w:rFonts w:eastAsia="Times New Roman" w:hint="eastAsia"/>
          <w:shd w:val="clear" w:color="auto" w:fill="00FFFF"/>
        </w:rPr>
        <w:t>Figure S4</w:t>
      </w:r>
      <w:r>
        <w:rPr>
          <w:shd w:val="clear" w:color="auto" w:fill="00FFFF"/>
        </w:rPr>
        <w:t>,</w:t>
      </w:r>
      <w:r>
        <w:t xml:space="preserve"> </w:t>
      </w:r>
      <w:r>
        <w:rPr>
          <w:shd w:val="clear" w:color="auto" w:fill="00FFFF"/>
        </w:rPr>
        <w:t>Table S</w:t>
      </w:r>
      <w:r>
        <w:rPr>
          <w:rFonts w:eastAsia="Times New Roman" w:hint="eastAsia"/>
        </w:rPr>
        <w:t>13</w:t>
      </w:r>
      <w:r>
        <w:rPr>
          <w:rFonts w:hint="eastAsia"/>
        </w:rPr>
        <w:t>)</w:t>
      </w:r>
      <w: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t xml:space="preserve"> two defective MMR signatures (ID_7 and ID_K). Interestingly, </w:t>
      </w:r>
      <w:r>
        <w:rPr>
          <w:rFonts w:eastAsia="Times New Roman" w:hint="eastAsia"/>
        </w:rPr>
        <w:t>s</w:t>
      </w:r>
      <w:r>
        <w:t xml:space="preserve">everal signatures showed cancer-specific enrichment in replication timing, including </w:t>
      </w:r>
      <w:r>
        <w:rPr>
          <w:rFonts w:hint="eastAsia"/>
        </w:rPr>
        <w:t>C_ID8</w:t>
      </w:r>
      <w:r>
        <w:t xml:space="preserve"> (Repair of DNA double strand breaks by NHEJ) and ID_F (TOP1-mediated mutagenesis).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w:t>
      </w:r>
      <w:r>
        <w:rPr>
          <w:shd w:val="clear" w:color="auto" w:fill="00FFFF"/>
        </w:rPr>
        <w:t>Figure S</w:t>
      </w:r>
      <w:r>
        <w:rPr>
          <w:rFonts w:eastAsia="Times New Roman" w:hint="eastAsia"/>
          <w:shd w:val="clear" w:color="auto" w:fill="00FFFF"/>
        </w:rPr>
        <w:t>4</w:t>
      </w:r>
      <w:r>
        <w:rPr>
          <w:shd w:val="clear" w:color="auto" w:fill="00FFFF"/>
        </w:rPr>
        <w:t>, Table S</w:t>
      </w:r>
      <w:r>
        <w:rPr>
          <w:rFonts w:eastAsia="Times New Roman" w:hint="eastAsia"/>
          <w:shd w:val="clear" w:color="auto" w:fill="00FFFF"/>
        </w:rPr>
        <w:t>14</w:t>
      </w:r>
      <w:r>
        <w:t>). InsDel</w:t>
      </w:r>
      <w:r>
        <w:rPr>
          <w:rFonts w:eastAsia="Times New Roman" w:hint="eastAsia"/>
        </w:rPr>
        <w:t>_L</w:t>
      </w:r>
      <w:r>
        <w:t xml:space="preserve">, the corresponding signature of </w:t>
      </w:r>
      <w:r>
        <w:rPr>
          <w:rFonts w:hint="eastAsia"/>
        </w:rPr>
        <w:t>ID</w:t>
      </w:r>
      <w:r>
        <w:t>_L, showed the same stomach cancer specific enrichment in early replication regions, which strengthen the correlation between 83-type and 89-type signatures.</w:t>
      </w:r>
    </w:p>
    <w:p w14:paraId="74E18B56" w14:textId="77777777" w:rsidR="00982DF8" w:rsidRDefault="00000000">
      <w:pPr>
        <w:pStyle w:val="Heading2"/>
        <w:rPr>
          <w:rFonts w:eastAsia="Times New Roman"/>
        </w:rPr>
      </w:pPr>
      <w:r>
        <w:lastRenderedPageBreak/>
        <w:t>Demographic Associations</w:t>
      </w:r>
      <w:r>
        <w:rPr>
          <w:rFonts w:eastAsia="Times New Roman" w:hint="eastAsia"/>
        </w:rPr>
        <w:t xml:space="preserve"> with Gender and Age STEVE REVIEW</w:t>
      </w:r>
    </w:p>
    <w:p w14:paraId="0BAB6179" w14:textId="77777777" w:rsidR="00982DF8" w:rsidRDefault="00000000">
      <w:pPr>
        <w:rPr>
          <w:rFonts w:eastAsia="Times New Roman"/>
        </w:rPr>
      </w:pPr>
      <w:r>
        <w:rPr>
          <w:rFonts w:eastAsia="Times New Roman"/>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Times New Roman" w:hint="eastAsia"/>
        </w:rPr>
        <w:t xml:space="preserve"> (</w:t>
      </w:r>
      <w:r>
        <w:rPr>
          <w:rFonts w:eastAsia="Times New Roman" w:hint="eastAsia"/>
          <w:shd w:val="clear" w:color="auto" w:fill="00FFFF"/>
        </w:rPr>
        <w:t>Figure S6A,</w:t>
      </w:r>
      <w:r>
        <w:rPr>
          <w:rFonts w:eastAsia="Times New Roman" w:hint="eastAsia"/>
        </w:rPr>
        <w:t xml:space="preserve"> </w:t>
      </w:r>
      <w:r>
        <w:rPr>
          <w:rFonts w:eastAsia="Times New Roman" w:hint="eastAsia"/>
          <w:shd w:val="clear" w:color="auto" w:fill="00FFFF"/>
        </w:rPr>
        <w:t>Table S15</w:t>
      </w:r>
      <w:r>
        <w:rPr>
          <w:rFonts w:eastAsia="Times New Roman" w:hint="eastAsia"/>
        </w:rPr>
        <w:t>)</w:t>
      </w:r>
      <w:r>
        <w:rPr>
          <w:rFonts w:eastAsia="Times New Roman"/>
        </w:rPr>
        <w:t xml:space="preserve">. </w:t>
      </w:r>
      <w:r>
        <w:rPr>
          <w:rFonts w:eastAsia="Times New Roman"/>
          <w:shd w:val="clear" w:color="auto" w:fill="FFFF00"/>
        </w:rPr>
        <w:t>&lt;parallel structure&gt;</w:t>
      </w:r>
      <w:r>
        <w:rPr>
          <w:rFonts w:eastAsia="Times New Roman"/>
        </w:rPr>
        <w:t>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enrichment among men. In liver cancer, a similar male predominance was observed for InsDel5a (OR = 0.481, q = 0.118; clock-like) and InsDel8/C_ID8 (OR = 0.271, q = 0.184; associated with DSB repair by NHEJ and age).</w:t>
      </w:r>
      <w:r>
        <w:rPr>
          <w:rFonts w:eastAsia="Times New Roman"/>
          <w:shd w:val="clear" w:color="auto" w:fill="FFFF00"/>
        </w:rPr>
        <w:t xml:space="preserve"> </w:t>
      </w:r>
      <w:commentRangeStart w:id="23"/>
      <w:r>
        <w:rPr>
          <w:rFonts w:eastAsia="Times New Roman"/>
          <w:shd w:val="clear" w:color="auto" w:fill="FFFF00"/>
        </w:rPr>
        <w:t>&lt;mentioned anywhere else?&gt;</w:t>
      </w:r>
      <w:commentRangeEnd w:id="23"/>
      <w:r>
        <w:rPr>
          <w:rStyle w:val="CommentReference"/>
          <w:rFonts w:eastAsia="Times New Roman"/>
          <w:strike/>
          <w:sz w:val="24"/>
          <w:szCs w:val="24"/>
        </w:rPr>
        <w:commentReference w:id="23"/>
      </w:r>
      <w:r>
        <w:rPr>
          <w:rFonts w:eastAsia="Times New Roman"/>
          <w:strike/>
        </w:rPr>
        <w:t>The "Other" tumor group exhibited male bias in C_ID19 (OR = 0.424, q = 0.188) and InsDel19b (OR = 0.448, q = 0.197).</w:t>
      </w:r>
      <w:r>
        <w:rPr>
          <w:rFonts w:eastAsia="Times New Roman"/>
        </w:rPr>
        <w:t xml:space="preserve">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Times New Roman" w:hint="eastAsia"/>
        </w:rPr>
        <w:t xml:space="preserve"> and </w:t>
      </w:r>
      <w:r>
        <w:rPr>
          <w:rFonts w:eastAsia="Times New Roman"/>
        </w:rPr>
        <w:t xml:space="preserve">their </w:t>
      </w:r>
      <w:r>
        <w:rPr>
          <w:rFonts w:eastAsia="Times New Roman" w:hint="eastAsia"/>
        </w:rPr>
        <w:t xml:space="preserve">underlying </w:t>
      </w:r>
      <w:r>
        <w:rPr>
          <w:rFonts w:eastAsia="Times New Roman"/>
        </w:rPr>
        <w:t xml:space="preserve">biological </w:t>
      </w:r>
      <w:r>
        <w:rPr>
          <w:rFonts w:eastAsia="Times New Roman" w:hint="eastAsia"/>
        </w:rPr>
        <w:t>processes might</w:t>
      </w:r>
      <w:r>
        <w:rPr>
          <w:rFonts w:eastAsia="Times New Roman"/>
        </w:rPr>
        <w:t xml:space="preserve"> be modulated by gender, shaping distinct patterns of cancer susceptibility and progression.</w:t>
      </w:r>
    </w:p>
    <w:p w14:paraId="1A93618C" w14:textId="77777777" w:rsidR="00982DF8" w:rsidRDefault="00000000">
      <w:pPr>
        <w:rPr>
          <w:rFonts w:eastAsia="Times New Roman"/>
        </w:rPr>
      </w:pPr>
      <w:r>
        <w:rPr>
          <w:rFonts w:eastAsia="Times New Roman"/>
        </w:rPr>
        <w:t>To characterize the "clock-like" behavior of these signatures, we examined correlations between signature activity and patient age at diagnosis using Spearman correlation analyses</w:t>
      </w:r>
      <w:r>
        <w:rPr>
          <w:rFonts w:eastAsia="Times New Roman" w:hint="eastAsia"/>
        </w:rPr>
        <w:t xml:space="preserve"> (</w:t>
      </w:r>
      <w:r>
        <w:rPr>
          <w:rFonts w:eastAsia="Times New Roman" w:hint="eastAsia"/>
          <w:shd w:val="clear" w:color="auto" w:fill="00FFFF"/>
        </w:rPr>
        <w:t>Figure S6B</w:t>
      </w:r>
      <w:r>
        <w:rPr>
          <w:rFonts w:eastAsia="Times New Roman" w:hint="eastAsia"/>
        </w:rPr>
        <w:t>)</w:t>
      </w:r>
      <w:r>
        <w:rPr>
          <w:rFonts w:eastAsia="Times New Roman"/>
        </w:rPr>
        <w:t xml:space="preserve">. We found that C_ID1, InsDel1a, C_ID5, and InsDel5a showed robust, age-associated "clock-like" mutagenesis in multiple cancer types, as well as across the overall genome. More specifically, C_ID5 and InsDel5a correlated with age in prostate, pancreas, liver, </w:t>
      </w:r>
      <w:r>
        <w:rPr>
          <w:rFonts w:eastAsia="Times New Roman"/>
        </w:rPr>
        <w:lastRenderedPageBreak/>
        <w:t xml:space="preserve">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w:t>
      </w:r>
      <w:r>
        <w:rPr>
          <w:rFonts w:eastAsia="Times New Roman"/>
          <w:shd w:val="clear" w:color="auto" w:fill="FFFF00"/>
        </w:rPr>
        <w:t>Additionally, some signatures, such as InsDel5b, InsDel5c, and C_ID4/InsDel4, were correlated with age when considering all tumor types collectively but did not show significant associations in any single cancer type</w:t>
      </w:r>
      <w:r>
        <w:rPr>
          <w:rFonts w:eastAsia="Times New Roman" w:hint="eastAsia"/>
          <w:shd w:val="clear" w:color="auto" w:fill="FFFF00"/>
        </w:rPr>
        <w:t xml:space="preserve"> </w:t>
      </w:r>
      <w:r>
        <w:rPr>
          <w:rFonts w:eastAsia="Times New Roman" w:hint="eastAsia"/>
          <w:shd w:val="clear" w:color="auto" w:fill="00FFFF"/>
        </w:rPr>
        <w:t>(Table S16)</w:t>
      </w:r>
      <w:r>
        <w:rPr>
          <w:rFonts w:eastAsia="Times New Roman"/>
          <w:shd w:val="clear" w:color="auto" w:fill="00FFFF"/>
        </w:rPr>
        <w:t xml:space="preserve">. </w:t>
      </w:r>
      <w:r>
        <w:rPr>
          <w:rFonts w:eastAsia="Times New Roman"/>
        </w:rPr>
        <w:t>However, these broad pan-cancer associations likely reflect weak or heterogeneous age dependencies spread across multiple tumor types, rather than strong, tissue-specific age effects.</w:t>
      </w:r>
    </w:p>
    <w:p w14:paraId="2311F8F9" w14:textId="77777777" w:rsidR="00982DF8" w:rsidRDefault="00000000">
      <w:pPr>
        <w:rPr>
          <w:rFonts w:eastAsia="Times New Roman"/>
        </w:rPr>
      </w:pPr>
      <w:r>
        <w:rPr>
          <w:rFonts w:eastAsia="Times New Roman" w:hint="eastAsia"/>
        </w:rPr>
        <w:t>Taken together</w:t>
      </w:r>
      <w:r>
        <w:rPr>
          <w:rFonts w:eastAsia="Times New Roman"/>
        </w:rPr>
        <w:t>, these analyses reveal a demographic landscape of mutational mechanisms, indicating that genomic instability is sculpted by both sex-specific biological influences and tissue-dependent aging processes.</w:t>
      </w:r>
    </w:p>
    <w:p w14:paraId="03893C61" w14:textId="77777777" w:rsidR="00982DF8" w:rsidRDefault="00000000">
      <w:pPr>
        <w:pStyle w:val="Heading1"/>
        <w:rPr>
          <w:rFonts w:eastAsiaTheme="minorEastAsia"/>
        </w:rPr>
      </w:pPr>
      <w:r>
        <w:t>Discussion</w:t>
      </w:r>
    </w:p>
    <w:p w14:paraId="42DE1980" w14:textId="77777777" w:rsidR="00982DF8" w:rsidRDefault="00000000">
      <w:pPr>
        <w:rPr>
          <w:rFonts w:eastAsiaTheme="minorEastAsia"/>
        </w:rPr>
      </w:pPr>
      <w:r>
        <w:rPr>
          <w:rFonts w:eastAsiaTheme="minorEastAsia"/>
        </w:rPr>
        <w:t>In this study, we analyzed somatic indels in 6,975 whole-genome tumor samples spanning 3</w:t>
      </w:r>
      <w:r>
        <w:rPr>
          <w:rFonts w:eastAsia="Times New Roman" w:hint="eastAsia"/>
        </w:rPr>
        <w:t>6</w:t>
      </w:r>
      <w:r>
        <w:rPr>
          <w:rFonts w:eastAsiaTheme="minorEastAsia"/>
        </w:rPr>
        <w:t xml:space="preserve"> cancer types and established a comprehensive repertoire of indel mutational signatures across the 83-type, 89-type, and 476-type classification systems. By combining de novo signature discovery with systematic cross-classification mapping, we show that the 89-type and 476-type taxonomies provide substantially greater resolution than the conventional 83-type scheme, particularly for single-base insertions and deletions in context-dependent sequence environments. This expanded framework not only clarifies correspondences among previously reported signatures, but also enables the identification of novel signatures, including ID_F and InsDel_F, which are associated with TOP1-related mutagenesis and RNase H2 deficiency. In addition, we identified six 89-type and 476-type signatures, together with four 83-type signatures, that are strongly enriched in high-mutation-burden tumors, and further refined the </w:t>
      </w:r>
      <w:r>
        <w:rPr>
          <w:rFonts w:eastAsiaTheme="minorEastAsia"/>
        </w:rPr>
        <w:lastRenderedPageBreak/>
        <w:t>interpretation of indel processes linked to mismatch repair deficiency and/or POLE/POLD proofreading dysfunction.</w:t>
      </w:r>
    </w:p>
    <w:p w14:paraId="5D85092F" w14:textId="77777777" w:rsidR="00982DF8" w:rsidRDefault="00000000">
      <w:pPr>
        <w:rPr>
          <w:rFonts w:eastAsiaTheme="minorEastAsia"/>
        </w:rPr>
      </w:pPr>
      <w:r>
        <w:rPr>
          <w:rFonts w:eastAsiaTheme="minorEastAsia"/>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eastAsiaTheme="minorEastAsia" w:hint="eastAsia"/>
        </w:rPr>
        <w:t>Koh et al., built</w:t>
      </w:r>
      <w:r>
        <w:rPr>
          <w:rFonts w:eastAsiaTheme="minorEastAsia"/>
        </w:rPr>
        <w:t xml:space="preserve"> a 37-signature indel database was derived from 4,775 genomes across seven cancer types. However, challenges remain in connecting the nomenclature of the 89-type signatures to the established 83-type system, as well as in translating between these classification schemes</w:t>
      </w:r>
      <w:r>
        <w:rPr>
          <w:rFonts w:eastAsiaTheme="minorEastAsia" w:hint="eastAsia"/>
        </w:rPr>
        <w:t>.</w:t>
      </w:r>
      <w:bookmarkEnd w:id="0"/>
    </w:p>
    <w:p w14:paraId="53BE2711" w14:textId="77777777" w:rsidR="00982DF8" w:rsidRDefault="00000000">
      <w:r>
        <w:t>A major strength of this study is the systematic mapping between the conventional 83-type scheme and the newer 89-type and 476-type indel taxonomies. Because translation across these classification systems is inherently imperfect, direct comparison of signatures is not straightforward. By leveraging tumors dominated by single mutational processes, we established robust correspondences among signatures identified in all three frameworks. This unified mapping not only improves continuity with legacy studies based on the 83-type classification, but also provides a practical reference structure that will facilitate future indel signature analyses using the more informative 89-type and 476-type schemes.</w:t>
      </w:r>
    </w:p>
    <w:p w14:paraId="40ED8C98" w14:textId="77777777" w:rsidR="00982DF8" w:rsidRDefault="00000000">
      <w:r>
        <w:rPr>
          <w:rFonts w:eastAsiaTheme="minorEastAsia" w:hint="eastAsia"/>
        </w:rPr>
        <w:t>The new indel</w:t>
      </w:r>
      <w:r>
        <w:t xml:space="preserve"> framework also refined the interpretation of several biologically important mutational process</w:t>
      </w:r>
      <w:r>
        <w:rPr>
          <w:rFonts w:eastAsiaTheme="minorEastAsia" w:hint="eastAsia"/>
        </w:rPr>
        <w:t>e</w:t>
      </w:r>
      <w:r>
        <w:t xml:space="preserve">s. Notably, the new TOP1-associated signatures, ID_F and InsDel_F, were more consistent with RNase H2 deficiency than previously recognized indel patterns. The enrichment of microhomology-mediated deletions and paired doublet deletions in these signatures supports a mechanistic link between RNase H2 dysfunction and a characteristic indel spectrum. Similarly, we identified multiple signatures strongly associated with microsatellite instability, and the finer resolution of the new taxonomies allowed us to distinguish MSI-related signatures that were previously aggregated or less clearly resolved. Given the clinical relevance </w:t>
      </w:r>
      <w:r>
        <w:lastRenderedPageBreak/>
        <w:t>of MSI and mismatch repair deficiency, this improved annotation may have direct utility for tumor classification and therapeutic stratification.</w:t>
      </w:r>
    </w:p>
    <w:p w14:paraId="74377FC1" w14:textId="77777777" w:rsidR="00982DF8" w:rsidRDefault="00000000">
      <w:r>
        <w:t xml:space="preserve">Our integrative analyses also examined the relationships between indel signatures and SBS signatures. The clustering of APOBEC-, UV-, </w:t>
      </w:r>
      <w:r>
        <w:rPr>
          <w:rFonts w:eastAsiaTheme="minorEastAsia" w:hint="eastAsia"/>
        </w:rPr>
        <w:t>HR</w:t>
      </w:r>
      <w:r>
        <w:t>-, MMR-, and POLE-related signatures is consistent with shared or linked mutational processes across mutation classes, supporting the idea that indel mutational signatures often arise in the context of broader mutational programs. These associations provide an additional layer of biological interpretation and help connect indel signatures to established mutagenic pathways.</w:t>
      </w:r>
    </w:p>
    <w:p w14:paraId="102CF578" w14:textId="77777777" w:rsidR="00982DF8" w:rsidRDefault="00000000">
      <w:pPr>
        <w:rPr>
          <w:rFonts w:eastAsia="宋体"/>
        </w:rPr>
      </w:pPr>
      <w:r>
        <w:rPr>
          <w:rFonts w:eastAsiaTheme="minorEastAsia"/>
        </w:rPr>
        <w:t xml:space="preserve">We also investigated the genome-wide topographical features associated with indel signatures, including transcriptional strand bias, replication strand bias, genic distribution, and replication timing. </w:t>
      </w:r>
      <w:commentRangeStart w:id="24"/>
      <w:commentRangeStart w:id="25"/>
      <w:commentRangeStart w:id="26"/>
      <w:commentRangeStart w:id="27"/>
      <w:r>
        <w:rPr>
          <w:rFonts w:eastAsiaTheme="minorEastAsia"/>
        </w:rPr>
        <w:t xml:space="preserve">Notably, because the COSMIC catalog does not provide such topographical annotations for many indel signatures, our analysis in this large cohort helps fill an important gap in the current knowledge base. </w:t>
      </w:r>
      <w:commentRangeEnd w:id="24"/>
      <w:r>
        <w:rPr>
          <w:rStyle w:val="CommentReference"/>
          <w:rFonts w:eastAsiaTheme="minorEastAsia"/>
          <w:sz w:val="24"/>
          <w:szCs w:val="24"/>
        </w:rPr>
        <w:commentReference w:id="24"/>
      </w:r>
      <w:commentRangeEnd w:id="25"/>
      <w:r>
        <w:rPr>
          <w:rStyle w:val="CommentReference"/>
          <w:rFonts w:eastAsiaTheme="minorEastAsia"/>
          <w:sz w:val="24"/>
          <w:szCs w:val="24"/>
        </w:rPr>
        <w:commentReference w:id="25"/>
      </w:r>
      <w:commentRangeEnd w:id="26"/>
      <w:r>
        <w:rPr>
          <w:rStyle w:val="CommentReference"/>
          <w:rFonts w:eastAsiaTheme="minorEastAsia"/>
          <w:sz w:val="24"/>
          <w:szCs w:val="24"/>
        </w:rPr>
        <w:commentReference w:id="26"/>
      </w:r>
      <w:commentRangeEnd w:id="27"/>
      <w:r>
        <w:rPr>
          <w:rStyle w:val="CommentReference"/>
          <w:rFonts w:eastAsiaTheme="minorEastAsia"/>
          <w:sz w:val="24"/>
          <w:szCs w:val="24"/>
        </w:rPr>
        <w:commentReference w:id="27"/>
      </w:r>
      <w:r>
        <w:rPr>
          <w:rFonts w:eastAsiaTheme="minorEastAsia"/>
        </w:rPr>
        <w:t>The observed associations highlight the influence of DNA repair and replication dynamics on indel formation and suggest that genomic context contributes to the emergence and distribution of distinct indel patterns. Together, these analyses provide a more comprehensive view of the biological determinants of indel mutagenesis.</w:t>
      </w:r>
    </w:p>
    <w:p w14:paraId="6EB0EEA0" w14:textId="492A18B3" w:rsidR="00DF692C" w:rsidRPr="00DF692C" w:rsidRDefault="00DF692C">
      <w:pPr>
        <w:rPr>
          <w:rFonts w:eastAsia="宋体" w:hint="eastAsia"/>
        </w:rPr>
      </w:pPr>
      <w:commentRangeStart w:id="28"/>
      <w:r w:rsidRPr="00DF692C">
        <w:rPr>
          <w:rFonts w:eastAsia="宋体"/>
        </w:rPr>
        <w:t>A potential source of technical variation in our analysis is the use of data generated by different variant-calling pipelines</w:t>
      </w:r>
      <w:r>
        <w:rPr>
          <w:rFonts w:eastAsia="宋体" w:hint="eastAsia"/>
        </w:rPr>
        <w:t xml:space="preserve"> used for</w:t>
      </w:r>
      <w:r w:rsidRPr="00DF692C">
        <w:rPr>
          <w:rFonts w:eastAsia="宋体"/>
        </w:rPr>
        <w:t xml:space="preserve"> PCAWG and Hartwig cohorts. We observed a higher frequency of indels occurring in sequence contexts containing more than nine repeat units in the Hartwig data, raising the possibility that differences in variant calling, local realignment, or indel representation contributed to this discrepancy. To assess and minimize the potential impact of this bias, we performed two additional analyses. First, we excluded indels associated with more than nine repeat units to improve comparability with the PCAWG calling pipeline. Second, for indels occurring in repetitive sequence contexts, we normalized their representation by moving each indel to the leftmost possible position within the sequence context. Thus, we cannot exclude </w:t>
      </w:r>
      <w:r w:rsidRPr="00DF692C">
        <w:rPr>
          <w:rFonts w:eastAsia="宋体"/>
        </w:rPr>
        <w:lastRenderedPageBreak/>
        <w:t>residual caller- or cohort-specific effects, particularly for indels in highly repetitive sequence contexts and for signatures supported by relatively few mutations. Nevertheless, the overall consistency of the dominant signatures across datasets, together with the robustness of the results after filtering and representation normalization, suggests that variant-calling bias is unlikely to substantially affect the main conclusions of this study.</w:t>
      </w:r>
      <w:commentRangeEnd w:id="28"/>
      <w:r w:rsidRPr="00DF692C">
        <w:rPr>
          <w:rStyle w:val="CommentReference"/>
          <w:rFonts w:eastAsia="宋体" w:hint="eastAsia"/>
          <w:sz w:val="24"/>
          <w:szCs w:val="24"/>
        </w:rPr>
        <w:commentReference w:id="28"/>
      </w:r>
    </w:p>
    <w:p w14:paraId="63D22302" w14:textId="77777777" w:rsidR="00982DF8" w:rsidRDefault="00000000">
      <w:r>
        <w:rPr>
          <w:rFonts w:eastAsiaTheme="minorEastAsia"/>
        </w:rPr>
        <w:t>Importantly, the 89-type system is not uniformly superior in all settings. Although it improves resolution for indels occurring in long poly-T tracts, it also compresses indels of length greater than or equal to 2 bp, and in some cases may merge biologically distinct patterns that are separated in the 83-type framework. For example, the relationships between InsDel_C and InsDel13, as well as between InsDel</w:t>
      </w:r>
      <w:r>
        <w:rPr>
          <w:rFonts w:eastAsiaTheme="minorEastAsia" w:hint="eastAsia"/>
        </w:rPr>
        <w:t>11</w:t>
      </w:r>
      <w:r>
        <w:rPr>
          <w:rFonts w:eastAsiaTheme="minorEastAsia"/>
        </w:rPr>
        <w:t xml:space="preserve"> and InsDel</w:t>
      </w:r>
      <w:r>
        <w:rPr>
          <w:rFonts w:eastAsiaTheme="minorEastAsia" w:hint="eastAsia"/>
        </w:rPr>
        <w:t>16</w:t>
      </w:r>
      <w:r>
        <w:rPr>
          <w:rFonts w:eastAsiaTheme="minorEastAsia"/>
        </w:rPr>
        <w:t>, suggest that some signatures with distinct sequence preferences in the 83-type system are represented together in the 89-type taxonomy. By analyzing a larger and more diverse cancer genome cohort, we not only expanded the existing indel signature database, but also systematically linked and unified the nomenclature of the 83-type and 89-type signatures. Taken together, these results suggest that although the 89-type taxonomy represents an important advance, further refinement of indel classification will be needed to fully capture the diversity of indel mutational processes. The unified framework presented here should therefore support more consistent interpretation of current signatures and provide a foundation for future development of an even more informative indel taxonomy.</w:t>
      </w:r>
    </w:p>
    <w:p w14:paraId="0F95E7AF" w14:textId="77777777" w:rsidR="00982DF8" w:rsidRDefault="00000000">
      <w:pPr>
        <w:pStyle w:val="Heading1"/>
      </w:pPr>
      <w:r>
        <w:t>Materials and methods</w:t>
      </w:r>
    </w:p>
    <w:p w14:paraId="04E5E3E4" w14:textId="77777777" w:rsidR="00982DF8" w:rsidRDefault="00000000">
      <w:pPr>
        <w:pStyle w:val="Heading2"/>
      </w:pPr>
      <w:r>
        <w:t>Data sources</w:t>
      </w:r>
    </w:p>
    <w:p w14:paraId="026467F7" w14:textId="77777777" w:rsidR="00982DF8" w:rsidRDefault="00000000">
      <w:r>
        <w:t>Somatic indel calls from the ICGC/TCGA (International Cancer Genome Consortium/The Cancer Genome Atlas) Pan-Cancer Analysis of Whole Genomes Consortium and associated clinical characteristics were obtained from the ICGC data portal (</w:t>
      </w:r>
      <w:hyperlink r:id="rId15">
        <w:r>
          <w:rPr>
            <w:rStyle w:val="Hyperlink"/>
          </w:rPr>
          <w:t>https://dcc.icgc.org/releases/current/Projects/</w:t>
        </w:r>
      </w:hyperlink>
      <w:r>
        <w:t xml:space="preserve">, which has been retired. The data were </w:t>
      </w:r>
      <w:r>
        <w:lastRenderedPageBreak/>
        <w:t>downloaded on 9 May, 2024</w:t>
      </w:r>
      <w:r>
        <w:rPr>
          <w:rFonts w:eastAsia="Times New Roman" w:hint="eastAsia"/>
        </w:rPr>
        <w:t>)</w:t>
      </w:r>
      <w:r>
        <w:t>. Hartwig Medical Foundation</w:t>
      </w:r>
      <w:r>
        <w:rPr>
          <w:rFonts w:eastAsia="Times New Roman" w:hint="eastAsia"/>
        </w:rPr>
        <w:t xml:space="preserve"> (Hartwig)</w:t>
      </w:r>
      <w:r>
        <w:t xml:space="preserve"> through standardized procedures and request forms that can be found at https://www.hartwigmedicalfoundation.nl/en/appyling-for-data/</w:t>
      </w:r>
      <w:r>
        <w:rPr>
          <w:rFonts w:hint="eastAsia"/>
        </w:rPr>
        <w:t>.</w:t>
      </w:r>
      <w:r>
        <w:t xml:space="preserve"> Clinical traits such as cancer type, age and gender </w:t>
      </w:r>
      <w:r>
        <w:rPr>
          <w:shd w:val="clear" w:color="auto" w:fill="FFFF00"/>
        </w:rPr>
        <w:t xml:space="preserve">of the </w:t>
      </w:r>
      <w:r>
        <w:rPr>
          <w:rFonts w:eastAsia="Times New Roman" w:hint="eastAsia"/>
          <w:shd w:val="clear" w:color="auto" w:fill="FFFF00"/>
        </w:rPr>
        <w:t>Hartwig</w:t>
      </w:r>
      <w:r>
        <w:rPr>
          <w:shd w:val="clear" w:color="auto" w:fill="FFFF00"/>
        </w:rPr>
        <w:t xml:space="preserve"> genomes were found from supplementary files of </w:t>
      </w:r>
      <w:r>
        <w:rPr>
          <w:color w:val="000000"/>
          <w:shd w:val="clear" w:color="auto" w:fill="FFFF00"/>
        </w:rPr>
        <w:t>Priestley et al., 2019.</w:t>
      </w:r>
      <w:r>
        <w:rPr>
          <w:shd w:val="clear" w:color="auto" w:fill="FFFF00"/>
        </w:rPr>
        <w:t xml:space="preserve"> &lt;we can duplicate this in the code but we don’t need to re-present the Priestly table&gt; These data was also provided</w:t>
      </w:r>
      <w:r>
        <w:t xml:space="preserve"> are available in Table S</w:t>
      </w:r>
      <w:r>
        <w:rPr>
          <w:rFonts w:hint="eastAsia"/>
        </w:rPr>
        <w:t>1</w:t>
      </w:r>
      <w:r>
        <w:rPr>
          <w:rFonts w:eastAsia="Times New Roman" w:hint="eastAsia"/>
        </w:rPr>
        <w:t>6</w:t>
      </w:r>
      <w:r>
        <w:rPr>
          <w:rFonts w:hint="eastAsia"/>
        </w:rPr>
        <w:t xml:space="preserve"> in </w:t>
      </w:r>
      <w:bookmarkStart w:id="29" w:name="ZOTERO_BREF_Jmprd6S6YeS8"/>
      <w:r>
        <w:rPr>
          <w:rFonts w:hint="eastAsia"/>
        </w:rPr>
        <w:t>(Priestley et al. 2019)</w:t>
      </w:r>
      <w:bookmarkEnd w:id="29"/>
      <w:r>
        <w:t xml:space="preserve">. </w:t>
      </w:r>
    </w:p>
    <w:p w14:paraId="60F522CE" w14:textId="77777777" w:rsidR="00982DF8" w:rsidRDefault="00000000">
      <w:pPr>
        <w:pStyle w:val="Heading2"/>
      </w:pPr>
      <w:r>
        <w:rPr>
          <w:rFonts w:hint="eastAsia"/>
        </w:rPr>
        <w:t xml:space="preserve">De novo </w:t>
      </w:r>
      <w:r>
        <w:t>Mutational signature extraction</w:t>
      </w:r>
    </w:p>
    <w:p w14:paraId="37451BE5" w14:textId="77777777" w:rsidR="00982DF8" w:rsidRDefault="00000000">
      <w:pPr>
        <w:ind w:firstLineChars="200" w:firstLine="480"/>
        <w:rPr>
          <w:rFonts w:eastAsia="Times New Roman"/>
        </w:rPr>
      </w:pPr>
      <w:r>
        <w:rPr>
          <w:rFonts w:eastAsia="Times New Roman"/>
          <w:i/>
          <w:iCs/>
        </w:rPr>
        <w:t>De novo</w:t>
      </w:r>
      <w:r>
        <w:rPr>
          <w:rFonts w:eastAsia="Times New Roman"/>
        </w:rPr>
        <w:t xml:space="preserve"> mutational signature extraction was performed using two complementary tools applied to the 83-type, 89-type, and 476-type mutational spectra.</w:t>
      </w:r>
      <w:r>
        <w:rPr>
          <w:rFonts w:eastAsia="Times New Roman" w:hint="eastAsia"/>
        </w:rPr>
        <w:t xml:space="preserve"> </w:t>
      </w:r>
      <w:r>
        <w:rPr>
          <w:rFonts w:eastAsia="Times New Roman"/>
        </w:rPr>
        <w:t>A stratified strategy was adopted to capture rare and cancer-specific signatures, encompassing analyses of all genomes, specific cancer types, high-TMB samples, and the PCAWG and Hartwig cohorts individually.</w:t>
      </w:r>
    </w:p>
    <w:p w14:paraId="714BEF9D" w14:textId="77777777" w:rsidR="00982DF8" w:rsidRDefault="00000000">
      <w:pPr>
        <w:ind w:firstLineChars="200" w:firstLine="480"/>
        <w:rPr>
          <w:rFonts w:eastAsia="Times New Roman"/>
        </w:rPr>
      </w:pPr>
      <w:r>
        <w:rPr>
          <w:rFonts w:eastAsia="Times New Roman"/>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r>
      <w:r>
        <w:rPr>
          <w:rFonts w:eastAsia="Times New Roman"/>
        </w:rPr>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14:paraId="0934488F" w14:textId="77777777" w:rsidR="00982DF8" w:rsidRDefault="00000000">
      <w:pPr>
        <w:ind w:firstLineChars="200" w:firstLine="480"/>
        <w:rPr>
          <w:rFonts w:eastAsia="Times New Roman"/>
        </w:rPr>
      </w:pPr>
      <w:r>
        <w:rPr>
          <w:rFonts w:eastAsia="Times New Roman"/>
        </w:rPr>
        <w:t xml:space="preserve">In parallel, de novo mutational signatures were extracted using </w:t>
      </w:r>
      <w:r>
        <w:rPr>
          <w:rFonts w:eastAsia="Times New Roman" w:hint="eastAsia"/>
        </w:rPr>
        <w:t xml:space="preserve">the Non-negative matrix factorization based approach (NMF), </w:t>
      </w:r>
      <w:r>
        <w:rPr>
          <w:rFonts w:eastAsia="Times New Roman"/>
        </w:rPr>
        <w:t xml:space="preserve">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w:t>
      </w:r>
      <w:r>
        <w:rPr>
          <w:rFonts w:eastAsia="Times New Roman"/>
        </w:rPr>
        <w:lastRenderedPageBreak/>
        <w:t xml:space="preserve">evaluated ranged from 2 to 20 (minimum_signatures = 2; maximum_signatures = 20). Each factorization was repeated 100 times (nmf_replicates = 100), with all other parameters set to their recommended default values. </w:t>
      </w:r>
      <w:r>
        <w:rPr>
          <w:rFonts w:eastAsia="Times New Roman" w:hint="eastAsia"/>
        </w:rPr>
        <w:t>Most signatures were extracted at</w:t>
      </w:r>
      <w:r>
        <w:rPr>
          <w:rFonts w:eastAsia="Times New Roman"/>
        </w:rPr>
        <w:t xml:space="preserve"> the “Optimal Solution” identified by SigProfilerExtractor, although several rare signatures were identified in alternative solutions.</w:t>
      </w:r>
    </w:p>
    <w:p w14:paraId="35D0466E" w14:textId="77777777" w:rsidR="00982DF8" w:rsidRDefault="00000000">
      <w:pPr>
        <w:pStyle w:val="Heading2"/>
        <w:rPr>
          <w:rFonts w:eastAsia="Times New Roman"/>
        </w:rPr>
      </w:pPr>
      <w:r>
        <w:rPr>
          <w:rFonts w:eastAsia="Times New Roman"/>
        </w:rPr>
        <w:t xml:space="preserve">Match </w:t>
      </w:r>
      <w:r>
        <w:rPr>
          <w:rFonts w:eastAsia="Times New Roman" w:hint="eastAsia"/>
        </w:rPr>
        <w:t>83-type and 83-type</w:t>
      </w:r>
      <w:r>
        <w:rPr>
          <w:rFonts w:eastAsia="Times New Roman"/>
        </w:rPr>
        <w:t xml:space="preserve"> signatures into reference signatures</w:t>
      </w:r>
    </w:p>
    <w:p w14:paraId="122AB172" w14:textId="77777777" w:rsidR="00982DF8" w:rsidRDefault="00000000">
      <w:pPr>
        <w:ind w:firstLineChars="200" w:firstLine="480"/>
        <w:rPr>
          <w:rFonts w:eastAsia="Times New Roman"/>
        </w:rPr>
      </w:pPr>
      <w:r>
        <w:rPr>
          <w:rFonts w:eastAsia="Times New Roman" w:hint="eastAsia"/>
        </w:rPr>
        <w:t xml:space="preserve">For 83-type signatures, the signatures were matched to previously identified COSMIC signatures (v3.5, </w:t>
      </w:r>
      <w:hyperlink r:id="rId16">
        <w:r>
          <w:rPr>
            <w:rStyle w:val="Hyperlink"/>
            <w:rFonts w:eastAsia="Times New Roman"/>
          </w:rPr>
          <w:t>https://cancer.sanger.ac.uk/signatures/id/</w:t>
        </w:r>
      </w:hyperlink>
      <w:r>
        <w:rPr>
          <w:rFonts w:eastAsia="Times New Roman" w:hint="eastAsia"/>
        </w:rPr>
        <w:t xml:space="preserve">). For 89-type signatures, the signatures supported by both mSigHdp and SigProfilerExtractor were matched to the signatures reported in Koh et al. A detailed comparison can be found at Table 1. </w:t>
      </w:r>
    </w:p>
    <w:p w14:paraId="0AE620D5" w14:textId="77777777" w:rsidR="00982DF8" w:rsidRDefault="00000000">
      <w:pPr>
        <w:ind w:firstLineChars="200" w:firstLine="480"/>
        <w:rPr>
          <w:rFonts w:eastAsia="Times New Roman"/>
        </w:rPr>
      </w:pPr>
      <w:r>
        <w:rPr>
          <w:rFonts w:eastAsia="Times New Roman"/>
        </w:rPr>
        <w:t xml:space="preserve">We compared all </w:t>
      </w:r>
      <w:r>
        <w:rPr>
          <w:rFonts w:eastAsia="Times New Roman"/>
          <w:i/>
          <w:iCs/>
        </w:rPr>
        <w:t>de novo</w:t>
      </w:r>
      <w:r>
        <w:rPr>
          <w:rFonts w:eastAsia="Times New Roman"/>
        </w:rPr>
        <w:t xml:space="preserve"> signatures </w:t>
      </w:r>
      <w:r>
        <w:rPr>
          <w:rFonts w:eastAsia="Times New Roman" w:hint="eastAsia"/>
        </w:rPr>
        <w:t xml:space="preserve">supported by both mSigHdp and SigProfilerExtractor </w:t>
      </w:r>
      <w:r>
        <w:t xml:space="preserve">to </w:t>
      </w:r>
      <w:r>
        <w:rPr>
          <w:rFonts w:eastAsia="Times New Roman" w:hint="eastAsia"/>
        </w:rPr>
        <w:t>the published</w:t>
      </w:r>
      <w:r>
        <w:t xml:space="preserve"> signatures and categorized them into three groups: (1) known signature: if</w:t>
      </w:r>
      <w:r>
        <w:rPr>
          <w:rFonts w:eastAsia="Times New Roman" w:hint="eastAsia"/>
        </w:rPr>
        <w:t xml:space="preserve"> an extracted</w:t>
      </w:r>
      <w:r>
        <w:t xml:space="preserve"> signature has a cosine similarity of ≥ 0.</w:t>
      </w:r>
      <w:r>
        <w:rPr>
          <w:rFonts w:hint="eastAsia"/>
        </w:rPr>
        <w:t>85</w:t>
      </w:r>
      <w:r>
        <w:t xml:space="preserve"> with a COSMIC signature; (2) merged signatures: if </w:t>
      </w:r>
      <w:r>
        <w:rPr>
          <w:rFonts w:eastAsia="Times New Roman" w:hint="eastAsia"/>
        </w:rPr>
        <w:t>an extracted</w:t>
      </w:r>
      <w:r>
        <w:t xml:space="preserve"> signatures can be reconstructed by at most </w:t>
      </w:r>
      <w:r>
        <w:rPr>
          <w:rFonts w:hint="eastAsia"/>
        </w:rPr>
        <w:t>3</w:t>
      </w:r>
      <w:r>
        <w:t xml:space="preserve"> COSMIC signatures with a reconstructed similarity of ≥ 0.</w:t>
      </w:r>
      <w:r>
        <w:rPr>
          <w:rFonts w:hint="eastAsia"/>
        </w:rPr>
        <w:t>9</w:t>
      </w:r>
      <w:r>
        <w:t xml:space="preserve">; (3) novel signatures: the </w:t>
      </w:r>
      <w:r>
        <w:rPr>
          <w:rFonts w:eastAsia="Times New Roman" w:hint="eastAsia"/>
        </w:rPr>
        <w:t xml:space="preserve">extracted </w:t>
      </w:r>
      <w:r>
        <w:t xml:space="preserve">signatures do not fit into the known signatures or the merged signatures. </w:t>
      </w:r>
      <w:r>
        <w:rPr>
          <w:rFonts w:eastAsia="Times New Roman" w:hint="eastAsia"/>
        </w:rPr>
        <w:t>We focused on (1) and (3) in this study.</w:t>
      </w:r>
    </w:p>
    <w:p w14:paraId="39864A9E" w14:textId="77777777" w:rsidR="00982DF8" w:rsidRDefault="00000000">
      <w:pPr>
        <w:pStyle w:val="Heading2"/>
        <w:rPr>
          <w:rFonts w:eastAsia="Times New Roman"/>
        </w:rPr>
      </w:pPr>
      <w:r>
        <w:rPr>
          <w:rFonts w:eastAsia="Times New Roman" w:hint="eastAsia"/>
        </w:rPr>
        <w:t>Assignment of signature activity to each individual genome</w:t>
      </w:r>
    </w:p>
    <w:p w14:paraId="6FE974EC" w14:textId="77777777" w:rsidR="00982DF8" w:rsidRDefault="00000000">
      <w:pPr>
        <w:pStyle w:val="normalfirst"/>
        <w:ind w:firstLineChars="200" w:firstLine="480"/>
      </w:pPr>
      <w:r>
        <w:rPr>
          <w:rFonts w:eastAsia="Times New Roman"/>
        </w:rPr>
        <w:t xml:space="preserve">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w:t>
      </w:r>
      <w:r>
        <w:rPr>
          <w:rFonts w:eastAsia="Times New Roman" w:hint="eastAsia"/>
        </w:rPr>
        <w:t>T</w:t>
      </w:r>
      <w:r>
        <w:rPr>
          <w:rFonts w:eastAsia="Times New Roman"/>
        </w:rPr>
        <w:t xml:space="preserve"> insertions or deletions in at least five </w:t>
      </w:r>
      <w:r>
        <w:rPr>
          <w:rFonts w:eastAsia="Times New Roman" w:hint="eastAsia"/>
        </w:rPr>
        <w:t>poly-</w:t>
      </w:r>
      <w:r>
        <w:rPr>
          <w:rFonts w:eastAsia="Times New Roman"/>
        </w:rPr>
        <w:t>T tracts account for ≥</w:t>
      </w:r>
      <w:r>
        <w:rPr>
          <w:rFonts w:eastAsia="Times New Roman" w:hint="eastAsia"/>
        </w:rPr>
        <w:t>5</w:t>
      </w:r>
      <w:r>
        <w:rPr>
          <w:rFonts w:eastAsia="Times New Roman"/>
        </w:rPr>
        <w:t>0% of the mutations</w:t>
      </w:r>
      <w:r>
        <w:rPr>
          <w:rFonts w:eastAsia="Times New Roman" w:hint="eastAsia"/>
        </w:rPr>
        <w:t xml:space="preserve"> (Table S17)</w:t>
      </w:r>
      <w:r>
        <w:rPr>
          <w:rFonts w:eastAsia="Times New Roman"/>
        </w:rPr>
        <w:t xml:space="preserve">, </w:t>
      </w:r>
      <w:r>
        <w:rPr>
          <w:rFonts w:eastAsia="Times New Roman" w:hint="eastAsia"/>
        </w:rPr>
        <w:t xml:space="preserve">often </w:t>
      </w:r>
      <w:r>
        <w:rPr>
          <w:rFonts w:eastAsia="Times New Roman"/>
        </w:rPr>
        <w:t xml:space="preserve">exhibited highly sparse spectra. This sparsity </w:t>
      </w:r>
      <w:r>
        <w:rPr>
          <w:rFonts w:eastAsia="Times New Roman" w:hint="eastAsia"/>
        </w:rPr>
        <w:t>further masks</w:t>
      </w:r>
      <w:r>
        <w:rPr>
          <w:rFonts w:eastAsia="Times New Roman"/>
        </w:rPr>
        <w:t xml:space="preserve"> other mutational signals. </w:t>
      </w:r>
      <w:r>
        <w:rPr>
          <w:rFonts w:eastAsia="Times New Roman" w:hint="eastAsia"/>
        </w:rPr>
        <w:t>Therefore regarding</w:t>
      </w:r>
      <w:r>
        <w:rPr>
          <w:rFonts w:eastAsia="Times New Roman"/>
        </w:rPr>
        <w:t xml:space="preserve"> these cases, we employed mSigAct, estimating likelihoods under a multinomial distribution. </w:t>
      </w:r>
      <w:r>
        <w:rPr>
          <w:rFonts w:eastAsia="Times New Roman" w:hint="eastAsia"/>
        </w:rPr>
        <w:t xml:space="preserve">This was performed in a two-step computational framework. </w:t>
      </w:r>
      <w:r>
        <w:t xml:space="preserve">First, we applied the find_best_reconstruction_QP function from </w:t>
      </w:r>
      <w:r>
        <w:lastRenderedPageBreak/>
        <w:t xml:space="preserve">the </w:t>
      </w:r>
      <w:r>
        <w:rPr>
          <w:rFonts w:eastAsia="Times New Roman" w:hint="eastAsia"/>
        </w:rPr>
        <w:t>m</w:t>
      </w:r>
      <w:r>
        <w:t>SigTools R package (v1.0.7), which performs fast signature attribution via quadratic programming optimization. Second, we refined these initial estimates using the PresenceAttributeSigActivity function from the mSigAct R package</w:t>
      </w:r>
      <w:r>
        <w:rPr>
          <w:rFonts w:eastAsia="Times New Roman" w:hint="eastAsia"/>
        </w:rPr>
        <w:t xml:space="preserve">. </w:t>
      </w:r>
      <w:r>
        <w:rPr>
          <w:rFonts w:eastAsia="Times New Roman"/>
        </w:rPr>
        <w:t>Final signature assignments were obtained by integrating results from SigProfilerAssignment for low-TMB tumors and mSigAct for high-TMB tumors</w:t>
      </w:r>
      <w:r>
        <w:rPr>
          <w:rFonts w:eastAsia="Times New Roman" w:hint="eastAsia"/>
        </w:rPr>
        <w:t>.</w:t>
      </w:r>
    </w:p>
    <w:p w14:paraId="6A3786A8" w14:textId="77777777" w:rsidR="00982DF8" w:rsidRDefault="00000000">
      <w:pPr>
        <w:pStyle w:val="Heading2"/>
        <w:rPr>
          <w:rFonts w:eastAsia="Times New Roman"/>
        </w:rPr>
      </w:pPr>
      <w:r>
        <w:rPr>
          <w:rFonts w:eastAsia="Times New Roman"/>
        </w:rPr>
        <w:t>Simulating synthetic cancer datasets</w:t>
      </w:r>
    </w:p>
    <w:p w14:paraId="6F35BDDC" w14:textId="77777777" w:rsidR="00982DF8" w:rsidRDefault="00000000">
      <w:pPr>
        <w:pStyle w:val="normalfirst"/>
      </w:pPr>
      <w:r>
        <w:rPr>
          <w:rFonts w:hint="eastAsia"/>
        </w:rPr>
        <w:t>We generated s</w:t>
      </w:r>
      <w:r>
        <w:t xml:space="preserve">ynthetic cancer datasets </w:t>
      </w:r>
      <w:r>
        <w:rPr>
          <w:rFonts w:hint="eastAsia"/>
        </w:rPr>
        <w:t xml:space="preserve">in 83-type indels </w:t>
      </w:r>
      <w:r>
        <w:t>using SigProfilerSimulator (</w:t>
      </w:r>
      <w:hyperlink r:id="rId17">
        <w:r>
          <w:rPr>
            <w:rStyle w:val="Hyperlink"/>
          </w:rPr>
          <w:t>https://bmcbioinformatics.biomedcentral.com/articles/10.1186/s12859-020-03772-3</w:t>
        </w:r>
      </w:hyperlink>
      <w:r>
        <w:t xml:space="preserve">). </w:t>
      </w:r>
    </w:p>
    <w:p w14:paraId="7BC19129" w14:textId="77777777" w:rsidR="00982DF8" w:rsidRDefault="00000000">
      <w:pPr>
        <w:pStyle w:val="Heading2"/>
        <w:rPr>
          <w:rFonts w:eastAsia="Times New Roman"/>
        </w:rPr>
      </w:pPr>
      <w:r>
        <w:rPr>
          <w:rFonts w:eastAsia="Times New Roman"/>
        </w:rPr>
        <w:t>Annotating somatic indels based on transcribed versus un-transcribed strand</w:t>
      </w:r>
    </w:p>
    <w:p w14:paraId="4BEAD5FE" w14:textId="77777777" w:rsidR="00982DF8" w:rsidRDefault="00000000">
      <w:pPr>
        <w:ind w:firstLine="0"/>
      </w:pPr>
      <w:r>
        <w:t>We followed the method in (</w:t>
      </w:r>
      <w:hyperlink r:id="rId18">
        <w:r>
          <w:t>https://doi.org/10.1016/j.celrep.2023.112930</w:t>
        </w:r>
      </w:hyperlink>
      <w: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14:paraId="0B20541B" w14:textId="77777777" w:rsidR="00982DF8" w:rsidRDefault="00000000">
      <w:pPr>
        <w:pStyle w:val="Heading2"/>
        <w:rPr>
          <w:rFonts w:eastAsia="Times New Roman"/>
        </w:rPr>
      </w:pPr>
      <w:r>
        <w:rPr>
          <w:rFonts w:eastAsia="Times New Roman"/>
        </w:rPr>
        <w:t>Annotating somatic indels based on leading versus lagging replication strand</w:t>
      </w:r>
    </w:p>
    <w:p w14:paraId="724759AF" w14:textId="77777777" w:rsidR="00982DF8" w:rsidRDefault="00000000">
      <w:r>
        <w:t>Replication strand was determined by wavelet-smoothed replication-timing signal data that indicated both “valleys” (replication termination zones) and “peaks” (replication initiation zones) (</w:t>
      </w:r>
      <w:hyperlink r:id="rId19">
        <w:r>
          <w:rPr>
            <w:rStyle w:val="Hyperlink"/>
          </w:rPr>
          <w:t>https://hgdownload.cse.ucsc.edu/goldenPath/hg19/encodeDCC/wgEncodeUwRepliSeq/</w:t>
        </w:r>
      </w:hyperlink>
      <w:r>
        <w:t xml:space="preserve">).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w:t>
      </w:r>
      <w:r>
        <w:lastRenderedPageBreak/>
        <w:t>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14:paraId="36489286" w14:textId="77777777" w:rsidR="00982DF8" w:rsidRDefault="00000000">
      <w:pPr>
        <w:pStyle w:val="Heading2"/>
        <w:rPr>
          <w:rFonts w:eastAsia="Times New Roman"/>
        </w:rPr>
      </w:pPr>
      <w:r>
        <w:rPr>
          <w:rFonts w:eastAsia="Times New Roman"/>
        </w:rPr>
        <w:t>Detecting strand asymmetries across cancer types</w:t>
      </w:r>
    </w:p>
    <w:p w14:paraId="1929F393" w14:textId="77777777" w:rsidR="00982DF8" w:rsidRDefault="00000000">
      <w:r>
        <w:t xml:space="preserve">Strand asymmetry analyses were based on the assignment of signature probabilities to each individual indel mutation. Only indels with the probability greater than or equal to 0.50 to a certain </w:t>
      </w:r>
      <w:r>
        <w:rPr>
          <w:rFonts w:hint="eastAsia"/>
        </w:rPr>
        <w:t>indel</w:t>
      </w:r>
      <w:r>
        <w:t xml:space="preserve"> signature were retained. For each </w:t>
      </w:r>
      <w:r>
        <w:rPr>
          <w:rFonts w:hint="eastAsia"/>
        </w:rPr>
        <w:t>indel</w:t>
      </w:r>
      <w: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14:paraId="79722085" w14:textId="77777777" w:rsidR="00982DF8" w:rsidRDefault="00000000">
      <w:pPr>
        <w:rPr>
          <w:ins w:id="30" w:author="Steve Rozen, Ph.D." w:date="2026-05-28T17:46:00Z"/>
        </w:rPr>
      </w:pPr>
      <w:r>
        <w:t>For each strand asymmetry analyses (genic and intergenic region asymmetry</w:t>
      </w:r>
      <w:r>
        <w:rPr>
          <w:rFonts w:hint="eastAsia"/>
        </w:rPr>
        <w:t>,</w:t>
      </w:r>
      <w:r>
        <w:t xml:space="preserve"> transcription strand asymmetry, replication strand asymmetry)</w:t>
      </w:r>
      <w:r>
        <w:rPr>
          <w:rFonts w:hint="eastAsia"/>
        </w:rPr>
        <w:t>,</w:t>
      </w:r>
      <w: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ins w:id="31" w:author="Steve Rozen, Ph.D." w:date="2026-05-28T17:44:00Z">
        <w:r>
          <w:t xml:space="preserve"> </w:t>
        </w:r>
      </w:ins>
    </w:p>
    <w:p w14:paraId="2A569184" w14:textId="77777777" w:rsidR="00982DF8" w:rsidRDefault="00000000">
      <w:pPr>
        <w:rPr>
          <w:del w:id="32" w:author="Steve Rozen, Ph.D." w:date="2026-05-28T17:47:00Z"/>
        </w:rPr>
      </w:pPr>
      <w:ins w:id="33" w:author="Unknown Author" w:date="2026-05-28T18:56:00Z">
        <w:r>
          <w:t>strand ratio</w:t>
        </w:r>
      </w:ins>
      <w:ins w:id="34" w:author="Steve Rozen, Ph.D." w:date="2026-05-28T17:44:00Z">
        <w:r>
          <w:t xml:space="preserve"> = (+ strand_mutation_counts)·</w:t>
        </w:r>
      </w:ins>
      <w:ins w:id="35" w:author="Steve Rozen, Ph.D." w:date="2026-05-28T17:46:00Z">
        <w:r>
          <w:t>(- strand_mutation_counts)</w:t>
        </w:r>
        <w:r>
          <w:rPr>
            <w:vertAlign w:val="superscript"/>
          </w:rPr>
          <w:t xml:space="preserve">-1 </w:t>
        </w:r>
      </w:ins>
    </w:p>
    <w:p w14:paraId="561950E4" w14:textId="77777777" w:rsidR="00982DF8" w:rsidRDefault="00982DF8"/>
    <w:p w14:paraId="24410FCC" w14:textId="77777777" w:rsidR="00982DF8" w:rsidRDefault="00000000">
      <w:pPr>
        <w:ind w:firstLine="0"/>
        <w:rPr>
          <w:del w:id="36" w:author="Steve Rozen, Ph.D." w:date="2026-05-28T17:49:00Z"/>
          <w:shd w:val="clear" w:color="auto" w:fill="FFFF00"/>
        </w:rPr>
      </w:pPr>
      <w:ins w:id="37" w:author="Steve Rozen, Ph.D." w:date="2026-05-28T17:48:00Z">
        <w:r>
          <w:rPr>
            <w:shd w:val="clear" w:color="auto" w:fill="FFFF00"/>
          </w:rPr>
          <w:t xml:space="preserve">We calculated the </w:t>
        </w:r>
      </w:ins>
      <w:del w:id="38" w:author="Steve Rozen, Ph.D." w:date="2026-05-28T17:49:00Z">
        <w:r>
          <w:rPr>
            <w:shd w:val="clear" w:color="auto" w:fill="FFFF00"/>
          </w:rPr>
          <w:delText>O</w:delText>
        </w:r>
      </w:del>
      <w:ins w:id="39" w:author="Steve Rozen, Ph.D." w:date="2026-05-28T17:49:00Z">
        <w:r>
          <w:rPr>
            <w:shd w:val="clear" w:color="auto" w:fill="FFFF00"/>
          </w:rPr>
          <w:t>os</w:t>
        </w:r>
      </w:ins>
      <w:r>
        <w:rPr>
          <w:shd w:val="clear" w:color="auto" w:fill="FFFF00"/>
        </w:rPr>
        <w:t xml:space="preserve">dds ratio between the </w:t>
      </w:r>
      <w:ins w:id="40" w:author="Steve Rozen, Ph.D." w:date="2026-05-28T17:48:00Z">
        <w:r>
          <w:rPr>
            <w:shd w:val="clear" w:color="auto" w:fill="FFFF00"/>
          </w:rPr>
          <w:t xml:space="preserve">strand </w:t>
        </w:r>
      </w:ins>
      <w:r>
        <w:rPr>
          <w:shd w:val="clear" w:color="auto" w:fill="FFFF00"/>
        </w:rPr>
        <w:t xml:space="preserve">ratio of real somatic indels and the </w:t>
      </w:r>
      <w:ins w:id="41" w:author="Steve Rozen, Ph.D." w:date="2026-05-28T17:48:00Z">
        <w:r>
          <w:rPr>
            <w:shd w:val="clear" w:color="auto" w:fill="FFFF00"/>
          </w:rPr>
          <w:t xml:space="preserve">strand </w:t>
        </w:r>
      </w:ins>
      <w:r>
        <w:rPr>
          <w:shd w:val="clear" w:color="auto" w:fill="FFFF00"/>
        </w:rPr>
        <w:t>ratio of simulated somatic indels</w:t>
      </w:r>
      <w:ins w:id="42" w:author="Steve Rozen, Ph.D." w:date="2026-05-28T17:49:00Z">
        <w:r>
          <w:rPr>
            <w:shd w:val="clear" w:color="auto" w:fill="FFFF00"/>
          </w:rPr>
          <w:t>.</w:t>
        </w:r>
      </w:ins>
      <w:del w:id="43" w:author="Steve Rozen, Ph.D." w:date="2026-05-28T17:49:00Z">
        <w:r>
          <w:rPr>
            <w:shd w:val="clear" w:color="auto" w:fill="FFFF00"/>
          </w:rPr>
          <w:delText xml:space="preserve"> was calculated as</w:delText>
        </w:r>
      </w:del>
    </w:p>
    <w:p w14:paraId="6F07DE32" w14:textId="77777777" w:rsidR="00982DF8" w:rsidRDefault="00982DF8">
      <w:pPr>
        <w:ind w:firstLine="0"/>
      </w:pPr>
    </w:p>
    <w:p w14:paraId="1BE4233F" w14:textId="77777777" w:rsidR="00982DF8" w:rsidRDefault="00000000">
      <w:pPr>
        <w:ind w:firstLine="0"/>
      </w:pPr>
      <w:ins w:id="44" w:author="Steve Rozen, Ph.D." w:date="2026-05-28T17:50:00Z">
        <w:r>
          <w:t xml:space="preserve">We then calculated </w:t>
        </w:r>
      </w:ins>
      <w:del w:id="45" w:author="Steve Rozen, Ph.D." w:date="2026-05-28T17:50:00Z">
        <w:r>
          <w:delText xml:space="preserve">And </w:delText>
        </w:r>
      </w:del>
      <w:r>
        <w:t>p values calculated for the odds ratio using Fisher’s exact test. Only strand asymmetries with p value &gt; 0.05 were considered showing strand asymmetries.</w:t>
      </w:r>
    </w:p>
    <w:p w14:paraId="1A28DDC3" w14:textId="77777777" w:rsidR="00982DF8" w:rsidRDefault="00982DF8">
      <w:pPr>
        <w:ind w:firstLine="0"/>
      </w:pPr>
    </w:p>
    <w:p w14:paraId="2CD04C52" w14:textId="77777777" w:rsidR="00982DF8" w:rsidRDefault="00000000">
      <w:pPr>
        <w:ind w:firstLine="0"/>
      </w:pPr>
      <w:r>
        <w:t xml:space="preserve">For a given cancer type, for e.g. genic vs non-in a sup table </w:t>
      </w:r>
    </w:p>
    <w:p w14:paraId="4E0CAE65" w14:textId="77777777" w:rsidR="00982DF8" w:rsidRDefault="00982DF8">
      <w:pPr>
        <w:ind w:firstLine="0"/>
      </w:pPr>
    </w:p>
    <w:p w14:paraId="578B32E7" w14:textId="77777777" w:rsidR="00982DF8" w:rsidRDefault="00000000">
      <w:pPr>
        <w:ind w:firstLine="0"/>
      </w:pPr>
      <w:r>
        <w:t xml:space="preserve">             genic    non-genic</w:t>
      </w:r>
    </w:p>
    <w:p w14:paraId="122CBC6F" w14:textId="77777777" w:rsidR="00982DF8" w:rsidRDefault="00000000">
      <w:pPr>
        <w:ind w:firstLine="0"/>
      </w:pPr>
      <w:r>
        <w:t>real         100        600</w:t>
      </w:r>
    </w:p>
    <w:p w14:paraId="5945B31B" w14:textId="77777777" w:rsidR="00982DF8" w:rsidRDefault="00000000">
      <w:pPr>
        <w:ind w:firstLine="0"/>
      </w:pPr>
      <w:r>
        <w:t>syn          100        300</w:t>
      </w:r>
    </w:p>
    <w:p w14:paraId="61F50945" w14:textId="77777777" w:rsidR="00982DF8" w:rsidRDefault="00982DF8">
      <w:pPr>
        <w:ind w:firstLine="0"/>
      </w:pPr>
    </w:p>
    <w:p w14:paraId="10717C94" w14:textId="77777777" w:rsidR="00982DF8" w:rsidRDefault="00000000">
      <w:pPr>
        <w:pStyle w:val="Heading2"/>
        <w:rPr>
          <w:rFonts w:eastAsia="Times New Roman"/>
        </w:rPr>
      </w:pPr>
      <w:r>
        <w:rPr>
          <w:rFonts w:eastAsia="Times New Roman"/>
        </w:rPr>
        <w:t>Analyses of replication timing across cancer types</w:t>
      </w:r>
    </w:p>
    <w:p w14:paraId="6CC4EB71" w14:textId="77777777" w:rsidR="00982DF8" w:rsidRDefault="00000000">
      <w:r>
        <w:t>Replication timing data were obtained from (</w:t>
      </w:r>
      <w:hyperlink r:id="rId20">
        <w:r>
          <w:rPr>
            <w:rStyle w:val="Hyperlink"/>
          </w:rPr>
          <w:t>https://genomebiology.biomedcentral.com/articles/10.1186/s13059-018-1509-y</w:t>
        </w:r>
      </w:hyperlink>
      <w: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t xml:space="preserve"> signature, the reported replication timing analyses included only cancer types with at least 1,000 somatic mutations unambiguously attributed to it.</w:t>
      </w:r>
    </w:p>
    <w:p w14:paraId="5989384C" w14:textId="77777777" w:rsidR="00982DF8" w:rsidRDefault="00000000">
      <w:pPr>
        <w:rPr>
          <w:del w:id="46" w:author="Steve Rozen, Ph.D." w:date="2026-05-28T17:42:00Z"/>
        </w:rPr>
      </w:pPr>
      <w:r>
        <w:t xml:space="preserve">Replication timing mutation counts were generated for both real and simulated somatic indels. To classify whether the replication timing mutation density was increasing, flat, or decreasing, two linear regression models were fitted to the values of the real somatic indels count </w:t>
      </w:r>
      <w:r>
        <w:rPr>
          <w:i/>
          <w:iCs/>
        </w:rPr>
        <w:t>R</w:t>
      </w:r>
      <w:r>
        <w:t xml:space="preserve"> = (</w:t>
      </w:r>
      <w:r>
        <w:rPr>
          <w:i/>
          <w:iCs/>
        </w:rPr>
        <w:t>R</w:t>
      </w:r>
      <w:r>
        <w:rPr>
          <w:i/>
          <w:iCs/>
          <w:vertAlign w:val="subscript"/>
        </w:rPr>
        <w:t>1</w:t>
      </w:r>
      <w:r>
        <w:rPr>
          <w:i/>
          <w:iCs/>
        </w:rPr>
        <w:t>, R</w:t>
      </w:r>
      <w:r>
        <w:rPr>
          <w:i/>
          <w:iCs/>
          <w:vertAlign w:val="subscript"/>
        </w:rPr>
        <w:t>2</w:t>
      </w:r>
      <w:r>
        <w:rPr>
          <w:i/>
          <w:iCs/>
        </w:rPr>
        <w:t>, R</w:t>
      </w:r>
      <w:r>
        <w:rPr>
          <w:i/>
          <w:iCs/>
          <w:vertAlign w:val="subscript"/>
        </w:rPr>
        <w:t>3</w:t>
      </w:r>
      <w:r>
        <w:rPr>
          <w:i/>
          <w:iCs/>
        </w:rPr>
        <w:t>, … R</w:t>
      </w:r>
      <w:r>
        <w:rPr>
          <w:i/>
          <w:iCs/>
          <w:vertAlign w:val="subscript"/>
        </w:rPr>
        <w:t>10</w:t>
      </w:r>
      <w:r>
        <w:t>) and the values of simulated somatic indel counts S(X</w:t>
      </w:r>
      <w:r>
        <w:rPr>
          <w:vertAlign w:val="subscript"/>
        </w:rPr>
        <w:t>1</w:t>
      </w:r>
      <w:r>
        <w:t>, X</w:t>
      </w:r>
      <w:r>
        <w:rPr>
          <w:vertAlign w:val="subscript"/>
        </w:rPr>
        <w:t>2</w:t>
      </w:r>
      <w:r>
        <w:t>, X</w:t>
      </w:r>
      <w:r>
        <w:rPr>
          <w:vertAlign w:val="subscript"/>
        </w:rPr>
        <w:t>3</w:t>
      </w:r>
      <w:r>
        <w:t>, … X</w:t>
      </w:r>
      <w:r>
        <w:rPr>
          <w:vertAlign w:val="subscript"/>
        </w:rPr>
        <w:t>10</w:t>
      </w:r>
      <w:r>
        <w:t>), respectively.</w:t>
      </w:r>
      <w:ins w:id="47" w:author="Steve Rozen, Ph.D." w:date="2026-05-28T17:41:00Z">
        <w:r>
          <w:t xml:space="preserve"> The two models are </w:t>
        </w:r>
        <w:r>
          <w:rPr>
            <w:i/>
            <w:iCs/>
          </w:rPr>
          <w:t>lm(R ~ c )</w:t>
        </w:r>
        <w:r>
          <w:t xml:space="preserve"> and </w:t>
        </w:r>
        <w:r>
          <w:rPr>
            <w:i/>
            <w:iCs/>
          </w:rPr>
          <w:t>lm(S ~ c)</w:t>
        </w:r>
        <w:r>
          <w:t xml:space="preserve">, where </w:t>
        </w:r>
      </w:ins>
    </w:p>
    <w:p w14:paraId="0041AB55" w14:textId="77777777" w:rsidR="00982DF8" w:rsidRDefault="00982DF8">
      <w:pPr>
        <w:rPr>
          <w:del w:id="48" w:author="Steve Rozen, Ph.D." w:date="2026-05-28T17:42:00Z"/>
          <w:sz w:val="20"/>
          <w:szCs w:val="21"/>
        </w:rPr>
      </w:pPr>
    </w:p>
    <w:p w14:paraId="725688AF" w14:textId="77777777" w:rsidR="00982DF8" w:rsidRDefault="00982DF8">
      <w:pPr>
        <w:rPr>
          <w:del w:id="49" w:author="Steve Rozen, Ph.D." w:date="2026-05-28T17:42:00Z"/>
          <w:shd w:val="clear" w:color="auto" w:fill="FFFF00"/>
        </w:rPr>
      </w:pPr>
    </w:p>
    <w:p w14:paraId="7CC6933D" w14:textId="77777777" w:rsidR="00982DF8" w:rsidRDefault="00000000">
      <w:del w:id="50" w:author="Steve Rozen, Ph.D." w:date="2026-05-28T17:42:00Z">
        <w:r>
          <w:delText>In the above formula,</w:delText>
        </w:r>
      </w:del>
      <w:r>
        <w:t xml:space="preserve"> replication timing denotes a vector c = (1,2,3 … 10).</w:t>
      </w:r>
    </w:p>
    <w:p w14:paraId="690B8883" w14:textId="77777777" w:rsidR="00982DF8" w:rsidRDefault="00000000">
      <w:r>
        <w:t xml:space="preserve">The replication timing trend for </w:t>
      </w:r>
      <w:r>
        <w:rPr>
          <w:rFonts w:eastAsia="Times New Roman" w:hint="eastAsia"/>
        </w:rPr>
        <w:t xml:space="preserve">an 83-type </w:t>
      </w:r>
      <w:r>
        <w:t xml:space="preserve">signature was determined for both real and simulated data. An </w:t>
      </w:r>
      <w:r>
        <w:rPr>
          <w:rFonts w:eastAsia="Times New Roman" w:hint="eastAsia"/>
        </w:rPr>
        <w:t>indel</w:t>
      </w:r>
      <w:r>
        <w:t xml:space="preserve"> signature was considered to be generally unaffected by replication </w:t>
      </w:r>
      <w:r>
        <w:lastRenderedPageBreak/>
        <w:t xml:space="preserve">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14:paraId="7A810571" w14:textId="77777777" w:rsidR="00982DF8" w:rsidRDefault="00000000">
      <w:r>
        <w:t xml:space="preserve">If the trends of a certain </w:t>
      </w:r>
      <w:r>
        <w:rPr>
          <w:rFonts w:eastAsia="Times New Roman" w:hint="eastAsia"/>
        </w:rPr>
        <w:t>83-type</w:t>
      </w:r>
      <w:r>
        <w:t xml:space="preserve"> signature for the two datasets (real and simulated data) were different, the relative trend for real data comparing the simulated data was the final trend for the </w:t>
      </w:r>
      <w:r>
        <w:rPr>
          <w:rFonts w:eastAsia="Times New Roman" w:hint="eastAsia"/>
        </w:rPr>
        <w:t>83-type</w:t>
      </w:r>
      <w:r>
        <w:t xml:space="preserve"> signature. Otherwise, if the trends of a certain </w:t>
      </w:r>
      <w:r>
        <w:rPr>
          <w:rFonts w:eastAsia="Times New Roman" w:hint="eastAsia"/>
        </w:rPr>
        <w:t>83-type</w:t>
      </w:r>
      <w:r>
        <w:t xml:space="preserve"> signature for the two dataset were the same, a third multiple linear regression model was fitted</w:t>
      </w:r>
      <w:ins w:id="51" w:author="Steve Rozen, Ph.D." w:date="2026-05-28T17:42:00Z">
        <w:r>
          <w:t xml:space="preserve">: </w:t>
        </w:r>
        <w:r>
          <w:rPr>
            <w:i/>
            <w:iCs/>
          </w:rPr>
          <w:t>lm(R ~ S + c)</w:t>
        </w:r>
      </w:ins>
      <w:del w:id="52" w:author="Steve Rozen, Ph.D." w:date="2026-05-28T17:42:00Z">
        <w:r>
          <w:rPr>
            <w:i/>
            <w:iCs/>
          </w:rPr>
          <w:delText xml:space="preserve">. </w:delText>
        </w:r>
      </w:del>
    </w:p>
    <w:p w14:paraId="42BAC9EB" w14:textId="77777777" w:rsidR="00982DF8" w:rsidRDefault="00982DF8"/>
    <w:p w14:paraId="12E11E9B" w14:textId="77777777" w:rsidR="00982DF8" w:rsidRDefault="00000000">
      <w:pPr>
        <w:rPr>
          <w:rFonts w:eastAsia="Times New Roman"/>
        </w:rPr>
      </w:pPr>
      <w:r>
        <w:t xml:space="preserve">Similarly, the final trend of an </w:t>
      </w:r>
      <w:r>
        <w:rPr>
          <w:rFonts w:eastAsia="Times New Roman" w:hint="eastAsia"/>
        </w:rPr>
        <w:t>83-type</w:t>
      </w:r>
      <w:r>
        <w:t xml:space="preserve"> signature were determined by the significance of the coefficient of replication timing. If it is not significant, an </w:t>
      </w:r>
      <w:r>
        <w:rPr>
          <w:rFonts w:eastAsia="Times New Roman" w:hint="eastAsia"/>
        </w:rPr>
        <w:t>83-type</w:t>
      </w:r>
      <w:r>
        <w:t xml:space="preserve"> signature was considered to be generally unaffected by replication timing. Otherwise, if the coefficient of replication timing &gt; 0, an </w:t>
      </w:r>
      <w:r>
        <w:rPr>
          <w:rFonts w:eastAsia="Times New Roman" w:hint="eastAsia"/>
        </w:rPr>
        <w:t>83-type</w:t>
      </w:r>
      <w:r>
        <w:t xml:space="preserve"> signature was considered to be increasing from early to late replicating regions; if the coefficient of replication timing &lt; 0, an </w:t>
      </w:r>
      <w:r>
        <w:rPr>
          <w:rFonts w:eastAsia="Times New Roman" w:hint="eastAsia"/>
        </w:rPr>
        <w:t>83-type</w:t>
      </w:r>
      <w:r>
        <w:t xml:space="preserve"> signature was considered to be decreasing from early to late replicating regions.</w:t>
      </w:r>
    </w:p>
    <w:p w14:paraId="615FD8CE" w14:textId="77777777" w:rsidR="00982DF8" w:rsidRDefault="00000000">
      <w:pPr>
        <w:pStyle w:val="Heading2"/>
        <w:rPr>
          <w:rFonts w:eastAsia="Times New Roman"/>
        </w:rPr>
      </w:pPr>
      <w:r>
        <w:rPr>
          <w:rFonts w:eastAsia="Times New Roman"/>
        </w:rPr>
        <w:t xml:space="preserve">MSI/MSS </w:t>
      </w:r>
      <w:r>
        <w:rPr>
          <w:rFonts w:eastAsia="Times New Roman" w:hint="eastAsia"/>
        </w:rPr>
        <w:t>s</w:t>
      </w:r>
      <w:r>
        <w:rPr>
          <w:rFonts w:eastAsia="Times New Roman"/>
        </w:rPr>
        <w:t>tatus</w:t>
      </w:r>
      <w:r>
        <w:rPr>
          <w:rFonts w:eastAsia="Times New Roman" w:hint="eastAsia"/>
        </w:rPr>
        <w:t xml:space="preserve"> and high/low TMB status</w:t>
      </w:r>
    </w:p>
    <w:p w14:paraId="350D2F07" w14:textId="77777777" w:rsidR="00982DF8" w:rsidRDefault="00000000">
      <w:pPr>
        <w:rPr>
          <w:color w:val="000000"/>
        </w:rPr>
      </w:pPr>
      <w:r>
        <w:t>For PCAWG genomes, the MSI</w:t>
      </w:r>
      <w:r>
        <w:rPr>
          <w:rFonts w:eastAsia="Times New Roman" w:hint="eastAsia"/>
        </w:rPr>
        <w:t xml:space="preserve"> (microsatellite instability)</w:t>
      </w:r>
      <w:r>
        <w:t xml:space="preserve"> status was evaluated by the PCAWG working group and obtained from the synapse repository (</w:t>
      </w:r>
      <w:hyperlink r:id="rId21" w:anchor="!Synapse:syn8016399" w:history="1">
        <w:r>
          <w:rPr>
            <w:rStyle w:val="Hyperlink"/>
          </w:rPr>
          <w:t>https://www.synapse.org/#!Synapse:syn8016399</w:t>
        </w:r>
      </w:hyperlink>
      <w:r>
        <w:rPr>
          <w:rFonts w:hint="eastAsia"/>
        </w:rPr>
        <w:t>, the data was downloaded on May 2022</w:t>
      </w:r>
      <w:r>
        <w:t xml:space="preserve">). For </w:t>
      </w:r>
      <w:r>
        <w:rPr>
          <w:rFonts w:eastAsia="Times New Roman" w:hint="eastAsia"/>
        </w:rPr>
        <w:t>Hartwig</w:t>
      </w:r>
      <w: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color w:val="000000"/>
            </w:rPr>
            <w:t>Priestley et al., 2019.</w:t>
          </w:r>
        </w:sdtContent>
      </w:sdt>
      <w:r>
        <w:rPr>
          <w:color w:val="000000"/>
        </w:rPr>
        <w:t xml:space="preserve"> </w:t>
      </w:r>
      <w:r>
        <w:rPr>
          <w:rFonts w:hint="eastAsia"/>
          <w:color w:val="000000"/>
        </w:rPr>
        <w:t>The genomes with &gt;</w:t>
      </w:r>
      <w:r>
        <w:rPr>
          <w:rFonts w:eastAsia="Times New Roman" w:hint="eastAsia"/>
          <w:color w:val="000000"/>
        </w:rPr>
        <w:t>5,000</w:t>
      </w:r>
      <w:r>
        <w:rPr>
          <w:rFonts w:hint="eastAsia"/>
          <w:color w:val="000000"/>
        </w:rPr>
        <w:t xml:space="preserve"> IDs were labelled as high TMB tumors. The thresholds were selected based on the minimum number of mutations of the pre-defined MSI tumors. We then used MSI-seq to predict the MSI status of high TMB tumors.</w:t>
      </w:r>
    </w:p>
    <w:p w14:paraId="55D1F15D" w14:textId="77777777" w:rsidR="00982DF8" w:rsidRDefault="00000000">
      <w:pPr>
        <w:pStyle w:val="Heading2"/>
        <w:rPr>
          <w:rFonts w:eastAsia="Times New Roman"/>
        </w:rPr>
      </w:pPr>
      <w:r>
        <w:rPr>
          <w:rFonts w:eastAsia="Times New Roman"/>
        </w:rPr>
        <w:lastRenderedPageBreak/>
        <w:t>Extended sequence context</w:t>
      </w:r>
      <w:r>
        <w:rPr>
          <w:rFonts w:eastAsia="Times New Roman" w:hint="eastAsia"/>
        </w:rPr>
        <w:t xml:space="preserve"> analysis</w:t>
      </w:r>
    </w:p>
    <w:p w14:paraId="7225641C" w14:textId="77777777" w:rsidR="00982DF8" w:rsidRDefault="00000000">
      <w:r>
        <w:t xml:space="preserve">To analyze a specific signature and indel type of interest, we first identified the </w:t>
      </w:r>
      <w:r>
        <w:rPr>
          <w:rFonts w:hint="eastAsia"/>
        </w:rPr>
        <w:t>5</w:t>
      </w:r>
      <w:r>
        <w:t xml:space="preserve"> genomes with the highest </w:t>
      </w:r>
      <w:r>
        <w:rPr>
          <w:rFonts w:hint="eastAsia"/>
        </w:rPr>
        <w:t xml:space="preserve">contribution of the </w:t>
      </w:r>
      <w:r>
        <w:t>corresponding signature</w:t>
      </w:r>
      <w:r>
        <w:rPr>
          <w:rFonts w:hint="eastAsia"/>
        </w:rPr>
        <w:t xml:space="preserve"> activity</w:t>
      </w:r>
      <w: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t>seqLogo</w:t>
      </w:r>
      <w:r>
        <w:rPr>
          <w:rFonts w:hint="eastAsia"/>
        </w:rPr>
        <w:t xml:space="preserve"> function of </w:t>
      </w:r>
      <w:r>
        <w:t>seqLogo</w:t>
      </w:r>
      <w:r>
        <w:rPr>
          <w:rFonts w:hint="eastAsia"/>
        </w:rPr>
        <w:t xml:space="preserve"> R package (version 1.71.0)</w:t>
      </w:r>
    </w:p>
    <w:p w14:paraId="1F7E7285" w14:textId="77777777" w:rsidR="00982DF8" w:rsidRDefault="00982DF8">
      <w:pPr>
        <w:pStyle w:val="Heading1"/>
      </w:pPr>
    </w:p>
    <w:p w14:paraId="50FC24F8" w14:textId="77777777" w:rsidR="00982DF8" w:rsidRDefault="00000000">
      <w:pPr>
        <w:pStyle w:val="Heading1"/>
      </w:pPr>
      <w:r>
        <w:rPr>
          <w:rFonts w:hint="eastAsia"/>
        </w:rPr>
        <w:t>Funding</w:t>
      </w:r>
    </w:p>
    <w:p w14:paraId="742310F6" w14:textId="77777777" w:rsidR="00982DF8" w:rsidRDefault="00000000">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w:t>
      </w:r>
      <w:r>
        <w:rPr>
          <w:rFonts w:eastAsia="Times New Roman"/>
          <w:color w:val="000000"/>
        </w:rPr>
        <w:t xml:space="preserve">Province, China </w:t>
      </w:r>
      <w:r>
        <w:rPr>
          <w:rFonts w:eastAsia="Times New Roman" w:hint="eastAsia"/>
          <w:color w:val="000000"/>
        </w:rPr>
        <w:t xml:space="preserve">(Grant No. </w:t>
      </w:r>
      <w:r>
        <w:rPr>
          <w:rFonts w:eastAsia="Times New Roman"/>
          <w:color w:val="000000"/>
        </w:rPr>
        <w:t>2026A1515010445</w:t>
      </w:r>
      <w:r>
        <w:rPr>
          <w:rFonts w:eastAsia="Times New Roman" w:hint="eastAsia"/>
          <w:color w:val="000000"/>
        </w:rPr>
        <w:t xml:space="preserve">), </w:t>
      </w:r>
      <w:r>
        <w:rPr>
          <w:rFonts w:eastAsia="Times New Roman"/>
          <w:color w:val="000000"/>
        </w:rPr>
        <w:t xml:space="preserve">International Science and Technology Innovation Cooperation between Governments for National Key R&amp;D Program Projects </w:t>
      </w:r>
      <w:r>
        <w:rPr>
          <w:rFonts w:eastAsia="Times New Roman" w:hint="eastAsia"/>
          <w:color w:val="000000"/>
        </w:rPr>
        <w:t>(</w:t>
      </w:r>
      <w:r>
        <w:rPr>
          <w:rFonts w:eastAsia="Times New Roman"/>
          <w:color w:val="000000"/>
        </w:rPr>
        <w:t>2023YFE0107700</w:t>
      </w:r>
      <w:r>
        <w:rPr>
          <w:rFonts w:eastAsia="Times New Roman" w:hint="eastAsia"/>
          <w:color w:val="000000"/>
        </w:rPr>
        <w:t>), Guangzhou Municipal Science</w:t>
      </w:r>
      <w:r>
        <w:rPr>
          <w:rFonts w:eastAsia="Times New Roman" w:hint="eastAsia"/>
        </w:rPr>
        <w:t xml:space="preserve"> and Technology Bureau (</w:t>
      </w:r>
      <w:r>
        <w:rPr>
          <w:rFonts w:eastAsia="Times New Roman"/>
        </w:rPr>
        <w:t>2025A04J4304</w:t>
      </w:r>
      <w:r>
        <w:rPr>
          <w:rFonts w:eastAsia="Times New Roman" w:hint="eastAsia"/>
        </w:rPr>
        <w:t xml:space="preserve">), </w:t>
      </w:r>
      <w:r>
        <w:rPr>
          <w:rFonts w:eastAsia="Times New Roman"/>
        </w:rPr>
        <w:t xml:space="preserve">Shenzhen Science and Technology Innovation Program </w:t>
      </w:r>
      <w:r>
        <w:rPr>
          <w:rFonts w:eastAsia="Times New Roman" w:hint="eastAsia"/>
        </w:rPr>
        <w:t>(</w:t>
      </w:r>
      <w:r>
        <w:rPr>
          <w:rFonts w:eastAsia="Times New Roman"/>
        </w:rPr>
        <w:t>JCYJ20250604174809012</w:t>
      </w:r>
      <w:r>
        <w:rPr>
          <w:rFonts w:eastAsia="Times New Roman" w:hint="eastAsia"/>
        </w:rPr>
        <w:t>).</w:t>
      </w:r>
      <w:r>
        <w:rPr>
          <w:rFonts w:eastAsia="Times New Roman" w:hint="eastAsia"/>
          <w:color w:val="000000"/>
        </w:rPr>
        <w:t xml:space="preserve"> </w:t>
      </w:r>
    </w:p>
    <w:p w14:paraId="004EA987" w14:textId="77777777" w:rsidR="00982DF8" w:rsidRDefault="00000000">
      <w:pPr>
        <w:pStyle w:val="Heading1"/>
      </w:pPr>
      <w:r>
        <w:rPr>
          <w:rFonts w:hint="eastAsia"/>
        </w:rPr>
        <w:t>Author contributions</w:t>
      </w:r>
    </w:p>
    <w:p w14:paraId="64CA52C4" w14:textId="77777777" w:rsidR="00982DF8" w:rsidRDefault="00000000">
      <w:pPr>
        <w:pStyle w:val="normalfirst"/>
        <w:rPr>
          <w:rFonts w:eastAsia="Times New Roman"/>
        </w:rPr>
      </w:pPr>
      <w:r>
        <w:rPr>
          <w:rFonts w:hint="eastAsia"/>
        </w:rPr>
        <w:t>M.L. and S.G.R. conceived the project and designed the analyses. M.L. and S.G.R. designed computational analysis. M.L., Q.Z. and Y.Y. performed mutational signature extraction, attribution and characterization computational analysis. M.H.</w:t>
      </w:r>
      <w:r>
        <w:rPr>
          <w:rFonts w:eastAsia="Times New Roman" w:hint="eastAsia"/>
        </w:rPr>
        <w:t xml:space="preserve">, and </w:t>
      </w:r>
      <w:r>
        <w:rPr>
          <w:rFonts w:hint="eastAsia"/>
        </w:rPr>
        <w:t xml:space="preserve">R.Y. characterized the topography of 83-type mutational signatures. </w:t>
      </w:r>
      <w:r>
        <w:rPr>
          <w:rFonts w:eastAsia="Times New Roman" w:hint="eastAsia"/>
        </w:rPr>
        <w:t xml:space="preserve">M.L., X.M.W., R.S. and S.G.R. designed the website. </w:t>
      </w:r>
      <w:r>
        <w:t xml:space="preserve">Data interpretation and manuscript write-up were carried out by M.L., M.H., and </w:t>
      </w:r>
      <w:r>
        <w:lastRenderedPageBreak/>
        <w:t>S.G.R., with contributions from all other authors. All authors reviewed and approved the final manuscript.</w:t>
      </w:r>
    </w:p>
    <w:p w14:paraId="40D62849" w14:textId="77777777" w:rsidR="00982DF8" w:rsidRDefault="00000000">
      <w:pPr>
        <w:pStyle w:val="normalfirst"/>
        <w:rPr>
          <w:rFonts w:eastAsia="Times New Roman"/>
        </w:rPr>
      </w:pPr>
      <w:r>
        <w:rPr>
          <w:b/>
          <w:bCs/>
        </w:rPr>
        <w:t>Declaration of generative AI and AI-assisted technologies in the writing process.</w:t>
      </w:r>
      <w:r>
        <w:rPr>
          <w:rFonts w:eastAsia="Times New Roman"/>
        </w:rPr>
        <w:t xml:space="preserve">  </w:t>
      </w:r>
    </w:p>
    <w:p w14:paraId="72D43CC7" w14:textId="77777777" w:rsidR="00982DF8" w:rsidRDefault="00000000">
      <w:pPr>
        <w:pStyle w:val="normalfirst"/>
        <w:rPr>
          <w:rFonts w:eastAsia="Times New Roman"/>
        </w:rPr>
      </w:pPr>
      <w:r>
        <w:rPr>
          <w:rFonts w:eastAsia="Times New Roman"/>
        </w:rPr>
        <w:t xml:space="preserve">During the preparation of this work the author(s) used </w:t>
      </w:r>
      <w:r>
        <w:rPr>
          <w:rFonts w:eastAsia="Times New Roman" w:hint="eastAsia"/>
        </w:rPr>
        <w:t xml:space="preserve">Claude </w:t>
      </w:r>
      <w:r>
        <w:rPr>
          <w:rFonts w:eastAsia="Times New Roman"/>
        </w:rPr>
        <w:t xml:space="preserve">in order to </w:t>
      </w:r>
      <w:r>
        <w:t>polish the text and ensure grammatical accuracy and appropriate vocabulary usage</w:t>
      </w:r>
      <w:r>
        <w:rPr>
          <w:rFonts w:eastAsia="Times New Roman"/>
        </w:rPr>
        <w:t>. After using this tool/service, the author(s) reviewed and edited the content as needed and take(s) full responsibility for the content of the published article.</w:t>
      </w:r>
    </w:p>
    <w:p w14:paraId="532C8A57" w14:textId="77777777" w:rsidR="00982DF8" w:rsidRDefault="00000000">
      <w:pPr>
        <w:pStyle w:val="Heading1"/>
      </w:pPr>
      <w:r>
        <w:br w:type="page"/>
      </w:r>
    </w:p>
    <w:p w14:paraId="6EC402BF" w14:textId="77777777" w:rsidR="00982DF8" w:rsidRDefault="00000000">
      <w:pPr>
        <w:pStyle w:val="Heading1"/>
        <w:spacing w:before="0"/>
      </w:pPr>
      <w:r>
        <w:lastRenderedPageBreak/>
        <w:t>Reference</w:t>
      </w:r>
    </w:p>
    <w:p w14:paraId="70AA3CBD" w14:textId="77777777" w:rsidR="00982DF8" w:rsidRDefault="00000000">
      <w:pPr>
        <w:pStyle w:val="Bibliography1"/>
      </w:pPr>
      <w:bookmarkStart w:id="53" w:name="ZOTERO_BREF_LiVs887hgA47"/>
      <w:r>
        <w:t xml:space="preserve">Alexandrov, Ludmil B., Young Seok Ju, Kerstin Haase, et al. 2016. ‘Mutational Signatures Associated with Tobacco Smoking in Human Cancer’. </w:t>
      </w:r>
      <w:r>
        <w:rPr>
          <w:i/>
        </w:rPr>
        <w:t>Science</w:t>
      </w:r>
      <w:r>
        <w:t xml:space="preserve"> 354 (6312): 618–22. https://doi.org/10.1126/science.aag0299.</w:t>
      </w:r>
    </w:p>
    <w:p w14:paraId="4DE91978" w14:textId="77777777" w:rsidR="00982DF8" w:rsidRDefault="00000000">
      <w:pPr>
        <w:pStyle w:val="Bibliography1"/>
      </w:pPr>
      <w:r>
        <w:t xml:space="preserve">Alexandrov, Ludmil B., Jaegil Kim, Nicholas J. Haradhvala, et al. 2020a. ‘The Repertoire of Mutational Signatures in Human Cancer’. </w:t>
      </w:r>
      <w:r>
        <w:rPr>
          <w:i/>
        </w:rPr>
        <w:t>Nature</w:t>
      </w:r>
      <w:r>
        <w:t xml:space="preserve"> 578 (7793): 94–101. https://doi.org/10.1038/s41586-020-1943-3.</w:t>
      </w:r>
    </w:p>
    <w:p w14:paraId="0282DF59" w14:textId="77777777" w:rsidR="00982DF8" w:rsidRDefault="00000000">
      <w:pPr>
        <w:pStyle w:val="Bibliography1"/>
      </w:pPr>
      <w:r>
        <w:t xml:space="preserve">Alexandrov, Ludmil B., Jaegil Kim, Nicholas J. Haradhvala, et al. 2020b. ‘The Repertoire of Mutational Signatures in Human Cancer’. </w:t>
      </w:r>
      <w:r>
        <w:rPr>
          <w:i/>
        </w:rPr>
        <w:t>Nature</w:t>
      </w:r>
      <w:r>
        <w:t xml:space="preserve"> 578 (7793): 94–101. https://doi.org/10.1038/s41586-020-1943-3.</w:t>
      </w:r>
    </w:p>
    <w:p w14:paraId="71BF0922" w14:textId="77777777" w:rsidR="00982DF8" w:rsidRDefault="00000000">
      <w:pPr>
        <w:pStyle w:val="Bibliography1"/>
      </w:pPr>
      <w:r>
        <w:t xml:space="preserve">Alexandrov, Ludmil B., Serena Nik-zainal, David C. Wedge, and Samuel A. J. R. Aparicio. 2014. </w:t>
      </w:r>
      <w:r>
        <w:rPr>
          <w:i/>
        </w:rPr>
        <w:t>Signatures of Mutational Processes in Human Cancer</w:t>
      </w:r>
      <w:r>
        <w:t>. 500 (7463): 415–21. https://doi.org/10.1038/nature12477.Signatures.</w:t>
      </w:r>
    </w:p>
    <w:p w14:paraId="48CE5936" w14:textId="77777777" w:rsidR="00982DF8" w:rsidRDefault="00000000">
      <w:pPr>
        <w:pStyle w:val="Bibliography1"/>
      </w:pPr>
      <w:r>
        <w:t xml:space="preserve">Boot, Arnoud, Mi Ni Huang, Alvin W. T. Ng, et al. 2018. ‘In-Depth Characterization of the Cisplatin Mutational Signature in Human Cell Lines and in Esophageal and Liver Tumors’. </w:t>
      </w:r>
      <w:r>
        <w:rPr>
          <w:i/>
        </w:rPr>
        <w:t>Genome Research</w:t>
      </w:r>
      <w:r>
        <w:t xml:space="preserve"> 28 (5): 654–65. https://doi.org/10.1101/gr.230219.117.</w:t>
      </w:r>
    </w:p>
    <w:p w14:paraId="2F4140C3" w14:textId="77777777" w:rsidR="00982DF8" w:rsidRDefault="00000000">
      <w:pPr>
        <w:pStyle w:val="Bibliography1"/>
      </w:pPr>
      <w:r>
        <w:t xml:space="preserve">Boot, Arnoud, Mo Liu, Nicole Stantial, et al. 2022. ‘Recurrent Mutations in Topoisomerase IIα Cause a Previously Undescribed Mutator Phenotype in Human Cancers’. </w:t>
      </w:r>
      <w:r>
        <w:rPr>
          <w:i/>
        </w:rPr>
        <w:t>Proceedings of the National Academy of Sciences</w:t>
      </w:r>
      <w:r>
        <w:t xml:space="preserve"> 119 (4): e2114024119. https://doi.org/10.1073/pnas.2114024119.</w:t>
      </w:r>
    </w:p>
    <w:p w14:paraId="755E5200" w14:textId="77777777" w:rsidR="00982DF8" w:rsidRDefault="00000000">
      <w:pPr>
        <w:pStyle w:val="Bibliography1"/>
      </w:pPr>
      <w:r>
        <w:t xml:space="preserve">Boot, Arnoud, Alvin W. T. Ng, Fui Teen Chong, et al. 2020. ‘Characterization of Colibactin-Associated Mutational Signature in an Asian Oral Squamous Cell Carcinoma and in Other Mucosal Tumor Types’. </w:t>
      </w:r>
      <w:r>
        <w:rPr>
          <w:i/>
        </w:rPr>
        <w:t>Genome Research</w:t>
      </w:r>
      <w:r>
        <w:t xml:space="preserve"> 30 (6): 803–13. https://doi.org/10.1101/gr.255620.119.</w:t>
      </w:r>
    </w:p>
    <w:p w14:paraId="3E7CD00C" w14:textId="77777777" w:rsidR="00982DF8" w:rsidRDefault="00000000">
      <w:pPr>
        <w:pStyle w:val="Bibliography1"/>
      </w:pPr>
      <w:r>
        <w:t xml:space="preserve">Caipa Garcia, Angela L., Jill E. Kucab, Halh Al-Serori, et al. 2024. ‘Tissue Organoid Cultures Metabolize Dietary Carcinogens Proficiently and Are Effective Models for DNA Adduct </w:t>
      </w:r>
      <w:r>
        <w:lastRenderedPageBreak/>
        <w:t xml:space="preserve">Formation’. </w:t>
      </w:r>
      <w:r>
        <w:rPr>
          <w:i/>
        </w:rPr>
        <w:t>Chemical Research in Toxicology</w:t>
      </w:r>
      <w:r>
        <w:t xml:space="preserve"> 37 (2): 234–47. https://doi.org/10.1021/acs.chemrestox.3c00255.</w:t>
      </w:r>
    </w:p>
    <w:p w14:paraId="5546348D" w14:textId="77777777" w:rsidR="00982DF8" w:rsidRDefault="00000000">
      <w:pPr>
        <w:pStyle w:val="Bibliography1"/>
      </w:pPr>
      <w:r>
        <w:rPr>
          <w:lang w:val="de-DE"/>
        </w:rPr>
        <w:t xml:space="preserve">Chen, Lei, Chong Zhang, Ruidong Xue, et al. 2024. </w:t>
      </w:r>
      <w:r>
        <w:t xml:space="preserve">‘Deep Whole-Genome Analysis of 494 Hepatocellular Carcinomas’. </w:t>
      </w:r>
      <w:r>
        <w:rPr>
          <w:i/>
        </w:rPr>
        <w:t>Nature</w:t>
      </w:r>
      <w:r>
        <w:t>, ahead of print, March 21. https://doi.org/10.1038/s41586-024-07054-3.</w:t>
      </w:r>
    </w:p>
    <w:p w14:paraId="015AD70C" w14:textId="77777777" w:rsidR="00982DF8" w:rsidRDefault="00000000">
      <w:pPr>
        <w:pStyle w:val="Bibliography1"/>
      </w:pPr>
      <w:r>
        <w:t xml:space="preserve">Davies, Helen, Dominik Glodzik, Sandro Morganella, et al. 2017. ‘HRDetect Is a Predictor of BRCA1 and BRCA2 Deficiency Based on Mutational Signatures’. </w:t>
      </w:r>
      <w:r>
        <w:rPr>
          <w:i/>
        </w:rPr>
        <w:t>Nature Medicine</w:t>
      </w:r>
      <w:r>
        <w:t xml:space="preserve"> 23 (4): 517–25. https://doi.org/10.1038/nm.4292.</w:t>
      </w:r>
    </w:p>
    <w:p w14:paraId="14F8A853" w14:textId="77777777" w:rsidR="00982DF8" w:rsidRDefault="00000000">
      <w:pPr>
        <w:pStyle w:val="Bibliography1"/>
      </w:pPr>
      <w:r>
        <w:t xml:space="preserve">Degasperi, Andrea, Xueqing Zou, Tauanne Dias Amarante, et al. 2022. ‘Substitution Mutational Signatures in Whole-Genome–Sequenced Cancers in the UK Population’. </w:t>
      </w:r>
      <w:r>
        <w:rPr>
          <w:i/>
        </w:rPr>
        <w:t>Science</w:t>
      </w:r>
      <w:r>
        <w:t xml:space="preserve"> 376 (6591). https://doi.org/10.1126/science.abl9283.</w:t>
      </w:r>
    </w:p>
    <w:p w14:paraId="225E3E24" w14:textId="77777777" w:rsidR="00982DF8" w:rsidRDefault="00000000">
      <w:pPr>
        <w:pStyle w:val="Bibliography1"/>
      </w:pPr>
      <w:r>
        <w:t xml:space="preserve">DeWeerd, Rachel A., Eszter Németh, Ádám Póti, et al. 2022. ‘Prospectively Defined Patterns of APOBEC3A Mutagenesis Are Prevalent in Human Cancers’. </w:t>
      </w:r>
      <w:r>
        <w:rPr>
          <w:i/>
        </w:rPr>
        <w:t>Cell Reports</w:t>
      </w:r>
      <w:r>
        <w:t xml:space="preserve"> 38 (12): 110555. https://doi.org/10.1016/j.celrep.2022.110555.</w:t>
      </w:r>
    </w:p>
    <w:p w14:paraId="14829CB9" w14:textId="77777777" w:rsidR="00982DF8" w:rsidRDefault="00000000">
      <w:pPr>
        <w:pStyle w:val="Bibliography1"/>
      </w:pPr>
      <w:r>
        <w:t xml:space="preserve">Dziubańska-Kusibab, Paulina J., Hilmar Berger, Federica Battistini, et al. 2020. ‘Colibactin DNA-Damage Signature Indicates Mutational Impact in Colorectal Cancer’. </w:t>
      </w:r>
      <w:r>
        <w:rPr>
          <w:i/>
        </w:rPr>
        <w:t>Nature Medicine</w:t>
      </w:r>
      <w:r>
        <w:t xml:space="preserve"> 26 (7): 1063–69. https://doi.org/10.1038/s41591-020-0908-2.</w:t>
      </w:r>
    </w:p>
    <w:p w14:paraId="71C3126C" w14:textId="77777777" w:rsidR="00982DF8" w:rsidRDefault="00000000">
      <w:pPr>
        <w:pStyle w:val="Bibliography1"/>
      </w:pPr>
      <w:r>
        <w:t xml:space="preserve">Hoang, Margaret L., Chung-Hsin Chen, Viktoriya S. Sidorenko, et al. 2013. ‘Mutational Signature of Aristolochic Acid Exposure as Revealed by Whole-Exome Sequencing’. </w:t>
      </w:r>
      <w:r>
        <w:rPr>
          <w:i/>
        </w:rPr>
        <w:t>Science Translational Medicine</w:t>
      </w:r>
      <w:r>
        <w:t xml:space="preserve"> 5 (197). https://doi.org/10.1126/scitranslmed.3006200.</w:t>
      </w:r>
    </w:p>
    <w:p w14:paraId="63A6BE0B" w14:textId="77777777" w:rsidR="00982DF8" w:rsidRDefault="00000000">
      <w:pPr>
        <w:pStyle w:val="Bibliography1"/>
      </w:pPr>
      <w:r>
        <w:t xml:space="preserve">Huang, Mi Ni, Willie Yu, Wei Wei Teoh, et al. 2017. ‘Genome-Scale Mutational Signatures of Aflatoxin in Cells, Mice, and Human Tumors’. </w:t>
      </w:r>
      <w:r>
        <w:rPr>
          <w:i/>
        </w:rPr>
        <w:t>Genome Research</w:t>
      </w:r>
      <w:r>
        <w:t xml:space="preserve"> 27 (9): 1475–86. https://doi.org/10.1101/gr.220038.116.</w:t>
      </w:r>
    </w:p>
    <w:p w14:paraId="0ED59786" w14:textId="77777777" w:rsidR="00982DF8" w:rsidRDefault="00000000">
      <w:pPr>
        <w:pStyle w:val="Bibliography1"/>
      </w:pPr>
      <w:r>
        <w:lastRenderedPageBreak/>
        <w:t xml:space="preserve">Huang, Mini, John R. McPherson, Ioana Cutcutache, Bin Tean Teh, Patrick Tan, and Steven G. Rozen. 2015. ‘MSIseq: Software for Assessing Microsatellite Instability from Catalogs of Somatic Mutations’. </w:t>
      </w:r>
      <w:r>
        <w:rPr>
          <w:i/>
        </w:rPr>
        <w:t>Scientific Reports</w:t>
      </w:r>
      <w:r>
        <w:t xml:space="preserve"> 5 (1): 13321. https://doi.org/10.1038/srep13321.</w:t>
      </w:r>
    </w:p>
    <w:p w14:paraId="332295E5" w14:textId="77777777" w:rsidR="00982DF8" w:rsidRDefault="00000000">
      <w:pPr>
        <w:pStyle w:val="Bibliography1"/>
      </w:pPr>
      <w:r>
        <w:t xml:space="preserve">Islam, S. M. Ashiqul, Marcos Díaz-Gay, Yang Wu, et al. 2022. ‘Uncovering Novel Mutational Signatures by de Novo Extraction with SigProfilerExtractor’. </w:t>
      </w:r>
      <w:r>
        <w:rPr>
          <w:i/>
        </w:rPr>
        <w:t>Cell Genomics</w:t>
      </w:r>
      <w:r>
        <w:t xml:space="preserve"> 2 (11). https://doi.org/10.1016/j.xgen.2022.100179.</w:t>
      </w:r>
    </w:p>
    <w:p w14:paraId="50DD3E18" w14:textId="77777777" w:rsidR="00982DF8" w:rsidRDefault="00000000">
      <w:pPr>
        <w:pStyle w:val="Bibliography1"/>
      </w:pPr>
      <w:r>
        <w:t xml:space="preserve">Jin, Hu, Doga C. Gulhan, Benedikt Geiger, et al. 2024. ‘Accurate and Sensitive Mutational Signature Analysis with MuSiCal’. </w:t>
      </w:r>
      <w:r>
        <w:rPr>
          <w:i/>
        </w:rPr>
        <w:t>Nature Genetics</w:t>
      </w:r>
      <w:r>
        <w:t xml:space="preserve"> 56 (3): 541–52. https://doi.org/10.1038/s41588-024-01659-0.</w:t>
      </w:r>
    </w:p>
    <w:p w14:paraId="52A3F8A2" w14:textId="77777777" w:rsidR="00982DF8" w:rsidRDefault="00000000">
      <w:pPr>
        <w:pStyle w:val="Bibliography1"/>
      </w:pPr>
      <w:r>
        <w:t xml:space="preserve">Koh, Gene Ching Chiek, Arjun Scott Nanda, Giuseppe Rinaldi, et al. 2025. ‘A Redefined InDel Taxonomy Provides Insights into Mutational Signatures’. </w:t>
      </w:r>
      <w:r>
        <w:rPr>
          <w:i/>
        </w:rPr>
        <w:t>Nature Genetics</w:t>
      </w:r>
      <w:r>
        <w:t>, ahead of print, April 10. https://doi.org/10.1038/s41588-025-02152-y.</w:t>
      </w:r>
    </w:p>
    <w:p w14:paraId="7786377D" w14:textId="77777777" w:rsidR="00982DF8" w:rsidRDefault="00000000">
      <w:pPr>
        <w:pStyle w:val="Bibliography1"/>
      </w:pPr>
      <w:r>
        <w:rPr>
          <w:lang w:val="de-DE"/>
        </w:rPr>
        <w:t xml:space="preserve">Kucab, Jill E., Xueqing Zou, Sandro Morganella, et al. 2019. </w:t>
      </w:r>
      <w:r>
        <w:t xml:space="preserve">‘A Compendium of Mutational Signatures of Environmental Agents’. </w:t>
      </w:r>
      <w:r>
        <w:rPr>
          <w:i/>
        </w:rPr>
        <w:t>Cell</w:t>
      </w:r>
      <w:r>
        <w:t xml:space="preserve"> 177 (4): 821-836.e16. https://doi.org/10.1016/j.cell.2019.03.001.</w:t>
      </w:r>
    </w:p>
    <w:p w14:paraId="730BB20A" w14:textId="77777777" w:rsidR="00982DF8" w:rsidRDefault="00000000">
      <w:pPr>
        <w:pStyle w:val="Bibliography1"/>
      </w:pPr>
      <w:r>
        <w:t xml:space="preserve">Lawson, Andrew R. J., Federico Abascal, Tim H. H. Coorens, et al. 2020. ‘Extensive Heterogeneity in Somatic Mutation and Selection in the Human Bladder’. </w:t>
      </w:r>
      <w:r>
        <w:rPr>
          <w:i/>
        </w:rPr>
        <w:t>Science</w:t>
      </w:r>
      <w:r>
        <w:t xml:space="preserve"> 370 (6512): 75–82. https://doi.org/10.1126/science.aba8347.</w:t>
      </w:r>
    </w:p>
    <w:p w14:paraId="22BA1EBF" w14:textId="77777777" w:rsidR="00982DF8" w:rsidRDefault="00000000">
      <w:pPr>
        <w:pStyle w:val="Bibliography1"/>
      </w:pPr>
      <w:r>
        <w:t xml:space="preserve">Liu, Mo, Yang Wu, Nanhai Jiang, Arnoud Boot, and Steven G. Rozen. 2023. ‘mSigHdp: Hierarchical Dirichlet Process Mixture Modeling for Mutational Signature Discovery’. </w:t>
      </w:r>
      <w:r>
        <w:rPr>
          <w:i/>
        </w:rPr>
        <w:t>NAR Genomics and Bioinformatics</w:t>
      </w:r>
      <w:r>
        <w:t xml:space="preserve"> 5 (1): lqad005. https://doi.org/10.1093/nargab/lqad005.</w:t>
      </w:r>
    </w:p>
    <w:p w14:paraId="593A5BA1" w14:textId="77777777" w:rsidR="00982DF8" w:rsidRDefault="00000000">
      <w:pPr>
        <w:pStyle w:val="Bibliography1"/>
      </w:pPr>
      <w:r>
        <w:t xml:space="preserve">Ng, Alvin W. T., Song Ling Poon, Mi Ni Huang, et al. 2017. </w:t>
      </w:r>
      <w:r>
        <w:rPr>
          <w:i/>
        </w:rPr>
        <w:t>Aristolochic Acids and Their Derivatives Are Widely Implicated in Liver Cancers in Taiwan and throughout Asia</w:t>
      </w:r>
      <w:r>
        <w:t>. https://www.science.org.</w:t>
      </w:r>
    </w:p>
    <w:p w14:paraId="2EDA0BF3" w14:textId="77777777" w:rsidR="00982DF8" w:rsidRDefault="00000000">
      <w:pPr>
        <w:pStyle w:val="Bibliography1"/>
      </w:pPr>
      <w:r>
        <w:lastRenderedPageBreak/>
        <w:t xml:space="preserve">Nik-Zainal, Serena, Ludmil B. Alexandrov, David C. Wedge, et al. 2012. ‘Mutational Processes Molding the Genomes of 21 Breast Cancers’. </w:t>
      </w:r>
      <w:r>
        <w:rPr>
          <w:i/>
        </w:rPr>
        <w:t>Cell</w:t>
      </w:r>
      <w:r>
        <w:t xml:space="preserve"> 149 (5): 979–93. https://doi.org/10.1016/j.cell.2012.04.024.</w:t>
      </w:r>
    </w:p>
    <w:p w14:paraId="7E0948A8" w14:textId="77777777" w:rsidR="00982DF8" w:rsidRDefault="00000000">
      <w:pPr>
        <w:pStyle w:val="Bibliography1"/>
      </w:pPr>
      <w:r>
        <w:t xml:space="preserve">Poon, Song Ling, Mi Ni Huang, Yang Choo, et al. 2015. ‘Mutation Signatures Implicate Aristolochic Acid in Bladder Cancer Development’. </w:t>
      </w:r>
      <w:r>
        <w:rPr>
          <w:i/>
        </w:rPr>
        <w:t>Genome Medicine</w:t>
      </w:r>
      <w:r>
        <w:t xml:space="preserve"> 7 (1): 38. https://doi.org/10.1186/s13073-015-0161-3.</w:t>
      </w:r>
    </w:p>
    <w:p w14:paraId="45355E00" w14:textId="77777777" w:rsidR="00982DF8" w:rsidRDefault="00000000">
      <w:pPr>
        <w:pStyle w:val="Bibliography1"/>
      </w:pPr>
      <w:r>
        <w:t xml:space="preserve">Poon, Song Ling, See-Tong Pang, John R. McPherson, et al. 2013. ‘Genome-Wide Mutational Signatures of Aristolochic Acid and Its Application as a Screening Tool’. </w:t>
      </w:r>
      <w:r>
        <w:rPr>
          <w:i/>
        </w:rPr>
        <w:t>Science Translational Medicine</w:t>
      </w:r>
      <w:r>
        <w:t xml:space="preserve"> 5 (197). https://doi.org/10.1126/scitranslmed.3006086.</w:t>
      </w:r>
    </w:p>
    <w:p w14:paraId="2B640157" w14:textId="77777777" w:rsidR="00982DF8" w:rsidRDefault="00000000">
      <w:pPr>
        <w:pStyle w:val="Bibliography1"/>
      </w:pPr>
      <w:r>
        <w:t xml:space="preserve">Priestley, Peter, Jonathan Baber, Martijn P. Lolkema, et al. 2019. ‘Pan-Cancer Whole-Genome Analyses of Metastatic Solid Tumours’. </w:t>
      </w:r>
      <w:r>
        <w:rPr>
          <w:i/>
        </w:rPr>
        <w:t>Nature</w:t>
      </w:r>
      <w:r>
        <w:t xml:space="preserve"> 575 (7781): 210–16. https://doi.org/10.1038/s41586-019-1689-y.</w:t>
      </w:r>
    </w:p>
    <w:p w14:paraId="36942A31" w14:textId="77777777" w:rsidR="00982DF8" w:rsidRDefault="00000000">
      <w:pPr>
        <w:pStyle w:val="Bibliography1"/>
      </w:pPr>
      <w:r>
        <w:t xml:space="preserve">Reijns, Martin A. M., David A. Parry, Thomas C. Williams, et al. 2022. ‘Signatures of TOP1 Transcription-Associated Mutagenesis in Cancer and Germline’. </w:t>
      </w:r>
      <w:r>
        <w:rPr>
          <w:i/>
        </w:rPr>
        <w:t>Nature</w:t>
      </w:r>
      <w:r>
        <w:t xml:space="preserve"> 602 (7898): 623–31. https://doi.org/10.1038/s41586-022-04403-y.</w:t>
      </w:r>
    </w:p>
    <w:p w14:paraId="6D236D7E" w14:textId="77777777" w:rsidR="00982DF8" w:rsidRDefault="00000000">
      <w:pPr>
        <w:pStyle w:val="Bibliography1"/>
      </w:pPr>
      <w:r>
        <w:t xml:space="preserve">Riva, Laura, Arun R. Pandiri, Yun Rose Li, et al. 2020. ‘The Mutational Signature Profile of Known and Suspected Human Carcinogens in Mice’. </w:t>
      </w:r>
      <w:r>
        <w:rPr>
          <w:i/>
        </w:rPr>
        <w:t>Nature Genetics</w:t>
      </w:r>
      <w:r>
        <w:t xml:space="preserve"> 52 (11): 1189–97. https://doi.org/10.1038/s41588-020-0692-4.</w:t>
      </w:r>
      <w:bookmarkEnd w:id="53"/>
    </w:p>
    <w:p w14:paraId="032C76DC" w14:textId="77777777" w:rsidR="00982DF8" w:rsidRDefault="00982DF8"/>
    <w:p w14:paraId="5BD8819B" w14:textId="77777777" w:rsidR="00982DF8" w:rsidRDefault="00000000">
      <w:pPr>
        <w:spacing w:line="240" w:lineRule="auto"/>
        <w:ind w:firstLine="0"/>
      </w:pPr>
      <w:r>
        <w:br w:type="page"/>
      </w:r>
    </w:p>
    <w:tbl>
      <w:tblPr>
        <w:tblW w:w="9346" w:type="dxa"/>
        <w:jc w:val="center"/>
        <w:tblLayout w:type="fixed"/>
        <w:tblLook w:val="0000" w:firstRow="0" w:lastRow="0" w:firstColumn="0" w:lastColumn="0" w:noHBand="0" w:noVBand="0"/>
      </w:tblPr>
      <w:tblGrid>
        <w:gridCol w:w="1271"/>
        <w:gridCol w:w="1558"/>
        <w:gridCol w:w="1415"/>
        <w:gridCol w:w="872"/>
        <w:gridCol w:w="1400"/>
        <w:gridCol w:w="1009"/>
        <w:gridCol w:w="916"/>
        <w:gridCol w:w="905"/>
      </w:tblGrid>
      <w:tr w:rsidR="00982DF8" w14:paraId="549C69E3" w14:textId="77777777">
        <w:trPr>
          <w:trHeight w:val="557"/>
          <w:jc w:val="center"/>
        </w:trPr>
        <w:tc>
          <w:tcPr>
            <w:tcW w:w="1271" w:type="dxa"/>
            <w:tcBorders>
              <w:top w:val="single" w:sz="4" w:space="0" w:color="999999"/>
              <w:left w:val="single" w:sz="4" w:space="0" w:color="999999"/>
              <w:bottom w:val="single" w:sz="12" w:space="0" w:color="666666"/>
              <w:right w:val="single" w:sz="4" w:space="0" w:color="999999"/>
            </w:tcBorders>
            <w:vAlign w:val="center"/>
          </w:tcPr>
          <w:p w14:paraId="1BF0ED2E" w14:textId="77777777" w:rsidR="00982DF8" w:rsidRDefault="00000000">
            <w:pPr>
              <w:pageBreakBefore/>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lastRenderedPageBreak/>
              <w:t>89-Type</w:t>
            </w:r>
          </w:p>
          <w:p w14:paraId="04C7CE56" w14:textId="77777777" w:rsidR="00982DF8"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Signature ID</w:t>
            </w:r>
          </w:p>
        </w:tc>
        <w:tc>
          <w:tcPr>
            <w:tcW w:w="1558" w:type="dxa"/>
            <w:tcBorders>
              <w:top w:val="single" w:sz="4" w:space="0" w:color="999999"/>
              <w:left w:val="single" w:sz="4" w:space="0" w:color="999999"/>
              <w:bottom w:val="single" w:sz="12" w:space="0" w:color="666666"/>
              <w:right w:val="single" w:sz="4" w:space="0" w:color="999999"/>
            </w:tcBorders>
            <w:vAlign w:val="center"/>
          </w:tcPr>
          <w:p w14:paraId="00437DCE" w14:textId="77777777" w:rsidR="00982DF8"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476-Type Sig Collapsed to 89-Type</w:t>
            </w:r>
          </w:p>
        </w:tc>
        <w:tc>
          <w:tcPr>
            <w:tcW w:w="1415" w:type="dxa"/>
            <w:tcBorders>
              <w:top w:val="single" w:sz="4" w:space="0" w:color="999999"/>
              <w:left w:val="single" w:sz="4" w:space="0" w:color="999999"/>
              <w:bottom w:val="single" w:sz="12" w:space="0" w:color="666666"/>
              <w:right w:val="single" w:sz="4" w:space="0" w:color="999999"/>
            </w:tcBorders>
            <w:vAlign w:val="center"/>
          </w:tcPr>
          <w:p w14:paraId="383E0308" w14:textId="77777777" w:rsidR="00982DF8"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89-Type Sig vs Best</w:t>
            </w:r>
            <w:r>
              <w:rPr>
                <w:rFonts w:ascii="Liberation Sans" w:eastAsia="Liberation Sans" w:hAnsi="Liberation Sans" w:hint="eastAsia"/>
                <w:b/>
                <w:bCs/>
                <w:color w:val="000000"/>
                <w:sz w:val="20"/>
                <w:szCs w:val="20"/>
              </w:rPr>
              <w:t xml:space="preserve"> </w:t>
            </w:r>
            <w:r>
              <w:rPr>
                <w:rFonts w:ascii="Liberation Sans" w:eastAsia="Liberation Sans" w:hAnsi="Liberation Sans"/>
                <w:b/>
                <w:bCs/>
                <w:color w:val="000000"/>
                <w:sz w:val="20"/>
                <w:szCs w:val="20"/>
              </w:rPr>
              <w:t>Match</w:t>
            </w:r>
            <w:r>
              <w:rPr>
                <w:rFonts w:ascii="Liberation Sans" w:eastAsia="Liberation Sans" w:hAnsi="Liberation Sans" w:hint="eastAsia"/>
                <w:b/>
                <w:bCs/>
                <w:color w:val="000000"/>
                <w:sz w:val="20"/>
                <w:szCs w:val="20"/>
              </w:rPr>
              <w:t xml:space="preserve"> </w:t>
            </w:r>
            <w:r>
              <w:rPr>
                <w:rFonts w:ascii="Liberation Sans" w:eastAsia="Liberation Sans" w:hAnsi="Liberation Sans"/>
                <w:b/>
                <w:bCs/>
                <w:color w:val="000000"/>
                <w:sz w:val="20"/>
                <w:szCs w:val="20"/>
              </w:rPr>
              <w:t>Spectrum</w:t>
            </w:r>
          </w:p>
        </w:tc>
        <w:tc>
          <w:tcPr>
            <w:tcW w:w="872" w:type="dxa"/>
            <w:tcBorders>
              <w:top w:val="single" w:sz="4" w:space="0" w:color="999999"/>
              <w:left w:val="single" w:sz="4" w:space="0" w:color="999999"/>
              <w:bottom w:val="single" w:sz="12" w:space="0" w:color="666666"/>
              <w:right w:val="single" w:sz="4" w:space="0" w:color="999999"/>
            </w:tcBorders>
            <w:vAlign w:val="center"/>
          </w:tcPr>
          <w:p w14:paraId="3E07106A" w14:textId="77777777" w:rsidR="00982DF8"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Koh et al. Sig</w:t>
            </w:r>
          </w:p>
        </w:tc>
        <w:tc>
          <w:tcPr>
            <w:tcW w:w="1400" w:type="dxa"/>
            <w:tcBorders>
              <w:top w:val="single" w:sz="4" w:space="0" w:color="999999"/>
              <w:left w:val="single" w:sz="4" w:space="0" w:color="999999"/>
              <w:bottom w:val="single" w:sz="12" w:space="0" w:color="666666"/>
              <w:right w:val="single" w:sz="4" w:space="0" w:color="999999"/>
            </w:tcBorders>
            <w:vAlign w:val="center"/>
          </w:tcPr>
          <w:p w14:paraId="300D97D0" w14:textId="77777777" w:rsidR="00982DF8" w:rsidRDefault="00000000">
            <w:pPr>
              <w:suppressAutoHyphens w:val="0"/>
              <w:spacing w:line="240" w:lineRule="auto"/>
              <w:ind w:firstLine="0"/>
              <w:jc w:val="center"/>
              <w:rPr>
                <w:rFonts w:ascii="Liberation Sans" w:eastAsia="Liberation Sans" w:hAnsi="Liberation Sans"/>
                <w:b/>
                <w:bCs/>
                <w:sz w:val="20"/>
                <w:szCs w:val="20"/>
                <w:lang w:val="de-DE"/>
              </w:rPr>
            </w:pPr>
            <w:r>
              <w:rPr>
                <w:rFonts w:ascii="Liberation Sans" w:eastAsia="Liberation Sans" w:hAnsi="Liberation Sans"/>
                <w:b/>
                <w:bCs/>
                <w:color w:val="000000"/>
                <w:sz w:val="20"/>
                <w:szCs w:val="20"/>
                <w:lang w:val="de-DE"/>
              </w:rPr>
              <w:t>Cosine 89-Type Sig vs Koh et al.</w:t>
            </w:r>
          </w:p>
        </w:tc>
        <w:tc>
          <w:tcPr>
            <w:tcW w:w="1009" w:type="dxa"/>
            <w:tcBorders>
              <w:top w:val="single" w:sz="4" w:space="0" w:color="999999"/>
              <w:left w:val="single" w:sz="4" w:space="0" w:color="999999"/>
              <w:bottom w:val="single" w:sz="12" w:space="0" w:color="666666"/>
              <w:right w:val="single" w:sz="4" w:space="0" w:color="999999"/>
            </w:tcBorders>
            <w:vAlign w:val="center"/>
          </w:tcPr>
          <w:p w14:paraId="1485D038" w14:textId="77777777" w:rsidR="00982DF8"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83-Type Sig ID</w:t>
            </w:r>
          </w:p>
        </w:tc>
        <w:tc>
          <w:tcPr>
            <w:tcW w:w="916" w:type="dxa"/>
            <w:tcBorders>
              <w:top w:val="single" w:sz="4" w:space="0" w:color="999999"/>
              <w:left w:val="single" w:sz="4" w:space="0" w:color="999999"/>
              <w:bottom w:val="single" w:sz="12" w:space="0" w:color="666666"/>
              <w:right w:val="single" w:sz="4" w:space="0" w:color="999999"/>
            </w:tcBorders>
            <w:vAlign w:val="center"/>
          </w:tcPr>
          <w:p w14:paraId="6C91BD06" w14:textId="77777777" w:rsidR="00982DF8"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Jin et al. Sig</w:t>
            </w:r>
          </w:p>
        </w:tc>
        <w:tc>
          <w:tcPr>
            <w:tcW w:w="905" w:type="dxa"/>
            <w:tcBorders>
              <w:top w:val="single" w:sz="4" w:space="0" w:color="999999"/>
              <w:left w:val="single" w:sz="4" w:space="0" w:color="999999"/>
              <w:bottom w:val="single" w:sz="12" w:space="0" w:color="666666"/>
              <w:right w:val="single" w:sz="4" w:space="0" w:color="999999"/>
            </w:tcBorders>
            <w:vAlign w:val="center"/>
          </w:tcPr>
          <w:p w14:paraId="2E0D705D" w14:textId="77777777" w:rsidR="00982DF8"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vs Jin et al.</w:t>
            </w:r>
          </w:p>
        </w:tc>
      </w:tr>
      <w:tr w:rsidR="00982DF8" w14:paraId="11C1744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F971BF5" w14:textId="77777777" w:rsidR="00982DF8"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InsDel1a</w:t>
            </w:r>
          </w:p>
        </w:tc>
        <w:tc>
          <w:tcPr>
            <w:tcW w:w="1558" w:type="dxa"/>
            <w:tcBorders>
              <w:top w:val="single" w:sz="4" w:space="0" w:color="999999"/>
              <w:left w:val="single" w:sz="4" w:space="0" w:color="999999"/>
              <w:bottom w:val="single" w:sz="4" w:space="0" w:color="999999"/>
              <w:right w:val="single" w:sz="4" w:space="0" w:color="999999"/>
            </w:tcBorders>
            <w:vAlign w:val="center"/>
          </w:tcPr>
          <w:p w14:paraId="33184E76"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0.9923</w:t>
            </w:r>
          </w:p>
        </w:tc>
        <w:tc>
          <w:tcPr>
            <w:tcW w:w="1415" w:type="dxa"/>
            <w:tcBorders>
              <w:top w:val="single" w:sz="4" w:space="0" w:color="999999"/>
              <w:left w:val="single" w:sz="4" w:space="0" w:color="999999"/>
              <w:bottom w:val="single" w:sz="4" w:space="0" w:color="999999"/>
              <w:right w:val="single" w:sz="4" w:space="0" w:color="999999"/>
            </w:tcBorders>
            <w:vAlign w:val="center"/>
          </w:tcPr>
          <w:p w14:paraId="4686D125"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0.9831</w:t>
            </w:r>
          </w:p>
        </w:tc>
        <w:tc>
          <w:tcPr>
            <w:tcW w:w="872" w:type="dxa"/>
            <w:tcBorders>
              <w:top w:val="single" w:sz="4" w:space="0" w:color="999999"/>
              <w:left w:val="single" w:sz="4" w:space="0" w:color="999999"/>
              <w:bottom w:val="single" w:sz="4" w:space="0" w:color="999999"/>
              <w:right w:val="single" w:sz="4" w:space="0" w:color="999999"/>
            </w:tcBorders>
            <w:vAlign w:val="center"/>
          </w:tcPr>
          <w:p w14:paraId="3D124ED6"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B0B0B0"/>
                <w:sz w:val="20"/>
                <w:szCs w:val="20"/>
              </w:rPr>
              <w:t>InD14</w:t>
            </w:r>
          </w:p>
        </w:tc>
        <w:tc>
          <w:tcPr>
            <w:tcW w:w="1400" w:type="dxa"/>
            <w:tcBorders>
              <w:top w:val="single" w:sz="4" w:space="0" w:color="999999"/>
              <w:left w:val="single" w:sz="4" w:space="0" w:color="999999"/>
              <w:bottom w:val="single" w:sz="4" w:space="0" w:color="999999"/>
              <w:right w:val="single" w:sz="4" w:space="0" w:color="999999"/>
            </w:tcBorders>
            <w:vAlign w:val="center"/>
          </w:tcPr>
          <w:p w14:paraId="02672BC8"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B0B0B0"/>
                <w:sz w:val="20"/>
                <w:szCs w:val="20"/>
              </w:rPr>
              <w:t>0.9023</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4B07486F"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7172ADAE"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577DD782"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0.9849</w:t>
            </w:r>
          </w:p>
        </w:tc>
      </w:tr>
      <w:tr w:rsidR="00982DF8" w14:paraId="32ABDF9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596069B" w14:textId="77777777" w:rsidR="00982DF8"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InsDel1b</w:t>
            </w:r>
          </w:p>
        </w:tc>
        <w:tc>
          <w:tcPr>
            <w:tcW w:w="1558" w:type="dxa"/>
            <w:tcBorders>
              <w:top w:val="single" w:sz="4" w:space="0" w:color="999999"/>
              <w:left w:val="single" w:sz="4" w:space="0" w:color="999999"/>
              <w:bottom w:val="single" w:sz="4" w:space="0" w:color="999999"/>
              <w:right w:val="single" w:sz="4" w:space="0" w:color="999999"/>
            </w:tcBorders>
            <w:vAlign w:val="center"/>
          </w:tcPr>
          <w:p w14:paraId="2788411A"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0.9925</w:t>
            </w:r>
          </w:p>
        </w:tc>
        <w:tc>
          <w:tcPr>
            <w:tcW w:w="1415" w:type="dxa"/>
            <w:tcBorders>
              <w:top w:val="single" w:sz="4" w:space="0" w:color="999999"/>
              <w:left w:val="single" w:sz="4" w:space="0" w:color="999999"/>
              <w:bottom w:val="single" w:sz="4" w:space="0" w:color="999999"/>
              <w:right w:val="single" w:sz="4" w:space="0" w:color="999999"/>
            </w:tcBorders>
            <w:vAlign w:val="center"/>
          </w:tcPr>
          <w:p w14:paraId="31363F4A"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0.9850</w:t>
            </w:r>
          </w:p>
        </w:tc>
        <w:tc>
          <w:tcPr>
            <w:tcW w:w="872" w:type="dxa"/>
            <w:tcBorders>
              <w:top w:val="single" w:sz="4" w:space="0" w:color="999999"/>
              <w:left w:val="single" w:sz="4" w:space="0" w:color="999999"/>
              <w:bottom w:val="single" w:sz="4" w:space="0" w:color="999999"/>
              <w:right w:val="single" w:sz="4" w:space="0" w:color="999999"/>
            </w:tcBorders>
            <w:vAlign w:val="center"/>
          </w:tcPr>
          <w:p w14:paraId="0926C03F"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InD15</w:t>
            </w:r>
          </w:p>
        </w:tc>
        <w:tc>
          <w:tcPr>
            <w:tcW w:w="1400" w:type="dxa"/>
            <w:tcBorders>
              <w:top w:val="single" w:sz="4" w:space="0" w:color="999999"/>
              <w:left w:val="single" w:sz="4" w:space="0" w:color="999999"/>
              <w:bottom w:val="single" w:sz="4" w:space="0" w:color="999999"/>
              <w:right w:val="single" w:sz="4" w:space="0" w:color="999999"/>
            </w:tcBorders>
            <w:vAlign w:val="center"/>
          </w:tcPr>
          <w:p w14:paraId="2EA9D381"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0.9796</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4423D28E" w14:textId="77777777" w:rsidR="00982DF8" w:rsidRDefault="00982DF8">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2D51717F" w14:textId="77777777" w:rsidR="00982DF8" w:rsidRDefault="00982DF8">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287BDBCC" w14:textId="77777777" w:rsidR="00982DF8" w:rsidRDefault="00982DF8">
            <w:pPr>
              <w:rPr>
                <w:rFonts w:ascii="Liberation Sans" w:eastAsia="Liberation Sans" w:hAnsi="Liberation Sans"/>
                <w:sz w:val="20"/>
                <w:szCs w:val="20"/>
              </w:rPr>
            </w:pPr>
          </w:p>
        </w:tc>
      </w:tr>
      <w:tr w:rsidR="00982DF8" w14:paraId="02669BF5"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6ADDD28" w14:textId="77777777" w:rsidR="00982DF8"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InsDel1c</w:t>
            </w:r>
          </w:p>
        </w:tc>
        <w:tc>
          <w:tcPr>
            <w:tcW w:w="1558" w:type="dxa"/>
            <w:tcBorders>
              <w:top w:val="single" w:sz="4" w:space="0" w:color="999999"/>
              <w:left w:val="single" w:sz="4" w:space="0" w:color="999999"/>
              <w:bottom w:val="single" w:sz="4" w:space="0" w:color="999999"/>
              <w:right w:val="single" w:sz="4" w:space="0" w:color="999999"/>
            </w:tcBorders>
            <w:vAlign w:val="center"/>
          </w:tcPr>
          <w:p w14:paraId="570A0293"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0.9819</w:t>
            </w:r>
          </w:p>
        </w:tc>
        <w:tc>
          <w:tcPr>
            <w:tcW w:w="1415" w:type="dxa"/>
            <w:tcBorders>
              <w:top w:val="single" w:sz="4" w:space="0" w:color="999999"/>
              <w:left w:val="single" w:sz="4" w:space="0" w:color="999999"/>
              <w:bottom w:val="single" w:sz="4" w:space="0" w:color="999999"/>
              <w:right w:val="single" w:sz="4" w:space="0" w:color="999999"/>
            </w:tcBorders>
            <w:vAlign w:val="center"/>
          </w:tcPr>
          <w:p w14:paraId="3611A056"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0.9675</w:t>
            </w:r>
          </w:p>
        </w:tc>
        <w:tc>
          <w:tcPr>
            <w:tcW w:w="872" w:type="dxa"/>
            <w:tcBorders>
              <w:top w:val="single" w:sz="4" w:space="0" w:color="999999"/>
              <w:left w:val="single" w:sz="4" w:space="0" w:color="999999"/>
              <w:bottom w:val="single" w:sz="4" w:space="0" w:color="999999"/>
              <w:right w:val="single" w:sz="4" w:space="0" w:color="999999"/>
            </w:tcBorders>
            <w:vAlign w:val="center"/>
          </w:tcPr>
          <w:p w14:paraId="5D40E266"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InD14*</w:t>
            </w:r>
          </w:p>
        </w:tc>
        <w:tc>
          <w:tcPr>
            <w:tcW w:w="1400" w:type="dxa"/>
            <w:tcBorders>
              <w:top w:val="single" w:sz="4" w:space="0" w:color="999999"/>
              <w:left w:val="single" w:sz="4" w:space="0" w:color="999999"/>
              <w:bottom w:val="single" w:sz="4" w:space="0" w:color="999999"/>
              <w:right w:val="single" w:sz="4" w:space="0" w:color="999999"/>
            </w:tcBorders>
            <w:vAlign w:val="center"/>
          </w:tcPr>
          <w:p w14:paraId="1D3A571F"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0.9415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622D0199" w14:textId="77777777" w:rsidR="00982DF8" w:rsidRDefault="00982DF8">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73A33367" w14:textId="77777777" w:rsidR="00982DF8" w:rsidRDefault="00982DF8">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56F7FB0A" w14:textId="77777777" w:rsidR="00982DF8" w:rsidRDefault="00982DF8">
            <w:pPr>
              <w:rPr>
                <w:rFonts w:ascii="Liberation Sans" w:eastAsia="Liberation Sans" w:hAnsi="Liberation Sans"/>
                <w:sz w:val="20"/>
                <w:szCs w:val="20"/>
              </w:rPr>
            </w:pPr>
          </w:p>
        </w:tc>
      </w:tr>
      <w:tr w:rsidR="00982DF8" w14:paraId="768C796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579BA01" w14:textId="77777777" w:rsidR="00982DF8"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InsDel2a</w:t>
            </w:r>
          </w:p>
        </w:tc>
        <w:tc>
          <w:tcPr>
            <w:tcW w:w="1558" w:type="dxa"/>
            <w:tcBorders>
              <w:top w:val="single" w:sz="4" w:space="0" w:color="999999"/>
              <w:left w:val="single" w:sz="4" w:space="0" w:color="999999"/>
              <w:bottom w:val="single" w:sz="4" w:space="0" w:color="999999"/>
              <w:right w:val="single" w:sz="4" w:space="0" w:color="999999"/>
            </w:tcBorders>
            <w:vAlign w:val="center"/>
          </w:tcPr>
          <w:p w14:paraId="19E19475"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0.9853</w:t>
            </w:r>
          </w:p>
        </w:tc>
        <w:tc>
          <w:tcPr>
            <w:tcW w:w="1415" w:type="dxa"/>
            <w:tcBorders>
              <w:top w:val="single" w:sz="4" w:space="0" w:color="999999"/>
              <w:left w:val="single" w:sz="4" w:space="0" w:color="999999"/>
              <w:bottom w:val="single" w:sz="4" w:space="0" w:color="999999"/>
              <w:right w:val="single" w:sz="4" w:space="0" w:color="999999"/>
            </w:tcBorders>
            <w:vAlign w:val="center"/>
          </w:tcPr>
          <w:p w14:paraId="7E08F9AF"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0.9710</w:t>
            </w:r>
          </w:p>
        </w:tc>
        <w:tc>
          <w:tcPr>
            <w:tcW w:w="872" w:type="dxa"/>
            <w:tcBorders>
              <w:top w:val="single" w:sz="4" w:space="0" w:color="999999"/>
              <w:left w:val="single" w:sz="4" w:space="0" w:color="999999"/>
              <w:bottom w:val="single" w:sz="4" w:space="0" w:color="999999"/>
              <w:right w:val="single" w:sz="4" w:space="0" w:color="999999"/>
            </w:tcBorders>
            <w:vAlign w:val="center"/>
          </w:tcPr>
          <w:p w14:paraId="395F9CB8"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InD2a</w:t>
            </w:r>
          </w:p>
        </w:tc>
        <w:tc>
          <w:tcPr>
            <w:tcW w:w="1400" w:type="dxa"/>
            <w:tcBorders>
              <w:top w:val="single" w:sz="4" w:space="0" w:color="999999"/>
              <w:left w:val="single" w:sz="4" w:space="0" w:color="999999"/>
              <w:bottom w:val="single" w:sz="4" w:space="0" w:color="999999"/>
              <w:right w:val="single" w:sz="4" w:space="0" w:color="999999"/>
            </w:tcBorders>
            <w:vAlign w:val="center"/>
          </w:tcPr>
          <w:p w14:paraId="240C1949"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0.9824</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7F32C235"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C_ID2</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59517066"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2451F0B8"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0.9932</w:t>
            </w:r>
          </w:p>
        </w:tc>
      </w:tr>
      <w:tr w:rsidR="00982DF8" w14:paraId="1543F6E0"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619D42A" w14:textId="77777777" w:rsidR="00982DF8"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InsDel2b</w:t>
            </w:r>
          </w:p>
        </w:tc>
        <w:tc>
          <w:tcPr>
            <w:tcW w:w="1558" w:type="dxa"/>
            <w:tcBorders>
              <w:top w:val="single" w:sz="4" w:space="0" w:color="999999"/>
              <w:left w:val="single" w:sz="4" w:space="0" w:color="999999"/>
              <w:bottom w:val="single" w:sz="4" w:space="0" w:color="999999"/>
              <w:right w:val="single" w:sz="4" w:space="0" w:color="999999"/>
            </w:tcBorders>
            <w:vAlign w:val="center"/>
          </w:tcPr>
          <w:p w14:paraId="27ECF2DA"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0.9858</w:t>
            </w:r>
          </w:p>
        </w:tc>
        <w:tc>
          <w:tcPr>
            <w:tcW w:w="1415" w:type="dxa"/>
            <w:tcBorders>
              <w:top w:val="single" w:sz="4" w:space="0" w:color="999999"/>
              <w:left w:val="single" w:sz="4" w:space="0" w:color="999999"/>
              <w:bottom w:val="single" w:sz="4" w:space="0" w:color="999999"/>
              <w:right w:val="single" w:sz="4" w:space="0" w:color="999999"/>
            </w:tcBorders>
            <w:vAlign w:val="center"/>
          </w:tcPr>
          <w:p w14:paraId="482D5363"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0.9645</w:t>
            </w:r>
          </w:p>
        </w:tc>
        <w:tc>
          <w:tcPr>
            <w:tcW w:w="872" w:type="dxa"/>
            <w:tcBorders>
              <w:top w:val="single" w:sz="4" w:space="0" w:color="999999"/>
              <w:left w:val="single" w:sz="4" w:space="0" w:color="999999"/>
              <w:bottom w:val="single" w:sz="4" w:space="0" w:color="999999"/>
              <w:right w:val="single" w:sz="4" w:space="0" w:color="999999"/>
            </w:tcBorders>
            <w:vAlign w:val="center"/>
          </w:tcPr>
          <w:p w14:paraId="0DE4CDAA" w14:textId="77777777" w:rsidR="00982DF8" w:rsidRDefault="00982DF8">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DB2BE4A" w14:textId="77777777" w:rsidR="00982DF8" w:rsidRDefault="00982DF8">
            <w:pPr>
              <w:suppressAutoHyphens w:val="0"/>
              <w:spacing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6D3AD3F4" w14:textId="77777777" w:rsidR="00982DF8" w:rsidRDefault="00982DF8">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04E224E4" w14:textId="77777777" w:rsidR="00982DF8" w:rsidRDefault="00982DF8">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72ADEC02" w14:textId="77777777" w:rsidR="00982DF8" w:rsidRDefault="00982DF8">
            <w:pPr>
              <w:rPr>
                <w:rFonts w:ascii="Liberation Sans" w:eastAsia="Liberation Sans" w:hAnsi="Liberation Sans"/>
                <w:sz w:val="20"/>
                <w:szCs w:val="20"/>
              </w:rPr>
            </w:pPr>
          </w:p>
        </w:tc>
      </w:tr>
      <w:tr w:rsidR="00982DF8" w14:paraId="6D55CE3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B62A373" w14:textId="77777777" w:rsidR="00982DF8"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InsDel2c</w:t>
            </w:r>
          </w:p>
        </w:tc>
        <w:tc>
          <w:tcPr>
            <w:tcW w:w="1558" w:type="dxa"/>
            <w:tcBorders>
              <w:top w:val="single" w:sz="4" w:space="0" w:color="999999"/>
              <w:left w:val="single" w:sz="4" w:space="0" w:color="999999"/>
              <w:bottom w:val="single" w:sz="4" w:space="0" w:color="999999"/>
              <w:right w:val="single" w:sz="4" w:space="0" w:color="999999"/>
            </w:tcBorders>
            <w:vAlign w:val="center"/>
          </w:tcPr>
          <w:p w14:paraId="422555D5"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0.9842</w:t>
            </w:r>
          </w:p>
        </w:tc>
        <w:tc>
          <w:tcPr>
            <w:tcW w:w="1415" w:type="dxa"/>
            <w:tcBorders>
              <w:top w:val="single" w:sz="4" w:space="0" w:color="999999"/>
              <w:left w:val="single" w:sz="4" w:space="0" w:color="999999"/>
              <w:bottom w:val="single" w:sz="4" w:space="0" w:color="999999"/>
              <w:right w:val="single" w:sz="4" w:space="0" w:color="999999"/>
            </w:tcBorders>
            <w:vAlign w:val="center"/>
          </w:tcPr>
          <w:p w14:paraId="2D5AAB51"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0.9744</w:t>
            </w:r>
          </w:p>
        </w:tc>
        <w:tc>
          <w:tcPr>
            <w:tcW w:w="872" w:type="dxa"/>
            <w:tcBorders>
              <w:top w:val="single" w:sz="4" w:space="0" w:color="999999"/>
              <w:left w:val="single" w:sz="4" w:space="0" w:color="999999"/>
              <w:bottom w:val="single" w:sz="4" w:space="0" w:color="999999"/>
              <w:right w:val="single" w:sz="4" w:space="0" w:color="999999"/>
            </w:tcBorders>
            <w:vAlign w:val="center"/>
          </w:tcPr>
          <w:p w14:paraId="0A6AFB3A" w14:textId="77777777" w:rsidR="00982DF8" w:rsidRDefault="00982DF8">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5348768" w14:textId="77777777" w:rsidR="00982DF8" w:rsidRDefault="00982DF8">
            <w:pPr>
              <w:suppressAutoHyphens w:val="0"/>
              <w:spacing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0B3B887C" w14:textId="77777777" w:rsidR="00982DF8" w:rsidRDefault="00982DF8">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05EFBF83" w14:textId="77777777" w:rsidR="00982DF8" w:rsidRDefault="00982DF8">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5992BC7C" w14:textId="77777777" w:rsidR="00982DF8" w:rsidRDefault="00982DF8">
            <w:pPr>
              <w:rPr>
                <w:rFonts w:ascii="Liberation Sans" w:eastAsia="Liberation Sans" w:hAnsi="Liberation Sans"/>
                <w:sz w:val="20"/>
                <w:szCs w:val="20"/>
              </w:rPr>
            </w:pPr>
          </w:p>
        </w:tc>
      </w:tr>
      <w:tr w:rsidR="00982DF8" w14:paraId="6FE3CD5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FD506C6" w14:textId="77777777" w:rsidR="00982DF8"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InsDel3a</w:t>
            </w:r>
          </w:p>
        </w:tc>
        <w:tc>
          <w:tcPr>
            <w:tcW w:w="1558" w:type="dxa"/>
            <w:tcBorders>
              <w:top w:val="single" w:sz="4" w:space="0" w:color="999999"/>
              <w:left w:val="single" w:sz="4" w:space="0" w:color="999999"/>
              <w:bottom w:val="single" w:sz="4" w:space="0" w:color="999999"/>
              <w:right w:val="single" w:sz="4" w:space="0" w:color="999999"/>
            </w:tcBorders>
            <w:vAlign w:val="center"/>
          </w:tcPr>
          <w:p w14:paraId="7A7197E4"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0.9515</w:t>
            </w:r>
          </w:p>
        </w:tc>
        <w:tc>
          <w:tcPr>
            <w:tcW w:w="1415" w:type="dxa"/>
            <w:tcBorders>
              <w:top w:val="single" w:sz="4" w:space="0" w:color="999999"/>
              <w:left w:val="single" w:sz="4" w:space="0" w:color="999999"/>
              <w:bottom w:val="single" w:sz="4" w:space="0" w:color="999999"/>
              <w:right w:val="single" w:sz="4" w:space="0" w:color="999999"/>
            </w:tcBorders>
            <w:vAlign w:val="center"/>
          </w:tcPr>
          <w:p w14:paraId="72DD0E58"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0.9738</w:t>
            </w:r>
          </w:p>
        </w:tc>
        <w:tc>
          <w:tcPr>
            <w:tcW w:w="872" w:type="dxa"/>
            <w:tcBorders>
              <w:top w:val="single" w:sz="4" w:space="0" w:color="999999"/>
              <w:left w:val="single" w:sz="4" w:space="0" w:color="999999"/>
              <w:bottom w:val="single" w:sz="4" w:space="0" w:color="999999"/>
              <w:right w:val="single" w:sz="4" w:space="0" w:color="999999"/>
            </w:tcBorders>
            <w:vAlign w:val="center"/>
          </w:tcPr>
          <w:p w14:paraId="257C4460" w14:textId="77777777" w:rsidR="00982DF8" w:rsidRDefault="00982DF8">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2B57DAD6" w14:textId="77777777" w:rsidR="00982DF8" w:rsidRDefault="00982DF8">
            <w:pPr>
              <w:suppressAutoHyphens w:val="0"/>
              <w:spacing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647313EA"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C_ID3</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2DCFDF7C"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ID3*</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1ABD6BF8"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0.9403</w:t>
            </w:r>
          </w:p>
        </w:tc>
      </w:tr>
      <w:tr w:rsidR="00982DF8" w14:paraId="08805C4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149E1BF" w14:textId="77777777" w:rsidR="00982DF8"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InsDel3b</w:t>
            </w:r>
          </w:p>
        </w:tc>
        <w:tc>
          <w:tcPr>
            <w:tcW w:w="1558" w:type="dxa"/>
            <w:tcBorders>
              <w:top w:val="single" w:sz="4" w:space="0" w:color="999999"/>
              <w:left w:val="single" w:sz="4" w:space="0" w:color="999999"/>
              <w:bottom w:val="single" w:sz="4" w:space="0" w:color="999999"/>
              <w:right w:val="single" w:sz="4" w:space="0" w:color="999999"/>
            </w:tcBorders>
            <w:vAlign w:val="center"/>
          </w:tcPr>
          <w:p w14:paraId="5A660D2A"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0.9970</w:t>
            </w:r>
          </w:p>
        </w:tc>
        <w:tc>
          <w:tcPr>
            <w:tcW w:w="1415" w:type="dxa"/>
            <w:tcBorders>
              <w:top w:val="single" w:sz="4" w:space="0" w:color="999999"/>
              <w:left w:val="single" w:sz="4" w:space="0" w:color="999999"/>
              <w:bottom w:val="single" w:sz="4" w:space="0" w:color="999999"/>
              <w:right w:val="single" w:sz="4" w:space="0" w:color="999999"/>
            </w:tcBorders>
            <w:vAlign w:val="center"/>
          </w:tcPr>
          <w:p w14:paraId="1813E79E"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0.9952</w:t>
            </w:r>
          </w:p>
        </w:tc>
        <w:tc>
          <w:tcPr>
            <w:tcW w:w="872" w:type="dxa"/>
            <w:tcBorders>
              <w:top w:val="single" w:sz="4" w:space="0" w:color="999999"/>
              <w:left w:val="single" w:sz="4" w:space="0" w:color="999999"/>
              <w:bottom w:val="single" w:sz="4" w:space="0" w:color="999999"/>
              <w:right w:val="single" w:sz="4" w:space="0" w:color="999999"/>
            </w:tcBorders>
            <w:vAlign w:val="center"/>
          </w:tcPr>
          <w:p w14:paraId="4EA94654"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InD3b</w:t>
            </w:r>
          </w:p>
        </w:tc>
        <w:tc>
          <w:tcPr>
            <w:tcW w:w="1400" w:type="dxa"/>
            <w:tcBorders>
              <w:top w:val="single" w:sz="4" w:space="0" w:color="999999"/>
              <w:left w:val="single" w:sz="4" w:space="0" w:color="999999"/>
              <w:bottom w:val="single" w:sz="4" w:space="0" w:color="999999"/>
              <w:right w:val="single" w:sz="4" w:space="0" w:color="999999"/>
            </w:tcBorders>
            <w:vAlign w:val="center"/>
          </w:tcPr>
          <w:p w14:paraId="4EFBEB9E"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0.9527</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318AE3D7" w14:textId="77777777" w:rsidR="00982DF8" w:rsidRDefault="00982DF8">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385387F9" w14:textId="77777777" w:rsidR="00982DF8" w:rsidRDefault="00982DF8">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77941F44" w14:textId="77777777" w:rsidR="00982DF8" w:rsidRDefault="00982DF8">
            <w:pPr>
              <w:rPr>
                <w:rFonts w:ascii="Liberation Sans" w:eastAsia="Liberation Sans" w:hAnsi="Liberation Sans"/>
                <w:sz w:val="20"/>
                <w:szCs w:val="20"/>
              </w:rPr>
            </w:pPr>
          </w:p>
        </w:tc>
      </w:tr>
      <w:tr w:rsidR="00982DF8" w14:paraId="0B2C1335"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F61E5B1" w14:textId="77777777" w:rsidR="00982DF8"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InsDel4</w:t>
            </w:r>
          </w:p>
        </w:tc>
        <w:tc>
          <w:tcPr>
            <w:tcW w:w="1558" w:type="dxa"/>
            <w:tcBorders>
              <w:top w:val="single" w:sz="4" w:space="0" w:color="999999"/>
              <w:left w:val="single" w:sz="4" w:space="0" w:color="999999"/>
              <w:bottom w:val="single" w:sz="4" w:space="0" w:color="999999"/>
              <w:right w:val="single" w:sz="4" w:space="0" w:color="999999"/>
            </w:tcBorders>
            <w:vAlign w:val="center"/>
          </w:tcPr>
          <w:p w14:paraId="29B58A79"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0.9955</w:t>
            </w:r>
          </w:p>
        </w:tc>
        <w:tc>
          <w:tcPr>
            <w:tcW w:w="1415" w:type="dxa"/>
            <w:tcBorders>
              <w:top w:val="single" w:sz="4" w:space="0" w:color="999999"/>
              <w:left w:val="single" w:sz="4" w:space="0" w:color="999999"/>
              <w:bottom w:val="single" w:sz="4" w:space="0" w:color="999999"/>
              <w:right w:val="single" w:sz="4" w:space="0" w:color="999999"/>
            </w:tcBorders>
            <w:vAlign w:val="center"/>
          </w:tcPr>
          <w:p w14:paraId="348E0F43"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0.9845</w:t>
            </w:r>
          </w:p>
        </w:tc>
        <w:tc>
          <w:tcPr>
            <w:tcW w:w="872" w:type="dxa"/>
            <w:tcBorders>
              <w:top w:val="single" w:sz="4" w:space="0" w:color="999999"/>
              <w:left w:val="single" w:sz="4" w:space="0" w:color="999999"/>
              <w:bottom w:val="single" w:sz="4" w:space="0" w:color="999999"/>
              <w:right w:val="single" w:sz="4" w:space="0" w:color="999999"/>
            </w:tcBorders>
            <w:vAlign w:val="center"/>
          </w:tcPr>
          <w:p w14:paraId="48EC45DF"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InD4a</w:t>
            </w:r>
          </w:p>
        </w:tc>
        <w:tc>
          <w:tcPr>
            <w:tcW w:w="1400" w:type="dxa"/>
            <w:tcBorders>
              <w:top w:val="single" w:sz="4" w:space="0" w:color="999999"/>
              <w:left w:val="single" w:sz="4" w:space="0" w:color="999999"/>
              <w:bottom w:val="single" w:sz="4" w:space="0" w:color="999999"/>
              <w:right w:val="single" w:sz="4" w:space="0" w:color="999999"/>
            </w:tcBorders>
            <w:vAlign w:val="center"/>
          </w:tcPr>
          <w:p w14:paraId="2B414F42"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0.9820</w:t>
            </w:r>
          </w:p>
        </w:tc>
        <w:tc>
          <w:tcPr>
            <w:tcW w:w="1009" w:type="dxa"/>
            <w:tcBorders>
              <w:top w:val="single" w:sz="4" w:space="0" w:color="999999"/>
              <w:left w:val="single" w:sz="4" w:space="0" w:color="999999"/>
              <w:bottom w:val="single" w:sz="4" w:space="0" w:color="999999"/>
              <w:right w:val="single" w:sz="4" w:space="0" w:color="999999"/>
            </w:tcBorders>
            <w:vAlign w:val="center"/>
          </w:tcPr>
          <w:p w14:paraId="038A6940"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C_ID4</w:t>
            </w:r>
          </w:p>
        </w:tc>
        <w:tc>
          <w:tcPr>
            <w:tcW w:w="916" w:type="dxa"/>
            <w:tcBorders>
              <w:top w:val="single" w:sz="4" w:space="0" w:color="999999"/>
              <w:left w:val="single" w:sz="4" w:space="0" w:color="999999"/>
              <w:bottom w:val="single" w:sz="4" w:space="0" w:color="999999"/>
              <w:right w:val="single" w:sz="4" w:space="0" w:color="999999"/>
            </w:tcBorders>
            <w:vAlign w:val="center"/>
          </w:tcPr>
          <w:p w14:paraId="6FF480A8" w14:textId="77777777" w:rsidR="00982DF8" w:rsidRDefault="00982DF8">
            <w:pPr>
              <w:suppressAutoHyphens w:val="0"/>
              <w:spacing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11F8A705" w14:textId="77777777" w:rsidR="00982DF8" w:rsidRDefault="00982DF8">
            <w:pPr>
              <w:suppressAutoHyphens w:val="0"/>
              <w:spacing w:line="240" w:lineRule="auto"/>
              <w:ind w:firstLine="0"/>
              <w:jc w:val="center"/>
              <w:rPr>
                <w:rFonts w:ascii="Liberation Sans" w:eastAsia="Liberation Sans" w:hAnsi="Liberation Sans"/>
                <w:sz w:val="20"/>
                <w:szCs w:val="20"/>
              </w:rPr>
            </w:pPr>
          </w:p>
        </w:tc>
      </w:tr>
      <w:tr w:rsidR="00982DF8" w14:paraId="520C70EF" w14:textId="77777777">
        <w:trPr>
          <w:trHeight w:val="285"/>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4E9880F" w14:textId="77777777" w:rsidR="00982DF8"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InsDel5a</w:t>
            </w:r>
          </w:p>
        </w:tc>
        <w:tc>
          <w:tcPr>
            <w:tcW w:w="1558" w:type="dxa"/>
            <w:tcBorders>
              <w:top w:val="single" w:sz="4" w:space="0" w:color="999999"/>
              <w:left w:val="single" w:sz="4" w:space="0" w:color="999999"/>
              <w:bottom w:val="single" w:sz="4" w:space="0" w:color="999999"/>
              <w:right w:val="single" w:sz="4" w:space="0" w:color="999999"/>
            </w:tcBorders>
            <w:vAlign w:val="center"/>
          </w:tcPr>
          <w:p w14:paraId="7E157CF0"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14:paraId="19670D0F"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14:paraId="216CB452"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InD29</w:t>
            </w:r>
          </w:p>
        </w:tc>
        <w:tc>
          <w:tcPr>
            <w:tcW w:w="1400" w:type="dxa"/>
            <w:tcBorders>
              <w:top w:val="single" w:sz="4" w:space="0" w:color="999999"/>
              <w:left w:val="single" w:sz="4" w:space="0" w:color="999999"/>
              <w:bottom w:val="single" w:sz="4" w:space="0" w:color="999999"/>
              <w:right w:val="single" w:sz="4" w:space="0" w:color="999999"/>
            </w:tcBorders>
            <w:vAlign w:val="center"/>
          </w:tcPr>
          <w:p w14:paraId="624E6649" w14:textId="77777777" w:rsidR="00982DF8" w:rsidRDefault="00982DF8">
            <w:pPr>
              <w:suppressAutoHyphens w:val="0"/>
              <w:spacing w:line="240" w:lineRule="auto"/>
              <w:ind w:firstLine="0"/>
              <w:jc w:val="center"/>
              <w:rPr>
                <w:rFonts w:ascii="Liberation Sans" w:eastAsia="Liberation Sans" w:hAnsi="Liberation Sans"/>
                <w:color w:val="000000"/>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74B6D6B5"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C_ID5</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2557D5F1" w14:textId="77777777" w:rsidR="00982DF8" w:rsidRDefault="00982DF8">
            <w:pPr>
              <w:suppressAutoHyphens w:val="0"/>
              <w:spacing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35B73F84" w14:textId="77777777" w:rsidR="00982DF8" w:rsidRDefault="00982DF8">
            <w:pPr>
              <w:suppressAutoHyphens w:val="0"/>
              <w:spacing w:line="240" w:lineRule="auto"/>
              <w:ind w:firstLine="0"/>
              <w:jc w:val="center"/>
              <w:rPr>
                <w:rFonts w:ascii="Liberation Sans" w:eastAsia="Liberation Sans" w:hAnsi="Liberation Sans"/>
                <w:sz w:val="20"/>
                <w:szCs w:val="20"/>
              </w:rPr>
            </w:pPr>
          </w:p>
        </w:tc>
      </w:tr>
      <w:tr w:rsidR="00982DF8" w14:paraId="0E8609D1" w14:textId="77777777">
        <w:trPr>
          <w:trHeight w:val="285"/>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25573B1" w14:textId="77777777" w:rsidR="00982DF8"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InsDel5b</w:t>
            </w:r>
          </w:p>
        </w:tc>
        <w:tc>
          <w:tcPr>
            <w:tcW w:w="1558" w:type="dxa"/>
            <w:tcBorders>
              <w:top w:val="single" w:sz="4" w:space="0" w:color="999999"/>
              <w:left w:val="single" w:sz="4" w:space="0" w:color="999999"/>
              <w:bottom w:val="single" w:sz="4" w:space="0" w:color="999999"/>
              <w:right w:val="single" w:sz="4" w:space="0" w:color="999999"/>
            </w:tcBorders>
            <w:vAlign w:val="center"/>
          </w:tcPr>
          <w:p w14:paraId="6344123C"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14:paraId="457C65D5"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w:t>
            </w:r>
          </w:p>
        </w:tc>
        <w:tc>
          <w:tcPr>
            <w:tcW w:w="872" w:type="dxa"/>
            <w:tcBorders>
              <w:top w:val="single" w:sz="4" w:space="0" w:color="999999"/>
              <w:left w:val="single" w:sz="4" w:space="0" w:color="999999"/>
              <w:bottom w:val="single" w:sz="4" w:space="0" w:color="999999"/>
              <w:right w:val="single" w:sz="4" w:space="0" w:color="999999"/>
            </w:tcBorders>
            <w:vAlign w:val="center"/>
          </w:tcPr>
          <w:p w14:paraId="505B74A5" w14:textId="77777777" w:rsidR="00982DF8" w:rsidRDefault="00982DF8">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5F96B6BB" w14:textId="77777777" w:rsidR="00982DF8" w:rsidRDefault="00982DF8">
            <w:pPr>
              <w:suppressAutoHyphens w:val="0"/>
              <w:spacing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33ED0724" w14:textId="77777777" w:rsidR="00982DF8" w:rsidRDefault="00982DF8">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2737B670" w14:textId="77777777" w:rsidR="00982DF8" w:rsidRDefault="00982DF8">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1F5EAFAC" w14:textId="77777777" w:rsidR="00982DF8" w:rsidRDefault="00982DF8">
            <w:pPr>
              <w:rPr>
                <w:rFonts w:ascii="Liberation Sans" w:eastAsia="Liberation Sans" w:hAnsi="Liberation Sans"/>
                <w:sz w:val="20"/>
                <w:szCs w:val="20"/>
              </w:rPr>
            </w:pPr>
          </w:p>
        </w:tc>
      </w:tr>
      <w:tr w:rsidR="00982DF8" w14:paraId="08472CE8"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7335078" w14:textId="77777777" w:rsidR="00982DF8"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InsDel5c</w:t>
            </w:r>
          </w:p>
        </w:tc>
        <w:tc>
          <w:tcPr>
            <w:tcW w:w="1558" w:type="dxa"/>
            <w:tcBorders>
              <w:top w:val="single" w:sz="4" w:space="0" w:color="999999"/>
              <w:left w:val="single" w:sz="4" w:space="0" w:color="999999"/>
              <w:bottom w:val="single" w:sz="4" w:space="0" w:color="999999"/>
              <w:right w:val="single" w:sz="4" w:space="0" w:color="999999"/>
            </w:tcBorders>
            <w:vAlign w:val="center"/>
          </w:tcPr>
          <w:p w14:paraId="16A2F89E"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0.957</w:t>
            </w:r>
          </w:p>
        </w:tc>
        <w:tc>
          <w:tcPr>
            <w:tcW w:w="1415" w:type="dxa"/>
            <w:tcBorders>
              <w:top w:val="single" w:sz="4" w:space="0" w:color="999999"/>
              <w:left w:val="single" w:sz="4" w:space="0" w:color="999999"/>
              <w:bottom w:val="single" w:sz="4" w:space="0" w:color="999999"/>
              <w:right w:val="single" w:sz="4" w:space="0" w:color="999999"/>
            </w:tcBorders>
            <w:vAlign w:val="center"/>
          </w:tcPr>
          <w:p w14:paraId="052883E4"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0.934</w:t>
            </w:r>
          </w:p>
        </w:tc>
        <w:tc>
          <w:tcPr>
            <w:tcW w:w="872" w:type="dxa"/>
            <w:tcBorders>
              <w:top w:val="single" w:sz="4" w:space="0" w:color="999999"/>
              <w:left w:val="single" w:sz="4" w:space="0" w:color="999999"/>
              <w:bottom w:val="single" w:sz="4" w:space="0" w:color="999999"/>
              <w:right w:val="single" w:sz="4" w:space="0" w:color="999999"/>
            </w:tcBorders>
            <w:vAlign w:val="center"/>
          </w:tcPr>
          <w:p w14:paraId="7E588808" w14:textId="77777777" w:rsidR="00982DF8" w:rsidRDefault="00982DF8">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2567A2AE" w14:textId="77777777" w:rsidR="00982DF8" w:rsidRDefault="00982DF8">
            <w:pPr>
              <w:suppressAutoHyphens w:val="0"/>
              <w:spacing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13D8A5C9" w14:textId="77777777" w:rsidR="00982DF8" w:rsidRDefault="00982DF8">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795CC8D0" w14:textId="77777777" w:rsidR="00982DF8" w:rsidRDefault="00982DF8">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7790C7A0" w14:textId="77777777" w:rsidR="00982DF8" w:rsidRDefault="00982DF8">
            <w:pPr>
              <w:rPr>
                <w:rFonts w:ascii="Liberation Sans" w:eastAsia="Liberation Sans" w:hAnsi="Liberation Sans"/>
                <w:sz w:val="20"/>
                <w:szCs w:val="20"/>
              </w:rPr>
            </w:pPr>
          </w:p>
        </w:tc>
      </w:tr>
      <w:tr w:rsidR="00982DF8" w14:paraId="3369403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D92636D" w14:textId="77777777" w:rsidR="00982DF8"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InsDel6</w:t>
            </w:r>
          </w:p>
        </w:tc>
        <w:tc>
          <w:tcPr>
            <w:tcW w:w="1558" w:type="dxa"/>
            <w:tcBorders>
              <w:top w:val="single" w:sz="4" w:space="0" w:color="999999"/>
              <w:left w:val="single" w:sz="4" w:space="0" w:color="999999"/>
              <w:bottom w:val="single" w:sz="4" w:space="0" w:color="999999"/>
              <w:right w:val="single" w:sz="4" w:space="0" w:color="999999"/>
            </w:tcBorders>
            <w:vAlign w:val="center"/>
          </w:tcPr>
          <w:p w14:paraId="63FD0757"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14:paraId="7D0F7E07"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872" w:type="dxa"/>
            <w:tcBorders>
              <w:top w:val="single" w:sz="4" w:space="0" w:color="999999"/>
              <w:left w:val="single" w:sz="4" w:space="0" w:color="999999"/>
              <w:bottom w:val="single" w:sz="4" w:space="0" w:color="999999"/>
              <w:right w:val="single" w:sz="4" w:space="0" w:color="999999"/>
            </w:tcBorders>
            <w:vAlign w:val="center"/>
          </w:tcPr>
          <w:p w14:paraId="5662C22F"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InD6</w:t>
            </w:r>
          </w:p>
        </w:tc>
        <w:tc>
          <w:tcPr>
            <w:tcW w:w="1400" w:type="dxa"/>
            <w:tcBorders>
              <w:top w:val="single" w:sz="4" w:space="0" w:color="999999"/>
              <w:left w:val="single" w:sz="4" w:space="0" w:color="999999"/>
              <w:bottom w:val="single" w:sz="4" w:space="0" w:color="999999"/>
              <w:right w:val="single" w:sz="4" w:space="0" w:color="999999"/>
            </w:tcBorders>
            <w:vAlign w:val="center"/>
          </w:tcPr>
          <w:p w14:paraId="25C077CB"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0.974</w:t>
            </w:r>
          </w:p>
        </w:tc>
        <w:tc>
          <w:tcPr>
            <w:tcW w:w="1009" w:type="dxa"/>
            <w:tcBorders>
              <w:top w:val="single" w:sz="4" w:space="0" w:color="999999"/>
              <w:left w:val="single" w:sz="4" w:space="0" w:color="999999"/>
              <w:bottom w:val="single" w:sz="4" w:space="0" w:color="999999"/>
              <w:right w:val="single" w:sz="4" w:space="0" w:color="999999"/>
            </w:tcBorders>
            <w:vAlign w:val="center"/>
          </w:tcPr>
          <w:p w14:paraId="63C05DBE"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C_ID6</w:t>
            </w:r>
          </w:p>
        </w:tc>
        <w:tc>
          <w:tcPr>
            <w:tcW w:w="916" w:type="dxa"/>
            <w:tcBorders>
              <w:top w:val="single" w:sz="4" w:space="0" w:color="999999"/>
              <w:left w:val="single" w:sz="4" w:space="0" w:color="999999"/>
              <w:bottom w:val="single" w:sz="4" w:space="0" w:color="999999"/>
              <w:right w:val="single" w:sz="4" w:space="0" w:color="999999"/>
            </w:tcBorders>
            <w:vAlign w:val="center"/>
          </w:tcPr>
          <w:p w14:paraId="65D9284C"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ID6</w:t>
            </w:r>
          </w:p>
        </w:tc>
        <w:tc>
          <w:tcPr>
            <w:tcW w:w="905" w:type="dxa"/>
            <w:tcBorders>
              <w:top w:val="single" w:sz="4" w:space="0" w:color="999999"/>
              <w:left w:val="single" w:sz="4" w:space="0" w:color="999999"/>
              <w:bottom w:val="single" w:sz="4" w:space="0" w:color="999999"/>
              <w:right w:val="single" w:sz="4" w:space="0" w:color="999999"/>
            </w:tcBorders>
            <w:vAlign w:val="center"/>
          </w:tcPr>
          <w:p w14:paraId="56EBE97D"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0.916</w:t>
            </w:r>
          </w:p>
        </w:tc>
      </w:tr>
      <w:tr w:rsidR="00982DF8" w14:paraId="6885ABF5"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7D27093" w14:textId="77777777" w:rsidR="00982DF8"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InsDel7</w:t>
            </w:r>
          </w:p>
        </w:tc>
        <w:tc>
          <w:tcPr>
            <w:tcW w:w="1558" w:type="dxa"/>
            <w:tcBorders>
              <w:top w:val="single" w:sz="4" w:space="0" w:color="999999"/>
              <w:left w:val="single" w:sz="4" w:space="0" w:color="999999"/>
              <w:bottom w:val="single" w:sz="4" w:space="0" w:color="999999"/>
              <w:right w:val="single" w:sz="4" w:space="0" w:color="999999"/>
            </w:tcBorders>
            <w:vAlign w:val="center"/>
          </w:tcPr>
          <w:p w14:paraId="0F35A061"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14:paraId="17566F13"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0.997</w:t>
            </w:r>
          </w:p>
        </w:tc>
        <w:tc>
          <w:tcPr>
            <w:tcW w:w="872" w:type="dxa"/>
            <w:tcBorders>
              <w:top w:val="single" w:sz="4" w:space="0" w:color="999999"/>
              <w:left w:val="single" w:sz="4" w:space="0" w:color="999999"/>
              <w:bottom w:val="single" w:sz="4" w:space="0" w:color="999999"/>
              <w:right w:val="single" w:sz="4" w:space="0" w:color="999999"/>
            </w:tcBorders>
            <w:vAlign w:val="center"/>
          </w:tcPr>
          <w:p w14:paraId="69EFEA77"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InD7</w:t>
            </w:r>
          </w:p>
        </w:tc>
        <w:tc>
          <w:tcPr>
            <w:tcW w:w="1400" w:type="dxa"/>
            <w:tcBorders>
              <w:top w:val="single" w:sz="4" w:space="0" w:color="999999"/>
              <w:left w:val="single" w:sz="4" w:space="0" w:color="999999"/>
              <w:bottom w:val="single" w:sz="4" w:space="0" w:color="999999"/>
              <w:right w:val="single" w:sz="4" w:space="0" w:color="999999"/>
            </w:tcBorders>
            <w:vAlign w:val="center"/>
          </w:tcPr>
          <w:p w14:paraId="3402CAC5"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0.980</w:t>
            </w:r>
          </w:p>
        </w:tc>
        <w:tc>
          <w:tcPr>
            <w:tcW w:w="1009" w:type="dxa"/>
            <w:tcBorders>
              <w:top w:val="single" w:sz="4" w:space="0" w:color="999999"/>
              <w:left w:val="single" w:sz="4" w:space="0" w:color="999999"/>
              <w:bottom w:val="single" w:sz="4" w:space="0" w:color="999999"/>
              <w:right w:val="single" w:sz="4" w:space="0" w:color="999999"/>
            </w:tcBorders>
            <w:vAlign w:val="center"/>
          </w:tcPr>
          <w:p w14:paraId="6A29C4DA"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C_ID7**</w:t>
            </w:r>
          </w:p>
        </w:tc>
        <w:tc>
          <w:tcPr>
            <w:tcW w:w="916" w:type="dxa"/>
            <w:tcBorders>
              <w:top w:val="single" w:sz="4" w:space="0" w:color="999999"/>
              <w:left w:val="single" w:sz="4" w:space="0" w:color="999999"/>
              <w:bottom w:val="single" w:sz="4" w:space="0" w:color="999999"/>
              <w:right w:val="single" w:sz="4" w:space="0" w:color="999999"/>
            </w:tcBorders>
            <w:vAlign w:val="center"/>
          </w:tcPr>
          <w:p w14:paraId="5F71BE81" w14:textId="77777777" w:rsidR="00982DF8" w:rsidRDefault="00982DF8">
            <w:pPr>
              <w:suppressAutoHyphens w:val="0"/>
              <w:spacing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29A63681" w14:textId="77777777" w:rsidR="00982DF8" w:rsidRDefault="00982DF8">
            <w:pPr>
              <w:suppressAutoHyphens w:val="0"/>
              <w:spacing w:line="240" w:lineRule="auto"/>
              <w:ind w:firstLine="0"/>
              <w:jc w:val="center"/>
              <w:rPr>
                <w:rFonts w:ascii="Liberation Sans" w:eastAsia="Liberation Sans" w:hAnsi="Liberation Sans"/>
                <w:sz w:val="20"/>
                <w:szCs w:val="20"/>
              </w:rPr>
            </w:pPr>
          </w:p>
        </w:tc>
      </w:tr>
      <w:tr w:rsidR="00982DF8" w14:paraId="66C7CB8C"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B22BF93" w14:textId="77777777" w:rsidR="00982DF8"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InsDel8</w:t>
            </w:r>
          </w:p>
        </w:tc>
        <w:tc>
          <w:tcPr>
            <w:tcW w:w="1558" w:type="dxa"/>
            <w:tcBorders>
              <w:top w:val="single" w:sz="4" w:space="0" w:color="999999"/>
              <w:left w:val="single" w:sz="4" w:space="0" w:color="999999"/>
              <w:bottom w:val="single" w:sz="4" w:space="0" w:color="999999"/>
              <w:right w:val="single" w:sz="4" w:space="0" w:color="999999"/>
            </w:tcBorders>
            <w:vAlign w:val="center"/>
          </w:tcPr>
          <w:p w14:paraId="2F1C67FC"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14:paraId="6FCDF281"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14:paraId="4ADD3566"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InD8</w:t>
            </w:r>
          </w:p>
        </w:tc>
        <w:tc>
          <w:tcPr>
            <w:tcW w:w="1400" w:type="dxa"/>
            <w:tcBorders>
              <w:top w:val="single" w:sz="4" w:space="0" w:color="999999"/>
              <w:left w:val="single" w:sz="4" w:space="0" w:color="999999"/>
              <w:bottom w:val="single" w:sz="4" w:space="0" w:color="999999"/>
              <w:right w:val="single" w:sz="4" w:space="0" w:color="999999"/>
            </w:tcBorders>
            <w:vAlign w:val="center"/>
          </w:tcPr>
          <w:p w14:paraId="235671AF"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w:t>
            </w:r>
          </w:p>
        </w:tc>
        <w:tc>
          <w:tcPr>
            <w:tcW w:w="1009" w:type="dxa"/>
            <w:tcBorders>
              <w:top w:val="single" w:sz="4" w:space="0" w:color="999999"/>
              <w:left w:val="single" w:sz="4" w:space="0" w:color="999999"/>
              <w:bottom w:val="single" w:sz="4" w:space="0" w:color="999999"/>
              <w:right w:val="single" w:sz="4" w:space="0" w:color="999999"/>
            </w:tcBorders>
            <w:vAlign w:val="center"/>
          </w:tcPr>
          <w:p w14:paraId="46540211"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C_ID8</w:t>
            </w:r>
          </w:p>
        </w:tc>
        <w:tc>
          <w:tcPr>
            <w:tcW w:w="916" w:type="dxa"/>
            <w:tcBorders>
              <w:top w:val="single" w:sz="4" w:space="0" w:color="999999"/>
              <w:left w:val="single" w:sz="4" w:space="0" w:color="999999"/>
              <w:bottom w:val="single" w:sz="4" w:space="0" w:color="999999"/>
              <w:right w:val="single" w:sz="4" w:space="0" w:color="999999"/>
            </w:tcBorders>
            <w:vAlign w:val="center"/>
          </w:tcPr>
          <w:p w14:paraId="1FE0288F"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ID8</w:t>
            </w:r>
          </w:p>
        </w:tc>
        <w:tc>
          <w:tcPr>
            <w:tcW w:w="905" w:type="dxa"/>
            <w:tcBorders>
              <w:top w:val="single" w:sz="4" w:space="0" w:color="999999"/>
              <w:left w:val="single" w:sz="4" w:space="0" w:color="999999"/>
              <w:bottom w:val="single" w:sz="4" w:space="0" w:color="999999"/>
              <w:right w:val="single" w:sz="4" w:space="0" w:color="999999"/>
            </w:tcBorders>
            <w:vAlign w:val="center"/>
          </w:tcPr>
          <w:p w14:paraId="7580BC61"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0.968</w:t>
            </w:r>
          </w:p>
        </w:tc>
      </w:tr>
      <w:tr w:rsidR="00982DF8" w14:paraId="090F1BE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9D8B2DF" w14:textId="77777777" w:rsidR="00982DF8"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InsDel9</w:t>
            </w:r>
          </w:p>
        </w:tc>
        <w:tc>
          <w:tcPr>
            <w:tcW w:w="1558" w:type="dxa"/>
            <w:tcBorders>
              <w:top w:val="single" w:sz="4" w:space="0" w:color="999999"/>
              <w:left w:val="single" w:sz="4" w:space="0" w:color="999999"/>
              <w:bottom w:val="single" w:sz="4" w:space="0" w:color="999999"/>
              <w:right w:val="single" w:sz="4" w:space="0" w:color="999999"/>
            </w:tcBorders>
            <w:vAlign w:val="center"/>
          </w:tcPr>
          <w:p w14:paraId="2952D5E7"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14:paraId="69E4BDEE"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0.926</w:t>
            </w:r>
          </w:p>
        </w:tc>
        <w:tc>
          <w:tcPr>
            <w:tcW w:w="872" w:type="dxa"/>
            <w:tcBorders>
              <w:top w:val="single" w:sz="4" w:space="0" w:color="999999"/>
              <w:left w:val="single" w:sz="4" w:space="0" w:color="999999"/>
              <w:bottom w:val="single" w:sz="4" w:space="0" w:color="999999"/>
              <w:right w:val="single" w:sz="4" w:space="0" w:color="999999"/>
            </w:tcBorders>
            <w:vAlign w:val="center"/>
          </w:tcPr>
          <w:p w14:paraId="07574A73"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InD9b</w:t>
            </w:r>
          </w:p>
        </w:tc>
        <w:tc>
          <w:tcPr>
            <w:tcW w:w="1400" w:type="dxa"/>
            <w:tcBorders>
              <w:top w:val="single" w:sz="4" w:space="0" w:color="999999"/>
              <w:left w:val="single" w:sz="4" w:space="0" w:color="999999"/>
              <w:bottom w:val="single" w:sz="4" w:space="0" w:color="999999"/>
              <w:right w:val="single" w:sz="4" w:space="0" w:color="999999"/>
            </w:tcBorders>
            <w:vAlign w:val="center"/>
          </w:tcPr>
          <w:p w14:paraId="3ACFE256"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0.917</w:t>
            </w:r>
          </w:p>
        </w:tc>
        <w:tc>
          <w:tcPr>
            <w:tcW w:w="1009" w:type="dxa"/>
            <w:tcBorders>
              <w:top w:val="single" w:sz="4" w:space="0" w:color="999999"/>
              <w:left w:val="single" w:sz="4" w:space="0" w:color="999999"/>
              <w:bottom w:val="single" w:sz="4" w:space="0" w:color="999999"/>
              <w:right w:val="single" w:sz="4" w:space="0" w:color="999999"/>
            </w:tcBorders>
            <w:vAlign w:val="center"/>
          </w:tcPr>
          <w:p w14:paraId="542ADECC"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C_ID9</w:t>
            </w:r>
          </w:p>
        </w:tc>
        <w:tc>
          <w:tcPr>
            <w:tcW w:w="916" w:type="dxa"/>
            <w:tcBorders>
              <w:top w:val="single" w:sz="4" w:space="0" w:color="999999"/>
              <w:left w:val="single" w:sz="4" w:space="0" w:color="999999"/>
              <w:bottom w:val="single" w:sz="4" w:space="0" w:color="999999"/>
              <w:right w:val="single" w:sz="4" w:space="0" w:color="999999"/>
            </w:tcBorders>
            <w:vAlign w:val="center"/>
          </w:tcPr>
          <w:p w14:paraId="0BB224FC" w14:textId="77777777" w:rsidR="00982DF8" w:rsidRDefault="00982DF8">
            <w:pPr>
              <w:suppressAutoHyphens w:val="0"/>
              <w:spacing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4C41881A" w14:textId="77777777" w:rsidR="00982DF8" w:rsidRDefault="00982DF8">
            <w:pPr>
              <w:suppressAutoHyphens w:val="0"/>
              <w:spacing w:line="240" w:lineRule="auto"/>
              <w:ind w:firstLine="0"/>
              <w:jc w:val="center"/>
              <w:rPr>
                <w:rFonts w:ascii="Liberation Sans" w:eastAsia="Liberation Sans" w:hAnsi="Liberation Sans"/>
                <w:sz w:val="20"/>
                <w:szCs w:val="20"/>
              </w:rPr>
            </w:pPr>
          </w:p>
        </w:tc>
      </w:tr>
      <w:tr w:rsidR="00982DF8" w14:paraId="3739730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3AE00DA" w14:textId="77777777" w:rsidR="00982DF8"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InsDel10</w:t>
            </w:r>
          </w:p>
        </w:tc>
        <w:tc>
          <w:tcPr>
            <w:tcW w:w="1558" w:type="dxa"/>
            <w:tcBorders>
              <w:top w:val="single" w:sz="4" w:space="0" w:color="999999"/>
              <w:left w:val="single" w:sz="4" w:space="0" w:color="999999"/>
              <w:bottom w:val="single" w:sz="4" w:space="0" w:color="999999"/>
              <w:right w:val="single" w:sz="4" w:space="0" w:color="999999"/>
            </w:tcBorders>
            <w:vAlign w:val="center"/>
          </w:tcPr>
          <w:p w14:paraId="65636ACF"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0.957</w:t>
            </w:r>
          </w:p>
        </w:tc>
        <w:tc>
          <w:tcPr>
            <w:tcW w:w="1415" w:type="dxa"/>
            <w:tcBorders>
              <w:top w:val="single" w:sz="4" w:space="0" w:color="999999"/>
              <w:left w:val="single" w:sz="4" w:space="0" w:color="999999"/>
              <w:bottom w:val="single" w:sz="4" w:space="0" w:color="999999"/>
              <w:right w:val="single" w:sz="4" w:space="0" w:color="999999"/>
            </w:tcBorders>
            <w:vAlign w:val="center"/>
          </w:tcPr>
          <w:p w14:paraId="32056935"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0.846</w:t>
            </w:r>
          </w:p>
        </w:tc>
        <w:tc>
          <w:tcPr>
            <w:tcW w:w="872" w:type="dxa"/>
            <w:tcBorders>
              <w:top w:val="single" w:sz="4" w:space="0" w:color="999999"/>
              <w:left w:val="single" w:sz="4" w:space="0" w:color="999999"/>
              <w:bottom w:val="single" w:sz="4" w:space="0" w:color="999999"/>
              <w:right w:val="single" w:sz="4" w:space="0" w:color="999999"/>
            </w:tcBorders>
            <w:vAlign w:val="center"/>
          </w:tcPr>
          <w:p w14:paraId="14A1E036" w14:textId="77777777" w:rsidR="00982DF8" w:rsidRDefault="00982DF8">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212335CF" w14:textId="77777777" w:rsidR="00982DF8" w:rsidRDefault="00982DF8">
            <w:pPr>
              <w:suppressAutoHyphens w:val="0"/>
              <w:spacing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5ED416E5"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C_ID10**</w:t>
            </w:r>
          </w:p>
        </w:tc>
        <w:tc>
          <w:tcPr>
            <w:tcW w:w="916" w:type="dxa"/>
            <w:tcBorders>
              <w:top w:val="single" w:sz="4" w:space="0" w:color="999999"/>
              <w:left w:val="single" w:sz="4" w:space="0" w:color="999999"/>
              <w:bottom w:val="single" w:sz="4" w:space="0" w:color="999999"/>
              <w:right w:val="single" w:sz="4" w:space="0" w:color="999999"/>
            </w:tcBorders>
            <w:vAlign w:val="center"/>
          </w:tcPr>
          <w:p w14:paraId="097F4116"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ID10</w:t>
            </w:r>
          </w:p>
        </w:tc>
        <w:tc>
          <w:tcPr>
            <w:tcW w:w="905" w:type="dxa"/>
            <w:tcBorders>
              <w:top w:val="single" w:sz="4" w:space="0" w:color="999999"/>
              <w:left w:val="single" w:sz="4" w:space="0" w:color="999999"/>
              <w:bottom w:val="single" w:sz="4" w:space="0" w:color="999999"/>
              <w:right w:val="single" w:sz="4" w:space="0" w:color="999999"/>
            </w:tcBorders>
            <w:vAlign w:val="center"/>
          </w:tcPr>
          <w:p w14:paraId="71F0A010"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0.902</w:t>
            </w:r>
          </w:p>
        </w:tc>
      </w:tr>
      <w:tr w:rsidR="00982DF8" w14:paraId="39C02C2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1FFD9FF" w14:textId="77777777" w:rsidR="00982DF8"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InsDel11</w:t>
            </w:r>
          </w:p>
        </w:tc>
        <w:tc>
          <w:tcPr>
            <w:tcW w:w="1558" w:type="dxa"/>
            <w:tcBorders>
              <w:top w:val="single" w:sz="4" w:space="0" w:color="999999"/>
              <w:left w:val="single" w:sz="4" w:space="0" w:color="999999"/>
              <w:bottom w:val="single" w:sz="4" w:space="0" w:color="999999"/>
              <w:right w:val="single" w:sz="4" w:space="0" w:color="999999"/>
            </w:tcBorders>
            <w:vAlign w:val="center"/>
          </w:tcPr>
          <w:p w14:paraId="3F5AD36B"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14:paraId="1A6D8A2A"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775A1C03" w14:textId="77777777" w:rsidR="00982DF8" w:rsidRDefault="00982DF8">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56F1861D" w14:textId="77777777" w:rsidR="00982DF8" w:rsidRDefault="00982DF8">
            <w:pPr>
              <w:suppressAutoHyphens w:val="0"/>
              <w:spacing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0AB2FD73"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C_ID11</w:t>
            </w:r>
          </w:p>
        </w:tc>
        <w:tc>
          <w:tcPr>
            <w:tcW w:w="916" w:type="dxa"/>
            <w:tcBorders>
              <w:top w:val="single" w:sz="4" w:space="0" w:color="999999"/>
              <w:left w:val="single" w:sz="4" w:space="0" w:color="999999"/>
              <w:bottom w:val="single" w:sz="4" w:space="0" w:color="999999"/>
              <w:right w:val="single" w:sz="4" w:space="0" w:color="999999"/>
            </w:tcBorders>
            <w:vAlign w:val="center"/>
          </w:tcPr>
          <w:p w14:paraId="0FB1E25F"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ID11a</w:t>
            </w:r>
          </w:p>
        </w:tc>
        <w:tc>
          <w:tcPr>
            <w:tcW w:w="905" w:type="dxa"/>
            <w:tcBorders>
              <w:top w:val="single" w:sz="4" w:space="0" w:color="999999"/>
              <w:left w:val="single" w:sz="4" w:space="0" w:color="999999"/>
              <w:bottom w:val="single" w:sz="4" w:space="0" w:color="999999"/>
              <w:right w:val="single" w:sz="4" w:space="0" w:color="999999"/>
            </w:tcBorders>
            <w:vAlign w:val="center"/>
          </w:tcPr>
          <w:p w14:paraId="364615D4"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r>
      <w:tr w:rsidR="00982DF8" w14:paraId="15C1799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C6A883F" w14:textId="77777777" w:rsidR="00982DF8"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InsDel12</w:t>
            </w:r>
          </w:p>
        </w:tc>
        <w:tc>
          <w:tcPr>
            <w:tcW w:w="1558" w:type="dxa"/>
            <w:tcBorders>
              <w:top w:val="single" w:sz="4" w:space="0" w:color="999999"/>
              <w:left w:val="single" w:sz="4" w:space="0" w:color="999999"/>
              <w:bottom w:val="single" w:sz="4" w:space="0" w:color="999999"/>
              <w:right w:val="single" w:sz="4" w:space="0" w:color="999999"/>
            </w:tcBorders>
            <w:vAlign w:val="center"/>
          </w:tcPr>
          <w:p w14:paraId="3DF99594"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1415" w:type="dxa"/>
            <w:tcBorders>
              <w:top w:val="single" w:sz="4" w:space="0" w:color="999999"/>
              <w:left w:val="single" w:sz="4" w:space="0" w:color="999999"/>
              <w:bottom w:val="single" w:sz="4" w:space="0" w:color="999999"/>
              <w:right w:val="single" w:sz="4" w:space="0" w:color="999999"/>
            </w:tcBorders>
            <w:vAlign w:val="center"/>
          </w:tcPr>
          <w:p w14:paraId="2AEC2D8D"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0.970</w:t>
            </w:r>
          </w:p>
        </w:tc>
        <w:tc>
          <w:tcPr>
            <w:tcW w:w="872" w:type="dxa"/>
            <w:tcBorders>
              <w:top w:val="single" w:sz="4" w:space="0" w:color="999999"/>
              <w:left w:val="single" w:sz="4" w:space="0" w:color="999999"/>
              <w:bottom w:val="single" w:sz="4" w:space="0" w:color="999999"/>
              <w:right w:val="single" w:sz="4" w:space="0" w:color="999999"/>
            </w:tcBorders>
            <w:vAlign w:val="center"/>
          </w:tcPr>
          <w:p w14:paraId="419C4B72" w14:textId="77777777" w:rsidR="00982DF8" w:rsidRDefault="00982DF8">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24072A5C" w14:textId="77777777" w:rsidR="00982DF8" w:rsidRDefault="00982DF8">
            <w:pPr>
              <w:suppressAutoHyphens w:val="0"/>
              <w:spacing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41F0CC03"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C_ID12</w:t>
            </w:r>
          </w:p>
        </w:tc>
        <w:tc>
          <w:tcPr>
            <w:tcW w:w="916" w:type="dxa"/>
            <w:tcBorders>
              <w:top w:val="single" w:sz="4" w:space="0" w:color="999999"/>
              <w:left w:val="single" w:sz="4" w:space="0" w:color="999999"/>
              <w:bottom w:val="single" w:sz="4" w:space="0" w:color="999999"/>
              <w:right w:val="single" w:sz="4" w:space="0" w:color="999999"/>
            </w:tcBorders>
            <w:vAlign w:val="center"/>
          </w:tcPr>
          <w:p w14:paraId="4DCF5898"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ID12</w:t>
            </w:r>
          </w:p>
        </w:tc>
        <w:tc>
          <w:tcPr>
            <w:tcW w:w="905" w:type="dxa"/>
            <w:tcBorders>
              <w:top w:val="single" w:sz="4" w:space="0" w:color="999999"/>
              <w:left w:val="single" w:sz="4" w:space="0" w:color="999999"/>
              <w:bottom w:val="single" w:sz="4" w:space="0" w:color="999999"/>
              <w:right w:val="single" w:sz="4" w:space="0" w:color="999999"/>
            </w:tcBorders>
            <w:vAlign w:val="center"/>
          </w:tcPr>
          <w:p w14:paraId="2686A054"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0.937</w:t>
            </w:r>
          </w:p>
        </w:tc>
      </w:tr>
      <w:tr w:rsidR="00982DF8" w14:paraId="617E08A8"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A61EC0C" w14:textId="77777777" w:rsidR="00982DF8"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InsDel13</w:t>
            </w:r>
          </w:p>
        </w:tc>
        <w:tc>
          <w:tcPr>
            <w:tcW w:w="1558" w:type="dxa"/>
            <w:tcBorders>
              <w:top w:val="single" w:sz="4" w:space="0" w:color="999999"/>
              <w:left w:val="single" w:sz="4" w:space="0" w:color="999999"/>
              <w:bottom w:val="single" w:sz="4" w:space="0" w:color="999999"/>
              <w:right w:val="single" w:sz="4" w:space="0" w:color="999999"/>
            </w:tcBorders>
            <w:vAlign w:val="center"/>
          </w:tcPr>
          <w:p w14:paraId="59A9548F"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0.996</w:t>
            </w:r>
          </w:p>
        </w:tc>
        <w:tc>
          <w:tcPr>
            <w:tcW w:w="1415" w:type="dxa"/>
            <w:tcBorders>
              <w:top w:val="single" w:sz="4" w:space="0" w:color="999999"/>
              <w:left w:val="single" w:sz="4" w:space="0" w:color="999999"/>
              <w:bottom w:val="single" w:sz="4" w:space="0" w:color="999999"/>
              <w:right w:val="single" w:sz="4" w:space="0" w:color="999999"/>
            </w:tcBorders>
            <w:vAlign w:val="center"/>
          </w:tcPr>
          <w:p w14:paraId="501DE7BC"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14:paraId="265005D1"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InD13*</w:t>
            </w:r>
          </w:p>
        </w:tc>
        <w:tc>
          <w:tcPr>
            <w:tcW w:w="1400" w:type="dxa"/>
            <w:tcBorders>
              <w:top w:val="single" w:sz="4" w:space="0" w:color="999999"/>
              <w:left w:val="single" w:sz="4" w:space="0" w:color="999999"/>
              <w:bottom w:val="single" w:sz="4" w:space="0" w:color="999999"/>
              <w:right w:val="single" w:sz="4" w:space="0" w:color="999999"/>
            </w:tcBorders>
            <w:vAlign w:val="center"/>
          </w:tcPr>
          <w:p w14:paraId="66FBF9B1"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0.989</w:t>
            </w:r>
          </w:p>
        </w:tc>
        <w:tc>
          <w:tcPr>
            <w:tcW w:w="1009" w:type="dxa"/>
            <w:tcBorders>
              <w:top w:val="single" w:sz="4" w:space="0" w:color="999999"/>
              <w:left w:val="single" w:sz="4" w:space="0" w:color="999999"/>
              <w:bottom w:val="single" w:sz="4" w:space="0" w:color="999999"/>
              <w:right w:val="single" w:sz="4" w:space="0" w:color="999999"/>
            </w:tcBorders>
            <w:vAlign w:val="center"/>
          </w:tcPr>
          <w:p w14:paraId="6BA6E22D"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C_ID13</w:t>
            </w:r>
          </w:p>
        </w:tc>
        <w:tc>
          <w:tcPr>
            <w:tcW w:w="916" w:type="dxa"/>
            <w:tcBorders>
              <w:top w:val="single" w:sz="4" w:space="0" w:color="999999"/>
              <w:left w:val="single" w:sz="4" w:space="0" w:color="999999"/>
              <w:bottom w:val="single" w:sz="4" w:space="0" w:color="999999"/>
              <w:right w:val="single" w:sz="4" w:space="0" w:color="999999"/>
            </w:tcBorders>
            <w:vAlign w:val="center"/>
          </w:tcPr>
          <w:p w14:paraId="7C3FC13E"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ID13</w:t>
            </w:r>
          </w:p>
        </w:tc>
        <w:tc>
          <w:tcPr>
            <w:tcW w:w="905" w:type="dxa"/>
            <w:tcBorders>
              <w:top w:val="single" w:sz="4" w:space="0" w:color="999999"/>
              <w:left w:val="single" w:sz="4" w:space="0" w:color="999999"/>
              <w:bottom w:val="single" w:sz="4" w:space="0" w:color="999999"/>
              <w:right w:val="single" w:sz="4" w:space="0" w:color="999999"/>
            </w:tcBorders>
            <w:vAlign w:val="center"/>
          </w:tcPr>
          <w:p w14:paraId="34E5731E"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0.958</w:t>
            </w:r>
          </w:p>
        </w:tc>
      </w:tr>
      <w:tr w:rsidR="00982DF8" w14:paraId="46F90989"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B1F0F2A" w14:textId="77777777" w:rsidR="00982DF8"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InsDel14</w:t>
            </w:r>
          </w:p>
        </w:tc>
        <w:tc>
          <w:tcPr>
            <w:tcW w:w="1558" w:type="dxa"/>
            <w:tcBorders>
              <w:top w:val="single" w:sz="4" w:space="0" w:color="999999"/>
              <w:left w:val="single" w:sz="4" w:space="0" w:color="999999"/>
              <w:bottom w:val="single" w:sz="4" w:space="0" w:color="999999"/>
              <w:right w:val="single" w:sz="4" w:space="0" w:color="999999"/>
            </w:tcBorders>
            <w:vAlign w:val="center"/>
          </w:tcPr>
          <w:p w14:paraId="31959AF2"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0.988</w:t>
            </w:r>
          </w:p>
        </w:tc>
        <w:tc>
          <w:tcPr>
            <w:tcW w:w="1415" w:type="dxa"/>
            <w:tcBorders>
              <w:top w:val="single" w:sz="4" w:space="0" w:color="999999"/>
              <w:left w:val="single" w:sz="4" w:space="0" w:color="999999"/>
              <w:bottom w:val="single" w:sz="4" w:space="0" w:color="999999"/>
              <w:right w:val="single" w:sz="4" w:space="0" w:color="999999"/>
            </w:tcBorders>
            <w:vAlign w:val="center"/>
          </w:tcPr>
          <w:p w14:paraId="536603D7"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872" w:type="dxa"/>
            <w:tcBorders>
              <w:top w:val="single" w:sz="4" w:space="0" w:color="999999"/>
              <w:left w:val="single" w:sz="4" w:space="0" w:color="999999"/>
              <w:bottom w:val="single" w:sz="4" w:space="0" w:color="999999"/>
              <w:right w:val="single" w:sz="4" w:space="0" w:color="999999"/>
            </w:tcBorders>
            <w:vAlign w:val="center"/>
          </w:tcPr>
          <w:p w14:paraId="0BAE255A"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InD12</w:t>
            </w:r>
          </w:p>
        </w:tc>
        <w:tc>
          <w:tcPr>
            <w:tcW w:w="1400" w:type="dxa"/>
            <w:tcBorders>
              <w:top w:val="single" w:sz="4" w:space="0" w:color="999999"/>
              <w:left w:val="single" w:sz="4" w:space="0" w:color="999999"/>
              <w:bottom w:val="single" w:sz="4" w:space="0" w:color="999999"/>
              <w:right w:val="single" w:sz="4" w:space="0" w:color="999999"/>
            </w:tcBorders>
            <w:vAlign w:val="center"/>
          </w:tcPr>
          <w:p w14:paraId="32DBA3CB"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w:t>
            </w:r>
          </w:p>
        </w:tc>
        <w:tc>
          <w:tcPr>
            <w:tcW w:w="1009" w:type="dxa"/>
            <w:tcBorders>
              <w:top w:val="single" w:sz="4" w:space="0" w:color="999999"/>
              <w:left w:val="single" w:sz="4" w:space="0" w:color="999999"/>
              <w:bottom w:val="single" w:sz="4" w:space="0" w:color="999999"/>
              <w:right w:val="single" w:sz="4" w:space="0" w:color="999999"/>
            </w:tcBorders>
            <w:vAlign w:val="center"/>
          </w:tcPr>
          <w:p w14:paraId="2F278222"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C_ID14</w:t>
            </w:r>
          </w:p>
        </w:tc>
        <w:tc>
          <w:tcPr>
            <w:tcW w:w="916" w:type="dxa"/>
            <w:tcBorders>
              <w:top w:val="single" w:sz="4" w:space="0" w:color="999999"/>
              <w:left w:val="single" w:sz="4" w:space="0" w:color="999999"/>
              <w:bottom w:val="single" w:sz="4" w:space="0" w:color="999999"/>
              <w:right w:val="single" w:sz="4" w:space="0" w:color="999999"/>
            </w:tcBorders>
            <w:vAlign w:val="center"/>
          </w:tcPr>
          <w:p w14:paraId="19B80E99"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ID14</w:t>
            </w:r>
          </w:p>
        </w:tc>
        <w:tc>
          <w:tcPr>
            <w:tcW w:w="905" w:type="dxa"/>
            <w:tcBorders>
              <w:top w:val="single" w:sz="4" w:space="0" w:color="999999"/>
              <w:left w:val="single" w:sz="4" w:space="0" w:color="999999"/>
              <w:bottom w:val="single" w:sz="4" w:space="0" w:color="999999"/>
              <w:right w:val="single" w:sz="4" w:space="0" w:color="999999"/>
            </w:tcBorders>
            <w:vAlign w:val="center"/>
          </w:tcPr>
          <w:p w14:paraId="4514B88E"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0.958</w:t>
            </w:r>
          </w:p>
        </w:tc>
      </w:tr>
      <w:tr w:rsidR="00982DF8" w14:paraId="47634B3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AEFA077" w14:textId="77777777" w:rsidR="00982DF8"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InsDel15</w:t>
            </w:r>
          </w:p>
        </w:tc>
        <w:tc>
          <w:tcPr>
            <w:tcW w:w="1558" w:type="dxa"/>
            <w:tcBorders>
              <w:top w:val="single" w:sz="4" w:space="0" w:color="999999"/>
              <w:left w:val="single" w:sz="4" w:space="0" w:color="999999"/>
              <w:bottom w:val="single" w:sz="4" w:space="0" w:color="999999"/>
              <w:right w:val="single" w:sz="4" w:space="0" w:color="999999"/>
            </w:tcBorders>
            <w:vAlign w:val="center"/>
          </w:tcPr>
          <w:p w14:paraId="35EBCAF3"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14:paraId="31D59E53"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0.997</w:t>
            </w:r>
          </w:p>
        </w:tc>
        <w:tc>
          <w:tcPr>
            <w:tcW w:w="872" w:type="dxa"/>
            <w:tcBorders>
              <w:top w:val="single" w:sz="4" w:space="0" w:color="999999"/>
              <w:left w:val="single" w:sz="4" w:space="0" w:color="999999"/>
              <w:bottom w:val="single" w:sz="4" w:space="0" w:color="999999"/>
              <w:right w:val="single" w:sz="4" w:space="0" w:color="999999"/>
            </w:tcBorders>
            <w:vAlign w:val="center"/>
          </w:tcPr>
          <w:p w14:paraId="6B27AC05" w14:textId="77777777" w:rsidR="00982DF8" w:rsidRDefault="00982DF8">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6BFF1BCC" w14:textId="77777777" w:rsidR="00982DF8" w:rsidRDefault="00982DF8">
            <w:pPr>
              <w:suppressAutoHyphens w:val="0"/>
              <w:spacing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34DA552D"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C_ID15</w:t>
            </w:r>
          </w:p>
        </w:tc>
        <w:tc>
          <w:tcPr>
            <w:tcW w:w="916" w:type="dxa"/>
            <w:tcBorders>
              <w:top w:val="single" w:sz="4" w:space="0" w:color="999999"/>
              <w:left w:val="single" w:sz="4" w:space="0" w:color="999999"/>
              <w:bottom w:val="single" w:sz="4" w:space="0" w:color="999999"/>
              <w:right w:val="single" w:sz="4" w:space="0" w:color="999999"/>
            </w:tcBorders>
            <w:vAlign w:val="center"/>
          </w:tcPr>
          <w:p w14:paraId="370260C3" w14:textId="77777777" w:rsidR="00982DF8" w:rsidRDefault="00982DF8">
            <w:pPr>
              <w:suppressAutoHyphens w:val="0"/>
              <w:spacing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7146E244" w14:textId="77777777" w:rsidR="00982DF8" w:rsidRDefault="00982DF8">
            <w:pPr>
              <w:suppressAutoHyphens w:val="0"/>
              <w:spacing w:line="240" w:lineRule="auto"/>
              <w:ind w:firstLine="0"/>
              <w:jc w:val="center"/>
              <w:rPr>
                <w:rFonts w:ascii="Liberation Sans" w:eastAsia="Liberation Sans" w:hAnsi="Liberation Sans"/>
                <w:sz w:val="20"/>
                <w:szCs w:val="20"/>
              </w:rPr>
            </w:pPr>
          </w:p>
        </w:tc>
      </w:tr>
      <w:tr w:rsidR="00982DF8" w14:paraId="33D7BFA8"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748F783" w14:textId="77777777" w:rsidR="00982DF8"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InsDel16</w:t>
            </w:r>
          </w:p>
        </w:tc>
        <w:tc>
          <w:tcPr>
            <w:tcW w:w="1558" w:type="dxa"/>
            <w:tcBorders>
              <w:top w:val="single" w:sz="4" w:space="0" w:color="999999"/>
              <w:left w:val="single" w:sz="4" w:space="0" w:color="999999"/>
              <w:bottom w:val="single" w:sz="4" w:space="0" w:color="999999"/>
              <w:right w:val="single" w:sz="4" w:space="0" w:color="999999"/>
            </w:tcBorders>
            <w:vAlign w:val="center"/>
          </w:tcPr>
          <w:p w14:paraId="554C2C76"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14:paraId="66529CD5"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0A577BC9" w14:textId="77777777" w:rsidR="00982DF8" w:rsidRDefault="00982DF8">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593490C8" w14:textId="77777777" w:rsidR="00982DF8" w:rsidRDefault="00982DF8">
            <w:pPr>
              <w:suppressAutoHyphens w:val="0"/>
              <w:spacing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50A31C6D"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C_ID16</w:t>
            </w:r>
          </w:p>
        </w:tc>
        <w:tc>
          <w:tcPr>
            <w:tcW w:w="916" w:type="dxa"/>
            <w:tcBorders>
              <w:top w:val="single" w:sz="4" w:space="0" w:color="999999"/>
              <w:left w:val="single" w:sz="4" w:space="0" w:color="999999"/>
              <w:bottom w:val="single" w:sz="4" w:space="0" w:color="999999"/>
              <w:right w:val="single" w:sz="4" w:space="0" w:color="999999"/>
            </w:tcBorders>
            <w:vAlign w:val="center"/>
          </w:tcPr>
          <w:p w14:paraId="1C865E49" w14:textId="77777777" w:rsidR="00982DF8" w:rsidRDefault="00982DF8">
            <w:pPr>
              <w:suppressAutoHyphens w:val="0"/>
              <w:spacing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69DBE471" w14:textId="77777777" w:rsidR="00982DF8" w:rsidRDefault="00982DF8">
            <w:pPr>
              <w:suppressAutoHyphens w:val="0"/>
              <w:spacing w:line="240" w:lineRule="auto"/>
              <w:ind w:firstLine="0"/>
              <w:jc w:val="center"/>
              <w:rPr>
                <w:rFonts w:ascii="Liberation Sans" w:eastAsia="Liberation Sans" w:hAnsi="Liberation Sans"/>
                <w:sz w:val="20"/>
                <w:szCs w:val="20"/>
              </w:rPr>
            </w:pPr>
          </w:p>
        </w:tc>
      </w:tr>
      <w:tr w:rsidR="00982DF8" w14:paraId="29D0ACC0"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6E06C7D" w14:textId="77777777" w:rsidR="00982DF8"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InsDel17</w:t>
            </w:r>
          </w:p>
        </w:tc>
        <w:tc>
          <w:tcPr>
            <w:tcW w:w="1558" w:type="dxa"/>
            <w:tcBorders>
              <w:top w:val="single" w:sz="4" w:space="0" w:color="999999"/>
              <w:left w:val="single" w:sz="4" w:space="0" w:color="999999"/>
              <w:bottom w:val="single" w:sz="4" w:space="0" w:color="999999"/>
              <w:right w:val="single" w:sz="4" w:space="0" w:color="999999"/>
            </w:tcBorders>
            <w:vAlign w:val="center"/>
          </w:tcPr>
          <w:p w14:paraId="1AAEFD29"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14:paraId="4632CA36"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25845BED" w14:textId="77777777" w:rsidR="00982DF8" w:rsidRDefault="00982DF8">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61C7528F" w14:textId="77777777" w:rsidR="00982DF8" w:rsidRDefault="00982DF8">
            <w:pPr>
              <w:suppressAutoHyphens w:val="0"/>
              <w:spacing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36B73262"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C_ID17</w:t>
            </w:r>
          </w:p>
        </w:tc>
        <w:tc>
          <w:tcPr>
            <w:tcW w:w="916" w:type="dxa"/>
            <w:tcBorders>
              <w:top w:val="single" w:sz="4" w:space="0" w:color="999999"/>
              <w:left w:val="single" w:sz="4" w:space="0" w:color="999999"/>
              <w:bottom w:val="single" w:sz="4" w:space="0" w:color="999999"/>
              <w:right w:val="single" w:sz="4" w:space="0" w:color="999999"/>
            </w:tcBorders>
            <w:vAlign w:val="center"/>
          </w:tcPr>
          <w:p w14:paraId="2D14ABCD" w14:textId="77777777" w:rsidR="00982DF8" w:rsidRDefault="00982DF8">
            <w:pPr>
              <w:suppressAutoHyphens w:val="0"/>
              <w:spacing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0D0F94EB" w14:textId="77777777" w:rsidR="00982DF8" w:rsidRDefault="00982DF8">
            <w:pPr>
              <w:suppressAutoHyphens w:val="0"/>
              <w:spacing w:line="240" w:lineRule="auto"/>
              <w:ind w:firstLine="0"/>
              <w:jc w:val="center"/>
              <w:rPr>
                <w:rFonts w:ascii="Liberation Sans" w:eastAsia="Liberation Sans" w:hAnsi="Liberation Sans"/>
                <w:sz w:val="20"/>
                <w:szCs w:val="20"/>
              </w:rPr>
            </w:pPr>
          </w:p>
        </w:tc>
      </w:tr>
      <w:tr w:rsidR="00982DF8" w14:paraId="0BDD2F5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5801020" w14:textId="77777777" w:rsidR="00982DF8"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InsDel18</w:t>
            </w:r>
          </w:p>
        </w:tc>
        <w:tc>
          <w:tcPr>
            <w:tcW w:w="1558" w:type="dxa"/>
            <w:tcBorders>
              <w:top w:val="single" w:sz="4" w:space="0" w:color="999999"/>
              <w:left w:val="single" w:sz="4" w:space="0" w:color="999999"/>
              <w:bottom w:val="single" w:sz="4" w:space="0" w:color="999999"/>
              <w:right w:val="single" w:sz="4" w:space="0" w:color="999999"/>
            </w:tcBorders>
            <w:vAlign w:val="center"/>
          </w:tcPr>
          <w:p w14:paraId="5CF77550"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14:paraId="1C5C682A"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872" w:type="dxa"/>
            <w:tcBorders>
              <w:top w:val="single" w:sz="4" w:space="0" w:color="999999"/>
              <w:left w:val="single" w:sz="4" w:space="0" w:color="999999"/>
              <w:bottom w:val="single" w:sz="4" w:space="0" w:color="999999"/>
              <w:right w:val="single" w:sz="4" w:space="0" w:color="999999"/>
            </w:tcBorders>
            <w:vAlign w:val="center"/>
          </w:tcPr>
          <w:p w14:paraId="2014CE87"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InD18</w:t>
            </w:r>
          </w:p>
        </w:tc>
        <w:tc>
          <w:tcPr>
            <w:tcW w:w="1400" w:type="dxa"/>
            <w:tcBorders>
              <w:top w:val="single" w:sz="4" w:space="0" w:color="999999"/>
              <w:left w:val="single" w:sz="4" w:space="0" w:color="999999"/>
              <w:bottom w:val="single" w:sz="4" w:space="0" w:color="999999"/>
              <w:right w:val="single" w:sz="4" w:space="0" w:color="999999"/>
            </w:tcBorders>
            <w:vAlign w:val="center"/>
          </w:tcPr>
          <w:p w14:paraId="5943DE85"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1009" w:type="dxa"/>
            <w:tcBorders>
              <w:top w:val="single" w:sz="4" w:space="0" w:color="999999"/>
              <w:left w:val="single" w:sz="4" w:space="0" w:color="999999"/>
              <w:bottom w:val="single" w:sz="4" w:space="0" w:color="999999"/>
              <w:right w:val="single" w:sz="4" w:space="0" w:color="999999"/>
            </w:tcBorders>
            <w:vAlign w:val="center"/>
          </w:tcPr>
          <w:p w14:paraId="1BBC671D"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C_ID18</w:t>
            </w:r>
          </w:p>
        </w:tc>
        <w:tc>
          <w:tcPr>
            <w:tcW w:w="916" w:type="dxa"/>
            <w:tcBorders>
              <w:top w:val="single" w:sz="4" w:space="0" w:color="999999"/>
              <w:left w:val="single" w:sz="4" w:space="0" w:color="999999"/>
              <w:bottom w:val="single" w:sz="4" w:space="0" w:color="999999"/>
              <w:right w:val="single" w:sz="4" w:space="0" w:color="999999"/>
            </w:tcBorders>
            <w:vAlign w:val="center"/>
          </w:tcPr>
          <w:p w14:paraId="25CC925D"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ID18</w:t>
            </w:r>
          </w:p>
        </w:tc>
        <w:tc>
          <w:tcPr>
            <w:tcW w:w="905" w:type="dxa"/>
            <w:tcBorders>
              <w:top w:val="single" w:sz="4" w:space="0" w:color="999999"/>
              <w:left w:val="single" w:sz="4" w:space="0" w:color="999999"/>
              <w:bottom w:val="single" w:sz="4" w:space="0" w:color="999999"/>
              <w:right w:val="single" w:sz="4" w:space="0" w:color="999999"/>
            </w:tcBorders>
            <w:vAlign w:val="center"/>
          </w:tcPr>
          <w:p w14:paraId="3417B08F"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0.909</w:t>
            </w:r>
          </w:p>
        </w:tc>
      </w:tr>
      <w:tr w:rsidR="00982DF8" w14:paraId="356B409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F6D40AB" w14:textId="77777777" w:rsidR="00982DF8"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InsDel19a</w:t>
            </w:r>
          </w:p>
        </w:tc>
        <w:tc>
          <w:tcPr>
            <w:tcW w:w="1558" w:type="dxa"/>
            <w:tcBorders>
              <w:top w:val="single" w:sz="4" w:space="0" w:color="999999"/>
              <w:left w:val="single" w:sz="4" w:space="0" w:color="999999"/>
              <w:bottom w:val="single" w:sz="4" w:space="0" w:color="999999"/>
              <w:right w:val="single" w:sz="4" w:space="0" w:color="999999"/>
            </w:tcBorders>
            <w:vAlign w:val="center"/>
          </w:tcPr>
          <w:p w14:paraId="5D56BED4"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0.991</w:t>
            </w:r>
          </w:p>
        </w:tc>
        <w:tc>
          <w:tcPr>
            <w:tcW w:w="1415" w:type="dxa"/>
            <w:tcBorders>
              <w:top w:val="single" w:sz="4" w:space="0" w:color="999999"/>
              <w:left w:val="single" w:sz="4" w:space="0" w:color="999999"/>
              <w:bottom w:val="single" w:sz="4" w:space="0" w:color="999999"/>
              <w:right w:val="single" w:sz="4" w:space="0" w:color="999999"/>
            </w:tcBorders>
            <w:vAlign w:val="center"/>
          </w:tcPr>
          <w:p w14:paraId="63E3BBA2"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0.949</w:t>
            </w:r>
          </w:p>
        </w:tc>
        <w:tc>
          <w:tcPr>
            <w:tcW w:w="872" w:type="dxa"/>
            <w:tcBorders>
              <w:top w:val="single" w:sz="4" w:space="0" w:color="999999"/>
              <w:left w:val="single" w:sz="4" w:space="0" w:color="999999"/>
              <w:bottom w:val="single" w:sz="4" w:space="0" w:color="999999"/>
              <w:right w:val="single" w:sz="4" w:space="0" w:color="999999"/>
            </w:tcBorders>
            <w:vAlign w:val="center"/>
          </w:tcPr>
          <w:p w14:paraId="32A20FEB" w14:textId="77777777" w:rsidR="00982DF8" w:rsidRDefault="00982DF8">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0E496A97" w14:textId="77777777" w:rsidR="00982DF8" w:rsidRDefault="00982DF8">
            <w:pPr>
              <w:suppressAutoHyphens w:val="0"/>
              <w:spacing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318AC985"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C_ID19</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3461C2AB" w14:textId="77777777" w:rsidR="00982DF8" w:rsidRDefault="00982DF8">
            <w:pPr>
              <w:suppressAutoHyphens w:val="0"/>
              <w:spacing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2575DB50" w14:textId="77777777" w:rsidR="00982DF8" w:rsidRDefault="00982DF8">
            <w:pPr>
              <w:suppressAutoHyphens w:val="0"/>
              <w:spacing w:line="240" w:lineRule="auto"/>
              <w:ind w:firstLine="0"/>
              <w:jc w:val="center"/>
              <w:rPr>
                <w:rFonts w:ascii="Liberation Sans" w:eastAsia="Liberation Sans" w:hAnsi="Liberation Sans"/>
                <w:sz w:val="20"/>
                <w:szCs w:val="20"/>
              </w:rPr>
            </w:pPr>
          </w:p>
        </w:tc>
      </w:tr>
      <w:tr w:rsidR="00982DF8" w14:paraId="7EBE39DE"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E99A0FE" w14:textId="77777777" w:rsidR="00982DF8"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InsDel19b</w:t>
            </w:r>
          </w:p>
        </w:tc>
        <w:tc>
          <w:tcPr>
            <w:tcW w:w="1558" w:type="dxa"/>
            <w:tcBorders>
              <w:top w:val="single" w:sz="4" w:space="0" w:color="999999"/>
              <w:left w:val="single" w:sz="4" w:space="0" w:color="999999"/>
              <w:bottom w:val="single" w:sz="4" w:space="0" w:color="999999"/>
              <w:right w:val="single" w:sz="4" w:space="0" w:color="999999"/>
            </w:tcBorders>
            <w:vAlign w:val="center"/>
          </w:tcPr>
          <w:p w14:paraId="16C21CB3"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14:paraId="2FD3AC36"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0.992</w:t>
            </w:r>
          </w:p>
        </w:tc>
        <w:tc>
          <w:tcPr>
            <w:tcW w:w="872" w:type="dxa"/>
            <w:tcBorders>
              <w:top w:val="single" w:sz="4" w:space="0" w:color="999999"/>
              <w:left w:val="single" w:sz="4" w:space="0" w:color="999999"/>
              <w:bottom w:val="single" w:sz="4" w:space="0" w:color="999999"/>
              <w:right w:val="single" w:sz="4" w:space="0" w:color="999999"/>
            </w:tcBorders>
            <w:vAlign w:val="center"/>
          </w:tcPr>
          <w:p w14:paraId="66825B65" w14:textId="77777777" w:rsidR="00982DF8" w:rsidRDefault="00982DF8">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1F93258" w14:textId="77777777" w:rsidR="00982DF8" w:rsidRDefault="00982DF8">
            <w:pPr>
              <w:suppressAutoHyphens w:val="0"/>
              <w:spacing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400D2F16" w14:textId="77777777" w:rsidR="00982DF8" w:rsidRDefault="00982DF8">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54D44605" w14:textId="77777777" w:rsidR="00982DF8" w:rsidRDefault="00982DF8">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6E8EFE49" w14:textId="77777777" w:rsidR="00982DF8" w:rsidRDefault="00982DF8">
            <w:pPr>
              <w:rPr>
                <w:rFonts w:ascii="Liberation Sans" w:eastAsia="Liberation Sans" w:hAnsi="Liberation Sans"/>
                <w:sz w:val="20"/>
                <w:szCs w:val="20"/>
              </w:rPr>
            </w:pPr>
          </w:p>
        </w:tc>
      </w:tr>
      <w:tr w:rsidR="00982DF8" w14:paraId="4AF54D75"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2BEE385" w14:textId="77777777" w:rsidR="00982DF8"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InsDel23</w:t>
            </w:r>
          </w:p>
        </w:tc>
        <w:tc>
          <w:tcPr>
            <w:tcW w:w="1558" w:type="dxa"/>
            <w:tcBorders>
              <w:top w:val="single" w:sz="4" w:space="0" w:color="999999"/>
              <w:left w:val="single" w:sz="4" w:space="0" w:color="999999"/>
              <w:bottom w:val="single" w:sz="4" w:space="0" w:color="999999"/>
              <w:right w:val="single" w:sz="4" w:space="0" w:color="999999"/>
            </w:tcBorders>
            <w:vAlign w:val="center"/>
          </w:tcPr>
          <w:p w14:paraId="502B587B"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14:paraId="29EE477E"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0.961</w:t>
            </w:r>
          </w:p>
        </w:tc>
        <w:tc>
          <w:tcPr>
            <w:tcW w:w="872" w:type="dxa"/>
            <w:tcBorders>
              <w:top w:val="single" w:sz="4" w:space="0" w:color="999999"/>
              <w:left w:val="single" w:sz="4" w:space="0" w:color="999999"/>
              <w:bottom w:val="single" w:sz="4" w:space="0" w:color="999999"/>
              <w:right w:val="single" w:sz="4" w:space="0" w:color="999999"/>
            </w:tcBorders>
            <w:vAlign w:val="center"/>
          </w:tcPr>
          <w:p w14:paraId="35397A53" w14:textId="77777777" w:rsidR="00982DF8" w:rsidRDefault="00982DF8">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79169BEA" w14:textId="77777777" w:rsidR="00982DF8" w:rsidRDefault="00982DF8">
            <w:pPr>
              <w:suppressAutoHyphens w:val="0"/>
              <w:spacing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73685112"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C_ID23</w:t>
            </w:r>
          </w:p>
        </w:tc>
        <w:tc>
          <w:tcPr>
            <w:tcW w:w="916" w:type="dxa"/>
            <w:tcBorders>
              <w:top w:val="single" w:sz="4" w:space="0" w:color="999999"/>
              <w:left w:val="single" w:sz="4" w:space="0" w:color="999999"/>
              <w:bottom w:val="single" w:sz="4" w:space="0" w:color="999999"/>
              <w:right w:val="single" w:sz="4" w:space="0" w:color="999999"/>
            </w:tcBorders>
            <w:vAlign w:val="center"/>
          </w:tcPr>
          <w:p w14:paraId="03FB237E" w14:textId="77777777" w:rsidR="00982DF8" w:rsidRDefault="00982DF8">
            <w:pPr>
              <w:suppressAutoHyphens w:val="0"/>
              <w:spacing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48D474E" w14:textId="77777777" w:rsidR="00982DF8" w:rsidRDefault="00982DF8">
            <w:pPr>
              <w:suppressAutoHyphens w:val="0"/>
              <w:spacing w:line="240" w:lineRule="auto"/>
              <w:ind w:firstLine="0"/>
              <w:jc w:val="center"/>
              <w:rPr>
                <w:rFonts w:ascii="Liberation Sans" w:eastAsia="Liberation Sans" w:hAnsi="Liberation Sans"/>
                <w:sz w:val="20"/>
                <w:szCs w:val="20"/>
              </w:rPr>
            </w:pPr>
          </w:p>
        </w:tc>
      </w:tr>
      <w:tr w:rsidR="00982DF8" w14:paraId="14BB5EA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FA95E57" w14:textId="77777777" w:rsidR="00982DF8" w:rsidRDefault="00000000">
            <w:pPr>
              <w:suppressAutoHyphens w:val="0"/>
              <w:spacing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InsDel_Aα</w:t>
            </w:r>
          </w:p>
        </w:tc>
        <w:tc>
          <w:tcPr>
            <w:tcW w:w="1558" w:type="dxa"/>
            <w:tcBorders>
              <w:top w:val="single" w:sz="4" w:space="0" w:color="999999"/>
              <w:left w:val="single" w:sz="4" w:space="0" w:color="999999"/>
              <w:bottom w:val="single" w:sz="4" w:space="0" w:color="999999"/>
              <w:right w:val="single" w:sz="4" w:space="0" w:color="999999"/>
            </w:tcBorders>
            <w:vAlign w:val="center"/>
          </w:tcPr>
          <w:p w14:paraId="5F950B77"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14:paraId="73E5C897"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0.810</w:t>
            </w:r>
          </w:p>
        </w:tc>
        <w:tc>
          <w:tcPr>
            <w:tcW w:w="872" w:type="dxa"/>
            <w:tcBorders>
              <w:top w:val="single" w:sz="4" w:space="0" w:color="999999"/>
              <w:left w:val="single" w:sz="4" w:space="0" w:color="999999"/>
              <w:bottom w:val="single" w:sz="4" w:space="0" w:color="999999"/>
              <w:right w:val="single" w:sz="4" w:space="0" w:color="999999"/>
            </w:tcBorders>
            <w:vAlign w:val="center"/>
          </w:tcPr>
          <w:p w14:paraId="514D4C6E" w14:textId="77777777" w:rsidR="00982DF8" w:rsidRDefault="00982DF8">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D79F04E" w14:textId="77777777" w:rsidR="00982DF8" w:rsidRDefault="00982DF8">
            <w:pPr>
              <w:suppressAutoHyphens w:val="0"/>
              <w:spacing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6A0499BB"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ID_A</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4D8A7A04" w14:textId="77777777" w:rsidR="00982DF8" w:rsidRDefault="00982DF8">
            <w:pPr>
              <w:suppressAutoHyphens w:val="0"/>
              <w:spacing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5477D88C" w14:textId="77777777" w:rsidR="00982DF8" w:rsidRDefault="00982DF8">
            <w:pPr>
              <w:suppressAutoHyphens w:val="0"/>
              <w:spacing w:line="240" w:lineRule="auto"/>
              <w:ind w:firstLine="0"/>
              <w:jc w:val="center"/>
              <w:rPr>
                <w:rFonts w:ascii="Liberation Sans" w:eastAsia="Liberation Sans" w:hAnsi="Liberation Sans"/>
                <w:sz w:val="20"/>
                <w:szCs w:val="20"/>
              </w:rPr>
            </w:pPr>
          </w:p>
        </w:tc>
      </w:tr>
      <w:tr w:rsidR="00982DF8" w14:paraId="7FDF2F20"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32C21A8" w14:textId="77777777" w:rsidR="00982DF8" w:rsidRDefault="00000000">
            <w:pPr>
              <w:suppressAutoHyphens w:val="0"/>
              <w:spacing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InsDel_Aβ</w:t>
            </w:r>
          </w:p>
        </w:tc>
        <w:tc>
          <w:tcPr>
            <w:tcW w:w="1558" w:type="dxa"/>
            <w:tcBorders>
              <w:top w:val="single" w:sz="4" w:space="0" w:color="999999"/>
              <w:left w:val="single" w:sz="4" w:space="0" w:color="999999"/>
              <w:bottom w:val="single" w:sz="4" w:space="0" w:color="999999"/>
              <w:right w:val="single" w:sz="4" w:space="0" w:color="999999"/>
            </w:tcBorders>
            <w:vAlign w:val="center"/>
          </w:tcPr>
          <w:p w14:paraId="7F14322C"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0.979</w:t>
            </w:r>
          </w:p>
        </w:tc>
        <w:tc>
          <w:tcPr>
            <w:tcW w:w="1415" w:type="dxa"/>
            <w:tcBorders>
              <w:top w:val="single" w:sz="4" w:space="0" w:color="999999"/>
              <w:left w:val="single" w:sz="4" w:space="0" w:color="999999"/>
              <w:bottom w:val="single" w:sz="4" w:space="0" w:color="999999"/>
              <w:right w:val="single" w:sz="4" w:space="0" w:color="999999"/>
            </w:tcBorders>
            <w:vAlign w:val="center"/>
          </w:tcPr>
          <w:p w14:paraId="44D5C3D6"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0.936</w:t>
            </w:r>
          </w:p>
        </w:tc>
        <w:tc>
          <w:tcPr>
            <w:tcW w:w="872" w:type="dxa"/>
            <w:tcBorders>
              <w:top w:val="single" w:sz="4" w:space="0" w:color="999999"/>
              <w:left w:val="single" w:sz="4" w:space="0" w:color="999999"/>
              <w:bottom w:val="single" w:sz="4" w:space="0" w:color="999999"/>
              <w:right w:val="single" w:sz="4" w:space="0" w:color="999999"/>
            </w:tcBorders>
            <w:vAlign w:val="center"/>
          </w:tcPr>
          <w:p w14:paraId="57C6BA57"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InD9a</w:t>
            </w:r>
          </w:p>
        </w:tc>
        <w:tc>
          <w:tcPr>
            <w:tcW w:w="1400" w:type="dxa"/>
            <w:tcBorders>
              <w:top w:val="single" w:sz="4" w:space="0" w:color="999999"/>
              <w:left w:val="single" w:sz="4" w:space="0" w:color="999999"/>
              <w:bottom w:val="single" w:sz="4" w:space="0" w:color="999999"/>
              <w:right w:val="single" w:sz="4" w:space="0" w:color="999999"/>
            </w:tcBorders>
            <w:vAlign w:val="center"/>
          </w:tcPr>
          <w:p w14:paraId="7DE76E06"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3274D4E4" w14:textId="77777777" w:rsidR="00982DF8" w:rsidRDefault="00982DF8">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4717FA48" w14:textId="77777777" w:rsidR="00982DF8" w:rsidRDefault="00982DF8">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7DE9729F" w14:textId="77777777" w:rsidR="00982DF8" w:rsidRDefault="00982DF8">
            <w:pPr>
              <w:rPr>
                <w:rFonts w:ascii="Liberation Sans" w:eastAsia="Liberation Sans" w:hAnsi="Liberation Sans"/>
                <w:sz w:val="20"/>
                <w:szCs w:val="20"/>
              </w:rPr>
            </w:pPr>
          </w:p>
        </w:tc>
      </w:tr>
      <w:tr w:rsidR="00982DF8" w14:paraId="7433AAF1"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01FD816" w14:textId="77777777" w:rsidR="00982DF8" w:rsidRDefault="00000000">
            <w:pPr>
              <w:suppressAutoHyphens w:val="0"/>
              <w:spacing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InsDel_B</w:t>
            </w:r>
          </w:p>
        </w:tc>
        <w:tc>
          <w:tcPr>
            <w:tcW w:w="1558" w:type="dxa"/>
            <w:tcBorders>
              <w:top w:val="single" w:sz="4" w:space="0" w:color="999999"/>
              <w:left w:val="single" w:sz="4" w:space="0" w:color="999999"/>
              <w:bottom w:val="single" w:sz="4" w:space="0" w:color="999999"/>
              <w:right w:val="single" w:sz="4" w:space="0" w:color="999999"/>
            </w:tcBorders>
            <w:vAlign w:val="center"/>
          </w:tcPr>
          <w:p w14:paraId="50B18867"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0.992</w:t>
            </w:r>
          </w:p>
        </w:tc>
        <w:tc>
          <w:tcPr>
            <w:tcW w:w="1415" w:type="dxa"/>
            <w:tcBorders>
              <w:top w:val="single" w:sz="4" w:space="0" w:color="999999"/>
              <w:left w:val="single" w:sz="4" w:space="0" w:color="999999"/>
              <w:bottom w:val="single" w:sz="4" w:space="0" w:color="999999"/>
              <w:right w:val="single" w:sz="4" w:space="0" w:color="999999"/>
            </w:tcBorders>
            <w:vAlign w:val="center"/>
          </w:tcPr>
          <w:p w14:paraId="45CAAB0A"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0.987</w:t>
            </w:r>
          </w:p>
        </w:tc>
        <w:tc>
          <w:tcPr>
            <w:tcW w:w="872" w:type="dxa"/>
            <w:tcBorders>
              <w:top w:val="single" w:sz="4" w:space="0" w:color="999999"/>
              <w:left w:val="single" w:sz="4" w:space="0" w:color="999999"/>
              <w:bottom w:val="single" w:sz="4" w:space="0" w:color="999999"/>
              <w:right w:val="single" w:sz="4" w:space="0" w:color="999999"/>
            </w:tcBorders>
            <w:vAlign w:val="center"/>
          </w:tcPr>
          <w:p w14:paraId="0B106D63" w14:textId="77777777" w:rsidR="00982DF8" w:rsidRDefault="00982DF8">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0411EC6" w14:textId="77777777" w:rsidR="00982DF8" w:rsidRDefault="00982DF8">
            <w:pPr>
              <w:suppressAutoHyphens w:val="0"/>
              <w:spacing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2D464110"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ID_B</w:t>
            </w:r>
          </w:p>
        </w:tc>
        <w:tc>
          <w:tcPr>
            <w:tcW w:w="916" w:type="dxa"/>
            <w:tcBorders>
              <w:top w:val="single" w:sz="4" w:space="0" w:color="999999"/>
              <w:left w:val="single" w:sz="4" w:space="0" w:color="999999"/>
              <w:bottom w:val="single" w:sz="4" w:space="0" w:color="999999"/>
              <w:right w:val="single" w:sz="4" w:space="0" w:color="999999"/>
            </w:tcBorders>
            <w:vAlign w:val="center"/>
          </w:tcPr>
          <w:p w14:paraId="7B3ABFF3" w14:textId="77777777" w:rsidR="00982DF8" w:rsidRDefault="00982DF8">
            <w:pPr>
              <w:suppressAutoHyphens w:val="0"/>
              <w:spacing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17E2D5E0" w14:textId="77777777" w:rsidR="00982DF8" w:rsidRDefault="00982DF8">
            <w:pPr>
              <w:suppressAutoHyphens w:val="0"/>
              <w:spacing w:line="240" w:lineRule="auto"/>
              <w:ind w:firstLine="0"/>
              <w:jc w:val="center"/>
              <w:rPr>
                <w:rFonts w:ascii="Liberation Sans" w:eastAsia="Liberation Sans" w:hAnsi="Liberation Sans"/>
                <w:sz w:val="20"/>
                <w:szCs w:val="20"/>
              </w:rPr>
            </w:pPr>
          </w:p>
        </w:tc>
      </w:tr>
      <w:tr w:rsidR="00982DF8" w14:paraId="0A430DC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D31E512" w14:textId="77777777" w:rsidR="00982DF8" w:rsidRDefault="00000000">
            <w:pPr>
              <w:suppressAutoHyphens w:val="0"/>
              <w:spacing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InsDel_C</w:t>
            </w:r>
          </w:p>
        </w:tc>
        <w:tc>
          <w:tcPr>
            <w:tcW w:w="1558" w:type="dxa"/>
            <w:tcBorders>
              <w:top w:val="single" w:sz="4" w:space="0" w:color="999999"/>
              <w:left w:val="single" w:sz="4" w:space="0" w:color="999999"/>
              <w:bottom w:val="single" w:sz="4" w:space="0" w:color="999999"/>
              <w:right w:val="single" w:sz="4" w:space="0" w:color="999999"/>
            </w:tcBorders>
            <w:vAlign w:val="center"/>
          </w:tcPr>
          <w:p w14:paraId="7E2DD7C0"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14:paraId="3FBAD676"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0.971</w:t>
            </w:r>
          </w:p>
        </w:tc>
        <w:tc>
          <w:tcPr>
            <w:tcW w:w="872" w:type="dxa"/>
            <w:tcBorders>
              <w:top w:val="single" w:sz="4" w:space="0" w:color="999999"/>
              <w:left w:val="single" w:sz="4" w:space="0" w:color="999999"/>
              <w:bottom w:val="single" w:sz="4" w:space="0" w:color="999999"/>
              <w:right w:val="single" w:sz="4" w:space="0" w:color="999999"/>
            </w:tcBorders>
            <w:vAlign w:val="center"/>
          </w:tcPr>
          <w:p w14:paraId="7DC2547D" w14:textId="77777777" w:rsidR="00982DF8" w:rsidRDefault="00000000">
            <w:pPr>
              <w:suppressAutoHyphens w:val="0"/>
              <w:spacing w:line="240" w:lineRule="auto"/>
              <w:ind w:firstLine="0"/>
              <w:jc w:val="center"/>
              <w:rPr>
                <w:rFonts w:ascii="Liberation Sans" w:eastAsia="Liberation Sans" w:hAnsi="Liberation Sans"/>
                <w:color w:val="B0B0B0"/>
                <w:sz w:val="20"/>
                <w:szCs w:val="20"/>
              </w:rPr>
            </w:pPr>
            <w:r>
              <w:rPr>
                <w:rFonts w:ascii="Liberation Sans" w:eastAsia="Liberation Sans" w:hAnsi="Liberation Sans"/>
                <w:color w:val="B0B0B0"/>
                <w:sz w:val="20"/>
                <w:szCs w:val="20"/>
              </w:rPr>
              <w:t>InD13</w:t>
            </w:r>
          </w:p>
        </w:tc>
        <w:tc>
          <w:tcPr>
            <w:tcW w:w="1400" w:type="dxa"/>
            <w:tcBorders>
              <w:top w:val="single" w:sz="4" w:space="0" w:color="999999"/>
              <w:left w:val="single" w:sz="4" w:space="0" w:color="999999"/>
              <w:bottom w:val="single" w:sz="4" w:space="0" w:color="999999"/>
              <w:right w:val="single" w:sz="4" w:space="0" w:color="999999"/>
            </w:tcBorders>
            <w:vAlign w:val="center"/>
          </w:tcPr>
          <w:p w14:paraId="233047A2" w14:textId="77777777" w:rsidR="00982DF8" w:rsidRDefault="00000000">
            <w:pPr>
              <w:suppressAutoHyphens w:val="0"/>
              <w:spacing w:line="240" w:lineRule="auto"/>
              <w:ind w:firstLine="0"/>
              <w:jc w:val="center"/>
              <w:rPr>
                <w:rFonts w:ascii="Liberation Sans" w:eastAsia="Liberation Sans" w:hAnsi="Liberation Sans"/>
                <w:color w:val="B0B0B0"/>
                <w:sz w:val="20"/>
                <w:szCs w:val="20"/>
              </w:rPr>
            </w:pPr>
            <w:r>
              <w:rPr>
                <w:rFonts w:ascii="Liberation Sans" w:eastAsia="Liberation Sans" w:hAnsi="Liberation Sans"/>
                <w:color w:val="B0B0B0"/>
                <w:sz w:val="20"/>
                <w:szCs w:val="20"/>
              </w:rPr>
              <w:t>0.927</w:t>
            </w:r>
          </w:p>
        </w:tc>
        <w:tc>
          <w:tcPr>
            <w:tcW w:w="1009" w:type="dxa"/>
            <w:tcBorders>
              <w:top w:val="single" w:sz="4" w:space="0" w:color="999999"/>
              <w:left w:val="single" w:sz="4" w:space="0" w:color="999999"/>
              <w:bottom w:val="single" w:sz="4" w:space="0" w:color="999999"/>
              <w:right w:val="single" w:sz="4" w:space="0" w:color="999999"/>
            </w:tcBorders>
            <w:vAlign w:val="center"/>
          </w:tcPr>
          <w:p w14:paraId="0E38CE06"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ID_C</w:t>
            </w:r>
          </w:p>
        </w:tc>
        <w:tc>
          <w:tcPr>
            <w:tcW w:w="916" w:type="dxa"/>
            <w:tcBorders>
              <w:top w:val="single" w:sz="4" w:space="0" w:color="999999"/>
              <w:left w:val="single" w:sz="4" w:space="0" w:color="999999"/>
              <w:bottom w:val="single" w:sz="4" w:space="0" w:color="999999"/>
              <w:right w:val="single" w:sz="4" w:space="0" w:color="999999"/>
            </w:tcBorders>
            <w:vAlign w:val="center"/>
          </w:tcPr>
          <w:p w14:paraId="34446A30" w14:textId="77777777" w:rsidR="00982DF8" w:rsidRDefault="00982DF8">
            <w:pPr>
              <w:suppressAutoHyphens w:val="0"/>
              <w:spacing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3FAA7B25" w14:textId="77777777" w:rsidR="00982DF8" w:rsidRDefault="00982DF8">
            <w:pPr>
              <w:suppressAutoHyphens w:val="0"/>
              <w:spacing w:line="240" w:lineRule="auto"/>
              <w:ind w:firstLine="0"/>
              <w:jc w:val="center"/>
              <w:rPr>
                <w:rFonts w:ascii="Liberation Sans" w:eastAsia="Liberation Sans" w:hAnsi="Liberation Sans"/>
                <w:sz w:val="20"/>
                <w:szCs w:val="20"/>
              </w:rPr>
            </w:pPr>
          </w:p>
        </w:tc>
      </w:tr>
      <w:tr w:rsidR="00982DF8" w14:paraId="3AB5C161"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973CB14" w14:textId="77777777" w:rsidR="00982DF8" w:rsidRDefault="00000000">
            <w:pPr>
              <w:suppressAutoHyphens w:val="0"/>
              <w:spacing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InsDel_D</w:t>
            </w:r>
          </w:p>
        </w:tc>
        <w:tc>
          <w:tcPr>
            <w:tcW w:w="1558" w:type="dxa"/>
            <w:tcBorders>
              <w:top w:val="single" w:sz="4" w:space="0" w:color="999999"/>
              <w:left w:val="single" w:sz="4" w:space="0" w:color="999999"/>
              <w:bottom w:val="single" w:sz="4" w:space="0" w:color="999999"/>
              <w:right w:val="single" w:sz="4" w:space="0" w:color="999999"/>
            </w:tcBorders>
            <w:vAlign w:val="center"/>
          </w:tcPr>
          <w:p w14:paraId="7A42A4EA"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0.975</w:t>
            </w:r>
          </w:p>
        </w:tc>
        <w:tc>
          <w:tcPr>
            <w:tcW w:w="1415" w:type="dxa"/>
            <w:tcBorders>
              <w:top w:val="single" w:sz="4" w:space="0" w:color="999999"/>
              <w:left w:val="single" w:sz="4" w:space="0" w:color="999999"/>
              <w:bottom w:val="single" w:sz="4" w:space="0" w:color="999999"/>
              <w:right w:val="single" w:sz="4" w:space="0" w:color="999999"/>
            </w:tcBorders>
            <w:vAlign w:val="center"/>
          </w:tcPr>
          <w:p w14:paraId="69BD9F5D"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0.988</w:t>
            </w:r>
          </w:p>
        </w:tc>
        <w:tc>
          <w:tcPr>
            <w:tcW w:w="872" w:type="dxa"/>
            <w:tcBorders>
              <w:top w:val="single" w:sz="4" w:space="0" w:color="999999"/>
              <w:left w:val="single" w:sz="4" w:space="0" w:color="999999"/>
              <w:bottom w:val="single" w:sz="4" w:space="0" w:color="999999"/>
              <w:right w:val="single" w:sz="4" w:space="0" w:color="999999"/>
            </w:tcBorders>
            <w:vAlign w:val="center"/>
          </w:tcPr>
          <w:p w14:paraId="2A97A474"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InD1</w:t>
            </w:r>
          </w:p>
        </w:tc>
        <w:tc>
          <w:tcPr>
            <w:tcW w:w="1400" w:type="dxa"/>
            <w:tcBorders>
              <w:top w:val="single" w:sz="4" w:space="0" w:color="999999"/>
              <w:left w:val="single" w:sz="4" w:space="0" w:color="999999"/>
              <w:bottom w:val="single" w:sz="4" w:space="0" w:color="999999"/>
              <w:right w:val="single" w:sz="4" w:space="0" w:color="999999"/>
            </w:tcBorders>
            <w:vAlign w:val="center"/>
          </w:tcPr>
          <w:p w14:paraId="168CBEAD"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0.926</w:t>
            </w:r>
          </w:p>
        </w:tc>
        <w:tc>
          <w:tcPr>
            <w:tcW w:w="1009" w:type="dxa"/>
            <w:tcBorders>
              <w:top w:val="single" w:sz="4" w:space="0" w:color="999999"/>
              <w:left w:val="single" w:sz="4" w:space="0" w:color="999999"/>
              <w:bottom w:val="single" w:sz="4" w:space="0" w:color="999999"/>
              <w:right w:val="single" w:sz="4" w:space="0" w:color="999999"/>
            </w:tcBorders>
            <w:vAlign w:val="center"/>
          </w:tcPr>
          <w:p w14:paraId="307B9FBB"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ID_D</w:t>
            </w:r>
          </w:p>
        </w:tc>
        <w:tc>
          <w:tcPr>
            <w:tcW w:w="916" w:type="dxa"/>
            <w:tcBorders>
              <w:top w:val="single" w:sz="4" w:space="0" w:color="999999"/>
              <w:left w:val="single" w:sz="4" w:space="0" w:color="999999"/>
              <w:bottom w:val="single" w:sz="4" w:space="0" w:color="999999"/>
              <w:right w:val="single" w:sz="4" w:space="0" w:color="999999"/>
            </w:tcBorders>
            <w:vAlign w:val="center"/>
          </w:tcPr>
          <w:p w14:paraId="11AB9B35" w14:textId="77777777" w:rsidR="00982DF8" w:rsidRDefault="00982DF8">
            <w:pPr>
              <w:suppressAutoHyphens w:val="0"/>
              <w:spacing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7F6E04A9" w14:textId="77777777" w:rsidR="00982DF8" w:rsidRDefault="00982DF8">
            <w:pPr>
              <w:suppressAutoHyphens w:val="0"/>
              <w:spacing w:line="240" w:lineRule="auto"/>
              <w:ind w:firstLine="0"/>
              <w:jc w:val="center"/>
              <w:rPr>
                <w:rFonts w:ascii="Liberation Sans" w:eastAsia="Liberation Sans" w:hAnsi="Liberation Sans"/>
                <w:sz w:val="20"/>
                <w:szCs w:val="20"/>
              </w:rPr>
            </w:pPr>
          </w:p>
        </w:tc>
      </w:tr>
      <w:tr w:rsidR="00982DF8" w14:paraId="7E7356EC"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9C874FC" w14:textId="77777777" w:rsidR="00982DF8" w:rsidRDefault="00000000">
            <w:pPr>
              <w:suppressAutoHyphens w:val="0"/>
              <w:spacing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InsDel_E</w:t>
            </w:r>
          </w:p>
        </w:tc>
        <w:tc>
          <w:tcPr>
            <w:tcW w:w="1558" w:type="dxa"/>
            <w:tcBorders>
              <w:top w:val="single" w:sz="4" w:space="0" w:color="999999"/>
              <w:left w:val="single" w:sz="4" w:space="0" w:color="999999"/>
              <w:bottom w:val="single" w:sz="4" w:space="0" w:color="999999"/>
              <w:right w:val="single" w:sz="4" w:space="0" w:color="999999"/>
            </w:tcBorders>
            <w:vAlign w:val="center"/>
          </w:tcPr>
          <w:p w14:paraId="4A3CE414"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0.988</w:t>
            </w:r>
          </w:p>
        </w:tc>
        <w:tc>
          <w:tcPr>
            <w:tcW w:w="1415" w:type="dxa"/>
            <w:tcBorders>
              <w:top w:val="single" w:sz="4" w:space="0" w:color="999999"/>
              <w:left w:val="single" w:sz="4" w:space="0" w:color="999999"/>
              <w:bottom w:val="single" w:sz="4" w:space="0" w:color="999999"/>
              <w:right w:val="single" w:sz="4" w:space="0" w:color="999999"/>
            </w:tcBorders>
            <w:vAlign w:val="center"/>
          </w:tcPr>
          <w:p w14:paraId="1D06A8C3"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0.978</w:t>
            </w:r>
          </w:p>
        </w:tc>
        <w:tc>
          <w:tcPr>
            <w:tcW w:w="872" w:type="dxa"/>
            <w:tcBorders>
              <w:top w:val="single" w:sz="4" w:space="0" w:color="999999"/>
              <w:left w:val="single" w:sz="4" w:space="0" w:color="999999"/>
              <w:bottom w:val="single" w:sz="4" w:space="0" w:color="999999"/>
              <w:right w:val="single" w:sz="4" w:space="0" w:color="999999"/>
            </w:tcBorders>
            <w:vAlign w:val="center"/>
          </w:tcPr>
          <w:p w14:paraId="2384FDFC" w14:textId="77777777" w:rsidR="00982DF8" w:rsidRDefault="00982DF8">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010686A" w14:textId="77777777" w:rsidR="00982DF8" w:rsidRDefault="00982DF8">
            <w:pPr>
              <w:suppressAutoHyphens w:val="0"/>
              <w:spacing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5082895E"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ID_E</w:t>
            </w:r>
          </w:p>
        </w:tc>
        <w:tc>
          <w:tcPr>
            <w:tcW w:w="916" w:type="dxa"/>
            <w:tcBorders>
              <w:top w:val="single" w:sz="4" w:space="0" w:color="999999"/>
              <w:left w:val="single" w:sz="4" w:space="0" w:color="999999"/>
              <w:bottom w:val="single" w:sz="4" w:space="0" w:color="999999"/>
              <w:right w:val="single" w:sz="4" w:space="0" w:color="999999"/>
            </w:tcBorders>
            <w:vAlign w:val="center"/>
          </w:tcPr>
          <w:p w14:paraId="3ADCB357" w14:textId="77777777" w:rsidR="00982DF8" w:rsidRDefault="00982DF8">
            <w:pPr>
              <w:suppressAutoHyphens w:val="0"/>
              <w:spacing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3FD8E26D" w14:textId="77777777" w:rsidR="00982DF8" w:rsidRDefault="00982DF8">
            <w:pPr>
              <w:suppressAutoHyphens w:val="0"/>
              <w:spacing w:line="240" w:lineRule="auto"/>
              <w:ind w:firstLine="0"/>
              <w:jc w:val="center"/>
              <w:rPr>
                <w:rFonts w:ascii="Liberation Sans" w:eastAsia="Liberation Sans" w:hAnsi="Liberation Sans"/>
                <w:sz w:val="20"/>
                <w:szCs w:val="20"/>
              </w:rPr>
            </w:pPr>
          </w:p>
        </w:tc>
      </w:tr>
      <w:tr w:rsidR="00982DF8" w14:paraId="5F1FA72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9DA8815" w14:textId="77777777" w:rsidR="00982DF8" w:rsidRDefault="00000000">
            <w:pPr>
              <w:suppressAutoHyphens w:val="0"/>
              <w:spacing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InsDel_F</w:t>
            </w:r>
          </w:p>
        </w:tc>
        <w:tc>
          <w:tcPr>
            <w:tcW w:w="1558" w:type="dxa"/>
            <w:tcBorders>
              <w:top w:val="single" w:sz="4" w:space="0" w:color="999999"/>
              <w:left w:val="single" w:sz="4" w:space="0" w:color="999999"/>
              <w:bottom w:val="single" w:sz="4" w:space="0" w:color="999999"/>
              <w:right w:val="single" w:sz="4" w:space="0" w:color="999999"/>
            </w:tcBorders>
            <w:vAlign w:val="center"/>
          </w:tcPr>
          <w:p w14:paraId="3FA35A48"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14:paraId="78CB4F06"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0.993</w:t>
            </w:r>
          </w:p>
        </w:tc>
        <w:tc>
          <w:tcPr>
            <w:tcW w:w="872" w:type="dxa"/>
            <w:tcBorders>
              <w:top w:val="single" w:sz="4" w:space="0" w:color="999999"/>
              <w:left w:val="single" w:sz="4" w:space="0" w:color="999999"/>
              <w:bottom w:val="single" w:sz="4" w:space="0" w:color="999999"/>
              <w:right w:val="single" w:sz="4" w:space="0" w:color="999999"/>
            </w:tcBorders>
            <w:vAlign w:val="center"/>
          </w:tcPr>
          <w:p w14:paraId="2AA39556" w14:textId="77777777" w:rsidR="00982DF8" w:rsidRDefault="00982DF8">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60A4DD55" w14:textId="77777777" w:rsidR="00982DF8" w:rsidRDefault="00982DF8">
            <w:pPr>
              <w:suppressAutoHyphens w:val="0"/>
              <w:spacing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2FCBDE98"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ID_F</w:t>
            </w:r>
          </w:p>
        </w:tc>
        <w:tc>
          <w:tcPr>
            <w:tcW w:w="916" w:type="dxa"/>
            <w:tcBorders>
              <w:top w:val="single" w:sz="4" w:space="0" w:color="999999"/>
              <w:left w:val="single" w:sz="4" w:space="0" w:color="999999"/>
              <w:bottom w:val="single" w:sz="4" w:space="0" w:color="999999"/>
              <w:right w:val="single" w:sz="4" w:space="0" w:color="999999"/>
            </w:tcBorders>
            <w:vAlign w:val="center"/>
          </w:tcPr>
          <w:p w14:paraId="3B274975"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ID4</w:t>
            </w:r>
          </w:p>
        </w:tc>
        <w:tc>
          <w:tcPr>
            <w:tcW w:w="905" w:type="dxa"/>
            <w:tcBorders>
              <w:top w:val="single" w:sz="4" w:space="0" w:color="999999"/>
              <w:left w:val="single" w:sz="4" w:space="0" w:color="999999"/>
              <w:bottom w:val="single" w:sz="4" w:space="0" w:color="999999"/>
              <w:right w:val="single" w:sz="4" w:space="0" w:color="999999"/>
            </w:tcBorders>
            <w:vAlign w:val="center"/>
          </w:tcPr>
          <w:p w14:paraId="6D39D7FB"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0.973</w:t>
            </w:r>
          </w:p>
        </w:tc>
      </w:tr>
      <w:tr w:rsidR="00982DF8" w14:paraId="187A5579"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C5C5D75" w14:textId="77777777" w:rsidR="00982DF8"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InsDel_G</w:t>
            </w:r>
          </w:p>
        </w:tc>
        <w:tc>
          <w:tcPr>
            <w:tcW w:w="1558" w:type="dxa"/>
            <w:tcBorders>
              <w:top w:val="single" w:sz="4" w:space="0" w:color="999999"/>
              <w:left w:val="single" w:sz="4" w:space="0" w:color="999999"/>
              <w:bottom w:val="single" w:sz="4" w:space="0" w:color="999999"/>
              <w:right w:val="single" w:sz="4" w:space="0" w:color="999999"/>
            </w:tcBorders>
            <w:vAlign w:val="center"/>
          </w:tcPr>
          <w:p w14:paraId="5E7A269F"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14:paraId="0F2888CB"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0.955</w:t>
            </w:r>
          </w:p>
        </w:tc>
        <w:tc>
          <w:tcPr>
            <w:tcW w:w="872" w:type="dxa"/>
            <w:tcBorders>
              <w:top w:val="single" w:sz="4" w:space="0" w:color="999999"/>
              <w:left w:val="single" w:sz="4" w:space="0" w:color="999999"/>
              <w:bottom w:val="single" w:sz="4" w:space="0" w:color="999999"/>
              <w:right w:val="single" w:sz="4" w:space="0" w:color="999999"/>
            </w:tcBorders>
            <w:vAlign w:val="center"/>
          </w:tcPr>
          <w:p w14:paraId="21147DDC" w14:textId="77777777" w:rsidR="00982DF8" w:rsidRDefault="00982DF8">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2A2D178C" w14:textId="77777777" w:rsidR="00982DF8" w:rsidRDefault="00982DF8">
            <w:pPr>
              <w:suppressAutoHyphens w:val="0"/>
              <w:spacing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1EED194C"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ID_G</w:t>
            </w:r>
          </w:p>
        </w:tc>
        <w:tc>
          <w:tcPr>
            <w:tcW w:w="916" w:type="dxa"/>
            <w:tcBorders>
              <w:top w:val="single" w:sz="4" w:space="0" w:color="999999"/>
              <w:left w:val="single" w:sz="4" w:space="0" w:color="999999"/>
              <w:bottom w:val="single" w:sz="4" w:space="0" w:color="999999"/>
              <w:right w:val="single" w:sz="4" w:space="0" w:color="999999"/>
            </w:tcBorders>
            <w:vAlign w:val="center"/>
          </w:tcPr>
          <w:p w14:paraId="08F03E5F"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ID11b</w:t>
            </w:r>
          </w:p>
        </w:tc>
        <w:tc>
          <w:tcPr>
            <w:tcW w:w="905" w:type="dxa"/>
            <w:tcBorders>
              <w:top w:val="single" w:sz="4" w:space="0" w:color="999999"/>
              <w:left w:val="single" w:sz="4" w:space="0" w:color="999999"/>
              <w:bottom w:val="single" w:sz="4" w:space="0" w:color="999999"/>
              <w:right w:val="single" w:sz="4" w:space="0" w:color="999999"/>
            </w:tcBorders>
            <w:vAlign w:val="center"/>
          </w:tcPr>
          <w:p w14:paraId="03957A1D"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0.947</w:t>
            </w:r>
          </w:p>
        </w:tc>
      </w:tr>
      <w:tr w:rsidR="00982DF8" w14:paraId="20951C2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82DB982" w14:textId="77777777" w:rsidR="00982DF8"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InsDel_H</w:t>
            </w:r>
          </w:p>
        </w:tc>
        <w:tc>
          <w:tcPr>
            <w:tcW w:w="1558" w:type="dxa"/>
            <w:tcBorders>
              <w:top w:val="single" w:sz="4" w:space="0" w:color="999999"/>
              <w:left w:val="single" w:sz="4" w:space="0" w:color="999999"/>
              <w:bottom w:val="single" w:sz="4" w:space="0" w:color="999999"/>
              <w:right w:val="single" w:sz="4" w:space="0" w:color="999999"/>
            </w:tcBorders>
            <w:vAlign w:val="center"/>
          </w:tcPr>
          <w:p w14:paraId="7D326CB1"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0.954</w:t>
            </w:r>
          </w:p>
        </w:tc>
        <w:tc>
          <w:tcPr>
            <w:tcW w:w="1415" w:type="dxa"/>
            <w:tcBorders>
              <w:top w:val="single" w:sz="4" w:space="0" w:color="999999"/>
              <w:left w:val="single" w:sz="4" w:space="0" w:color="999999"/>
              <w:bottom w:val="single" w:sz="4" w:space="0" w:color="999999"/>
              <w:right w:val="single" w:sz="4" w:space="0" w:color="999999"/>
            </w:tcBorders>
            <w:vAlign w:val="center"/>
          </w:tcPr>
          <w:p w14:paraId="1280B28C"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0.821</w:t>
            </w:r>
          </w:p>
        </w:tc>
        <w:tc>
          <w:tcPr>
            <w:tcW w:w="872" w:type="dxa"/>
            <w:tcBorders>
              <w:top w:val="single" w:sz="4" w:space="0" w:color="999999"/>
              <w:left w:val="single" w:sz="4" w:space="0" w:color="999999"/>
              <w:bottom w:val="single" w:sz="4" w:space="0" w:color="999999"/>
              <w:right w:val="single" w:sz="4" w:space="0" w:color="999999"/>
            </w:tcBorders>
            <w:vAlign w:val="center"/>
          </w:tcPr>
          <w:p w14:paraId="6E4E5C3B" w14:textId="77777777" w:rsidR="00982DF8" w:rsidRDefault="00982DF8">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F352630" w14:textId="77777777" w:rsidR="00982DF8" w:rsidRDefault="00982DF8">
            <w:pPr>
              <w:suppressAutoHyphens w:val="0"/>
              <w:spacing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4506E8DD"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ID_H</w:t>
            </w:r>
          </w:p>
        </w:tc>
        <w:tc>
          <w:tcPr>
            <w:tcW w:w="916" w:type="dxa"/>
            <w:tcBorders>
              <w:top w:val="single" w:sz="4" w:space="0" w:color="999999"/>
              <w:left w:val="single" w:sz="4" w:space="0" w:color="999999"/>
              <w:bottom w:val="single" w:sz="4" w:space="0" w:color="999999"/>
              <w:right w:val="single" w:sz="4" w:space="0" w:color="999999"/>
            </w:tcBorders>
            <w:vAlign w:val="center"/>
          </w:tcPr>
          <w:p w14:paraId="35202F91" w14:textId="77777777" w:rsidR="00982DF8" w:rsidRDefault="00982DF8">
            <w:pPr>
              <w:suppressAutoHyphens w:val="0"/>
              <w:spacing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2ECD99E1" w14:textId="77777777" w:rsidR="00982DF8" w:rsidRDefault="00982DF8">
            <w:pPr>
              <w:suppressAutoHyphens w:val="0"/>
              <w:spacing w:line="240" w:lineRule="auto"/>
              <w:ind w:firstLine="0"/>
              <w:jc w:val="center"/>
              <w:rPr>
                <w:rFonts w:ascii="Liberation Sans" w:eastAsia="Liberation Sans" w:hAnsi="Liberation Sans"/>
                <w:sz w:val="20"/>
                <w:szCs w:val="20"/>
              </w:rPr>
            </w:pPr>
          </w:p>
        </w:tc>
      </w:tr>
      <w:tr w:rsidR="00982DF8" w14:paraId="38DE04DC"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3663F6B" w14:textId="77777777" w:rsidR="00982DF8"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InsDel_I</w:t>
            </w:r>
          </w:p>
        </w:tc>
        <w:tc>
          <w:tcPr>
            <w:tcW w:w="1558" w:type="dxa"/>
            <w:tcBorders>
              <w:top w:val="single" w:sz="4" w:space="0" w:color="999999"/>
              <w:left w:val="single" w:sz="4" w:space="0" w:color="999999"/>
              <w:bottom w:val="single" w:sz="4" w:space="0" w:color="999999"/>
              <w:right w:val="single" w:sz="4" w:space="0" w:color="999999"/>
            </w:tcBorders>
            <w:vAlign w:val="center"/>
          </w:tcPr>
          <w:p w14:paraId="549B9C46"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14:paraId="70C7104E"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1FC9693D" w14:textId="77777777" w:rsidR="00982DF8" w:rsidRDefault="00982DF8">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0CD70807" w14:textId="77777777" w:rsidR="00982DF8" w:rsidRDefault="00982DF8">
            <w:pPr>
              <w:suppressAutoHyphens w:val="0"/>
              <w:spacing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305BB73B"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ID_I</w:t>
            </w:r>
          </w:p>
        </w:tc>
        <w:tc>
          <w:tcPr>
            <w:tcW w:w="916" w:type="dxa"/>
            <w:tcBorders>
              <w:top w:val="single" w:sz="4" w:space="0" w:color="999999"/>
              <w:left w:val="single" w:sz="4" w:space="0" w:color="999999"/>
              <w:bottom w:val="single" w:sz="4" w:space="0" w:color="999999"/>
              <w:right w:val="single" w:sz="4" w:space="0" w:color="999999"/>
            </w:tcBorders>
            <w:vAlign w:val="center"/>
          </w:tcPr>
          <w:p w14:paraId="49911F3C"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ID25</w:t>
            </w:r>
          </w:p>
        </w:tc>
        <w:tc>
          <w:tcPr>
            <w:tcW w:w="905" w:type="dxa"/>
            <w:tcBorders>
              <w:top w:val="single" w:sz="4" w:space="0" w:color="999999"/>
              <w:left w:val="single" w:sz="4" w:space="0" w:color="999999"/>
              <w:bottom w:val="single" w:sz="4" w:space="0" w:color="999999"/>
              <w:right w:val="single" w:sz="4" w:space="0" w:color="999999"/>
            </w:tcBorders>
            <w:vAlign w:val="center"/>
          </w:tcPr>
          <w:p w14:paraId="5F68219A"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0.932</w:t>
            </w:r>
          </w:p>
        </w:tc>
      </w:tr>
      <w:tr w:rsidR="00982DF8" w14:paraId="69ACA668"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86D45B0" w14:textId="77777777" w:rsidR="00982DF8"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InsDel_J</w:t>
            </w:r>
          </w:p>
        </w:tc>
        <w:tc>
          <w:tcPr>
            <w:tcW w:w="1558" w:type="dxa"/>
            <w:tcBorders>
              <w:top w:val="single" w:sz="4" w:space="0" w:color="999999"/>
              <w:left w:val="single" w:sz="4" w:space="0" w:color="999999"/>
              <w:bottom w:val="single" w:sz="4" w:space="0" w:color="999999"/>
              <w:right w:val="single" w:sz="4" w:space="0" w:color="999999"/>
            </w:tcBorders>
            <w:vAlign w:val="center"/>
          </w:tcPr>
          <w:p w14:paraId="53173BA4"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0.975</w:t>
            </w:r>
          </w:p>
        </w:tc>
        <w:tc>
          <w:tcPr>
            <w:tcW w:w="1415" w:type="dxa"/>
            <w:tcBorders>
              <w:top w:val="single" w:sz="4" w:space="0" w:color="999999"/>
              <w:left w:val="single" w:sz="4" w:space="0" w:color="999999"/>
              <w:bottom w:val="single" w:sz="4" w:space="0" w:color="999999"/>
              <w:right w:val="single" w:sz="4" w:space="0" w:color="999999"/>
            </w:tcBorders>
            <w:vAlign w:val="center"/>
          </w:tcPr>
          <w:p w14:paraId="3D57E017"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0.563</w:t>
            </w:r>
          </w:p>
        </w:tc>
        <w:tc>
          <w:tcPr>
            <w:tcW w:w="872" w:type="dxa"/>
            <w:tcBorders>
              <w:top w:val="single" w:sz="4" w:space="0" w:color="999999"/>
              <w:left w:val="single" w:sz="4" w:space="0" w:color="999999"/>
              <w:bottom w:val="single" w:sz="4" w:space="0" w:color="999999"/>
              <w:right w:val="single" w:sz="4" w:space="0" w:color="999999"/>
            </w:tcBorders>
            <w:vAlign w:val="center"/>
          </w:tcPr>
          <w:p w14:paraId="6F3CA034" w14:textId="77777777" w:rsidR="00982DF8" w:rsidRDefault="00982DF8">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03DAE088" w14:textId="77777777" w:rsidR="00982DF8" w:rsidRDefault="00982DF8">
            <w:pPr>
              <w:suppressAutoHyphens w:val="0"/>
              <w:spacing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7EE47BC6"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ID_J**</w:t>
            </w:r>
          </w:p>
        </w:tc>
        <w:tc>
          <w:tcPr>
            <w:tcW w:w="916" w:type="dxa"/>
            <w:tcBorders>
              <w:top w:val="single" w:sz="4" w:space="0" w:color="999999"/>
              <w:left w:val="single" w:sz="4" w:space="0" w:color="999999"/>
              <w:bottom w:val="single" w:sz="4" w:space="0" w:color="999999"/>
              <w:right w:val="single" w:sz="4" w:space="0" w:color="999999"/>
            </w:tcBorders>
            <w:vAlign w:val="center"/>
          </w:tcPr>
          <w:p w14:paraId="1E6D47E1" w14:textId="77777777" w:rsidR="00982DF8" w:rsidRDefault="00982DF8">
            <w:pPr>
              <w:suppressAutoHyphens w:val="0"/>
              <w:spacing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616B3A69" w14:textId="77777777" w:rsidR="00982DF8" w:rsidRDefault="00982DF8">
            <w:pPr>
              <w:suppressAutoHyphens w:val="0"/>
              <w:spacing w:line="240" w:lineRule="auto"/>
              <w:ind w:firstLine="0"/>
              <w:jc w:val="center"/>
              <w:rPr>
                <w:rFonts w:ascii="Liberation Sans" w:eastAsia="Liberation Sans" w:hAnsi="Liberation Sans"/>
                <w:sz w:val="20"/>
                <w:szCs w:val="20"/>
              </w:rPr>
            </w:pPr>
          </w:p>
        </w:tc>
      </w:tr>
      <w:tr w:rsidR="00982DF8" w14:paraId="79F5180D"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F78E2F0" w14:textId="77777777" w:rsidR="00982DF8"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InsDel_K</w:t>
            </w:r>
          </w:p>
        </w:tc>
        <w:tc>
          <w:tcPr>
            <w:tcW w:w="1558" w:type="dxa"/>
            <w:tcBorders>
              <w:top w:val="single" w:sz="4" w:space="0" w:color="999999"/>
              <w:left w:val="single" w:sz="4" w:space="0" w:color="999999"/>
              <w:bottom w:val="single" w:sz="4" w:space="0" w:color="999999"/>
              <w:right w:val="single" w:sz="4" w:space="0" w:color="999999"/>
            </w:tcBorders>
            <w:vAlign w:val="center"/>
          </w:tcPr>
          <w:p w14:paraId="7BA6CE07"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1415" w:type="dxa"/>
            <w:tcBorders>
              <w:top w:val="single" w:sz="4" w:space="0" w:color="999999"/>
              <w:left w:val="single" w:sz="4" w:space="0" w:color="999999"/>
              <w:bottom w:val="single" w:sz="4" w:space="0" w:color="999999"/>
              <w:right w:val="single" w:sz="4" w:space="0" w:color="999999"/>
            </w:tcBorders>
            <w:vAlign w:val="center"/>
          </w:tcPr>
          <w:p w14:paraId="493ACF44"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0.857</w:t>
            </w:r>
          </w:p>
        </w:tc>
        <w:tc>
          <w:tcPr>
            <w:tcW w:w="872" w:type="dxa"/>
            <w:tcBorders>
              <w:top w:val="single" w:sz="4" w:space="0" w:color="999999"/>
              <w:left w:val="single" w:sz="4" w:space="0" w:color="999999"/>
              <w:bottom w:val="single" w:sz="4" w:space="0" w:color="999999"/>
              <w:right w:val="single" w:sz="4" w:space="0" w:color="999999"/>
            </w:tcBorders>
            <w:vAlign w:val="center"/>
          </w:tcPr>
          <w:p w14:paraId="702E2CC1"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InD20</w:t>
            </w:r>
          </w:p>
        </w:tc>
        <w:tc>
          <w:tcPr>
            <w:tcW w:w="1400" w:type="dxa"/>
            <w:tcBorders>
              <w:top w:val="single" w:sz="4" w:space="0" w:color="999999"/>
              <w:left w:val="single" w:sz="4" w:space="0" w:color="999999"/>
              <w:bottom w:val="single" w:sz="4" w:space="0" w:color="999999"/>
              <w:right w:val="single" w:sz="4" w:space="0" w:color="999999"/>
            </w:tcBorders>
            <w:vAlign w:val="center"/>
          </w:tcPr>
          <w:p w14:paraId="3677EC23"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0.949</w:t>
            </w:r>
          </w:p>
        </w:tc>
        <w:tc>
          <w:tcPr>
            <w:tcW w:w="1009" w:type="dxa"/>
            <w:tcBorders>
              <w:top w:val="single" w:sz="4" w:space="0" w:color="999999"/>
              <w:left w:val="single" w:sz="4" w:space="0" w:color="999999"/>
              <w:bottom w:val="single" w:sz="4" w:space="0" w:color="999999"/>
              <w:right w:val="single" w:sz="4" w:space="0" w:color="999999"/>
            </w:tcBorders>
            <w:vAlign w:val="center"/>
          </w:tcPr>
          <w:p w14:paraId="31AAD6A7"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ID_K</w:t>
            </w:r>
          </w:p>
        </w:tc>
        <w:tc>
          <w:tcPr>
            <w:tcW w:w="916" w:type="dxa"/>
            <w:tcBorders>
              <w:top w:val="single" w:sz="4" w:space="0" w:color="999999"/>
              <w:left w:val="single" w:sz="4" w:space="0" w:color="999999"/>
              <w:bottom w:val="single" w:sz="4" w:space="0" w:color="999999"/>
              <w:right w:val="single" w:sz="4" w:space="0" w:color="999999"/>
            </w:tcBorders>
            <w:vAlign w:val="center"/>
          </w:tcPr>
          <w:p w14:paraId="01F999A4"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ID26</w:t>
            </w:r>
          </w:p>
        </w:tc>
        <w:tc>
          <w:tcPr>
            <w:tcW w:w="905" w:type="dxa"/>
            <w:tcBorders>
              <w:top w:val="single" w:sz="4" w:space="0" w:color="999999"/>
              <w:left w:val="single" w:sz="4" w:space="0" w:color="999999"/>
              <w:bottom w:val="single" w:sz="4" w:space="0" w:color="999999"/>
              <w:right w:val="single" w:sz="4" w:space="0" w:color="999999"/>
            </w:tcBorders>
            <w:vAlign w:val="center"/>
          </w:tcPr>
          <w:p w14:paraId="5F87DB4E"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w:t>
            </w:r>
          </w:p>
        </w:tc>
      </w:tr>
      <w:tr w:rsidR="00982DF8" w14:paraId="71134A4B"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AA89DF6" w14:textId="77777777" w:rsidR="00982DF8"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InsDel_L</w:t>
            </w:r>
          </w:p>
        </w:tc>
        <w:tc>
          <w:tcPr>
            <w:tcW w:w="1558" w:type="dxa"/>
            <w:tcBorders>
              <w:top w:val="single" w:sz="4" w:space="0" w:color="999999"/>
              <w:left w:val="single" w:sz="4" w:space="0" w:color="999999"/>
              <w:bottom w:val="single" w:sz="4" w:space="0" w:color="999999"/>
              <w:right w:val="single" w:sz="4" w:space="0" w:color="999999"/>
            </w:tcBorders>
            <w:vAlign w:val="center"/>
          </w:tcPr>
          <w:p w14:paraId="41C0CE4B"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14:paraId="1CB6EA9D"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0.966</w:t>
            </w:r>
          </w:p>
        </w:tc>
        <w:tc>
          <w:tcPr>
            <w:tcW w:w="872" w:type="dxa"/>
            <w:tcBorders>
              <w:top w:val="single" w:sz="4" w:space="0" w:color="999999"/>
              <w:left w:val="single" w:sz="4" w:space="0" w:color="999999"/>
              <w:bottom w:val="single" w:sz="4" w:space="0" w:color="999999"/>
              <w:right w:val="single" w:sz="4" w:space="0" w:color="999999"/>
            </w:tcBorders>
            <w:vAlign w:val="center"/>
          </w:tcPr>
          <w:p w14:paraId="30535AEF" w14:textId="77777777" w:rsidR="00982DF8" w:rsidRDefault="00982DF8">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08D44AC2" w14:textId="77777777" w:rsidR="00982DF8" w:rsidRDefault="00982DF8">
            <w:pPr>
              <w:suppressAutoHyphens w:val="0"/>
              <w:spacing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5344B656"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ID_L</w:t>
            </w:r>
          </w:p>
        </w:tc>
        <w:tc>
          <w:tcPr>
            <w:tcW w:w="916" w:type="dxa"/>
            <w:tcBorders>
              <w:top w:val="single" w:sz="4" w:space="0" w:color="999999"/>
              <w:left w:val="single" w:sz="4" w:space="0" w:color="999999"/>
              <w:bottom w:val="single" w:sz="4" w:space="0" w:color="999999"/>
              <w:right w:val="single" w:sz="4" w:space="0" w:color="999999"/>
            </w:tcBorders>
            <w:vAlign w:val="center"/>
          </w:tcPr>
          <w:p w14:paraId="0E13F47C" w14:textId="77777777" w:rsidR="00982DF8" w:rsidRDefault="00982DF8">
            <w:pPr>
              <w:suppressAutoHyphens w:val="0"/>
              <w:spacing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2E96FA76" w14:textId="77777777" w:rsidR="00982DF8" w:rsidRDefault="00982DF8">
            <w:pPr>
              <w:suppressAutoHyphens w:val="0"/>
              <w:spacing w:line="240" w:lineRule="auto"/>
              <w:ind w:firstLine="0"/>
              <w:jc w:val="center"/>
              <w:rPr>
                <w:rFonts w:ascii="Liberation Sans" w:eastAsia="Liberation Sans" w:hAnsi="Liberation Sans"/>
                <w:sz w:val="20"/>
                <w:szCs w:val="20"/>
              </w:rPr>
            </w:pPr>
          </w:p>
        </w:tc>
      </w:tr>
      <w:tr w:rsidR="00982DF8" w14:paraId="294241C2"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C161FC0" w14:textId="77777777" w:rsidR="00982DF8"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InsDel_M</w:t>
            </w:r>
          </w:p>
        </w:tc>
        <w:tc>
          <w:tcPr>
            <w:tcW w:w="1558" w:type="dxa"/>
            <w:tcBorders>
              <w:top w:val="single" w:sz="4" w:space="0" w:color="999999"/>
              <w:left w:val="single" w:sz="4" w:space="0" w:color="999999"/>
              <w:bottom w:val="single" w:sz="4" w:space="0" w:color="999999"/>
              <w:right w:val="single" w:sz="4" w:space="0" w:color="999999"/>
            </w:tcBorders>
            <w:vAlign w:val="center"/>
          </w:tcPr>
          <w:p w14:paraId="47CCD002"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14:paraId="1754AC9A"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266E5B8D" w14:textId="77777777" w:rsidR="00982DF8" w:rsidRDefault="00982DF8">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72BAEE43" w14:textId="77777777" w:rsidR="00982DF8" w:rsidRDefault="00982DF8">
            <w:pPr>
              <w:suppressAutoHyphens w:val="0"/>
              <w:spacing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08536978"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ID_M</w:t>
            </w:r>
          </w:p>
        </w:tc>
        <w:tc>
          <w:tcPr>
            <w:tcW w:w="916" w:type="dxa"/>
            <w:tcBorders>
              <w:top w:val="single" w:sz="4" w:space="0" w:color="999999"/>
              <w:left w:val="single" w:sz="4" w:space="0" w:color="999999"/>
              <w:bottom w:val="single" w:sz="4" w:space="0" w:color="999999"/>
              <w:right w:val="single" w:sz="4" w:space="0" w:color="999999"/>
            </w:tcBorders>
            <w:vAlign w:val="center"/>
          </w:tcPr>
          <w:p w14:paraId="0301CE14" w14:textId="77777777" w:rsidR="00982DF8" w:rsidRDefault="00982DF8">
            <w:pPr>
              <w:suppressAutoHyphens w:val="0"/>
              <w:spacing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774B928E" w14:textId="77777777" w:rsidR="00982DF8" w:rsidRDefault="00982DF8">
            <w:pPr>
              <w:suppressAutoHyphens w:val="0"/>
              <w:spacing w:line="240" w:lineRule="auto"/>
              <w:ind w:firstLine="0"/>
              <w:jc w:val="center"/>
              <w:rPr>
                <w:rFonts w:ascii="Liberation Sans" w:eastAsia="Liberation Sans" w:hAnsi="Liberation Sans"/>
                <w:sz w:val="20"/>
                <w:szCs w:val="20"/>
              </w:rPr>
            </w:pPr>
          </w:p>
        </w:tc>
      </w:tr>
      <w:tr w:rsidR="00982DF8" w14:paraId="7A5A87E2"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DE176BB" w14:textId="77777777" w:rsidR="00982DF8"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InsDel_Nα</w:t>
            </w:r>
          </w:p>
        </w:tc>
        <w:tc>
          <w:tcPr>
            <w:tcW w:w="1558" w:type="dxa"/>
            <w:tcBorders>
              <w:top w:val="single" w:sz="4" w:space="0" w:color="999999"/>
              <w:left w:val="single" w:sz="4" w:space="0" w:color="999999"/>
              <w:bottom w:val="single" w:sz="4" w:space="0" w:color="999999"/>
              <w:right w:val="single" w:sz="4" w:space="0" w:color="999999"/>
            </w:tcBorders>
            <w:vAlign w:val="center"/>
          </w:tcPr>
          <w:p w14:paraId="7D94DA2B"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0.990</w:t>
            </w:r>
          </w:p>
        </w:tc>
        <w:tc>
          <w:tcPr>
            <w:tcW w:w="1415" w:type="dxa"/>
            <w:tcBorders>
              <w:top w:val="single" w:sz="4" w:space="0" w:color="999999"/>
              <w:left w:val="single" w:sz="4" w:space="0" w:color="999999"/>
              <w:bottom w:val="single" w:sz="4" w:space="0" w:color="999999"/>
              <w:right w:val="single" w:sz="4" w:space="0" w:color="999999"/>
            </w:tcBorders>
            <w:vAlign w:val="center"/>
          </w:tcPr>
          <w:p w14:paraId="528295BC"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w:t>
            </w:r>
          </w:p>
        </w:tc>
        <w:tc>
          <w:tcPr>
            <w:tcW w:w="872" w:type="dxa"/>
            <w:tcBorders>
              <w:top w:val="single" w:sz="4" w:space="0" w:color="999999"/>
              <w:left w:val="single" w:sz="4" w:space="0" w:color="999999"/>
              <w:bottom w:val="single" w:sz="4" w:space="0" w:color="999999"/>
              <w:right w:val="single" w:sz="4" w:space="0" w:color="999999"/>
            </w:tcBorders>
            <w:vAlign w:val="center"/>
          </w:tcPr>
          <w:p w14:paraId="76B73FB6"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InD16b</w:t>
            </w:r>
          </w:p>
        </w:tc>
        <w:tc>
          <w:tcPr>
            <w:tcW w:w="1400" w:type="dxa"/>
            <w:tcBorders>
              <w:top w:val="single" w:sz="4" w:space="0" w:color="999999"/>
              <w:left w:val="single" w:sz="4" w:space="0" w:color="999999"/>
              <w:bottom w:val="single" w:sz="4" w:space="0" w:color="999999"/>
              <w:right w:val="single" w:sz="4" w:space="0" w:color="999999"/>
            </w:tcBorders>
            <w:vAlign w:val="center"/>
          </w:tcPr>
          <w:p w14:paraId="6F1410F7"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0.923</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6FDBCAA4" w14:textId="77777777" w:rsidR="00982DF8"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ID_N</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5DF9D99B" w14:textId="77777777" w:rsidR="00982DF8" w:rsidRDefault="00982DF8">
            <w:pPr>
              <w:suppressAutoHyphens w:val="0"/>
              <w:spacing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551DFC07" w14:textId="77777777" w:rsidR="00982DF8" w:rsidRDefault="00982DF8">
            <w:pPr>
              <w:suppressAutoHyphens w:val="0"/>
              <w:spacing w:line="240" w:lineRule="auto"/>
              <w:ind w:firstLine="0"/>
              <w:jc w:val="center"/>
              <w:rPr>
                <w:rFonts w:ascii="Liberation Sans" w:eastAsia="Liberation Sans" w:hAnsi="Liberation Sans"/>
                <w:sz w:val="20"/>
                <w:szCs w:val="20"/>
              </w:rPr>
            </w:pPr>
          </w:p>
        </w:tc>
      </w:tr>
      <w:tr w:rsidR="00982DF8" w14:paraId="22C35841"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E1BE627" w14:textId="77777777" w:rsidR="00982DF8"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InsDel_Nβ</w:t>
            </w:r>
          </w:p>
        </w:tc>
        <w:tc>
          <w:tcPr>
            <w:tcW w:w="1558" w:type="dxa"/>
            <w:tcBorders>
              <w:top w:val="single" w:sz="4" w:space="0" w:color="999999"/>
              <w:left w:val="single" w:sz="4" w:space="0" w:color="999999"/>
              <w:bottom w:val="single" w:sz="4" w:space="0" w:color="999999"/>
              <w:right w:val="single" w:sz="4" w:space="0" w:color="999999"/>
            </w:tcBorders>
            <w:vAlign w:val="center"/>
          </w:tcPr>
          <w:p w14:paraId="0F596C85"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14:paraId="74A4D1A7"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w:t>
            </w:r>
          </w:p>
        </w:tc>
        <w:tc>
          <w:tcPr>
            <w:tcW w:w="872" w:type="dxa"/>
            <w:tcBorders>
              <w:top w:val="single" w:sz="4" w:space="0" w:color="999999"/>
              <w:left w:val="single" w:sz="4" w:space="0" w:color="999999"/>
              <w:bottom w:val="single" w:sz="4" w:space="0" w:color="999999"/>
              <w:right w:val="single" w:sz="4" w:space="0" w:color="999999"/>
            </w:tcBorders>
            <w:vAlign w:val="center"/>
          </w:tcPr>
          <w:p w14:paraId="720BDB5E"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InD21</w:t>
            </w:r>
          </w:p>
        </w:tc>
        <w:tc>
          <w:tcPr>
            <w:tcW w:w="1400" w:type="dxa"/>
            <w:tcBorders>
              <w:top w:val="single" w:sz="4" w:space="0" w:color="999999"/>
              <w:left w:val="single" w:sz="4" w:space="0" w:color="999999"/>
              <w:bottom w:val="single" w:sz="4" w:space="0" w:color="999999"/>
              <w:right w:val="single" w:sz="4" w:space="0" w:color="999999"/>
            </w:tcBorders>
            <w:vAlign w:val="center"/>
          </w:tcPr>
          <w:p w14:paraId="4BEB8DF9" w14:textId="77777777" w:rsidR="00982DF8"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0.905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26B267CB" w14:textId="77777777" w:rsidR="00982DF8" w:rsidRDefault="00982DF8">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2544A486" w14:textId="77777777" w:rsidR="00982DF8" w:rsidRDefault="00982DF8">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556870FC" w14:textId="77777777" w:rsidR="00982DF8" w:rsidRDefault="00982DF8">
            <w:pPr>
              <w:rPr>
                <w:rFonts w:ascii="Liberation Sans" w:eastAsia="Liberation Sans" w:hAnsi="Liberation Sans"/>
                <w:sz w:val="20"/>
                <w:szCs w:val="20"/>
              </w:rPr>
            </w:pPr>
          </w:p>
        </w:tc>
      </w:tr>
    </w:tbl>
    <w:p w14:paraId="3B1D6DE3" w14:textId="77777777" w:rsidR="00982DF8" w:rsidRDefault="00000000">
      <w:pPr>
        <w:spacing w:line="240" w:lineRule="auto"/>
        <w:ind w:firstLine="0"/>
        <w:rPr>
          <w:rFonts w:eastAsiaTheme="minorEastAsia"/>
          <w:sz w:val="18"/>
          <w:szCs w:val="18"/>
        </w:rPr>
      </w:pPr>
      <w:r>
        <w:rPr>
          <w:b/>
          <w:bCs/>
          <w:sz w:val="18"/>
          <w:szCs w:val="18"/>
        </w:rPr>
        <w:lastRenderedPageBreak/>
        <w:t xml:space="preserve">Table 1. </w:t>
      </w:r>
      <w:r>
        <w:rPr>
          <w:rFonts w:eastAsiaTheme="minorEastAsia" w:hint="eastAsia"/>
          <w:b/>
          <w:bCs/>
          <w:sz w:val="18"/>
          <w:szCs w:val="18"/>
        </w:rPr>
        <w:t>Information o</w:t>
      </w:r>
      <w:r>
        <w:rPr>
          <w:b/>
          <w:bCs/>
          <w:sz w:val="18"/>
          <w:szCs w:val="18"/>
        </w:rPr>
        <w:t xml:space="preserve">f the 89-type indel signatures </w:t>
      </w:r>
      <w:r>
        <w:rPr>
          <w:rFonts w:eastAsiaTheme="minorEastAsia" w:hint="eastAsia"/>
          <w:b/>
          <w:bCs/>
          <w:sz w:val="18"/>
          <w:szCs w:val="18"/>
        </w:rPr>
        <w:t>and their corresponding 83-type signatures</w:t>
      </w:r>
      <w:r>
        <w:rPr>
          <w:b/>
          <w:bCs/>
          <w:sz w:val="18"/>
          <w:szCs w:val="18"/>
        </w:rPr>
        <w:t>.</w:t>
      </w:r>
      <w:r>
        <w:rPr>
          <w:b/>
          <w:bCs/>
          <w:sz w:val="18"/>
          <w:szCs w:val="18"/>
        </w:rPr>
        <w:br/>
      </w:r>
      <w:r>
        <w:rPr>
          <w:sz w:val="18"/>
          <w:szCs w:val="18"/>
        </w:rPr>
        <w:t xml:space="preserve">This table summarizes the correspondence between the 89-type indel signatures and signatures from the 476-type collapsed set, the </w:t>
      </w:r>
      <w:r>
        <w:rPr>
          <w:rFonts w:eastAsiaTheme="minorEastAsia" w:hint="eastAsia"/>
          <w:sz w:val="18"/>
          <w:szCs w:val="18"/>
        </w:rPr>
        <w:t xml:space="preserve">89-type signatures reported in </w:t>
      </w:r>
      <w:r>
        <w:rPr>
          <w:sz w:val="18"/>
          <w:szCs w:val="18"/>
        </w:rPr>
        <w:t xml:space="preserve">Koh et al., and the </w:t>
      </w:r>
      <w:r>
        <w:rPr>
          <w:rFonts w:eastAsiaTheme="minorEastAsia" w:hint="eastAsia"/>
          <w:sz w:val="18"/>
          <w:szCs w:val="18"/>
        </w:rPr>
        <w:t xml:space="preserve">83-type signatures reported in </w:t>
      </w:r>
      <w:r>
        <w:rPr>
          <w:sz w:val="18"/>
          <w:szCs w:val="18"/>
        </w:rPr>
        <w:t>Jin et al. For each 89-type signature, we report the cosine similarity to the corresponding collapsed 476-type signature spectrum, the cosine similarity between the 89-type signature and its best-matching spectrum, the closest matching signature from Koh et al. and its cosine similarity, and the closest matching signature from Jin et al. and its cosine similarity.</w:t>
      </w:r>
    </w:p>
    <w:p w14:paraId="730D60BF" w14:textId="77777777" w:rsidR="00982DF8" w:rsidRDefault="00000000">
      <w:pPr>
        <w:spacing w:line="240" w:lineRule="auto"/>
        <w:ind w:firstLine="0"/>
        <w:rPr>
          <w:rFonts w:eastAsiaTheme="minorEastAsia"/>
          <w:sz w:val="18"/>
          <w:szCs w:val="18"/>
        </w:rPr>
      </w:pPr>
      <w:r>
        <w:rPr>
          <w:rFonts w:eastAsiaTheme="minorEastAsia"/>
          <w:sz w:val="18"/>
          <w:szCs w:val="18"/>
        </w:rPr>
        <w:t>* This is the signature with the best match to the given type-89 signature.</w:t>
      </w:r>
    </w:p>
    <w:p w14:paraId="634583EF" w14:textId="77777777" w:rsidR="00982DF8" w:rsidRDefault="00000000">
      <w:pPr>
        <w:spacing w:line="240" w:lineRule="auto"/>
        <w:ind w:firstLine="0"/>
        <w:rPr>
          <w:rFonts w:eastAsiaTheme="minorEastAsia"/>
          <w:sz w:val="18"/>
          <w:szCs w:val="18"/>
        </w:rPr>
      </w:pPr>
      <w:r>
        <w:rPr>
          <w:rFonts w:eastAsiaTheme="minorEastAsia"/>
          <w:sz w:val="18"/>
          <w:szCs w:val="18"/>
        </w:rPr>
        <w:t>** indicates that in the linking tumor's spectrum, insertions of single Ts in long poly-T contexts were set to 0 before calculating cosine similarity to the 83-type signature.</w:t>
      </w:r>
    </w:p>
    <w:p w14:paraId="7CE34E19" w14:textId="77777777" w:rsidR="00982DF8" w:rsidRDefault="00000000">
      <w:pPr>
        <w:spacing w:line="240" w:lineRule="auto"/>
        <w:ind w:firstLine="0"/>
        <w:rPr>
          <w:sz w:val="18"/>
          <w:szCs w:val="18"/>
        </w:rPr>
      </w:pPr>
      <w:r>
        <w:br w:type="page"/>
      </w:r>
    </w:p>
    <w:p w14:paraId="373812F6" w14:textId="77777777" w:rsidR="00982DF8" w:rsidRDefault="00000000">
      <w:pPr>
        <w:spacing w:line="240" w:lineRule="auto"/>
        <w:ind w:firstLine="0"/>
        <w:jc w:val="center"/>
      </w:pPr>
      <w:r>
        <w:rPr>
          <w:noProof/>
        </w:rPr>
        <w:lastRenderedPageBreak/>
        <w:drawing>
          <wp:inline distT="0" distB="0" distL="0" distR="0" wp14:anchorId="4DF19948" wp14:editId="48924057">
            <wp:extent cx="5247005" cy="483616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22"/>
                    <a:srcRect l="10810" t="8818" r="7605" b="33065"/>
                    <a:stretch>
                      <a:fillRect/>
                    </a:stretch>
                  </pic:blipFill>
                  <pic:spPr bwMode="auto">
                    <a:xfrm>
                      <a:off x="0" y="0"/>
                      <a:ext cx="5247005" cy="4836160"/>
                    </a:xfrm>
                    <a:prstGeom prst="rect">
                      <a:avLst/>
                    </a:prstGeom>
                    <a:noFill/>
                  </pic:spPr>
                </pic:pic>
              </a:graphicData>
            </a:graphic>
          </wp:inline>
        </w:drawing>
      </w:r>
    </w:p>
    <w:p w14:paraId="7D3C4732" w14:textId="77777777" w:rsidR="00982DF8" w:rsidRDefault="00000000">
      <w:pPr>
        <w:spacing w:line="240" w:lineRule="auto"/>
        <w:ind w:firstLine="0"/>
        <w:rPr>
          <w:rFonts w:eastAsiaTheme="minorEastAsia"/>
          <w:b/>
          <w:bCs/>
          <w:sz w:val="18"/>
          <w:szCs w:val="18"/>
        </w:rPr>
      </w:pPr>
      <w:r>
        <w:rPr>
          <w:b/>
          <w:bCs/>
          <w:sz w:val="18"/>
          <w:szCs w:val="18"/>
        </w:rPr>
        <w:t>Figure 1 The aristolochic acid (AA) indel signatures (signature 23) in the three classification schemes.</w:t>
      </w:r>
    </w:p>
    <w:p w14:paraId="0C845595" w14:textId="77777777" w:rsidR="00982DF8" w:rsidRDefault="00982DF8">
      <w:pPr>
        <w:spacing w:line="240" w:lineRule="auto"/>
        <w:ind w:firstLine="0"/>
        <w:rPr>
          <w:rFonts w:eastAsiaTheme="minorEastAsia"/>
          <w:b/>
          <w:bCs/>
          <w:sz w:val="18"/>
          <w:szCs w:val="18"/>
        </w:rPr>
      </w:pPr>
    </w:p>
    <w:p w14:paraId="4BD3F7E4" w14:textId="77777777" w:rsidR="00982DF8" w:rsidRDefault="00000000">
      <w:pPr>
        <w:spacing w:line="240" w:lineRule="auto"/>
        <w:ind w:firstLine="0"/>
        <w:rPr>
          <w:rFonts w:eastAsiaTheme="minorEastAsia"/>
          <w:sz w:val="18"/>
          <w:szCs w:val="18"/>
        </w:rPr>
      </w:pPr>
      <w:r>
        <w:rPr>
          <w:rFonts w:eastAsiaTheme="minorEastAsia" w:hint="eastAsia"/>
          <w:b/>
          <w:bCs/>
          <w:sz w:val="18"/>
          <w:szCs w:val="18"/>
        </w:rPr>
        <w:t>(</w:t>
      </w:r>
      <w:r>
        <w:rPr>
          <w:b/>
          <w:bCs/>
          <w:sz w:val="18"/>
          <w:szCs w:val="18"/>
        </w:rPr>
        <w:t>A</w:t>
      </w:r>
      <w:r>
        <w:rPr>
          <w:rFonts w:eastAsiaTheme="minorEastAsia" w:hint="eastAsia"/>
          <w:b/>
          <w:bCs/>
          <w:sz w:val="18"/>
          <w:szCs w:val="18"/>
        </w:rPr>
        <w:t>)</w:t>
      </w:r>
      <w:r>
        <w:rPr>
          <w:b/>
          <w:bCs/>
          <w:sz w:val="18"/>
          <w:szCs w:val="18"/>
        </w:rPr>
        <w:t xml:space="preserve"> </w:t>
      </w:r>
      <w:r>
        <w:rPr>
          <w:sz w:val="18"/>
          <w:szCs w:val="18"/>
        </w:rPr>
        <w:t>Looking at labeled bars from left to right, at the 83-type classification highest bar is labeled VTV→VV, indicating a the deletion of a single T (thymine) surrounded by non-thymines (V, the preceding V and following V can be different bases, e.g. ATC→AC). Still in the 83-type classification, the second most frequent deletion is a deletion of single T from TT flanked by non Ts (VTTV→VTV). In the 89-type classification there is a many-to-many representation of these (and other mutations) to a peak labeled AT{1,4}→AT{0,3}A, which indicates 4 possible types of mutations as indicated in the figure ATA→AA, ATTA→ATA, ATTTA→ATTA, and ATTTTA→ATTTA. To the right are analogous deletions from e.g. CTA→CA, CTTA→ CTA, etc, and then further to the right, GTA→GA, GTTA→GTA, etc. Finally, the 476-type classification makes clear that in fact the main deletions are ATA→AA, CTA→CA, and GTA→GA.</w:t>
      </w:r>
    </w:p>
    <w:p w14:paraId="1DD9B99A" w14:textId="77777777" w:rsidR="00982DF8" w:rsidRDefault="00982DF8">
      <w:pPr>
        <w:spacing w:line="240" w:lineRule="auto"/>
        <w:ind w:firstLine="0"/>
        <w:rPr>
          <w:rFonts w:eastAsiaTheme="minorEastAsia"/>
          <w:b/>
          <w:bCs/>
          <w:sz w:val="18"/>
          <w:szCs w:val="18"/>
        </w:rPr>
      </w:pPr>
    </w:p>
    <w:p w14:paraId="44B1FF45" w14:textId="77777777" w:rsidR="00982DF8" w:rsidRDefault="00000000">
      <w:pPr>
        <w:spacing w:line="240" w:lineRule="auto"/>
        <w:ind w:firstLine="0"/>
        <w:rPr>
          <w:rFonts w:eastAsiaTheme="minorEastAsia"/>
          <w:sz w:val="18"/>
          <w:szCs w:val="18"/>
        </w:rPr>
      </w:pPr>
      <w:r>
        <w:rPr>
          <w:rFonts w:eastAsiaTheme="minorEastAsia" w:hint="eastAsia"/>
          <w:b/>
          <w:bCs/>
          <w:sz w:val="18"/>
          <w:szCs w:val="18"/>
        </w:rPr>
        <w:t>(</w:t>
      </w:r>
      <w:r>
        <w:rPr>
          <w:b/>
          <w:bCs/>
          <w:sz w:val="18"/>
          <w:szCs w:val="18"/>
        </w:rPr>
        <w:t>B</w:t>
      </w:r>
      <w:r>
        <w:rPr>
          <w:rFonts w:eastAsiaTheme="minorEastAsia" w:hint="eastAsia"/>
          <w:b/>
          <w:bCs/>
          <w:sz w:val="18"/>
          <w:szCs w:val="18"/>
        </w:rPr>
        <w:t>)</w:t>
      </w:r>
      <w:r>
        <w:rPr>
          <w:b/>
          <w:bCs/>
          <w:sz w:val="18"/>
          <w:szCs w:val="18"/>
        </w:rPr>
        <w:t xml:space="preserve"> </w:t>
      </w:r>
      <w:r>
        <w:rPr>
          <w:sz w:val="18"/>
          <w:szCs w:val="18"/>
        </w:rPr>
        <w:t>Further to the left in the 83-type classification there are three light orange bars, with the highest labeled “e.g. TATA→TA, e.g. TGTG→TG” these bars represent 2-base deletions, with the highest bar representing a the deletion of a 2-base unit from the 2-base unit duplicated (e.g. a 2-base unit TA, in the duplicated 2-base unit TATA, with the deletion being TATA→TA). The classification does not capture information on the bases involved. In the 89-type classification, these are captured in the tall red bar labeled “many possibilities”, which represents a wide range of deletions, up to deletions such as ATATATAT→AT, which are essentially absent in this signature. The tallest of the corresponding bars in the 476-type classification is labeled “e.g. TATA→TA, e.g. TGTG→TG”, in one-to-one correspondence with the the light orange bar in the 83-type classification with the same label. Like the 83-type classification, the 476-classification does not capture the identity of the bases involved for these deletions.</w:t>
      </w:r>
    </w:p>
    <w:p w14:paraId="7B9AC7FD" w14:textId="77777777" w:rsidR="00982DF8" w:rsidRDefault="00982DF8">
      <w:pPr>
        <w:spacing w:line="240" w:lineRule="auto"/>
        <w:ind w:firstLine="0"/>
        <w:rPr>
          <w:rFonts w:eastAsiaTheme="minorEastAsia"/>
          <w:b/>
          <w:bCs/>
          <w:sz w:val="18"/>
          <w:szCs w:val="18"/>
        </w:rPr>
      </w:pPr>
    </w:p>
    <w:p w14:paraId="7BF73183" w14:textId="77777777" w:rsidR="00982DF8" w:rsidRDefault="00000000">
      <w:pPr>
        <w:spacing w:line="240" w:lineRule="auto"/>
        <w:ind w:firstLine="0"/>
        <w:rPr>
          <w:rFonts w:eastAsiaTheme="minorEastAsia"/>
          <w:b/>
          <w:bCs/>
          <w:sz w:val="18"/>
          <w:szCs w:val="18"/>
        </w:rPr>
      </w:pPr>
      <w:r>
        <w:rPr>
          <w:rFonts w:eastAsiaTheme="minorEastAsia" w:hint="eastAsia"/>
          <w:b/>
          <w:bCs/>
          <w:sz w:val="18"/>
          <w:szCs w:val="18"/>
        </w:rPr>
        <w:t>(</w:t>
      </w:r>
      <w:r>
        <w:rPr>
          <w:b/>
          <w:bCs/>
          <w:sz w:val="18"/>
          <w:szCs w:val="18"/>
        </w:rPr>
        <w:t>C</w:t>
      </w:r>
      <w:r>
        <w:rPr>
          <w:rFonts w:eastAsiaTheme="minorEastAsia" w:hint="eastAsia"/>
          <w:b/>
          <w:bCs/>
          <w:sz w:val="18"/>
          <w:szCs w:val="18"/>
        </w:rPr>
        <w:t>)</w:t>
      </w:r>
      <w:r>
        <w:rPr>
          <w:sz w:val="18"/>
          <w:szCs w:val="18"/>
        </w:rPr>
        <w:t xml:space="preserve"> At the far right, in the 83-type-classification, the light purple bar indicates 2-base deletions with microhomology, e.g. GAG→G, where the G flanking the deletion is the microhomologous base. The bases involved are not captured, and other possibilities include GTG→G, TAT→T, and many others. In the 89-type classification these and many other possible deletions are represented by the peak “Many Mh possibilities”, which includes, in addition, deletions such as ATCGTA→A, which are essentially absent from this signature. In the 476-type classification, as in the 83-type classification, the highest bar is labeled “2 base deletions with microhomology”, and it represents the same set of mutations as the corresponding bar in the 83-type classification.</w:t>
      </w:r>
      <w:r>
        <w:rPr>
          <w:sz w:val="28"/>
          <w:szCs w:val="28"/>
        </w:rPr>
        <w:t xml:space="preserve"> </w:t>
      </w:r>
      <w:r>
        <w:rPr>
          <w:sz w:val="18"/>
          <w:szCs w:val="18"/>
        </w:rPr>
        <w:t>However, in general, even for the 476 classification there is many-to-many mapping of deletions and insertions of more than 1 base between the 83-type and 476-type classifications (Table S1).</w:t>
      </w:r>
      <w:r>
        <w:br w:type="page"/>
      </w:r>
    </w:p>
    <w:p w14:paraId="5533717D" w14:textId="77777777" w:rsidR="00982DF8" w:rsidRDefault="00000000">
      <w:pPr>
        <w:spacing w:line="240" w:lineRule="auto"/>
        <w:ind w:firstLine="0"/>
        <w:rPr>
          <w:rFonts w:eastAsiaTheme="minorEastAsia"/>
        </w:rPr>
      </w:pPr>
      <w:r>
        <w:rPr>
          <w:noProof/>
        </w:rPr>
        <w:lastRenderedPageBreak/>
        <w:drawing>
          <wp:inline distT="0" distB="0" distL="0" distR="0" wp14:anchorId="2DBB2AA4" wp14:editId="005F91AD">
            <wp:extent cx="5939790" cy="667893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23"/>
                    <a:stretch>
                      <a:fillRect/>
                    </a:stretch>
                  </pic:blipFill>
                  <pic:spPr bwMode="auto">
                    <a:xfrm>
                      <a:off x="0" y="0"/>
                      <a:ext cx="5939790" cy="6678930"/>
                    </a:xfrm>
                    <a:prstGeom prst="rect">
                      <a:avLst/>
                    </a:prstGeom>
                    <a:noFill/>
                  </pic:spPr>
                </pic:pic>
              </a:graphicData>
            </a:graphic>
          </wp:inline>
        </w:drawing>
      </w:r>
    </w:p>
    <w:p w14:paraId="3195AED7" w14:textId="77777777" w:rsidR="00982DF8" w:rsidRDefault="00982DF8">
      <w:pPr>
        <w:spacing w:line="240" w:lineRule="auto"/>
        <w:ind w:firstLine="0"/>
        <w:rPr>
          <w:rFonts w:eastAsiaTheme="minorEastAsia"/>
          <w:b/>
          <w:bCs/>
          <w:sz w:val="16"/>
          <w:szCs w:val="16"/>
        </w:rPr>
      </w:pPr>
    </w:p>
    <w:p w14:paraId="56612D32" w14:textId="77777777" w:rsidR="00982DF8" w:rsidRDefault="00000000">
      <w:pPr>
        <w:spacing w:line="240" w:lineRule="auto"/>
        <w:ind w:firstLine="0"/>
        <w:rPr>
          <w:b/>
          <w:bCs/>
          <w:sz w:val="18"/>
          <w:szCs w:val="18"/>
        </w:rPr>
      </w:pPr>
      <w:r>
        <w:rPr>
          <w:rFonts w:hint="eastAsia"/>
          <w:b/>
          <w:bCs/>
          <w:sz w:val="18"/>
          <w:szCs w:val="18"/>
        </w:rPr>
        <w:t xml:space="preserve">Figure </w:t>
      </w:r>
      <w:r>
        <w:rPr>
          <w:b/>
          <w:bCs/>
          <w:sz w:val="18"/>
          <w:szCs w:val="18"/>
        </w:rPr>
        <w:t>2</w:t>
      </w:r>
      <w:r>
        <w:rPr>
          <w:rFonts w:hint="eastAsia"/>
          <w:b/>
          <w:bCs/>
          <w:sz w:val="18"/>
          <w:szCs w:val="18"/>
        </w:rPr>
        <w:t xml:space="preserve"> Profiles of signatures extracted in the 83-type classification scheme</w:t>
      </w:r>
    </w:p>
    <w:p w14:paraId="690FAEC1" w14:textId="77777777" w:rsidR="00982DF8" w:rsidRDefault="00000000">
      <w:pPr>
        <w:spacing w:line="240" w:lineRule="auto"/>
        <w:ind w:firstLine="0"/>
        <w:rPr>
          <w:sz w:val="18"/>
          <w:szCs w:val="18"/>
        </w:rPr>
      </w:pPr>
      <w:r>
        <w:rPr>
          <w:sz w:val="18"/>
          <w:szCs w:val="18"/>
        </w:rPr>
        <w:t xml:space="preserve">The x-axes represents indel categories and the y-axes indicate the proportion of each indel category within each signature. Signatures C_ID1 through C_ID23 match reference signatures in COSMIC 3.5 and follow the same numbering. For example C_ID1 matches ID1. The remaining signatures, ID_A through ID_O were not present in COSMIC 3.5. </w:t>
      </w:r>
    </w:p>
    <w:p w14:paraId="19B008EB" w14:textId="77777777" w:rsidR="00982DF8" w:rsidRDefault="00982DF8">
      <w:pPr>
        <w:spacing w:line="240" w:lineRule="auto"/>
        <w:ind w:firstLine="0"/>
        <w:rPr>
          <w:rFonts w:eastAsiaTheme="minorEastAsia"/>
          <w:sz w:val="28"/>
          <w:szCs w:val="28"/>
        </w:rPr>
      </w:pPr>
    </w:p>
    <w:p w14:paraId="1152DAF1" w14:textId="77777777" w:rsidR="00982DF8" w:rsidRDefault="00000000">
      <w:pPr>
        <w:spacing w:line="240" w:lineRule="auto"/>
        <w:ind w:firstLine="0"/>
      </w:pPr>
      <w:r>
        <w:br w:type="page"/>
      </w:r>
    </w:p>
    <w:p w14:paraId="32A6128A" w14:textId="77777777" w:rsidR="00982DF8" w:rsidRDefault="00000000">
      <w:pPr>
        <w:spacing w:after="160"/>
        <w:ind w:firstLine="0"/>
        <w:rPr>
          <w:rFonts w:eastAsiaTheme="minorEastAsia"/>
        </w:rPr>
      </w:pPr>
      <w:r>
        <w:rPr>
          <w:noProof/>
        </w:rPr>
        <w:lastRenderedPageBreak/>
        <w:drawing>
          <wp:inline distT="0" distB="0" distL="0" distR="0" wp14:anchorId="6D6440E2" wp14:editId="3A1A104B">
            <wp:extent cx="5939155" cy="695134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noChangeArrowheads="1"/>
                    </pic:cNvPicPr>
                  </pic:nvPicPr>
                  <pic:blipFill>
                    <a:blip r:embed="rId24"/>
                    <a:stretch>
                      <a:fillRect/>
                    </a:stretch>
                  </pic:blipFill>
                  <pic:spPr bwMode="auto">
                    <a:xfrm>
                      <a:off x="0" y="0"/>
                      <a:ext cx="5939155" cy="6951345"/>
                    </a:xfrm>
                    <a:prstGeom prst="rect">
                      <a:avLst/>
                    </a:prstGeom>
                    <a:noFill/>
                  </pic:spPr>
                </pic:pic>
              </a:graphicData>
            </a:graphic>
          </wp:inline>
        </w:drawing>
      </w:r>
    </w:p>
    <w:p w14:paraId="2821FA72" w14:textId="77777777" w:rsidR="00982DF8" w:rsidRDefault="00000000">
      <w:pPr>
        <w:spacing w:line="240" w:lineRule="auto"/>
        <w:ind w:firstLine="0"/>
        <w:rPr>
          <w:b/>
          <w:bCs/>
          <w:sz w:val="18"/>
          <w:szCs w:val="18"/>
        </w:rPr>
      </w:pPr>
      <w:r>
        <w:rPr>
          <w:rFonts w:hint="eastAsia"/>
          <w:b/>
          <w:bCs/>
          <w:sz w:val="18"/>
          <w:szCs w:val="18"/>
        </w:rPr>
        <w:t>Figure 3 Profiles of signatures extracted in the 89-type classification scheme</w:t>
      </w:r>
    </w:p>
    <w:p w14:paraId="3A91B7BD" w14:textId="77777777" w:rsidR="00982DF8" w:rsidRDefault="00000000">
      <w:pPr>
        <w:spacing w:line="240" w:lineRule="auto"/>
        <w:ind w:firstLine="0"/>
        <w:rPr>
          <w:sz w:val="18"/>
          <w:szCs w:val="18"/>
        </w:rPr>
      </w:pPr>
      <w:r>
        <w:rPr>
          <w:sz w:val="18"/>
          <w:szCs w:val="18"/>
        </w:rPr>
        <w:t xml:space="preserve">The x-axes represent indel categories and the y-axes indicate the proportion of each indel category within each signature. For those signatures that correspond to reference signatures in COSMIC 3.5 we use the same numbering, with sub-labels (a, b, c, d) when a single signature in the 83-type classification maps to multiple signatures in the 89-type classification. We use the identifier prefix “InsDel” to distinguish these signatures from signatures in COSMIC (prefix “ID”) and Koh </w:t>
      </w:r>
      <w:r>
        <w:rPr>
          <w:rFonts w:eastAsiaTheme="minorEastAsia" w:hint="eastAsia"/>
          <w:sz w:val="18"/>
          <w:szCs w:val="18"/>
        </w:rPr>
        <w:t>et al., 2025</w:t>
      </w:r>
      <w:r>
        <w:rPr>
          <w:sz w:val="18"/>
          <w:szCs w:val="18"/>
        </w:rPr>
        <w:t xml:space="preserve"> (prefix InD).</w:t>
      </w:r>
      <w:r>
        <w:br w:type="page"/>
      </w:r>
    </w:p>
    <w:p w14:paraId="03429CB7" w14:textId="77777777" w:rsidR="00982DF8" w:rsidRDefault="00000000">
      <w:pPr>
        <w:spacing w:line="240" w:lineRule="auto"/>
        <w:ind w:firstLine="0"/>
        <w:rPr>
          <w:sz w:val="18"/>
          <w:szCs w:val="18"/>
        </w:rPr>
      </w:pPr>
      <w:r>
        <w:rPr>
          <w:noProof/>
        </w:rPr>
        <w:lastRenderedPageBreak/>
        <w:drawing>
          <wp:inline distT="0" distB="0" distL="0" distR="0" wp14:anchorId="14EFEE95" wp14:editId="53A07BBB">
            <wp:extent cx="5709285" cy="7549515"/>
            <wp:effectExtent l="0" t="0" r="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25"/>
                    <a:srcRect b="819"/>
                    <a:stretch>
                      <a:fillRect/>
                    </a:stretch>
                  </pic:blipFill>
                  <pic:spPr bwMode="auto">
                    <a:xfrm>
                      <a:off x="0" y="0"/>
                      <a:ext cx="5709285" cy="7549515"/>
                    </a:xfrm>
                    <a:prstGeom prst="rect">
                      <a:avLst/>
                    </a:prstGeom>
                    <a:noFill/>
                  </pic:spPr>
                </pic:pic>
              </a:graphicData>
            </a:graphic>
          </wp:inline>
        </w:drawing>
      </w:r>
    </w:p>
    <w:p w14:paraId="2D82BDCC" w14:textId="77777777" w:rsidR="00982DF8" w:rsidRDefault="00000000">
      <w:pPr>
        <w:spacing w:line="240" w:lineRule="auto"/>
        <w:ind w:firstLine="0"/>
        <w:rPr>
          <w:sz w:val="18"/>
          <w:szCs w:val="18"/>
        </w:rPr>
      </w:pPr>
      <w:r>
        <w:rPr>
          <w:rFonts w:eastAsiaTheme="minorEastAsia"/>
          <w:b/>
          <w:bCs/>
          <w:sz w:val="18"/>
          <w:szCs w:val="18"/>
        </w:rPr>
        <w:t xml:space="preserve">Figure </w:t>
      </w:r>
      <w:r>
        <w:rPr>
          <w:rFonts w:eastAsia="Times New Roman" w:hint="eastAsia"/>
          <w:b/>
          <w:bCs/>
          <w:sz w:val="18"/>
          <w:szCs w:val="18"/>
        </w:rPr>
        <w:t>4</w:t>
      </w:r>
      <w:r>
        <w:rPr>
          <w:rFonts w:eastAsiaTheme="minorEastAsia"/>
          <w:b/>
          <w:bCs/>
          <w:sz w:val="18"/>
          <w:szCs w:val="18"/>
        </w:rPr>
        <w:t xml:space="preserve"> </w:t>
      </w:r>
      <w:r>
        <w:rPr>
          <w:rFonts w:eastAsiaTheme="minorEastAsia" w:hint="eastAsia"/>
          <w:b/>
          <w:bCs/>
          <w:sz w:val="18"/>
          <w:szCs w:val="18"/>
        </w:rPr>
        <w:t>Association of indel signatures with cancer types and SBS signatures and cancer types</w:t>
      </w:r>
    </w:p>
    <w:p w14:paraId="0BB80020" w14:textId="77777777" w:rsidR="00982DF8" w:rsidRDefault="00000000">
      <w:pPr>
        <w:spacing w:line="240" w:lineRule="auto"/>
        <w:ind w:firstLine="0"/>
        <w:rPr>
          <w:rFonts w:eastAsiaTheme="minorEastAsia"/>
          <w:sz w:val="18"/>
          <w:szCs w:val="18"/>
        </w:rPr>
      </w:pPr>
      <w:r>
        <w:rPr>
          <w:rFonts w:eastAsiaTheme="minorEastAsia" w:hint="eastAsia"/>
          <w:b/>
          <w:bCs/>
          <w:sz w:val="18"/>
          <w:szCs w:val="18"/>
        </w:rPr>
        <w:t xml:space="preserve">(A) </w:t>
      </w:r>
      <w:r>
        <w:rPr>
          <w:rFonts w:eastAsiaTheme="minorEastAsia" w:hint="eastAsia"/>
          <w:sz w:val="18"/>
          <w:szCs w:val="18"/>
        </w:rPr>
        <w:t>Enrichment for presence of 89-type signatures across cancer types, plus hypermutated (&gt; 4,000 indels) microsatellite stable (MSS) tumors and MSI-high (MSI-H) tumors. Only cancer types with odds ratios .&gt; 6 are shown. Benjamini-Hochberg false discovery rates based on p values from Fisher</w:t>
      </w:r>
      <w:r>
        <w:rPr>
          <w:rFonts w:eastAsia="Times New Roman" w:hint="eastAsia"/>
          <w:sz w:val="18"/>
          <w:szCs w:val="18"/>
        </w:rPr>
        <w:t>’</w:t>
      </w:r>
      <w:r>
        <w:rPr>
          <w:rFonts w:eastAsiaTheme="minorEastAsia" w:hint="eastAsia"/>
          <w:sz w:val="18"/>
          <w:szCs w:val="18"/>
        </w:rPr>
        <w:t>s exact test of number of tumors with the signature versus the number without in a given tumor type versus all other tumors.</w:t>
      </w:r>
    </w:p>
    <w:p w14:paraId="2CE97AE8" w14:textId="77777777" w:rsidR="00982DF8" w:rsidRDefault="00000000">
      <w:pPr>
        <w:spacing w:line="240" w:lineRule="auto"/>
        <w:ind w:firstLine="0"/>
        <w:rPr>
          <w:rFonts w:eastAsiaTheme="minorEastAsia"/>
          <w:sz w:val="18"/>
          <w:szCs w:val="18"/>
        </w:rPr>
      </w:pPr>
      <w:r>
        <w:rPr>
          <w:rFonts w:eastAsiaTheme="minorEastAsia" w:hint="eastAsia"/>
          <w:b/>
          <w:bCs/>
          <w:sz w:val="18"/>
          <w:szCs w:val="18"/>
        </w:rPr>
        <w:t>(B)</w:t>
      </w:r>
      <w:r>
        <w:rPr>
          <w:rFonts w:eastAsiaTheme="minorEastAsia" w:hint="eastAsia"/>
          <w:sz w:val="18"/>
          <w:szCs w:val="18"/>
        </w:rPr>
        <w:t>The</w:t>
      </w:r>
      <w:r>
        <w:rPr>
          <w:rFonts w:eastAsiaTheme="minorEastAsia"/>
          <w:sz w:val="18"/>
          <w:szCs w:val="18"/>
        </w:rPr>
        <w:t xml:space="preserve"> heatmap of Spearman correlation coefficients between indel signatures and various SBS signatures. Signatures were excluded if all correlation coefficients were between –0.1 and 0.1. Unsupervised hierarchical clustering of both rows and columns based on signature proportions identified 8 clusters, boxed and labeled in the figure. GI: Gastrointestinal.</w:t>
      </w:r>
      <w:r>
        <w:br w:type="page"/>
      </w:r>
    </w:p>
    <w:p w14:paraId="141CE15D" w14:textId="77777777" w:rsidR="00982DF8" w:rsidRDefault="00982DF8">
      <w:pPr>
        <w:spacing w:line="240" w:lineRule="auto"/>
        <w:ind w:firstLine="0"/>
        <w:rPr>
          <w:rFonts w:eastAsiaTheme="minorEastAsia"/>
        </w:rPr>
      </w:pPr>
    </w:p>
    <w:p w14:paraId="32FE6069" w14:textId="77777777" w:rsidR="00982DF8" w:rsidRDefault="00000000">
      <w:pPr>
        <w:spacing w:line="240" w:lineRule="auto"/>
        <w:ind w:firstLine="0"/>
        <w:rPr>
          <w:rFonts w:eastAsiaTheme="minorEastAsia"/>
        </w:rPr>
      </w:pPr>
      <w:r>
        <w:rPr>
          <w:noProof/>
        </w:rPr>
        <w:drawing>
          <wp:inline distT="0" distB="0" distL="0" distR="0" wp14:anchorId="4EB79837" wp14:editId="7457434E">
            <wp:extent cx="4744720" cy="6173470"/>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noChangeArrowheads="1"/>
                    </pic:cNvPicPr>
                  </pic:nvPicPr>
                  <pic:blipFill>
                    <a:blip r:embed="rId26"/>
                    <a:stretch>
                      <a:fillRect/>
                    </a:stretch>
                  </pic:blipFill>
                  <pic:spPr bwMode="auto">
                    <a:xfrm>
                      <a:off x="0" y="0"/>
                      <a:ext cx="4744720" cy="6173470"/>
                    </a:xfrm>
                    <a:prstGeom prst="rect">
                      <a:avLst/>
                    </a:prstGeom>
                    <a:noFill/>
                  </pic:spPr>
                </pic:pic>
              </a:graphicData>
            </a:graphic>
          </wp:inline>
        </w:drawing>
      </w:r>
    </w:p>
    <w:p w14:paraId="63C57BC0" w14:textId="77777777" w:rsidR="00982DF8" w:rsidRDefault="00000000">
      <w:pPr>
        <w:spacing w:line="240" w:lineRule="auto"/>
        <w:ind w:firstLine="0"/>
        <w:rPr>
          <w:rFonts w:eastAsiaTheme="minorEastAsia"/>
          <w:b/>
          <w:bCs/>
          <w:sz w:val="18"/>
          <w:szCs w:val="18"/>
        </w:rPr>
      </w:pPr>
      <w:r>
        <w:rPr>
          <w:b/>
          <w:bCs/>
          <w:sz w:val="18"/>
          <w:szCs w:val="18"/>
        </w:rPr>
        <w:t xml:space="preserve">Figure </w:t>
      </w:r>
      <w:r>
        <w:rPr>
          <w:rFonts w:eastAsia="Times New Roman" w:hint="eastAsia"/>
          <w:b/>
          <w:bCs/>
          <w:sz w:val="18"/>
          <w:szCs w:val="18"/>
        </w:rPr>
        <w:t>5</w:t>
      </w:r>
      <w:r>
        <w:rPr>
          <w:b/>
          <w:bCs/>
          <w:sz w:val="18"/>
          <w:szCs w:val="18"/>
        </w:rPr>
        <w:t>. 8</w:t>
      </w:r>
      <w:r>
        <w:rPr>
          <w:rFonts w:hint="eastAsia"/>
          <w:b/>
          <w:bCs/>
          <w:sz w:val="18"/>
          <w:szCs w:val="18"/>
        </w:rPr>
        <w:t>3-ty</w:t>
      </w:r>
      <w:r>
        <w:rPr>
          <w:b/>
          <w:bCs/>
          <w:sz w:val="18"/>
          <w:szCs w:val="18"/>
        </w:rPr>
        <w:t xml:space="preserve">pe mutational signatures asymmetries in strands, replication timing and DNA regions. </w:t>
      </w:r>
    </w:p>
    <w:p w14:paraId="2A296C43" w14:textId="77777777" w:rsidR="00982DF8" w:rsidRDefault="00000000">
      <w:pPr>
        <w:spacing w:line="240" w:lineRule="auto"/>
        <w:ind w:firstLine="0"/>
        <w:rPr>
          <w:sz w:val="18"/>
          <w:szCs w:val="18"/>
        </w:rPr>
      </w:pPr>
      <w:r>
        <w:rPr>
          <w:b/>
          <w:bCs/>
          <w:sz w:val="18"/>
          <w:szCs w:val="18"/>
        </w:rPr>
        <w:t xml:space="preserve">(A) </w:t>
      </w:r>
      <w:r>
        <w:rPr>
          <w:sz w:val="18"/>
          <w:szCs w:val="18"/>
        </w:rPr>
        <w:t>Enrichment of mutations in genic and intergenic regions for 8</w:t>
      </w:r>
      <w:r>
        <w:rPr>
          <w:rFonts w:hint="eastAsia"/>
          <w:sz w:val="18"/>
          <w:szCs w:val="18"/>
        </w:rPr>
        <w:t>3-ty</w:t>
      </w:r>
      <w:r>
        <w:rPr>
          <w:sz w:val="18"/>
          <w:szCs w:val="18"/>
        </w:rPr>
        <w:t>pe signatures. Each row represents one 8</w:t>
      </w:r>
      <w:r>
        <w:rPr>
          <w:rFonts w:hint="eastAsia"/>
          <w:sz w:val="18"/>
          <w:szCs w:val="18"/>
        </w:rPr>
        <w:t>3-ty</w:t>
      </w:r>
      <w:r>
        <w:rPr>
          <w:sz w:val="18"/>
          <w:szCs w:val="18"/>
        </w:rPr>
        <w:t xml:space="preserve">pe signature, where n reflects the number of cancer types in which the signature was found. Signatures consistently enriched in genic and intergenic regions with p values &gt; 0.05 (Fisher’s exact test) are shown in circles with yellow and light blue colors, respectively. </w:t>
      </w:r>
      <w:r>
        <w:rPr>
          <w:rFonts w:hint="eastAsia"/>
          <w:sz w:val="18"/>
          <w:szCs w:val="18"/>
        </w:rPr>
        <w:t>Grey</w:t>
      </w:r>
      <w:r>
        <w:rPr>
          <w:sz w:val="18"/>
          <w:szCs w:val="18"/>
        </w:rPr>
        <w:t xml:space="preserve"> colors indicate inconsistent enrichments in different cancer types. Columns display the odds ratio between the ratio of real mutations and the ratio of simulated mutations (See Methods). Only odds ratios above 1.10 are shown. Circle sizes reflect the proportion of cancer types exhibiting specific enrichment in DNA regions in a signature. </w:t>
      </w:r>
    </w:p>
    <w:p w14:paraId="122B1551" w14:textId="77777777" w:rsidR="00982DF8" w:rsidRDefault="00000000">
      <w:pPr>
        <w:spacing w:line="240" w:lineRule="auto"/>
        <w:ind w:firstLine="0"/>
        <w:rPr>
          <w:sz w:val="18"/>
          <w:szCs w:val="18"/>
        </w:rPr>
      </w:pPr>
      <w:r>
        <w:rPr>
          <w:b/>
          <w:bCs/>
          <w:sz w:val="18"/>
          <w:szCs w:val="18"/>
        </w:rPr>
        <w:t>(B)</w:t>
      </w:r>
      <w:r>
        <w:rPr>
          <w:sz w:val="18"/>
          <w:szCs w:val="18"/>
        </w:rPr>
        <w:t xml:space="preserve"> Replication strand asymmetries of 8</w:t>
      </w:r>
      <w:r>
        <w:rPr>
          <w:rFonts w:hint="eastAsia"/>
          <w:sz w:val="18"/>
          <w:szCs w:val="18"/>
        </w:rPr>
        <w:t>3-ty</w:t>
      </w:r>
      <w:r>
        <w:rPr>
          <w:sz w:val="18"/>
          <w:szCs w:val="18"/>
        </w:rPr>
        <w:t>pe signatures. Data are presented in a format similar to the one in panel (A), with green and orange colors indicating replication strand asymmetries on the lagging and leading strands, respectively.</w:t>
      </w:r>
    </w:p>
    <w:p w14:paraId="19DD8923" w14:textId="77777777" w:rsidR="00982DF8" w:rsidRDefault="00000000">
      <w:pPr>
        <w:spacing w:line="240" w:lineRule="auto"/>
        <w:ind w:firstLine="0"/>
        <w:rPr>
          <w:sz w:val="18"/>
          <w:szCs w:val="18"/>
        </w:rPr>
      </w:pPr>
      <w:r>
        <w:rPr>
          <w:b/>
          <w:bCs/>
          <w:sz w:val="18"/>
          <w:szCs w:val="18"/>
        </w:rPr>
        <w:t xml:space="preserve">(C) </w:t>
      </w:r>
      <w:r>
        <w:rPr>
          <w:sz w:val="18"/>
          <w:szCs w:val="18"/>
        </w:rPr>
        <w:t>Transcription strand asymmetries of 8</w:t>
      </w:r>
      <w:r>
        <w:rPr>
          <w:rFonts w:hint="eastAsia"/>
          <w:sz w:val="18"/>
          <w:szCs w:val="18"/>
        </w:rPr>
        <w:t>3-ty</w:t>
      </w:r>
      <w:r>
        <w:rPr>
          <w:sz w:val="18"/>
          <w:szCs w:val="18"/>
        </w:rPr>
        <w:t>pe signatures. Data are presented in a format similar to the one in panel (A), with red and dark blue colors indicating transcription strand asymmetries on the transcribed and untranscribed strands, respectively.</w:t>
      </w:r>
    </w:p>
    <w:p w14:paraId="62E2CCD8" w14:textId="77777777" w:rsidR="00982DF8" w:rsidRDefault="00000000">
      <w:pPr>
        <w:spacing w:line="240" w:lineRule="auto"/>
        <w:ind w:firstLine="0"/>
        <w:rPr>
          <w:sz w:val="18"/>
          <w:szCs w:val="18"/>
        </w:rPr>
      </w:pPr>
      <w:r>
        <w:rPr>
          <w:b/>
          <w:bCs/>
          <w:sz w:val="18"/>
          <w:szCs w:val="18"/>
        </w:rPr>
        <w:t>(D)</w:t>
      </w:r>
      <w:r>
        <w:rPr>
          <w:sz w:val="18"/>
          <w:szCs w:val="18"/>
        </w:rPr>
        <w:t xml:space="preserve"> 8</w:t>
      </w:r>
      <w:r>
        <w:rPr>
          <w:rFonts w:hint="eastAsia"/>
          <w:sz w:val="18"/>
          <w:szCs w:val="18"/>
        </w:rPr>
        <w:t>3-ty</w:t>
      </w:r>
      <w:r>
        <w:rPr>
          <w:sz w:val="18"/>
          <w:szCs w:val="18"/>
        </w:rPr>
        <w:t>pe signatures associated with early and late replication timing. Mutation densities of 8</w:t>
      </w:r>
      <w:r>
        <w:rPr>
          <w:rFonts w:hint="eastAsia"/>
          <w:sz w:val="18"/>
          <w:szCs w:val="18"/>
        </w:rPr>
        <w:t>3-ty</w:t>
      </w:r>
      <w:r>
        <w:rPr>
          <w:sz w:val="18"/>
          <w:szCs w:val="18"/>
        </w:rPr>
        <w:t xml:space="preserve">pe signatures per decile (y axes) are presented for early (left) to late (right) replication domains. Real mutations for signatures are shown as bars, and simulated mutations are shown as red dashed lines. As shown on top of each plot, green bars indicate signatures consistently associated with late replication timing across cancer types (e.g., C_ID3); yellow bars indicate signatures consistently associated with early replication timing across cancer types(e.g., C_ID17); purple bars indicate signatures not affected by replication timing across cancer types(e.g., ID_K); blue bars indicate signatures showing inconsistent trend across cancer types(e.g., ID_F).. </w:t>
      </w:r>
      <w:r>
        <w:br w:type="page"/>
      </w:r>
    </w:p>
    <w:p w14:paraId="31D95F19" w14:textId="77777777" w:rsidR="00982DF8" w:rsidRDefault="00000000">
      <w:pPr>
        <w:spacing w:line="240" w:lineRule="auto"/>
        <w:ind w:firstLine="0"/>
      </w:pPr>
      <w:r>
        <w:rPr>
          <w:noProof/>
        </w:rPr>
        <w:lastRenderedPageBreak/>
        <w:drawing>
          <wp:inline distT="0" distB="0" distL="0" distR="0" wp14:anchorId="52BDF28F" wp14:editId="5C0F2F17">
            <wp:extent cx="5935345" cy="3818255"/>
            <wp:effectExtent l="0" t="0" r="0" b="0"/>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27"/>
                    <a:stretch>
                      <a:fillRect/>
                    </a:stretch>
                  </pic:blipFill>
                  <pic:spPr bwMode="auto">
                    <a:xfrm>
                      <a:off x="0" y="0"/>
                      <a:ext cx="5935345" cy="3818255"/>
                    </a:xfrm>
                    <a:prstGeom prst="rect">
                      <a:avLst/>
                    </a:prstGeom>
                    <a:noFill/>
                  </pic:spPr>
                </pic:pic>
              </a:graphicData>
            </a:graphic>
          </wp:inline>
        </w:drawing>
      </w:r>
    </w:p>
    <w:p w14:paraId="7B2219BF" w14:textId="77777777" w:rsidR="00982DF8" w:rsidRDefault="00000000">
      <w:pPr>
        <w:spacing w:line="240" w:lineRule="auto"/>
        <w:ind w:firstLine="0"/>
        <w:rPr>
          <w:b/>
          <w:bCs/>
          <w:sz w:val="18"/>
          <w:szCs w:val="18"/>
        </w:rPr>
      </w:pPr>
      <w:r>
        <w:rPr>
          <w:b/>
          <w:bCs/>
          <w:sz w:val="18"/>
          <w:szCs w:val="18"/>
        </w:rPr>
        <w:t xml:space="preserve">Figure </w:t>
      </w:r>
      <w:r>
        <w:rPr>
          <w:rFonts w:eastAsia="Times New Roman" w:hint="eastAsia"/>
          <w:b/>
          <w:bCs/>
          <w:sz w:val="18"/>
          <w:szCs w:val="18"/>
        </w:rPr>
        <w:t>6</w:t>
      </w:r>
      <w:r>
        <w:rPr>
          <w:b/>
          <w:bCs/>
          <w:sz w:val="18"/>
          <w:szCs w:val="18"/>
        </w:rPr>
        <w:t xml:space="preserve"> N</w:t>
      </w:r>
      <w:r>
        <w:rPr>
          <w:rFonts w:hint="eastAsia"/>
          <w:b/>
          <w:bCs/>
          <w:sz w:val="18"/>
          <w:szCs w:val="18"/>
        </w:rPr>
        <w:t>ovel signature caused by RNase H2 deficiency and topoisomerase-1-associated mutagenesis (TOP1-TAM)</w:t>
      </w:r>
    </w:p>
    <w:p w14:paraId="6642A228" w14:textId="77777777" w:rsidR="00982DF8" w:rsidRDefault="00000000">
      <w:pPr>
        <w:spacing w:line="240" w:lineRule="auto"/>
        <w:ind w:firstLine="0"/>
        <w:rPr>
          <w:rFonts w:eastAsiaTheme="minorEastAsia"/>
          <w:sz w:val="18"/>
          <w:szCs w:val="18"/>
        </w:rPr>
      </w:pPr>
      <w:r>
        <w:rPr>
          <w:rFonts w:hint="eastAsia"/>
          <w:b/>
          <w:bCs/>
          <w:sz w:val="18"/>
          <w:szCs w:val="18"/>
        </w:rPr>
        <w:t>(A)</w:t>
      </w:r>
      <w:r>
        <w:rPr>
          <w:rFonts w:hint="eastAsia"/>
          <w:sz w:val="18"/>
          <w:szCs w:val="18"/>
        </w:rPr>
        <w:t xml:space="preserve"> The mutational signature of RNase H2 deficiency (InsDel_F in the 89-type classification, ID_F in the 83-type classification), and a previously identified mutational </w:t>
      </w:r>
      <w:r>
        <w:rPr>
          <w:sz w:val="18"/>
          <w:szCs w:val="18"/>
        </w:rPr>
        <w:t>signature</w:t>
      </w:r>
      <w:r>
        <w:rPr>
          <w:rFonts w:hint="eastAsia"/>
          <w:sz w:val="18"/>
          <w:szCs w:val="18"/>
        </w:rPr>
        <w:t xml:space="preserve"> (InsDel4, C_ID4).</w:t>
      </w:r>
    </w:p>
    <w:p w14:paraId="2553B66B" w14:textId="77777777" w:rsidR="00982DF8" w:rsidRDefault="00000000">
      <w:pPr>
        <w:spacing w:line="240" w:lineRule="auto"/>
        <w:ind w:firstLine="0"/>
        <w:rPr>
          <w:rFonts w:eastAsiaTheme="minorEastAsia"/>
          <w:sz w:val="18"/>
          <w:szCs w:val="18"/>
        </w:rPr>
      </w:pPr>
      <w:r>
        <w:rPr>
          <w:rFonts w:hint="eastAsia"/>
          <w:b/>
          <w:bCs/>
          <w:sz w:val="18"/>
          <w:szCs w:val="18"/>
        </w:rPr>
        <w:t xml:space="preserve">(B) </w:t>
      </w:r>
      <w:r>
        <w:rPr>
          <w:rFonts w:hint="eastAsia"/>
          <w:sz w:val="18"/>
          <w:szCs w:val="18"/>
        </w:rPr>
        <w:t xml:space="preserve">Deletions of </w:t>
      </w:r>
      <w:r>
        <w:rPr>
          <w:rFonts w:ascii="Liberation Serif" w:eastAsia="Liberation Serif" w:hAnsi="Liberation Serif" w:cs="Liberation Serif" w:hint="eastAsia"/>
          <w:sz w:val="18"/>
          <w:szCs w:val="18"/>
        </w:rPr>
        <w:t>≥</w:t>
      </w:r>
      <w:r>
        <w:rPr>
          <w:rFonts w:hint="eastAsia"/>
          <w:sz w:val="18"/>
          <w:szCs w:val="18"/>
        </w:rPr>
        <w:t xml:space="preserve"> 2 bases in the 476-type classification scheme in InsDel_F compared to InsDel4. InsDel4 has substantial proportions of deletions of 3 and 4 bases (Del3:U2:R2, Del4:U4:R2, Del3:M2, Del4:M2, Del4:M3) that are essentially absent in InsDel_F. Refer to panel </w:t>
      </w:r>
      <w:r>
        <w:rPr>
          <w:rFonts w:hint="eastAsia"/>
          <w:b/>
          <w:bCs/>
          <w:sz w:val="18"/>
          <w:szCs w:val="18"/>
        </w:rPr>
        <w:t>B</w:t>
      </w:r>
      <w:r>
        <w:rPr>
          <w:rFonts w:hint="eastAsia"/>
          <w:sz w:val="18"/>
          <w:szCs w:val="18"/>
        </w:rPr>
        <w:t xml:space="preserve"> for additional explanations of the mutation labels. </w:t>
      </w:r>
    </w:p>
    <w:p w14:paraId="1789F134" w14:textId="77777777" w:rsidR="00982DF8" w:rsidRDefault="00000000">
      <w:pPr>
        <w:spacing w:line="240" w:lineRule="auto"/>
        <w:ind w:firstLine="0"/>
        <w:rPr>
          <w:rFonts w:eastAsiaTheme="minorEastAsia"/>
          <w:sz w:val="18"/>
          <w:szCs w:val="18"/>
        </w:rPr>
      </w:pPr>
      <w:r>
        <w:rPr>
          <w:rFonts w:hint="eastAsia"/>
          <w:b/>
          <w:bCs/>
          <w:sz w:val="18"/>
          <w:szCs w:val="18"/>
        </w:rPr>
        <w:t xml:space="preserve">(C) </w:t>
      </w:r>
      <w:r>
        <w:rPr>
          <w:rFonts w:hint="eastAsia"/>
          <w:sz w:val="18"/>
          <w:szCs w:val="18"/>
        </w:rPr>
        <w:t>Logos of the s</w:t>
      </w:r>
      <w:r>
        <w:rPr>
          <w:sz w:val="18"/>
          <w:szCs w:val="18"/>
        </w:rPr>
        <w:t xml:space="preserve">equence contexts of </w:t>
      </w:r>
      <w:r>
        <w:rPr>
          <w:rFonts w:hint="eastAsia"/>
          <w:sz w:val="18"/>
          <w:szCs w:val="18"/>
        </w:rPr>
        <w:t xml:space="preserve">2-base deletions in 5 samples with the highest InsDel_F activity (left) compared to 5 samples with the highest InsDel4 activity (right). The sequence contexts of the 2-base deletions in InsDel_F are on the whole different from the contexts of 2-base deletions in InsDel4. In the lower two sections (DEL:MH:2:1, 2-base deletions with 1 base of microhomology), the microhomologous bases (T:A) are shaded orange. </w:t>
      </w:r>
    </w:p>
    <w:p w14:paraId="21F71290" w14:textId="77777777" w:rsidR="00982DF8" w:rsidRDefault="00982DF8">
      <w:pPr>
        <w:ind w:firstLine="0"/>
        <w:rPr>
          <w:rFonts w:ascii="Calibri" w:eastAsia="Times New Roman" w:hAnsi="Calibri" w:cs="Noto Sans Arabic UI"/>
          <w:sz w:val="22"/>
          <w:szCs w:val="22"/>
        </w:rPr>
      </w:pPr>
    </w:p>
    <w:sectPr w:rsidR="00982DF8">
      <w:footerReference w:type="default" r:id="rId28"/>
      <w:footerReference w:type="first" r:id="rId29"/>
      <w:pgSz w:w="12240" w:h="15840"/>
      <w:pgMar w:top="720" w:right="1440" w:bottom="1440" w:left="1440" w:header="0"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3" w:author="Mo Liu" w:date="2026-08-21T14:53:00Z" w:initials="ML">
    <w:p w14:paraId="3850AA58" w14:textId="77777777" w:rsidR="00982DF8" w:rsidRDefault="00000000">
      <w:pPr>
        <w:spacing w:line="240" w:lineRule="auto"/>
      </w:pPr>
      <w:r>
        <w:annotationRef/>
      </w:r>
      <w:r>
        <w:rPr>
          <w:rFonts w:ascii="Calibri" w:eastAsia="宋体" w:hAnsi="Calibri" w:cs="Noto Sans Arabic UI"/>
          <w:sz w:val="22"/>
          <w:szCs w:val="22"/>
        </w:rPr>
        <w:t xml:space="preserve">The clock-like association was described in the following paragraph. We can either not mention the clock-like in this part, or bring the age-association part earlier. </w:t>
      </w:r>
    </w:p>
  </w:comment>
  <w:comment w:id="24" w:author="Mo Liu" w:date="2026-05-25T13:45:00Z" w:initials="ML">
    <w:p w14:paraId="01000000" w14:textId="77777777" w:rsidR="00982DF8" w:rsidRDefault="00000000">
      <w:pPr>
        <w:spacing w:line="240" w:lineRule="auto"/>
      </w:pPr>
      <w:r>
        <w:annotationRef/>
      </w:r>
      <w:r>
        <w:rPr>
          <w:rFonts w:ascii="Calibri" w:eastAsia="宋体" w:hAnsi="Calibri" w:cs="Noto Sans Arabic UI"/>
          <w:sz w:val="22"/>
          <w:szCs w:val="22"/>
        </w:rPr>
        <w:t>This is true. But not sure if this worths mentioning?</w:t>
      </w:r>
    </w:p>
  </w:comment>
  <w:comment w:id="25" w:author="Steve Rozen, Ph.D." w:date="2026-05-28T17:52:00Z" w:initials="SR">
    <w:p w14:paraId="02000000" w14:textId="77777777" w:rsidR="00982DF8" w:rsidRDefault="00000000">
      <w:pPr>
        <w:spacing w:line="240" w:lineRule="auto"/>
      </w:pPr>
      <w:r>
        <w:annotationRef/>
      </w:r>
      <w:r>
        <w:rPr>
          <w:rFonts w:ascii="Calibri" w:eastAsia="宋体" w:hAnsi="Calibri" w:cs="Noto Sans Arabic UI"/>
          <w:sz w:val="22"/>
          <w:szCs w:val="22"/>
        </w:rPr>
        <w:t>Which ones do we supply that COSMIC does not, and are there any discordances between what we get and COSMIC for signatures that COSMIC does have topographical annotations for?</w:t>
      </w:r>
    </w:p>
  </w:comment>
  <w:comment w:id="26" w:author="Mo Liu" w:date="2026-05-29T16:03:00Z" w:initials="ML">
    <w:p w14:paraId="03000000" w14:textId="77777777" w:rsidR="00982DF8" w:rsidRDefault="00000000">
      <w:pPr>
        <w:overflowPunct w:val="0"/>
        <w:spacing w:line="240" w:lineRule="auto"/>
      </w:pPr>
      <w:r>
        <w:annotationRef/>
      </w:r>
      <w:r>
        <w:rPr>
          <w:rFonts w:ascii="Calibri" w:eastAsia="宋体" w:hAnsi="Calibri" w:cs="Noto Sans Arabic UI"/>
          <w:sz w:val="22"/>
          <w:szCs w:val="22"/>
        </w:rPr>
        <w:t>I update via email.</w:t>
      </w:r>
    </w:p>
  </w:comment>
  <w:comment w:id="27" w:author="Unknown Author" w:date="2026-07-02T20:23:00Z" w:initials="">
    <w:p w14:paraId="09A3B509" w14:textId="77777777" w:rsidR="00982DF8" w:rsidRDefault="00000000">
      <w:pPr>
        <w:overflowPunct w:val="0"/>
        <w:spacing w:line="240" w:lineRule="auto"/>
      </w:pPr>
      <w:r>
        <w:annotationRef/>
      </w:r>
      <w:r>
        <w:rPr>
          <w:rFonts w:ascii="Calibri" w:eastAsia="宋体" w:hAnsi="Calibri" w:cs="Noto Sans Arabic UI"/>
          <w:i/>
          <w:sz w:val="16"/>
          <w:szCs w:val="22"/>
        </w:rPr>
        <w:t>Reply to Mo Liu (05/29/2026, 16:03): "..."</w:t>
      </w:r>
    </w:p>
    <w:p w14:paraId="6864BD2F" w14:textId="77777777" w:rsidR="00982DF8" w:rsidRDefault="00000000">
      <w:pPr>
        <w:overflowPunct w:val="0"/>
        <w:spacing w:before="5043" w:line="240" w:lineRule="auto"/>
      </w:pPr>
      <w:r>
        <w:rPr>
          <w:rFonts w:ascii="Calibri" w:eastAsia="宋体" w:hAnsi="Calibri" w:cs="Noto Sans Arabic UI"/>
          <w:sz w:val="20"/>
          <w:szCs w:val="20"/>
        </w:rPr>
        <w:t>Hi Steve,</w:t>
      </w:r>
    </w:p>
    <w:p w14:paraId="7BBAA6A3" w14:textId="77777777" w:rsidR="00982DF8" w:rsidRDefault="00982DF8">
      <w:pPr>
        <w:overflowPunct w:val="0"/>
        <w:spacing w:before="5043" w:line="240" w:lineRule="auto"/>
      </w:pPr>
    </w:p>
    <w:p w14:paraId="4297B101" w14:textId="77777777" w:rsidR="00982DF8" w:rsidRDefault="00000000">
      <w:pPr>
        <w:overflowPunct w:val="0"/>
        <w:spacing w:before="5043" w:line="240" w:lineRule="auto"/>
      </w:pPr>
      <w:r>
        <w:rPr>
          <w:rFonts w:ascii="Calibri" w:eastAsia="宋体" w:hAnsi="Calibri" w:cs="Noto Sans Arabic UI"/>
          <w:sz w:val="20"/>
          <w:szCs w:val="20"/>
        </w:rPr>
        <w:t>I summarized the topographical annotations available on the COSMIC website.</w:t>
      </w:r>
    </w:p>
    <w:p w14:paraId="506E3B85" w14:textId="77777777" w:rsidR="00982DF8" w:rsidRDefault="00982DF8">
      <w:pPr>
        <w:overflowPunct w:val="0"/>
        <w:spacing w:before="5043" w:line="240" w:lineRule="auto"/>
      </w:pPr>
    </w:p>
    <w:p w14:paraId="2FEE3416" w14:textId="77777777" w:rsidR="00982DF8" w:rsidRDefault="00000000">
      <w:pPr>
        <w:overflowPunct w:val="0"/>
        <w:spacing w:before="5043" w:line="240" w:lineRule="auto"/>
      </w:pPr>
      <w:r>
        <w:rPr>
          <w:rFonts w:ascii="Calibri" w:eastAsia="宋体" w:hAnsi="Calibri" w:cs="Noto Sans Arabic UI"/>
          <w:sz w:val="20"/>
          <w:szCs w:val="20"/>
        </w:rPr>
        <w:t>In our paper, we examined the following four features: replication strand asymmetry, transcription strand asymmetry, genic strand asymmetry, and replication timing.</w:t>
      </w:r>
    </w:p>
    <w:p w14:paraId="6050F081" w14:textId="77777777" w:rsidR="00982DF8" w:rsidRDefault="00982DF8">
      <w:pPr>
        <w:overflowPunct w:val="0"/>
        <w:spacing w:before="5043" w:line="240" w:lineRule="auto"/>
      </w:pPr>
    </w:p>
    <w:p w14:paraId="1C276DC4" w14:textId="77777777" w:rsidR="00982DF8" w:rsidRDefault="00000000">
      <w:pPr>
        <w:overflowPunct w:val="0"/>
        <w:spacing w:before="5043" w:line="240" w:lineRule="auto"/>
      </w:pPr>
      <w:r>
        <w:rPr>
          <w:rFonts w:ascii="Calibri" w:eastAsia="宋体" w:hAnsi="Calibri" w:cs="Noto Sans Arabic UI"/>
          <w:sz w:val="20"/>
          <w:szCs w:val="20"/>
        </w:rPr>
        <w:t>On COSMIC, except for ID6, no signature was fully annotated with all four features. So our work indeed provides important topographical annotations for the 83-type signatures.</w:t>
      </w:r>
    </w:p>
    <w:p w14:paraId="2FAAB712" w14:textId="77777777" w:rsidR="00982DF8" w:rsidRDefault="00982DF8">
      <w:pPr>
        <w:overflowPunct w:val="0"/>
        <w:spacing w:before="5043" w:line="240" w:lineRule="auto"/>
      </w:pPr>
    </w:p>
    <w:p w14:paraId="433DF03A" w14:textId="77777777" w:rsidR="00982DF8" w:rsidRDefault="00000000">
      <w:pPr>
        <w:overflowPunct w:val="0"/>
        <w:spacing w:before="5043" w:line="240" w:lineRule="auto"/>
      </w:pPr>
      <w:r>
        <w:rPr>
          <w:rFonts w:ascii="Calibri" w:eastAsia="宋体" w:hAnsi="Calibri" w:cs="Noto Sans Arabic UI"/>
          <w:sz w:val="20"/>
          <w:szCs w:val="20"/>
        </w:rPr>
        <w:t>I’ve summarized the information in the attached file.</w:t>
      </w:r>
    </w:p>
    <w:p w14:paraId="3A35ADDF" w14:textId="77777777" w:rsidR="00982DF8" w:rsidRDefault="00000000">
      <w:pPr>
        <w:overflowPunct w:val="0"/>
        <w:spacing w:before="5043" w:line="240" w:lineRule="auto"/>
      </w:pPr>
      <w:r>
        <w:rPr>
          <w:rFonts w:ascii="Calibri" w:eastAsia="宋体" w:hAnsi="Calibri" w:cs="Noto Sans Arabic UI"/>
          <w:sz w:val="20"/>
          <w:szCs w:val="20"/>
        </w:rPr>
        <w:t>Please let me know if you need more information.</w:t>
      </w:r>
    </w:p>
    <w:p w14:paraId="385C24D2" w14:textId="77777777" w:rsidR="00982DF8" w:rsidRDefault="00000000">
      <w:pPr>
        <w:overflowPunct w:val="0"/>
        <w:spacing w:before="5043" w:line="240" w:lineRule="auto"/>
      </w:pPr>
      <w:r>
        <w:rPr>
          <w:rFonts w:ascii="Calibri" w:eastAsia="宋体" w:hAnsi="Calibri" w:cs="Noto Sans Arabic UI"/>
          <w:sz w:val="20"/>
          <w:szCs w:val="20"/>
        </w:rPr>
        <w:t>Thanks,Mo</w:t>
      </w:r>
    </w:p>
    <w:p w14:paraId="41FD59D7" w14:textId="77777777" w:rsidR="00982DF8" w:rsidRDefault="00982DF8">
      <w:pPr>
        <w:overflowPunct w:val="0"/>
        <w:spacing w:before="5043" w:line="240" w:lineRule="auto"/>
      </w:pPr>
    </w:p>
    <w:p w14:paraId="2F6C66DF" w14:textId="77777777" w:rsidR="00982DF8" w:rsidRDefault="00982DF8">
      <w:pPr>
        <w:overflowPunct w:val="0"/>
        <w:spacing w:before="5043" w:line="240" w:lineRule="auto"/>
      </w:pPr>
    </w:p>
    <w:p w14:paraId="6CB343B6" w14:textId="77777777" w:rsidR="00982DF8" w:rsidRDefault="00982DF8">
      <w:pPr>
        <w:overflowPunct w:val="0"/>
        <w:spacing w:before="5043" w:line="240" w:lineRule="auto"/>
      </w:pPr>
    </w:p>
    <w:p w14:paraId="3439A0FE" w14:textId="77777777" w:rsidR="00982DF8" w:rsidRDefault="00982DF8">
      <w:pPr>
        <w:overflowPunct w:val="0"/>
        <w:spacing w:before="5043" w:line="240" w:lineRule="auto"/>
      </w:pPr>
    </w:p>
    <w:p w14:paraId="21E1FE20" w14:textId="77777777" w:rsidR="00982DF8" w:rsidRDefault="00982DF8">
      <w:pPr>
        <w:overflowPunct w:val="0"/>
        <w:spacing w:before="5043" w:line="240" w:lineRule="auto"/>
      </w:pPr>
    </w:p>
    <w:p w14:paraId="75DEE0E5" w14:textId="77777777" w:rsidR="00982DF8" w:rsidRDefault="00982DF8">
      <w:pPr>
        <w:overflowPunct w:val="0"/>
        <w:spacing w:before="5043" w:line="240" w:lineRule="auto"/>
      </w:pPr>
    </w:p>
    <w:p w14:paraId="0266B824" w14:textId="77777777" w:rsidR="00982DF8" w:rsidRDefault="00000000">
      <w:pPr>
        <w:overflowPunct w:val="0"/>
        <w:spacing w:before="5043" w:line="240" w:lineRule="auto"/>
      </w:pPr>
      <w:r>
        <w:rPr>
          <w:rFonts w:ascii="Calibri" w:eastAsia="宋体" w:hAnsi="Calibri" w:cs="Noto Sans Arabic UI"/>
          <w:sz w:val="20"/>
          <w:szCs w:val="20"/>
        </w:rPr>
        <w:t>See COSMICv3.6 ID topographical annotation.xlsx</w:t>
      </w:r>
    </w:p>
    <w:p w14:paraId="39B2F5CD" w14:textId="77777777" w:rsidR="00982DF8" w:rsidRDefault="00982DF8">
      <w:pPr>
        <w:overflowPunct w:val="0"/>
        <w:spacing w:before="5043" w:line="240" w:lineRule="auto"/>
      </w:pPr>
    </w:p>
    <w:p w14:paraId="218C8036" w14:textId="77777777" w:rsidR="00982DF8" w:rsidRDefault="00982DF8">
      <w:pPr>
        <w:overflowPunct w:val="0"/>
        <w:spacing w:before="5043" w:line="240" w:lineRule="auto"/>
      </w:pPr>
    </w:p>
    <w:p w14:paraId="261F4DB8" w14:textId="77777777" w:rsidR="00982DF8" w:rsidRDefault="00982DF8">
      <w:pPr>
        <w:overflowPunct w:val="0"/>
        <w:spacing w:before="5043" w:line="240" w:lineRule="auto"/>
      </w:pPr>
    </w:p>
    <w:p w14:paraId="19F544DE" w14:textId="77777777" w:rsidR="00982DF8" w:rsidRDefault="00982DF8">
      <w:pPr>
        <w:overflowPunct w:val="0"/>
        <w:spacing w:before="5043" w:line="240" w:lineRule="auto"/>
      </w:pPr>
    </w:p>
    <w:p w14:paraId="715FB4E3" w14:textId="77777777" w:rsidR="00982DF8" w:rsidRDefault="00982DF8">
      <w:pPr>
        <w:overflowPunct w:val="0"/>
        <w:spacing w:before="5043" w:line="240" w:lineRule="auto"/>
      </w:pPr>
    </w:p>
    <w:p w14:paraId="7FAB6A2A" w14:textId="77777777" w:rsidR="00982DF8" w:rsidRDefault="00982DF8">
      <w:pPr>
        <w:overflowPunct w:val="0"/>
        <w:spacing w:before="5043" w:line="240" w:lineRule="auto"/>
      </w:pPr>
    </w:p>
    <w:p w14:paraId="6E14B747" w14:textId="77777777" w:rsidR="00982DF8" w:rsidRDefault="00982DF8">
      <w:pPr>
        <w:overflowPunct w:val="0"/>
        <w:spacing w:before="5043" w:line="240" w:lineRule="auto"/>
      </w:pPr>
    </w:p>
    <w:p w14:paraId="2BC81FE5" w14:textId="77777777" w:rsidR="00982DF8" w:rsidRDefault="00982DF8">
      <w:pPr>
        <w:overflowPunct w:val="0"/>
        <w:spacing w:before="5043" w:line="240" w:lineRule="auto"/>
      </w:pPr>
    </w:p>
    <w:p w14:paraId="377C6CD5" w14:textId="77777777" w:rsidR="00982DF8" w:rsidRDefault="00982DF8">
      <w:pPr>
        <w:overflowPunct w:val="0"/>
        <w:spacing w:before="5043" w:line="240" w:lineRule="auto"/>
      </w:pPr>
    </w:p>
    <w:p w14:paraId="3B67FCA6" w14:textId="77777777" w:rsidR="00982DF8" w:rsidRDefault="00982DF8">
      <w:pPr>
        <w:overflowPunct w:val="0"/>
        <w:spacing w:before="5043" w:line="240" w:lineRule="auto"/>
      </w:pPr>
    </w:p>
    <w:p w14:paraId="1F543AE8" w14:textId="77777777" w:rsidR="00982DF8" w:rsidRDefault="00982DF8">
      <w:pPr>
        <w:overflowPunct w:val="0"/>
        <w:spacing w:before="5043" w:line="240" w:lineRule="auto"/>
      </w:pPr>
    </w:p>
    <w:p w14:paraId="7D649E82" w14:textId="77777777" w:rsidR="00982DF8" w:rsidRDefault="00982DF8">
      <w:pPr>
        <w:overflowPunct w:val="0"/>
        <w:spacing w:before="5043" w:line="240" w:lineRule="auto"/>
      </w:pPr>
    </w:p>
    <w:p w14:paraId="1821E554" w14:textId="77777777" w:rsidR="00982DF8" w:rsidRDefault="00982DF8">
      <w:pPr>
        <w:overflowPunct w:val="0"/>
        <w:spacing w:before="5043" w:line="240" w:lineRule="auto"/>
      </w:pPr>
    </w:p>
    <w:p w14:paraId="676783FB" w14:textId="77777777" w:rsidR="00982DF8" w:rsidRDefault="00982DF8">
      <w:pPr>
        <w:overflowPunct w:val="0"/>
        <w:spacing w:before="5043" w:line="240" w:lineRule="auto"/>
      </w:pPr>
    </w:p>
    <w:p w14:paraId="093F246E" w14:textId="77777777" w:rsidR="00982DF8" w:rsidRDefault="00982DF8">
      <w:pPr>
        <w:overflowPunct w:val="0"/>
        <w:spacing w:before="5043" w:line="240" w:lineRule="auto"/>
      </w:pPr>
    </w:p>
    <w:p w14:paraId="5665472F" w14:textId="77777777" w:rsidR="00982DF8" w:rsidRDefault="00982DF8">
      <w:pPr>
        <w:overflowPunct w:val="0"/>
        <w:spacing w:before="5043" w:line="240" w:lineRule="auto"/>
      </w:pPr>
    </w:p>
    <w:p w14:paraId="0668AAE6" w14:textId="77777777" w:rsidR="00982DF8" w:rsidRDefault="00982DF8">
      <w:pPr>
        <w:overflowPunct w:val="0"/>
        <w:spacing w:before="5043" w:line="240" w:lineRule="auto"/>
      </w:pPr>
    </w:p>
    <w:p w14:paraId="7870DE57" w14:textId="77777777" w:rsidR="00982DF8" w:rsidRDefault="00982DF8">
      <w:pPr>
        <w:overflowPunct w:val="0"/>
        <w:spacing w:before="5043" w:line="240" w:lineRule="auto"/>
      </w:pPr>
    </w:p>
    <w:p w14:paraId="1D0EB6EE" w14:textId="77777777" w:rsidR="00982DF8" w:rsidRDefault="00982DF8">
      <w:pPr>
        <w:overflowPunct w:val="0"/>
        <w:spacing w:before="5043" w:line="240" w:lineRule="auto"/>
      </w:pPr>
    </w:p>
    <w:p w14:paraId="588C7DBC" w14:textId="77777777" w:rsidR="00982DF8" w:rsidRDefault="00982DF8">
      <w:pPr>
        <w:overflowPunct w:val="0"/>
        <w:spacing w:before="5043" w:line="240" w:lineRule="auto"/>
      </w:pPr>
    </w:p>
    <w:p w14:paraId="20C074C2" w14:textId="77777777" w:rsidR="00982DF8" w:rsidRDefault="00982DF8">
      <w:pPr>
        <w:overflowPunct w:val="0"/>
        <w:spacing w:before="5043" w:line="240" w:lineRule="auto"/>
      </w:pPr>
    </w:p>
    <w:p w14:paraId="124BF9B1" w14:textId="77777777" w:rsidR="00982DF8" w:rsidRDefault="00982DF8">
      <w:pPr>
        <w:overflowPunct w:val="0"/>
        <w:spacing w:before="5043" w:line="240" w:lineRule="auto"/>
      </w:pPr>
    </w:p>
    <w:p w14:paraId="07B6AC28" w14:textId="77777777" w:rsidR="00982DF8" w:rsidRDefault="00982DF8">
      <w:pPr>
        <w:overflowPunct w:val="0"/>
        <w:spacing w:before="5043" w:line="240" w:lineRule="auto"/>
      </w:pPr>
    </w:p>
    <w:p w14:paraId="05F73E7F" w14:textId="77777777" w:rsidR="00982DF8" w:rsidRDefault="00982DF8">
      <w:pPr>
        <w:overflowPunct w:val="0"/>
        <w:spacing w:before="5043" w:line="240" w:lineRule="auto"/>
      </w:pPr>
    </w:p>
    <w:p w14:paraId="792537F2" w14:textId="77777777" w:rsidR="00982DF8" w:rsidRDefault="00982DF8">
      <w:pPr>
        <w:overflowPunct w:val="0"/>
        <w:spacing w:before="5043" w:line="240" w:lineRule="auto"/>
      </w:pPr>
    </w:p>
    <w:p w14:paraId="04000000" w14:textId="77777777" w:rsidR="00982DF8" w:rsidRDefault="00982DF8">
      <w:pPr>
        <w:overflowPunct w:val="0"/>
        <w:spacing w:before="5043" w:line="240" w:lineRule="auto"/>
      </w:pPr>
    </w:p>
  </w:comment>
  <w:comment w:id="28" w:author="Mo Liu" w:date="2026-09-06T22:02:00Z" w:initials="ML">
    <w:p w14:paraId="6F025C66" w14:textId="77777777" w:rsidR="00DF692C" w:rsidRDefault="00DF692C" w:rsidP="00DF692C">
      <w:pPr>
        <w:pStyle w:val="CommentText"/>
        <w:ind w:firstLine="0"/>
      </w:pPr>
      <w:r>
        <w:rPr>
          <w:rStyle w:val="CommentReference"/>
        </w:rPr>
        <w:annotationRef/>
      </w:r>
      <w:r>
        <w:t>New paragraph added by Mo to discuss the potential caller batch effects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50AA58" w15:done="0"/>
  <w15:commentEx w15:paraId="01000000" w15:done="0"/>
  <w15:commentEx w15:paraId="02000000" w15:paraIdParent="01000000" w15:done="0"/>
  <w15:commentEx w15:paraId="03000000" w15:paraIdParent="01000000" w15:done="0"/>
  <w15:commentEx w15:paraId="04000000" w15:paraIdParent="01000000" w15:done="0"/>
  <w15:commentEx w15:paraId="6F025C6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AC84E3" w16cex:dateUtc="2026-09-06T14: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50AA58" w16cid:durableId="3850AA58"/>
  <w16cid:commentId w16cid:paraId="01000000" w16cid:durableId="01000000"/>
  <w16cid:commentId w16cid:paraId="02000000" w16cid:durableId="02000000"/>
  <w16cid:commentId w16cid:paraId="03000000" w16cid:durableId="03000000"/>
  <w16cid:commentId w16cid:paraId="04000000" w16cid:durableId="04000000"/>
  <w16cid:commentId w16cid:paraId="6F025C66" w16cid:durableId="59AC84E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0A761" w14:textId="77777777" w:rsidR="001E26F7" w:rsidRDefault="001E26F7">
      <w:pPr>
        <w:spacing w:line="240" w:lineRule="auto"/>
      </w:pPr>
      <w:r>
        <w:separator/>
      </w:r>
    </w:p>
  </w:endnote>
  <w:endnote w:type="continuationSeparator" w:id="0">
    <w:p w14:paraId="4AF70C2F" w14:textId="77777777" w:rsidR="001E26F7" w:rsidRDefault="001E26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Noto Sans Arabic U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DejaVu Sans">
    <w:altName w:val="Verdana"/>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Symbol">
    <w:altName w:val="Segoe UI Symbol"/>
    <w:charset w:val="02"/>
    <w:family w:val="swiss"/>
    <w:pitch w:val="variable"/>
  </w:font>
  <w:font w:name="Liberation Sans">
    <w:altName w:val="Arial"/>
    <w:charset w:val="01"/>
    <w:family w:val="swiss"/>
    <w:pitch w:val="variable"/>
  </w:font>
  <w:font w:name="Google Sans;Roboto;Arial;sans-s">
    <w:altName w:val="Cambria"/>
    <w:panose1 w:val="00000000000000000000"/>
    <w:charset w:val="00"/>
    <w:family w:val="roman"/>
    <w:notTrueType/>
    <w:pitch w:val="default"/>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74142" w14:textId="77777777" w:rsidR="00982DF8" w:rsidRDefault="00000000">
    <w:pPr>
      <w:pStyle w:val="Footer"/>
      <w:jc w:val="right"/>
    </w:pPr>
    <w:r>
      <w:t xml:space="preserve">Page </w:t>
    </w:r>
  </w:p>
  <w:p w14:paraId="387F7A36" w14:textId="77777777" w:rsidR="00982DF8" w:rsidRDefault="00982DF8">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337E7" w14:textId="77777777" w:rsidR="00982DF8" w:rsidRDefault="00000000">
    <w:pPr>
      <w:pStyle w:val="Footer"/>
      <w:jc w:val="right"/>
    </w:pPr>
    <w:r>
      <w:t xml:space="preserve">Page </w:t>
    </w:r>
  </w:p>
  <w:p w14:paraId="5854626C" w14:textId="77777777" w:rsidR="00982DF8" w:rsidRDefault="00982DF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1DC79" w14:textId="77777777" w:rsidR="001E26F7" w:rsidRDefault="001E26F7">
      <w:pPr>
        <w:spacing w:line="240" w:lineRule="auto"/>
      </w:pPr>
      <w:r>
        <w:separator/>
      </w:r>
    </w:p>
  </w:footnote>
  <w:footnote w:type="continuationSeparator" w:id="0">
    <w:p w14:paraId="2958F48C" w14:textId="77777777" w:rsidR="001E26F7" w:rsidRDefault="001E26F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162484"/>
    <w:multiLevelType w:val="multilevel"/>
    <w:tmpl w:val="16062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527D5DC5"/>
    <w:multiLevelType w:val="multilevel"/>
    <w:tmpl w:val="32A2CB08"/>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pStyle w:val="Heading3"/>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2" w15:restartNumberingAfterBreak="0">
    <w:nsid w:val="77D27C19"/>
    <w:multiLevelType w:val="multilevel"/>
    <w:tmpl w:val="1B4A611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995792532">
    <w:abstractNumId w:val="2"/>
  </w:num>
  <w:num w:numId="2" w16cid:durableId="1114400687">
    <w:abstractNumId w:val="1"/>
  </w:num>
  <w:num w:numId="3" w16cid:durableId="116932400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 Liu">
    <w15:presenceInfo w15:providerId="Windows Live" w15:userId="e9c7212a1ac174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DF8"/>
    <w:rsid w:val="001E26F7"/>
    <w:rsid w:val="00707343"/>
    <w:rsid w:val="00982DF8"/>
    <w:rsid w:val="00DF692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9300AD"/>
  <w15:docId w15:val="{421FBF61-9A33-4E09-BA16-28E602A49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Noto Sans Arabic UI"/>
        <w:sz w:val="22"/>
        <w:szCs w:val="22"/>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ind w:firstLine="720"/>
    </w:pPr>
    <w:rPr>
      <w:rFonts w:ascii="Times New Roman" w:eastAsia="DejaVu Sans" w:hAnsi="Times New Roman" w:cs="Times New Roman"/>
      <w:sz w:val="24"/>
      <w:szCs w:val="24"/>
    </w:rPr>
  </w:style>
  <w:style w:type="paragraph" w:styleId="Heading1">
    <w:name w:val="heading 1"/>
    <w:basedOn w:val="Normal"/>
    <w:next w:val="Normal"/>
    <w:link w:val="Heading1Char"/>
    <w:uiPriority w:val="9"/>
    <w:qFormat/>
    <w:pPr>
      <w:keepNext/>
      <w:keepLines/>
      <w:spacing w:before="240" w:after="120"/>
      <w:ind w:firstLine="0"/>
      <w:outlineLvl w:val="0"/>
    </w:pPr>
    <w:rPr>
      <w:b/>
      <w:bCs/>
    </w:rPr>
  </w:style>
  <w:style w:type="paragraph" w:styleId="Heading2">
    <w:name w:val="heading 2"/>
    <w:basedOn w:val="Normal"/>
    <w:next w:val="Normal"/>
    <w:link w:val="Heading2Char"/>
    <w:uiPriority w:val="9"/>
    <w:unhideWhenUsed/>
    <w:qFormat/>
    <w:pPr>
      <w:keepNext/>
      <w:keepLines/>
      <w:spacing w:before="40"/>
      <w:ind w:firstLine="0"/>
      <w:outlineLvl w:val="1"/>
    </w:pPr>
    <w:rPr>
      <w:b/>
      <w:bCs/>
      <w:i/>
      <w:iCs/>
      <w:color w:val="000000" w:themeColor="dark1"/>
    </w:rPr>
  </w:style>
  <w:style w:type="paragraph" w:styleId="Heading3">
    <w:name w:val="heading 3"/>
    <w:basedOn w:val="Heading"/>
    <w:next w:val="BodyText"/>
    <w:uiPriority w:val="9"/>
    <w:unhideWhenUsed/>
    <w:qFormat/>
    <w:pPr>
      <w:numPr>
        <w:ilvl w:val="2"/>
        <w:numId w:val="2"/>
      </w:numPr>
      <w:spacing w:before="140"/>
      <w:outlineLvl w:val="2"/>
    </w:pPr>
    <w:rPr>
      <w:rFonts w:ascii="Times New Roman" w:hAnsi="Times New Roman"/>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Pr>
      <w:sz w:val="18"/>
      <w:szCs w:val="18"/>
    </w:rPr>
  </w:style>
  <w:style w:type="character" w:customStyle="1"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val="0563C1" w:themeColor="hyperlink"/>
      <w:u w:val="single"/>
    </w:rPr>
  </w:style>
  <w:style w:type="character" w:styleId="UnresolvedMention">
    <w:name w:val="Unresolved Mention"/>
    <w:basedOn w:val="DefaultParagraphFont"/>
    <w:qFormat/>
    <w:rPr>
      <w:color w:val="605E5C"/>
      <w:shd w:val="clear" w:color="auto" w:fill="E1DFDD"/>
    </w:rPr>
  </w:style>
  <w:style w:type="character" w:styleId="CommentReference">
    <w:name w:val="annotation reference"/>
    <w:basedOn w:val="DefaultParagraphFont"/>
    <w:uiPriority w:val="99"/>
    <w:qFormat/>
    <w:rPr>
      <w:sz w:val="21"/>
      <w:szCs w:val="21"/>
    </w:rPr>
  </w:style>
  <w:style w:type="character" w:customStyle="1" w:styleId="CommentTextChar">
    <w:name w:val="Comment Text Char"/>
    <w:basedOn w:val="DefaultParagraphFont"/>
    <w:link w:val="CommentText"/>
    <w:uiPriority w:val="99"/>
    <w:qFormat/>
  </w:style>
  <w:style w:type="character" w:customStyle="1" w:styleId="CommentSubjectChar">
    <w:name w:val="Comment Subject Char"/>
    <w:basedOn w:val="CommentTextChar"/>
    <w:link w:val="CommentSubject"/>
    <w:qFormat/>
    <w:rPr>
      <w:b/>
      <w:bCs/>
    </w:rPr>
  </w:style>
  <w:style w:type="character" w:customStyle="1" w:styleId="BalloonTextChar">
    <w:name w:val="Balloon Text Char"/>
    <w:basedOn w:val="DefaultParagraphFont"/>
    <w:link w:val="BalloonText"/>
    <w:qFormat/>
    <w:rPr>
      <w:rFonts w:ascii="Segoe UI" w:hAnsi="Segoe UI" w:cs="Segoe UI"/>
      <w:sz w:val="18"/>
      <w:szCs w:val="18"/>
    </w:rPr>
  </w:style>
  <w:style w:type="character" w:customStyle="1" w:styleId="HTMLPreformattedChar">
    <w:name w:val="HTML Preformatted Char"/>
    <w:basedOn w:val="DefaultParagraphFont"/>
    <w:link w:val="HTMLPreformatted"/>
    <w:qFormat/>
    <w:rPr>
      <w:rFonts w:ascii="Courier New" w:hAnsi="Courier New" w:cs="Courier New"/>
      <w:sz w:val="20"/>
      <w:szCs w:val="20"/>
    </w:rPr>
  </w:style>
  <w:style w:type="character" w:customStyle="1" w:styleId="TitleChar">
    <w:name w:val="Title Char"/>
    <w:basedOn w:val="DefaultParagraphFont"/>
    <w:link w:val="Title"/>
    <w:qFormat/>
    <w:rPr>
      <w:rFonts w:ascii="Times New Roman" w:eastAsia="DejaVu Sans" w:hAnsi="Times New Roman" w:cs="Times New Roman"/>
      <w:b/>
      <w:bCs/>
      <w:spacing w:val="-10"/>
      <w:kern w:val="2"/>
      <w:sz w:val="28"/>
      <w:szCs w:val="28"/>
    </w:rPr>
  </w:style>
  <w:style w:type="character" w:customStyle="1" w:styleId="Heading1Char">
    <w:name w:val="Heading 1 Char"/>
    <w:basedOn w:val="DefaultParagraphFont"/>
    <w:link w:val="Heading1"/>
    <w:qFormat/>
    <w:rPr>
      <w:rFonts w:ascii="Times New Roman" w:eastAsia="DejaVu Sans" w:hAnsi="Times New Roman" w:cs="Times New Roman"/>
      <w:b/>
      <w:bCs/>
      <w:sz w:val="24"/>
      <w:szCs w:val="24"/>
    </w:rPr>
  </w:style>
  <w:style w:type="character" w:styleId="FollowedHyperlink">
    <w:name w:val="FollowedHyperlink"/>
    <w:basedOn w:val="DefaultParagraphFont"/>
    <w:rPr>
      <w:color w:val="954F72" w:themeColor="followedHyperlink"/>
      <w:u w:val="single"/>
    </w:rPr>
  </w:style>
  <w:style w:type="character" w:customStyle="1" w:styleId="normalfirstChar">
    <w:name w:val="normal_first Char"/>
    <w:basedOn w:val="DefaultParagraphFont"/>
    <w:link w:val="normalfirst"/>
    <w:qFormat/>
    <w:rPr>
      <w:rFonts w:ascii="Times New Roman" w:hAnsi="Times New Roman" w:cs="Times New Roman"/>
      <w:sz w:val="24"/>
      <w:szCs w:val="24"/>
    </w:rPr>
  </w:style>
  <w:style w:type="character" w:customStyle="1" w:styleId="Heading2Char">
    <w:name w:val="Heading 2 Char"/>
    <w:basedOn w:val="DefaultParagraphFont"/>
    <w:link w:val="Heading2"/>
    <w:qFormat/>
    <w:rPr>
      <w:rFonts w:ascii="Times New Roman" w:eastAsia="DejaVu Sans" w:hAnsi="Times New Roman" w:cs="Times New Roman"/>
      <w:b/>
      <w:bCs/>
      <w:i/>
      <w:iCs/>
      <w:color w:val="000000" w:themeColor="dark1"/>
      <w:sz w:val="24"/>
      <w:szCs w:val="24"/>
    </w:rPr>
  </w:style>
  <w:style w:type="character" w:customStyle="1" w:styleId="authorsandaffChar">
    <w:name w:val="authors_and_aff Char"/>
    <w:basedOn w:val="normalfirstChar"/>
    <w:link w:val="authorsandaff"/>
    <w:qFormat/>
    <w:rPr>
      <w:rFonts w:ascii="Times New Roman" w:hAnsi="Times New Roman" w:cs="Times New Roman"/>
      <w:sz w:val="24"/>
      <w:szCs w:val="24"/>
    </w:rPr>
  </w:style>
  <w:style w:type="character" w:customStyle="1" w:styleId="Bullets">
    <w:name w:val="Bullets"/>
    <w:qFormat/>
    <w:rPr>
      <w:rFonts w:ascii="OpenSymbol" w:eastAsia="OpenSymbol" w:hAnsi="OpenSymbol" w:cs="OpenSymbol"/>
    </w:rPr>
  </w:style>
  <w:style w:type="character" w:styleId="LineNumber">
    <w:name w:val="line number"/>
  </w:style>
  <w:style w:type="character" w:styleId="Strong">
    <w:name w:val="Strong"/>
    <w:uiPriority w:val="22"/>
    <w:qFormat/>
    <w:rPr>
      <w:b/>
      <w:bCs/>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pPr>
      <w:tabs>
        <w:tab w:val="center" w:pos="4153"/>
        <w:tab w:val="right" w:pos="8306"/>
      </w:tabs>
      <w:snapToGrid w:val="0"/>
      <w:spacing w:line="240" w:lineRule="auto"/>
      <w:jc w:val="center"/>
    </w:pPr>
    <w:rPr>
      <w:sz w:val="18"/>
      <w:szCs w:val="18"/>
    </w:rPr>
  </w:style>
  <w:style w:type="paragraph" w:styleId="Footer">
    <w:name w:val="footer"/>
    <w:basedOn w:val="Normal"/>
    <w:link w:val="FooterChar"/>
    <w:pPr>
      <w:tabs>
        <w:tab w:val="center" w:pos="4153"/>
        <w:tab w:val="right" w:pos="8306"/>
      </w:tabs>
      <w:snapToGrid w:val="0"/>
      <w:spacing w:line="240" w:lineRule="auto"/>
    </w:pPr>
    <w:rPr>
      <w:sz w:val="18"/>
      <w:szCs w:val="18"/>
    </w:rPr>
  </w:style>
  <w:style w:type="paragraph" w:styleId="CommentText">
    <w:name w:val="annotation text"/>
    <w:basedOn w:val="Normal"/>
    <w:link w:val="CommentTextChar"/>
    <w:uiPriority w:val="99"/>
  </w:style>
  <w:style w:type="paragraph" w:styleId="CommentSubject">
    <w:name w:val="annotation subject"/>
    <w:basedOn w:val="CommentText"/>
    <w:next w:val="CommentText"/>
    <w:link w:val="CommentSubjectChar"/>
    <w:qFormat/>
    <w:rPr>
      <w:b/>
      <w:bCs/>
    </w:rPr>
  </w:style>
  <w:style w:type="paragraph" w:styleId="BalloonText">
    <w:name w:val="Balloon Text"/>
    <w:basedOn w:val="Normal"/>
    <w:link w:val="BalloonTextChar"/>
    <w:qFormat/>
    <w:pPr>
      <w:spacing w:line="240" w:lineRule="auto"/>
    </w:pPr>
    <w:rPr>
      <w:rFonts w:ascii="Segoe UI" w:hAnsi="Segoe UI" w:cs="Segoe UI"/>
      <w:sz w:val="18"/>
      <w:szCs w:val="18"/>
    </w:rPr>
  </w:style>
  <w:style w:type="paragraph" w:styleId="Revision">
    <w:name w:val="Revision"/>
    <w:qFormat/>
    <w:rPr>
      <w:rFonts w:eastAsia="DejaVu Sans"/>
    </w:rPr>
  </w:style>
  <w:style w:type="paragraph" w:styleId="Bibliography">
    <w:name w:val="Bibliography"/>
    <w:basedOn w:val="Normal"/>
    <w:next w:val="Normal"/>
    <w:qFormat/>
    <w:pPr>
      <w:spacing w:after="240" w:line="240" w:lineRule="auto"/>
      <w:ind w:left="720" w:hanging="720"/>
    </w:pPr>
  </w:style>
  <w:style w:type="paragraph" w:styleId="HTMLPreformatted">
    <w:name w:val="HTML Preformatted"/>
    <w:basedOn w:val="Normal"/>
    <w:link w:val="HTMLPreformattedChar"/>
    <w:qFormat/>
    <w:rPr>
      <w:rFonts w:ascii="Courier New" w:hAnsi="Courier New" w:cs="Courier New"/>
      <w:sz w:val="20"/>
      <w:szCs w:val="20"/>
    </w:rPr>
  </w:style>
  <w:style w:type="paragraph" w:styleId="Title">
    <w:name w:val="Title"/>
    <w:basedOn w:val="Normal"/>
    <w:next w:val="Normal"/>
    <w:link w:val="TitleChar"/>
    <w:uiPriority w:val="10"/>
    <w:qFormat/>
    <w:pPr>
      <w:spacing w:after="240" w:line="240" w:lineRule="auto"/>
      <w:ind w:firstLine="0"/>
      <w:contextualSpacing/>
    </w:pPr>
    <w:rPr>
      <w:b/>
      <w:bCs/>
      <w:spacing w:val="-10"/>
      <w:kern w:val="2"/>
      <w:sz w:val="28"/>
      <w:szCs w:val="28"/>
    </w:rPr>
  </w:style>
  <w:style w:type="paragraph" w:styleId="ListParagraph">
    <w:name w:val="List Paragraph"/>
    <w:basedOn w:val="Normal"/>
    <w:qFormat/>
    <w:pPr>
      <w:ind w:firstLineChars="200" w:firstLine="200"/>
    </w:pPr>
  </w:style>
  <w:style w:type="paragraph" w:customStyle="1" w:styleId="normalfirst">
    <w:name w:val="normal_first"/>
    <w:basedOn w:val="Normal"/>
    <w:link w:val="normalfirstChar"/>
    <w:qFormat/>
    <w:pPr>
      <w:ind w:firstLine="0"/>
    </w:pPr>
  </w:style>
  <w:style w:type="paragraph" w:customStyle="1" w:styleId="authorsandaff">
    <w:name w:val="authors_and_aff"/>
    <w:basedOn w:val="normalfirst"/>
    <w:link w:val="authorsandaffChar"/>
    <w:qFormat/>
    <w:pPr>
      <w:spacing w:after="120" w:line="240" w:lineRule="auto"/>
    </w:pPr>
  </w:style>
  <w:style w:type="paragraph" w:customStyle="1" w:styleId="Comment">
    <w:name w:val="Comment"/>
    <w:basedOn w:val="Normal"/>
    <w:qFormat/>
    <w:pPr>
      <w:spacing w:before="56" w:line="240" w:lineRule="auto"/>
      <w:ind w:left="57" w:right="57" w:firstLine="0"/>
    </w:pPr>
    <w:rPr>
      <w:sz w:val="20"/>
      <w:szCs w:val="20"/>
    </w:rPr>
  </w:style>
  <w:style w:type="paragraph" w:customStyle="1" w:styleId="Bibliography1">
    <w:name w:val="Bibliography 1"/>
    <w:basedOn w:val="Index"/>
    <w:qFormat/>
    <w:pPr>
      <w:tabs>
        <w:tab w:val="right" w:leader="dot" w:pos="9360"/>
      </w:tabs>
      <w:ind w:firstLine="0"/>
    </w:pPr>
  </w:style>
  <w:style w:type="paragraph" w:styleId="NormalWeb">
    <w:name w:val="Normal (Web)"/>
    <w:basedOn w:val="Normal"/>
    <w:uiPriority w:val="99"/>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o.liu@gzhmu.edu.cn" TargetMode="External"/><Relationship Id="rId13" Type="http://schemas.microsoft.com/office/2016/09/relationships/commentsIds" Target="commentsIds.xml"/><Relationship Id="rId18" Type="http://schemas.openxmlformats.org/officeDocument/2006/relationships/hyperlink" Target="https://doi.org/10.1016/j.celrep.2023.112930" TargetMode="External"/><Relationship Id="rId26"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yperlink" Target="https://www.synapse.org/" TargetMode="Externa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hyperlink" Target="https://bmcbioinformatics.biomedcentral.com/articles/10.1186/s12859-020-03772-3" TargetMode="External"/><Relationship Id="rId25"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yperlink" Target="https://cancer.sanger.ac.uk/signatures/id/" TargetMode="External"/><Relationship Id="rId20" Type="http://schemas.openxmlformats.org/officeDocument/2006/relationships/hyperlink" Target="https://genomebiology.biomedcentral.com/articles/10.1186/s13059-018-1509-y"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image" Target="media/image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cc.icgc.org/releases/current/Projects/" TargetMode="External"/><Relationship Id="rId23" Type="http://schemas.openxmlformats.org/officeDocument/2006/relationships/image" Target="media/image3.pn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hyperlink" Target="https://hgdownload.cse.ucsc.edu/goldenPath/hg19/encodeDCC/wgEncodeUwRepliSeq/" TargetMode="External"/><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mailto:steverozen@pm.me" TargetMode="External"/><Relationship Id="rId14" Type="http://schemas.microsoft.com/office/2018/08/relationships/commentsExtensible" Target="commentsExtensible.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A3B8A7-3D09-4EA8-9851-184CDC8139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40</Pages>
  <Words>12483</Words>
  <Characters>71154</Characters>
  <Application>Microsoft Office Word</Application>
  <DocSecurity>0</DocSecurity>
  <Lines>592</Lines>
  <Paragraphs>166</Paragraphs>
  <ScaleCrop>false</ScaleCrop>
  <Company/>
  <LinksUpToDate>false</LinksUpToDate>
  <CharactersWithSpaces>83471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Liu</dc:creator>
  <dc:description/>
  <cp:lastModifiedBy>Mo Liu</cp:lastModifiedBy>
  <cp:revision>2</cp:revision>
  <cp:lastPrinted>2025-06-06T09:23:00Z</cp:lastPrinted>
  <dcterms:created xsi:type="dcterms:W3CDTF">2026-09-06T14:03:00Z</dcterms:created>
  <dcterms:modified xsi:type="dcterms:W3CDTF">2026-09-06T14:03:00Z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0qMQgAENxeSA_1">
    <vt:lpwstr>ZOTERO_ITEM CSL_CITATION {"citationID":"179XloXJ","properties":{"formattedCitation":"(Koh et al. 2025)","plainCitation":"(Koh et al. 2025)","noteIndex":0},"citationItems":[{"id":11805,"uris":["http://zotero.org/groups/6195561/items/NPIKTAJU"],"itemData":{</vt:lpwstr>
  </property>
  <property fmtid="{D5CDD505-2E9C-101B-9397-08002B2CF9AE}" pid="15" name="ZOTERO_BREF_0qMQgAENxeSA_10">
    <vt:lpwstr>oão"},{"family":"Young","given":"Jamie"},{"family":"Memari","given":"Yasin"},{"family":"Shooter","given":"Scott"},{"family":"Czarnecki","given":"Jan"},{"family":"Brown","given":"Matthew Arthur"},{"family":"Davies","given":"Helen Ruth"},{"family":"Zou","gi</vt:lpwstr>
  </property>
  <property fmtid="{D5CDD505-2E9C-101B-9397-08002B2CF9AE}" pid="16" name="ZOTERO_BREF_0qMQgAENxeSA_11">
    <vt:lpwstr>ven":"Xueqing"},{"family":"Nik-Zainal","given":"Serena"}],"accessed":{"date-parts":[["2025",5,13]]},"issued":{"date-parts":[["2025",4,10]]}}}],"schema":"https://github.com/citation-style-language/schema/raw/master/csl-citation.json"}</vt:lpwstr>
  </property>
  <property fmtid="{D5CDD505-2E9C-101B-9397-08002B2CF9AE}" pid="17" name="ZOTERO_BREF_0qMQgAENxeSA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18" name="ZOTERO_BREF_0qMQgAENxeSA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19" name="ZOTERO_BREF_0qMQgAENxeSA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 name="ZOTERO_BREF_0qMQgAENxeSA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 name="ZOTERO_BREF_0qMQgAENxeSA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2" name="ZOTERO_BREF_0qMQgAENxeSA_7">
    <vt:lpwstr>":"1061-4036, 1546-1718","journalAbbreviation":"Nat Genet","language":"en","PMID":"40210680","PMCID":"PMC12081297","source":"DOI.org (Crossref)","title":"A redefined InDel taxonomy provides insights into mutational signatures","URL":"https://www.nature.co</vt:lpwstr>
  </property>
  <property fmtid="{D5CDD505-2E9C-101B-9397-08002B2CF9AE}" pid="23" name="ZOTERO_BREF_0qMQgAENxeSA_8">
    <vt:lpwstr>m/articles/s41588-025-02152-y","author":[{"family":"Koh","given":"Gene Ching Chiek"},{"family":"Nanda","given":"Arjun Scott"},{"family":"Rinaldi","given":"Giuseppe"},{"family":"Boushaki","given":"Soraya"},{"family":"Degasperi","given":"Andrea"},{"family":</vt:lpwstr>
  </property>
  <property fmtid="{D5CDD505-2E9C-101B-9397-08002B2CF9AE}" pid="24" name="ZOTERO_BREF_0qMQgAENxeSA_9">
    <vt:lpwstr>"Badja","given":"Cherif"},{"family":"Pregnall","given":"Andrew Marcel"},{"family":"Zhao","given":"Salome Jingchen"},{"family":"Chmelova","given":"Lucia"},{"family":"Black","given":"Daniella"},{"family":"Heskin","given":"Laura"},{"family":"Dias","given":"J</vt:lpwstr>
  </property>
  <property fmtid="{D5CDD505-2E9C-101B-9397-08002B2CF9AE}" pid="25"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26" name="ZOTERO_BREF_2bTJlJjriYWb_10">
    <vt:lpwstr>y":"Dias","given":"João"},{"family":"Young","given":"Jamie"},{"family":"Memari","given":"Yasin"},{"family":"Shooter","given":"Scott"},{"family":"Czarnecki","given":"Jan"},{"family":"Brown","given":"Matthew Arthur"},{"family":"Davies","given":"Helen Ruth"}</vt:lpwstr>
  </property>
  <property fmtid="{D5CDD505-2E9C-101B-9397-08002B2CF9AE}" pid="27" name="ZOTERO_BREF_2bTJlJjriYWb_11">
    <vt:lpwstr>,{"family":"Zou","given":"Xueqing"},{"family":"Nik-Zainal","given":"Serena"}],"accessed":{"date-parts":[["2025",5,13]]},"issued":{"date-parts":[["2025",4,10]]}}}],"schema":"https://github.com/citation-style-language/schema/raw/master/csl-citation.json"}</vt:lpwstr>
  </property>
  <property fmtid="{D5CDD505-2E9C-101B-9397-08002B2CF9AE}" pid="28"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29"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30"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31"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32"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33" name="ZOTERO_BREF_2bTJlJjriYWb_7">
    <vt:lpwstr>8-025-02152-y","ISSN":"1061-4036, 1546-1718","journalAbbreviation":"Nat Genet","language":"en","PMID":"40210680","PMCID":"PMC12081297","source":"DOI.org (Crossref)","title":"A redefined InDel taxonomy provides insights into mutational signatures","URL":"h</vt:lpwstr>
  </property>
  <property fmtid="{D5CDD505-2E9C-101B-9397-08002B2CF9AE}" pid="34" name="ZOTERO_BREF_2bTJlJjriYWb_8">
    <vt:lpwstr>ttps://www.nature.com/articles/s41588-025-02152-y","author":[{"family":"Koh","given":"Gene Ching Chiek"},{"family":"Nanda","given":"Arjun Scott"},{"family":"Rinaldi","given":"Giuseppe"},{"family":"Boushaki","given":"Soraya"},{"family":"Degasperi","given":</vt:lpwstr>
  </property>
  <property fmtid="{D5CDD505-2E9C-101B-9397-08002B2CF9AE}" pid="35" name="ZOTERO_BREF_2bTJlJjriYWb_9">
    <vt:lpwstr>"Andrea"},{"family":"Badja","given":"Cherif"},{"family":"Pregnall","given":"Andrew Marcel"},{"family":"Zhao","given":"Salome Jingchen"},{"family":"Chmelova","given":"Lucia"},{"family":"Black","given":"Daniella"},{"family":"Heskin","given":"Laura"},{"famil</vt:lpwstr>
  </property>
  <property fmtid="{D5CDD505-2E9C-101B-9397-08002B2CF9AE}" pid="36" name="ZOTERO_BREF_6zFIi2vPZWZ4_1">
    <vt:lpwstr>ZOTERO_ITEM CSL_CITATION {"citationID":"pH8LYyTk","properties":{"formattedCitation":"(Koh et al. 2025a)","plainCitation":"(Koh et al. 2025a)","dontUpdate":true,"noteIndex":0},"citationItems":[{"id":"2y6IgBtE/1hJjgiIY","uris":["http://zotero.org/users/1485</vt:lpwstr>
  </property>
  <property fmtid="{D5CDD505-2E9C-101B-9397-08002B2CF9AE}" pid="37" name="ZOTERO_BREF_6zFIi2vPZWZ4_10">
    <vt:lpwstr>iven":"João"},{"family":"Young","given":"Jamie"},{"family":"Memari","given":"Yasin"},{"family":"Shooter","given":"Scott"},{"family":"Czarnecki","given":"Jan"},{"family":"Brown","given":"Matthew Arthur"},{"family":"Davies","given":"Helen Ruth"},{"family":"</vt:lpwstr>
  </property>
  <property fmtid="{D5CDD505-2E9C-101B-9397-08002B2CF9AE}" pid="38" name="ZOTERO_BREF_6zFIi2vPZWZ4_11">
    <vt:lpwstr>Zou","given":"Xueqing"},{"family":"Nik-Zainal","given":"Serena"}],"accessed":{"date-parts":[["2025",5,14]]},"issued":{"date-parts":[["2025",4,10]]}}}],"schema":"https://github.com/citation-style-language/schema/raw/master/csl-citation.json"}</vt:lpwstr>
  </property>
  <property fmtid="{D5CDD505-2E9C-101B-9397-08002B2CF9AE}" pid="39"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40"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41"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42"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43"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44"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45" name="ZOTERO_BREF_6zFIi2vPZWZ4_8">
    <vt:lpwstr>ature.com/articles/s41588-025-02152-y","author":[{"family":"Koh","given":"Gene Ching Chiek"},{"family":"Nanda","given":"Arjun Scott"},{"family":"Rinaldi","given":"Giuseppe"},{"family":"Boushaki","given":"Soraya"},{"family":"Degasperi","given":"Andrea"},{"</vt:lpwstr>
  </property>
  <property fmtid="{D5CDD505-2E9C-101B-9397-08002B2CF9AE}" pid="46" name="ZOTERO_BREF_6zFIi2vPZWZ4_9">
    <vt:lpwstr>family":"Badja","given":"Cherif"},{"family":"Pregnall","given":"Andrew Marcel"},{"family":"Zhao","given":"Salome Jingchen"},{"family":"Chmelova","given":"Lucia"},{"family":"Black","given":"Daniella"},{"family":"Heskin","given":"Laura"},{"family":"Dias","g</vt:lpwstr>
  </property>
  <property fmtid="{D5CDD505-2E9C-101B-9397-08002B2CF9AE}" pid="47"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48"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49"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50" name="ZOTERO_BREF_97iR0u2ckHXQ_12">
    <vt:lpwstr>"given":"Mi Ni"},{"family":"Ng","given":"Alvin W.T."},{"family":"Ho","given":"Szu Chi"},{"family":"Lim","given":"Jing Quan"},{"family":"Kawakami","given":"Yoshiiku"},{"family":"Chayama","given":"Kazuaki"},{"family":"Teh","given":"Bin Tean"},{"family":"Nak</vt:lpwstr>
  </property>
  <property fmtid="{D5CDD505-2E9C-101B-9397-08002B2CF9AE}" pid="51" name="ZOTERO_BREF_97iR0u2ckHXQ_13">
    <vt:lpwstr>agawa","given":"Hidewaki"},{"family":"Rozen","given":"Steven G."}],"issued":{"date-parts":[["2018",5,1]]}}},{"id":"PMO89rMQ/WbqNbVto","uris":["http://zotero.org/users/14858941/items/Q53JF7HS"],"itemData":{"id":523,"type":"article-journal","abstract":"Afla</vt:lpwstr>
  </property>
  <property fmtid="{D5CDD505-2E9C-101B-9397-08002B2CF9AE}" pid="52"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53"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54"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55"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56"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57"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58" name="ZOTERO_BREF_97iR0u2ckHXQ_2">
    <vt:lpwstr>2019; Caipa Garcia et al. 2024; Riva et al. 2020)","dontUpdate":true,"noteIndex":0},"citationItems":[{"id":"PMO89rMQ/aNAbTY79","uris":["http://zotero.org/users/14858941/items/6QYA9AF9"],"itemData":{"id":707,"type":"article-journal","abstract":"Cisplatin r</vt:lpwstr>
  </property>
  <property fmtid="{D5CDD505-2E9C-101B-9397-08002B2CF9AE}" pid="59"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60" name="ZOTERO_BREF_97iR0u2ckHXQ_21">
    <vt:lpwstr>mily":"Ardin","given":"Maude"},{"family":"Jusakul","given":"Apinya"},{"family":"Ng","given":"Alvin Wei Tian"},{"family":"Boot","given":"Arnoud"},{"family":"Abedi-Ardekani","given":"Behnoush"},{"family":"Villar","given":"Stephanie"},{"family":"Myint","give</vt:lpwstr>
  </property>
  <property fmtid="{D5CDD505-2E9C-101B-9397-08002B2CF9AE}" pid="61" name="ZOTERO_BREF_97iR0u2ckHXQ_22">
    <vt:lpwstr>n":"Swe Swe"},{"family":"Othman","given":"Rashidah"},{"family":"Poon","given":"Song Ling"},{"family":"Heguy","given":"Adriana"},{"family":"Olivier","given":"Magali"},{"family":"Hollstein","given":"Monica"},{"family":"Tan","given":"Patrick"},{"family":"Teh</vt:lpwstr>
  </property>
  <property fmtid="{D5CDD505-2E9C-101B-9397-08002B2CF9AE}" pid="62" name="ZOTERO_BREF_97iR0u2ckHXQ_23">
    <vt:lpwstr>","given":"Bin Tean"},{"family":"Sabapathy","given":"Kanaga"},{"family":"Zavadil","given":"Jiri"},{"family":"Rozen","given":"Steven G."}],"issued":{"date-parts":[["2017"]]}}},{"id":"PMO89rMQ/oujelEgt","uris":["http://zotero.org/users/14858941/items/68A8PI</vt:lpwstr>
  </property>
  <property fmtid="{D5CDD505-2E9C-101B-9397-08002B2CF9AE}" pid="63"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64"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65"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66"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67"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68"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69"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70" name="ZOTERO_BREF_97iR0u2ckHXQ_30">
    <vt:lpwstr> Agents","volume":"177","author":[{"family":"Kucab","given":"Jill E."},{"family":"Zou","given":"Xueqing"},{"family":"Morganella","given":"Sandro"},{"family":"Joel","given":"Madeleine"},{"family":"Nanda","given":"A. Scott"},{"family":"Nagy","given":"Eszter</vt:lpwstr>
  </property>
  <property fmtid="{D5CDD505-2E9C-101B-9397-08002B2CF9AE}" pid="71" name="ZOTERO_BREF_97iR0u2ckHXQ_31">
    <vt:lpwstr>"},{"family":"Gomez","given":"Celine"},{"family":"Degasperi","given":"Andrea"},{"family":"Harris","given":"Rebecca"},{"family":"Jackson","given":"Stephen P."},{"family":"Arlt","given":"Volker M."},{"family":"Phillips","given":"David H."},{"family":"Nik-Za</vt:lpwstr>
  </property>
  <property fmtid="{D5CDD505-2E9C-101B-9397-08002B2CF9AE}" pid="72" name="ZOTERO_BREF_97iR0u2ckHXQ_32">
    <vt:lpwstr>inal","given":"Serena"}],"issued":{"date-parts":[["2019",5,2]]}}},{"id":"PMO89rMQ/XR9d53Lo","uris":["http://zotero.org/users/14858941/items/ZHYU7DND"],"itemData":{"id":723,"type":"article-journal","abstract":"Human tissue three-dimensional (3D) organoid c</vt:lpwstr>
  </property>
  <property fmtid="{D5CDD505-2E9C-101B-9397-08002B2CF9AE}" pid="73"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74"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75"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76"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77"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78"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79"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80"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81" name="ZOTERO_BREF_97iR0u2ckHXQ_40">
    <vt:lpwstr>r":[{"family":"Caipa Garcia","given":"Angela L."},{"family":"Kucab","given":"Jill E."},{"family":"Al-Serori","given":"Halh"},{"family":"Beck","given":"Rebekah S. S."},{"family":"Bellamri","given":"Madjda"},{"family":"Turesky","given":"Robert J."},{"family</vt:lpwstr>
  </property>
  <property fmtid="{D5CDD505-2E9C-101B-9397-08002B2CF9AE}" pid="82" name="ZOTERO_BREF_97iR0u2ckHXQ_41">
    <vt:lpwstr>":"Groopman","given":"John D."},{"family":"Francies","given":"Hayley E."},{"family":"Garnett","given":"Mathew J."},{"family":"Huch","given":"Meritxell"},{"family":"Drost","given":"Jarno"},{"family":"Zilbauer","given":"Matthias"},{"family":"Arlt","given":"</vt:lpwstr>
  </property>
  <property fmtid="{D5CDD505-2E9C-101B-9397-08002B2CF9AE}" pid="83" name="ZOTERO_BREF_97iR0u2ckHXQ_42">
    <vt:lpwstr>Volker M."},{"family":"Phillips","given":"David H."}],"issued":{"date-parts":[["2024",2,19]]}}},{"id":"PMO89rMQ/roliEg5N","uris":["http://zotero.org/users/14858941/items/JN7Q4RD4"],"itemData":{"id":724,"type":"article-journal","container-title":"Nature Ge</vt:lpwstr>
  </property>
  <property fmtid="{D5CDD505-2E9C-101B-9397-08002B2CF9AE}" pid="84"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85" name="ZOTERO_BREF_97iR0u2ckHXQ_44">
    <vt:lpwstr>carcinogens in mice","volume":"52","author":[{"family":"Riva","given":"Laura"},{"family":"Pandiri","given":"Arun R."},{"family":"Li","given":"Yun Rose"},{"family":"Droop","given":"Alastair"},{"family":"Hewinson","given":"James"},{"family":"Quail","given":</vt:lpwstr>
  </property>
  <property fmtid="{D5CDD505-2E9C-101B-9397-08002B2CF9AE}" pid="86" name="ZOTERO_BREF_97iR0u2ckHXQ_45">
    <vt:lpwstr>"Michael A."},{"family":"Iyer","given":"Vivek"},{"family":"Shepherd","given":"Rebecca"},{"family":"Herbert","given":"Ronald A."},{"family":"Campbell","given":"Peter J."},{"family":"Sills","given":"Robert C."},{"family":"Alexandrov","given":"Ludmil B."},{"</vt:lpwstr>
  </property>
  <property fmtid="{D5CDD505-2E9C-101B-9397-08002B2CF9AE}" pid="87" name="ZOTERO_BREF_97iR0u2ckHXQ_46">
    <vt:lpwstr>family":"Balmain","given":"Allan"},{"family":"Adams","given":"David J."}],"issued":{"date-parts":[["2020",11]]}}}],"schema":"https://github.com/citation-style-language/schema/raw/master/csl-citation.json"}</vt:lpwstr>
  </property>
  <property fmtid="{D5CDD505-2E9C-101B-9397-08002B2CF9AE}" pid="88"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89"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90"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91"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92"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93" name="ZOTERO_BREF_AqTWGlOPV6u6_1">
    <vt:lpwstr/>
  </property>
  <property fmtid="{D5CDD505-2E9C-101B-9397-08002B2CF9AE}" pid="94"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95" name="ZOTERO_BREF_Ax2rB3g50il2_10">
    <vt:lpwstr>y":"Gruber","given":"Andreas J."},{"family":"Steele","given":"Christopher D."},{"family":"Otlu","given":"Burçak"},{"family":"Khandekar","given":"Azhar"},{"family":"Abbasi","given":"Ammal"},{"family":"Humphreys","given":"Laura"},{"family":"Syulyukina","giv</vt:lpwstr>
  </property>
  <property fmtid="{D5CDD505-2E9C-101B-9397-08002B2CF9AE}" pid="96" name="ZOTERO_BREF_Ax2rB3g50il2_11">
    <vt:lpwstr>en":"Natalia"},{"family":"Brady","given":"Samuel W."},{"family":"Alexandrov","given":"Boian S."},{"family":"Pillay","given":"Nischalan"},{"family":"Zhang","given":"Jinghui"},{"family":"Adams","given":"David J."},{"family":"Martincorena","given":"Iñigo"},{</vt:lpwstr>
  </property>
  <property fmtid="{D5CDD505-2E9C-101B-9397-08002B2CF9AE}" pid="97" name="ZOTERO_BREF_Ax2rB3g50il2_12">
    <vt:lpwstr>"family":"Wedge","given":"David C."},{"family":"Landi","given":"Maria Teresa"},{"family":"Brennan","given":"Paul"},{"family":"Stratton","given":"Michael R."},{"family":"Rozen","given":"Steven G."},{"family":"Alexandrov","given":"Ludmil B."}],"issued":{"da</vt:lpwstr>
  </property>
  <property fmtid="{D5CDD505-2E9C-101B-9397-08002B2CF9AE}" pid="98" name="ZOTERO_BREF_Ax2rB3g50il2_13">
    <vt:lpwstr>te-parts":[["2022",11,9]]}}}],"schema":"https://github.com/citation-style-language/schema/raw/master/csl-citation.json"}</vt:lpwstr>
  </property>
  <property fmtid="{D5CDD505-2E9C-101B-9397-08002B2CF9AE}" pid="99"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100"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101"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102"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103"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104"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105" name="ZOTERO_BREF_Ax2rB3g50il2_8">
    <vt:lpwstr>"},{"family":"Wu","given":"Yang"},{"family":"Barnes","given":"Mark"},{"family":"Vangara","given":"Raviteja"},{"family":"Bergstrom","given":"Erik N."},{"family":"He","given":"Yudou"},{"family":"Vella","given":"Mike"},{"family":"Wang","given":"Jingwei"},{"f</vt:lpwstr>
  </property>
  <property fmtid="{D5CDD505-2E9C-101B-9397-08002B2CF9AE}" pid="106" name="ZOTERO_BREF_Ax2rB3g50il2_9">
    <vt:lpwstr>amily":"Teague","given":"Jon W."},{"family":"Clapham","given":"Peter"},{"family":"Moody","given":"Sarah"},{"family":"Senkin","given":"Sergey"},{"family":"Li","given":"Yun Rose"},{"family":"Riva","given":"Laura"},{"family":"Zhang","given":"Tongwu"},{"famil</vt:lpwstr>
  </property>
  <property fmtid="{D5CDD505-2E9C-101B-9397-08002B2CF9AE}" pid="107" name="ZOTERO_BREF_CAdMe2IeGVl5_1">
    <vt:lpwstr>ZOTERO_ITEM CSL_CITATION {"citationID":"rU3B5GY7","properties":{"formattedCitation":"(DeWeerd et al. 2022)","plainCitation":"(DeWeerd et al. 2022)","noteIndex":0},"citationItems":[{"id":13130,"uris":["http://zotero.org/groups/6195561/items/3ESZG62M"],"ite</vt:lpwstr>
  </property>
  <property fmtid="{D5CDD505-2E9C-101B-9397-08002B2CF9AE}" pid="108" name="ZOTERO_BREF_CAdMe2IeGVl5_2">
    <vt:lpwstr>mData":{"id":13130,"type":"article-journal","container-title":"Cell Reports","DOI":"10.1016/j.celrep.2022.110555","ISSN":"22111247","issue":"12","journalAbbreviation":"Cell Reports","language":"en","page":"110555","PMID":"35320711","PMCID":"PMC9283007","s</vt:lpwstr>
  </property>
  <property fmtid="{D5CDD505-2E9C-101B-9397-08002B2CF9AE}" pid="109" name="ZOTERO_BREF_CAdMe2IeGVl5_3">
    <vt:lpwstr>ource":"DOI.org (Crossref)","title":"Prospectively defined patterns of APOBEC3A mutagenesis are prevalent in human cancers","volume":"38","author":[{"family":"DeWeerd","given":"Rachel A."},{"family":"Németh","given":"Eszter"},{"family":"Póti","given":"Ádá</vt:lpwstr>
  </property>
  <property fmtid="{D5CDD505-2E9C-101B-9397-08002B2CF9AE}" pid="110" name="ZOTERO_BREF_CAdMe2IeGVl5_4">
    <vt:lpwstr>m"},{"family":"Petryk","given":"Nataliya"},{"family":"Chen","given":"Chun-Long"},{"family":"Hyrien","given":"Olivier"},{"family":"Szüts","given":"Dávid"},{"family":"Green","given":"Abby M."}],"issued":{"date-parts":[["2022",3]]}}}],"schema":"https://githu</vt:lpwstr>
  </property>
  <property fmtid="{D5CDD505-2E9C-101B-9397-08002B2CF9AE}" pid="111" name="ZOTERO_BREF_CAdMe2IeGVl5_5">
    <vt:lpwstr>b.com/citation-style-language/schema/raw/master/csl-citation.json"}</vt:lpwstr>
  </property>
  <property fmtid="{D5CDD505-2E9C-101B-9397-08002B2CF9AE}" pid="112"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113"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114"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115"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116" name="ZOTERO_BREF_D2iecPnvmjdB_13">
    <vt:lpwstr>114024119","PMID":"35058360","PMCID":"PMC8795545","source":"DOI.org (Crossref)","title":"Recurrent mutations in topoisomerase IIα cause a previously undescribed mutator phenotype in human cancers","volume":"119","author":[{"family":"Boot","given":"Arnoud"</vt:lpwstr>
  </property>
  <property fmtid="{D5CDD505-2E9C-101B-9397-08002B2CF9AE}" pid="117" name="ZOTERO_BREF_D2iecPnvmjdB_14">
    <vt:lpwstr>},{"family":"Liu","given":"Mo"},{"family":"Stantial","given":"Nicole"},{"family":"Shah","given":"Viraj"},{"family":"Yu","given":"Willie"},{"family":"Nitiss","given":"Karin C."},{"family":"Nitiss","given":"John L."},{"family":"Jinks-Robertson","given":"Sue</vt:lpwstr>
  </property>
  <property fmtid="{D5CDD505-2E9C-101B-9397-08002B2CF9AE}" pid="118" name="ZOTERO_BREF_D2iecPnvmjdB_15">
    <vt:lpwstr>"},{"family":"Rozen","given":"Steven G."}],"issued":{"date-parts":[["2022",1,25]]}}}],"schema":"https://github.com/citation-style-language/schema/raw/master/csl-citation.json"}</vt:lpwstr>
  </property>
  <property fmtid="{D5CDD505-2E9C-101B-9397-08002B2CF9AE}" pid="119"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20"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21"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22"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23"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24"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25"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26"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27" name="ZOTERO_BREF_DDRXI6EgPLjA_1">
    <vt:lpwstr>ZOTERO_ITEM CSL_CITATION {"citationID":"mlBPPOsb","properties":{"formattedCitation":"(Alexandrov et al. 2020a, 2014; Nik-Zainal et al. 2012; Chen et al. 2024; Koh et al. 2025; Degasperi et al. 2022; Jin et al. 2024)","plainCitation":"(Alexandrov et al. 20</vt:lpwstr>
  </property>
  <property fmtid="{D5CDD505-2E9C-101B-9397-08002B2CF9AE}" pid="128" name="ZOTERO_BREF_DDRXI6EgPLjA_10">
    <vt:lpwstr>:"Huang","given":"Mi Ni"},{"family":"Tian Ng","given":"Alvin Wei"},{"family":"Wu","given":"Yang"},{"family":"Boot","given":"Arnoud"},{"family":"Covington","given":"Kyle R."},{"family":"Gordenin","given":"Dmitry A."},{"family":"Bergstrom","given":"Erik N."</vt:lpwstr>
  </property>
  <property fmtid="{D5CDD505-2E9C-101B-9397-08002B2CF9AE}" pid="129" name="ZOTERO_BREF_DDRXI6EgPLjA_11">
    <vt:lpwstr>},{"family":"Islam","given":"S. M.Ashiqul"},{"family":"Lopez-Bigas","given":"Nuria"},{"family":"Klimczak","given":"Leszek J."},{"family":"McPherson","given":"John R."},{"family":"Morganella","given":"Sandro"},{"family":"Sabarinathan","given":"Radhakrishna</vt:lpwstr>
  </property>
  <property fmtid="{D5CDD505-2E9C-101B-9397-08002B2CF9AE}" pid="130" name="ZOTERO_BREF_DDRXI6EgPLjA_12">
    <vt:lpwstr>n"},{"family":"Wheeler","given":"David A."},{"family":"Mustonen","given":"Ville"},{"family":"Boutros","given":"Paul"},{"family":"Chan","given":"Kin"},{"family":"Fujimoto","given":"Akihiro"},{"family":"Getz","given":"Gad"},{"family":"Huang","given":"Mi Ni"</vt:lpwstr>
  </property>
  <property fmtid="{D5CDD505-2E9C-101B-9397-08002B2CF9AE}" pid="131" name="ZOTERO_BREF_DDRXI6EgPLjA_13">
    <vt:lpwstr>},{"family":"Kazanov","given":"Marat"},{"family":"Lawrence","given":"Michael"},{"family":"Martincorena","given":"Iñigo"},{"family":"Morganella","given":"Sandro"},{"family":"Nakagawa","given":"Hidewaki"},{"family":"Polak","given":"Paz"},{"family":"Prokopec</vt:lpwstr>
  </property>
  <property fmtid="{D5CDD505-2E9C-101B-9397-08002B2CF9AE}" pid="132" name="ZOTERO_BREF_DDRXI6EgPLjA_14">
    <vt:lpwstr>","given":"Stephenie"},{"family":"Roberts","given":"Steven A."},{"family":"Rozen","given":"Steven G."},{"family":"Saini","given":"Natalie"},{"family":"Shibata","given":"Tatsuhiro"},{"family":"Shiraishi","given":"Yuichi"},{"family":"Stratton","given":"Mich</vt:lpwstr>
  </property>
  <property fmtid="{D5CDD505-2E9C-101B-9397-08002B2CF9AE}" pid="133" name="ZOTERO_BREF_DDRXI6EgPLjA_15">
    <vt:lpwstr>ael R."},{"family":"Teh","given":"Bin Tean"},{"family":"Vázquez-García","given":"Ignacio"},{"family":"Yousif","given":"Fouad"},{"family":"Yu","given":"Willie"}],"issued":{"date-parts":[["2020",2,6]]}}},{"id":"PMO89rMQ/nCqhQJtI","uris":["http://zotero.org/</vt:lpwstr>
  </property>
  <property fmtid="{D5CDD505-2E9C-101B-9397-08002B2CF9AE}" pid="134" name="ZOTERO_BREF_DDRXI6EgPLjA_16">
    <vt:lpwstr>users/14858941/items/RRYFUNRP"],"itemData":{"id":"gj4P5laD/Y3l1rOFl","type":"article-journal","DOI":"10.1038/nature12477.Signatures","issue":"7463","page":"415-421","title":"Signatures of mutational processes in human cancer","volume":"500","author":[{"fa</vt:lpwstr>
  </property>
  <property fmtid="{D5CDD505-2E9C-101B-9397-08002B2CF9AE}" pid="135" name="ZOTERO_BREF_DDRXI6EgPLjA_17">
    <vt:lpwstr>mily":"Alexandrov","given":"Ludmil B"},{"family":"Nik-zainal","given":"Serena"},{"family":"Wedge","given":"David C"},{"family":"Aparicio","given":"Samuel A J R"}],"issued":{"date-parts":[["2014"]]}}},{"id":"PMO89rMQ/dVkMhkxN","uris":["http://zotero.org/us</vt:lpwstr>
  </property>
  <property fmtid="{D5CDD505-2E9C-101B-9397-08002B2CF9AE}" pid="136" name="ZOTERO_BREF_DDRXI6EgPLjA_18">
    <vt:lpwstr>ers/14858941/items/VJYSVGFQ"],"itemData":{"id":"gj4P5laD/5jvEXMu2","type":"article-journal","abstract":"All cancers carry somatic mutations. The patterns of mutation in cancer genomes reflect the DNA damage and repair processes to which cancer cells and t</vt:lpwstr>
  </property>
  <property fmtid="{D5CDD505-2E9C-101B-9397-08002B2CF9AE}" pid="137" name="ZOTERO_BREF_DDRXI6EgPLjA_19">
    <vt:lpwstr>heir precursors have been exposed. To explore these mechanisms further, we generated catalogs of somatic mutation from 21 breast cancers and applied mathematical methods to extract mutational signatures of the underlying processes. Multiple distinct singl</vt:lpwstr>
  </property>
  <property fmtid="{D5CDD505-2E9C-101B-9397-08002B2CF9AE}" pid="138" name="ZOTERO_BREF_DDRXI6EgPLjA_2">
    <vt:lpwstr>20a, 2014; Nik-Zainal et al. 2012; Chen et al. 2024; Koh et al. 2025; Degasperi et al. 2022; Jin et al. 2024)","noteIndex":0},"citationItems":[{"id":"PMO89rMQ/3C7FmZuM","uris":["http://zotero.org/users/14858941/items/D4J6FKUG"],"itemData":{"id":"gj4P5laD/</vt:lpwstr>
  </property>
  <property fmtid="{D5CDD505-2E9C-101B-9397-08002B2CF9AE}" pid="139" name="ZOTERO_BREF_DDRXI6EgPLjA_20">
    <vt:lpwstr>e- and double-nucleotide substitution signatures were discernible. Cancers with BRCA1 or BRCA2 mutations exhibited a characteristic combination of substitution mutation signatures and a distinctive profile of deletions. Complex relationships between somat</vt:lpwstr>
  </property>
  <property fmtid="{D5CDD505-2E9C-101B-9397-08002B2CF9AE}" pid="140" name="ZOTERO_BREF_DDRXI6EgPLjA_21">
    <vt:lpwstr>ic mutation prevalence and transcription were detected. A remarkable phenomenon of localized hypermutation, termed \"kataegis,\" was observed. Regions of kataegis differed between cancers but usually colocalized with somatic rearrangements. Base substitut</vt:lpwstr>
  </property>
  <property fmtid="{D5CDD505-2E9C-101B-9397-08002B2CF9AE}" pid="141" name="ZOTERO_BREF_DDRXI6EgPLjA_22">
    <vt:lpwstr>ions in these regions were almost exclusively of cytosine at TpC dinucleotides. The mechanisms underlying most of these mutational signatures are unknown. However, a role for the APOBEC family of cytidine deaminases is proposed. © 2012 Elsevier Inc.","con</vt:lpwstr>
  </property>
  <property fmtid="{D5CDD505-2E9C-101B-9397-08002B2CF9AE}" pid="142" name="ZOTERO_BREF_DDRXI6EgPLjA_23">
    <vt:lpwstr>tainer-title":"Cell","DOI":"10.1016/j.cell.2012.04.024","ISSN":"00928674","issue":"5","note":"PMID: 22608084\nISBN: 1097-4172 (Electronic)\\r0092-8674 (Linking)","page":"979-993","title":"Mutational processes molding the genomes of 21 breast cancers","vol</vt:lpwstr>
  </property>
  <property fmtid="{D5CDD505-2E9C-101B-9397-08002B2CF9AE}" pid="143" name="ZOTERO_BREF_DDRXI6EgPLjA_24">
    <vt:lpwstr>ume":"149","author":[{"family":"Nik-Zainal","given":"Serena"},{"family":"Alexandrov","given":"Ludmil B."},{"family":"Wedge","given":"David C."},{"family":"Van Loo","given":"Peter"},{"family":"Greenman","given":"Christopher D."},{"family":"Raine","given":"</vt:lpwstr>
  </property>
  <property fmtid="{D5CDD505-2E9C-101B-9397-08002B2CF9AE}" pid="144" name="ZOTERO_BREF_DDRXI6EgPLjA_25">
    <vt:lpwstr>Keiran"},{"family":"Jones","given":"David"},{"family":"Hinton","given":"Jonathan"},{"family":"Marshall","given":"John"},{"family":"Stebbings","given":"Lucy A."},{"family":"Menzies","given":"Andrew"},{"family":"Martin","given":"Sancha"},{"family":"Leung","</vt:lpwstr>
  </property>
  <property fmtid="{D5CDD505-2E9C-101B-9397-08002B2CF9AE}" pid="145" name="ZOTERO_BREF_DDRXI6EgPLjA_26">
    <vt:lpwstr>given":"Kenric"},{"family":"Chen","given":"Lina"},{"family":"Leroy","given":"Catherine"},{"family":"Ramakrishna","given":"Manasa"},{"family":"Rance","given":"Richard"},{"family":"Lau","given":"King Wai"},{"family":"Mudie","given":"Laura J."},{"family":"Va</vt:lpwstr>
  </property>
  <property fmtid="{D5CDD505-2E9C-101B-9397-08002B2CF9AE}" pid="146" name="ZOTERO_BREF_DDRXI6EgPLjA_27">
    <vt:lpwstr>rela","given":"Ignacio"},{"family":"McBride","given":"David J."},{"family":"Bignell","given":"Graham R."},{"family":"Cooke","given":"Susanna L."},{"family":"Shlien","given":"Adam"},{"family":"Gamble","given":"John"},{"family":"Whitmore","given":"Ian"},{"f</vt:lpwstr>
  </property>
  <property fmtid="{D5CDD505-2E9C-101B-9397-08002B2CF9AE}" pid="147" name="ZOTERO_BREF_DDRXI6EgPLjA_28">
    <vt:lpwstr>amily":"Maddison","given":"Mark"},{"family":"Tarpey","given":"Patrick S."},{"family":"Davies","given":"Helen R."},{"family":"Papaemmanuil","given":"Elli"},{"family":"Stephens","given":"Philip J."},{"family":"McLaren","given":"Stuart"},{"family":"Butler","</vt:lpwstr>
  </property>
  <property fmtid="{D5CDD505-2E9C-101B-9397-08002B2CF9AE}" pid="148" name="ZOTERO_BREF_DDRXI6EgPLjA_29">
    <vt:lpwstr>given":"Adam P."},{"family":"Teague","given":"Jon W."},{"family":"Jönsson","given":"Göran"},{"family":"Garber","given":"Judy E."},{"family":"Silver","given":"Daniel"},{"family":"Miron","given":"Penelope"},{"family":"Fatima","given":"Aquila"},{"family":"Bo</vt:lpwstr>
  </property>
  <property fmtid="{D5CDD505-2E9C-101B-9397-08002B2CF9AE}" pid="149" name="ZOTERO_BREF_DDRXI6EgPLjA_3">
    <vt:lpwstr>1z9WhJDP","type":"article-journal","abstract":"Somatic mutations in cancer genomes are caused by multiple mutational processes, each of which generates a characteristic mutational signature1. Here, as part of the Pan-Cancer Analysis of Whole Genomes (PCAW</vt:lpwstr>
  </property>
  <property fmtid="{D5CDD505-2E9C-101B-9397-08002B2CF9AE}" pid="150" name="ZOTERO_BREF_DDRXI6EgPLjA_30">
    <vt:lpwstr>yault","given":"Sandrine"},{"family":"Langerod","given":"Anita"},{"family":"Tutt","given":"Andrew"},{"family":"Martens","given":"John W.M."},{"family":"Aparicio","given":"Samuel A.J.R."},{"family":"Borg","given":"Åke"},{"family":"Salomon","given":"Anne Vi</vt:lpwstr>
  </property>
  <property fmtid="{D5CDD505-2E9C-101B-9397-08002B2CF9AE}" pid="151" name="ZOTERO_BREF_DDRXI6EgPLjA_31">
    <vt:lpwstr>ncent"},{"family":"Thomas","given":"Gilles"},{"family":"Borresen-Dale","given":"Anne Lise"},{"family":"Richardson","given":"Andrea L."},{"family":"Neuberger","given":"Michael S."},{"family":"Futreal","given":"P. Andrew"},{"family":"Campbell","given":"Pete</vt:lpwstr>
  </property>
  <property fmtid="{D5CDD505-2E9C-101B-9397-08002B2CF9AE}" pid="152" name="ZOTERO_BREF_DDRXI6EgPLjA_32">
    <vt:lpwstr>r J."},{"family":"Stratton","given":"Michael R."}],"issued":{"date-parts":[["2012"]]}}},{"id":"PMO89rMQ/aoduROvZ","uris":["http://zotero.org/users/14858941/items/U9IWAMHL"],"itemData":{"id":"gj4P5laD/OBMuyqOl","type":"article-journal","abstract":"Over hal</vt:lpwstr>
  </property>
  <property fmtid="{D5CDD505-2E9C-101B-9397-08002B2CF9AE}" pid="153" name="ZOTERO_BREF_DDRXI6EgPLjA_33">
    <vt:lpwstr>f of hepatocellular carcinoma (HCC) cases diagnosed worldwide are in China1–3. However, whole-genome analysis of hepatitis B virus (HBV)-associated HCC in Chinese individuals is limited4–8, with current analyses of HCC mainly from non-HBV-enriched populat</vt:lpwstr>
  </property>
  <property fmtid="{D5CDD505-2E9C-101B-9397-08002B2CF9AE}" pid="154" name="ZOTERO_BREF_DDRXI6EgPLjA_34">
    <vt:lpwstr>ions9,10. Here we initiated the Chinese Liver Cancer Atlas (CLCA) project and performed deep whole-genome sequencing (average depth, 120×) of 494 HCC tumours. We identified 6 coding and 28 non-coding previously undescribed driver candidates. Five previous</vt:lpwstr>
  </property>
  <property fmtid="{D5CDD505-2E9C-101B-9397-08002B2CF9AE}" pid="155" name="ZOTERO_BREF_DDRXI6EgPLjA_35">
    <vt:lpwstr>ly undescribed mutational signatures were found, including aristolochic-acid-associated indel and doublet base signatures, and a single-base-substitution signature that we termed SBS_H8. Pentanucleotide context analysis and experimental validation confirm</vt:lpwstr>
  </property>
  <property fmtid="{D5CDD505-2E9C-101B-9397-08002B2CF9AE}" pid="156" name="ZOTERO_BREF_DDRXI6EgPLjA_36">
    <vt:lpwstr>ed that SBS_H8 was distinct to the aristolochic-acid-associated SBS22. Notably, HBV integrations could take the form of extrachromosomal circular DNA, resulting in elevated copy numbers and gene expression. Our high-depth data also enabled us to character</vt:lpwstr>
  </property>
  <property fmtid="{D5CDD505-2E9C-101B-9397-08002B2CF9AE}" pid="157" name="ZOTERO_BREF_DDRXI6EgPLjA_37">
    <vt:lpwstr>ize subclonal clustered alterations, including chromothripsis, chromoplexy and kataegis, suggesting that these catastrophic events could also occur in late stages of hepatocarcinogenesis. Pathway analysis of all classes of alterations further linked non-c</vt:lpwstr>
  </property>
  <property fmtid="{D5CDD505-2E9C-101B-9397-08002B2CF9AE}" pid="158" name="ZOTERO_BREF_DDRXI6EgPLjA_38">
    <vt:lpwstr>oding mutations to dysregulation of liver metabolism. Finally, we performed in vitro and in vivo assays to show that fibrinogen alpha chain (FGA), determined as both a candidate coding and non-coding driver, regulates HCC progression and metastasis. Our C</vt:lpwstr>
  </property>
  <property fmtid="{D5CDD505-2E9C-101B-9397-08002B2CF9AE}" pid="159" name="ZOTERO_BREF_DDRXI6EgPLjA_39">
    <vt:lpwstr>LCA study depicts a detailed genomic landscape and evolutionary history of HCC in Chinese individuals, providing important clinical implications.","container-title":"Nature","DOI":"10.1038/s41586-024-07054-3","ISSN":"14764687","language":"en-US","note":"p</vt:lpwstr>
  </property>
  <property fmtid="{D5CDD505-2E9C-101B-9397-08002B2CF9AE}" pid="160" name="ZOTERO_BREF_DDRXI6EgPLjA_4">
    <vt:lpwstr>G) Consortium2 of the International Cancer Genome Consortium (ICGC) and The Cancer Genome Atlas (TCGA), we characterized mutational signatures using 84,729,690 somatic mutations from 4,645 whole-genome and 19,184 exome sequences that encompass most types </vt:lpwstr>
  </property>
  <property fmtid="{D5CDD505-2E9C-101B-9397-08002B2CF9AE}" pid="161" name="ZOTERO_BREF_DDRXI6EgPLjA_40">
    <vt:lpwstr>ublisher: Nature Research","title":"Deep whole-genome analysis of 494 hepatocellular carcinomas","author":[{"family":"Chen","given":"Lei"},{"family":"Zhang","given":"Chong"},{"family":"Xue","given":"Ruidong"},{"family":"Liu","given":"Mo"},{"family":"Bai",</vt:lpwstr>
  </property>
  <property fmtid="{D5CDD505-2E9C-101B-9397-08002B2CF9AE}" pid="162" name="ZOTERO_BREF_DDRXI6EgPLjA_41">
    <vt:lpwstr>"given":"Jian"},{"family":"Bao","given":"Jinxia"},{"family":"Wang","given":"Yin"},{"family":"Jiang","given":"Nanhai"},{"family":"Li","given":"Zhixuan"},{"family":"Wang","given":"Wenwen"},{"family":"Wang","given":"Ruiru"},{"family":"Zheng","given":"Bo"},{"</vt:lpwstr>
  </property>
  <property fmtid="{D5CDD505-2E9C-101B-9397-08002B2CF9AE}" pid="163" name="ZOTERO_BREF_DDRXI6EgPLjA_42">
    <vt:lpwstr>family":"Yang","given":"Airong"},{"family":"Hu","given":"Ji"},{"family":"Liu","given":"Ke"},{"family":"Shen","given":"Siyun"},{"family":"Zhang","given":"Yangqianwen"},{"family":"Bai","given":"Mixue"},{"family":"Wang","given":"Yan"},{"family":"Zhu","given"</vt:lpwstr>
  </property>
  <property fmtid="{D5CDD505-2E9C-101B-9397-08002B2CF9AE}" pid="164" name="ZOTERO_BREF_DDRXI6EgPLjA_43">
    <vt:lpwstr>:"Yanjing"},{"family":"Yang","given":"Shuai"},{"family":"Gao","given":"Qiang"},{"family":"Gu","given":"Jin"},{"family":"Gao","given":"Dong"},{"family":"Wang","given":"Xin Wei"},{"family":"Nakagawa","given":"Hidewaki"},{"family":"Zhang","given":"Ning"},{"f</vt:lpwstr>
  </property>
  <property fmtid="{D5CDD505-2E9C-101B-9397-08002B2CF9AE}" pid="165" name="ZOTERO_BREF_DDRXI6EgPLjA_44">
    <vt:lpwstr>amily":"Wu","given":"Lin"},{"family":"Rozen","given":"Steven G."},{"family":"Bai","given":"Fan"},{"family":"Wang","given":"Hongyang"}],"issued":{"date-parts":[["2024",3,21]]}}},{"id":11805,"uris":["http://zotero.org/groups/6195561/items/NPIKTAJU"],"itemDa</vt:lpwstr>
  </property>
  <property fmtid="{D5CDD505-2E9C-101B-9397-08002B2CF9AE}" pid="166" name="ZOTERO_BREF_DDRXI6EgPLjA_45">
    <vt:lpwstr>ta":{"id":11805,"type":"article-journal","abstract":"Abstract\n            Despite their deleterious effects, small insertions and deletions (InDels) have received far less attention than substitutions. Here we generated isogenic CRISPR-edited human cellu</vt:lpwstr>
  </property>
  <property fmtid="{D5CDD505-2E9C-101B-9397-08002B2CF9AE}" pid="167" name="ZOTERO_BREF_DDRXI6EgPLjA_46">
    <vt:lpwstr>lar models of postreplicative repair dysfunction (PRRd), including individual and combined gene edits of DNA mismatch repair (MMR) and replicative polymerases (Pol ε and Pol δ). Unique, diverse InDel mutational footprints were revealed. However, the preva</vt:lpwstr>
  </property>
  <property fmtid="{D5CDD505-2E9C-101B-9397-08002B2CF9AE}" pid="168" name="ZOTERO_BREF_DDRXI6EgPLjA_47">
    <vt:lpwstr>iling InDel classification framework was unable to discriminate these InDel signatures from background mutagenesis and from each other. To address this, we developed an alternative InDel classification system that considers flanking sequences and informat</vt:lpwstr>
  </property>
  <property fmtid="{D5CDD505-2E9C-101B-9397-08002B2CF9AE}" pid="169" name="ZOTERO_BREF_DDRXI6EgPLjA_48">
    <vt:lpwstr>ive motifs (for example, longer homopolymers), enabling unambiguous InDel classification into 89 subtypes. Through focused characterization of seven tumor types from the 100,000 Genomes Project, we uncovered 37 InDel signatures; 27 were new. In addition t</vt:lpwstr>
  </property>
  <property fmtid="{D5CDD505-2E9C-101B-9397-08002B2CF9AE}" pid="170" name="ZOTERO_BREF_DDRXI6EgPLjA_49">
    <vt:lpwstr>o unveiling previously hidden biological insights, we also developed PRRDetect—a highly specific classifier of PRRd status in tumors, with potential implications for immunotherapies.","container-title":"Nature Genetics","DOI":"10.1038/s41588-025-02152-y",</vt:lpwstr>
  </property>
  <property fmtid="{D5CDD505-2E9C-101B-9397-08002B2CF9AE}" pid="171" name="ZOTERO_BREF_DDRXI6EgPLjA_5">
    <vt:lpwstr>of cancer. We identified 49 single-base-substitution, 11 doublet-base-substitution, 4 clustered-base-substitution and 17 small insertion-and-deletion signatures. The substantial size of our dataset, compared with previous analyses3–15, enabled the discove</vt:lpwstr>
  </property>
  <property fmtid="{D5CDD505-2E9C-101B-9397-08002B2CF9AE}" pid="172" name="ZOTERO_BREF_DDRXI6EgPLjA_50">
    <vt:lpwstr>"ISSN":"1061-4036, 1546-1718","journalAbbreviation":"Nat Genet","language":"en","PMID":"40210680","PMCID":"PMC12081297","source":"DOI.org (Crossref)","title":"A redefined InDel taxonomy provides insights into mutational signatures","URL":"https://www.natu</vt:lpwstr>
  </property>
  <property fmtid="{D5CDD505-2E9C-101B-9397-08002B2CF9AE}" pid="173" name="ZOTERO_BREF_DDRXI6EgPLjA_51">
    <vt:lpwstr>re.com/articles/s41588-025-02152-y","author":[{"family":"Koh","given":"Gene Ching Chiek"},{"family":"Nanda","given":"Arjun Scott"},{"family":"Rinaldi","given":"Giuseppe"},{"family":"Boushaki","given":"Soraya"},{"family":"Degasperi","given":"Andrea"},{"fam</vt:lpwstr>
  </property>
  <property fmtid="{D5CDD505-2E9C-101B-9397-08002B2CF9AE}" pid="174" name="ZOTERO_BREF_DDRXI6EgPLjA_52">
    <vt:lpwstr>ily":"Badja","given":"Cherif"},{"family":"Pregnall","given":"Andrew Marcel"},{"family":"Zhao","given":"Salome Jingchen"},{"family":"Chmelova","given":"Lucia"},{"family":"Black","given":"Daniella"},{"family":"Heskin","given":"Laura"},{"family":"Dias","give</vt:lpwstr>
  </property>
  <property fmtid="{D5CDD505-2E9C-101B-9397-08002B2CF9AE}" pid="175" name="ZOTERO_BREF_DDRXI6EgPLjA_53">
    <vt:lpwstr>n":"João"},{"family":"Young","given":"Jamie"},{"family":"Memari","given":"Yasin"},{"family":"Shooter","given":"Scott"},{"family":"Czarnecki","given":"Jan"},{"family":"Brown","given":"Matthew Arthur"},{"family":"Davies","given":"Helen Ruth"},{"family":"Zou</vt:lpwstr>
  </property>
  <property fmtid="{D5CDD505-2E9C-101B-9397-08002B2CF9AE}" pid="176" name="ZOTERO_BREF_DDRXI6EgPLjA_54">
    <vt:lpwstr>","given":"Xueqing"},{"family":"Nik-Zainal","given":"Serena"}],"accessed":{"date-parts":[["2025",5,13]]},"issued":{"date-parts":[["2025",4,10]]}}},{"id":11840,"uris":["http://zotero.org/groups/6195561/items/MLUPVIFK"],"itemData":{"id":11840,"type":"articl</vt:lpwstr>
  </property>
  <property fmtid="{D5CDD505-2E9C-101B-9397-08002B2CF9AE}" pid="177" name="ZOTERO_BREF_DDRXI6EgPLjA_55">
    <vt:lpwstr>e-journal","abstract":"Whole-genome sequencing (WGS) permits comprehensive cancer genome analyses, revealing mutational signatures, imprints of DNA damage, and repair processes that have arisen in each patient’s cancer. We performed mutational signature a</vt:lpwstr>
  </property>
  <property fmtid="{D5CDD505-2E9C-101B-9397-08002B2CF9AE}" pid="178" name="ZOTERO_BREF_DDRXI6EgPLjA_56">
    <vt:lpwstr>nalyses on 12,222 whole-genome–sequenced tumor-normal matched pairs from patients recruited via the UK National Health Service (NHS). We contrasted our results with two independent cancer WGS datasets—from the International Cancer Genome Consortium (ICGC)</vt:lpwstr>
  </property>
  <property fmtid="{D5CDD505-2E9C-101B-9397-08002B2CF9AE}" pid="179" name="ZOTERO_BREF_DDRXI6EgPLjA_57">
    <vt:lpwstr> and the Hartwig Medical Foundation (HMF)—involving 18,640 whole-genome–sequenced cancers in total. Our analyses add 40 single and 18 double substitution signatures to the current mutational signature tally. We show for each organ that cancers have a limi</vt:lpwstr>
  </property>
  <property fmtid="{D5CDD505-2E9C-101B-9397-08002B2CF9AE}" pid="180" name="ZOTERO_BREF_DDRXI6EgPLjA_58">
    <vt:lpwstr>ted number of common signatures and a long tail of rare signatures, and we provide a practical solution for applying this concept of common versus rare signatures to future analyses.","container-title":"Science","DOI":"10.1126/science.abl9283","ISSN":"109</vt:lpwstr>
  </property>
  <property fmtid="{D5CDD505-2E9C-101B-9397-08002B2CF9AE}" pid="181" name="ZOTERO_BREF_DDRXI6EgPLjA_59">
    <vt:lpwstr>59203","issue":"6591","PMID":"35949260","publisher":"American Association for the Advancement of Science","title":"Substitution mutational signatures in whole-genome–sequenced cancers in the UK population","volume":"376","author":[{"family":"Degasperi","g</vt:lpwstr>
  </property>
  <property fmtid="{D5CDD505-2E9C-101B-9397-08002B2CF9AE}" pid="182" name="ZOTERO_BREF_DDRXI6EgPLjA_6">
    <vt:lpwstr>ry of new signatures, the separation of overlapping signatures and the decomposition of signatures into components that may represent associated—but distinct—DNA damage, repair and/or replication mechanisms. By estimating the contribution of each signatur</vt:lpwstr>
  </property>
  <property fmtid="{D5CDD505-2E9C-101B-9397-08002B2CF9AE}" pid="183" name="ZOTERO_BREF_DDRXI6EgPLjA_60">
    <vt:lpwstr>iven":"Andrea"},{"family":"Zou","given":"Xueqing"},{"family":"Amarante","given":"Tauanne Dias"},{"family":"Martinez-Martinez","given":"Andrea"},{"family":"Koh","given":"Gene Ching Chiek"},{"family":"Dias","given":"João M.L."},{"family":"Heskin","given":"L</vt:lpwstr>
  </property>
  <property fmtid="{D5CDD505-2E9C-101B-9397-08002B2CF9AE}" pid="184" name="ZOTERO_BREF_DDRXI6EgPLjA_61">
    <vt:lpwstr>aura"},{"family":"Chmelova","given":"Lucia"},{"family":"Rinaldi","given":"Giuseppe"},{"family":"Wang","given":"Valerie Ya Wen"},{"family":"Nanda","given":"Arjun S."},{"family":"Bernstein","given":"Aaron"},{"family":"Momen","given":"Sophie E."},{"family":"</vt:lpwstr>
  </property>
  <property fmtid="{D5CDD505-2E9C-101B-9397-08002B2CF9AE}" pid="185" name="ZOTERO_BREF_DDRXI6EgPLjA_62">
    <vt:lpwstr>Young","given":"Jamie"},{"family":"Perez-Gil","given":"Daniel"},{"family":"Memari","given":"Yasin"},{"family":"Badja","given":"Cherif"},{"family":"Shooter","given":"Scott"},{"family":"Czarnecki","given":"Jan"},{"family":"Brown","given":"Matthew A."},{"fam</vt:lpwstr>
  </property>
  <property fmtid="{D5CDD505-2E9C-101B-9397-08002B2CF9AE}" pid="186" name="ZOTERO_BREF_DDRXI6EgPLjA_63">
    <vt:lpwstr>ily":"Davies","given":"Helen R."},{"family":"Nik-Zainal","given":"Serena"}],"issued":{"date-parts":[["2022",4,22]]}}},{"id":11839,"uris":["http://zotero.org/groups/6195561/items/DCEPLWPD"],"itemData":{"id":11839,"type":"article-journal","abstract":"Mutati</vt:lpwstr>
  </property>
  <property fmtid="{D5CDD505-2E9C-101B-9397-08002B2CF9AE}" pid="187" name="ZOTERO_BREF_DDRXI6EgPLjA_64">
    <vt:lpwstr>onal signature analysis is a recent computational approach for interpreting somatic mutations in the genome. Its application to cancer data has enhanced our understanding of mutational forces driving tumorigenesis and demonstrated its potential to inform </vt:lpwstr>
  </property>
  <property fmtid="{D5CDD505-2E9C-101B-9397-08002B2CF9AE}" pid="188" name="ZOTERO_BREF_DDRXI6EgPLjA_65">
    <vt:lpwstr>prognosis and treatment decisions. However, methodological challenges remain for discovering new signatures and assigning proper weights to existing signatures, thereby hindering broader clinical applications. Here we present Mutational Signature Calculat</vt:lpwstr>
  </property>
  <property fmtid="{D5CDD505-2E9C-101B-9397-08002B2CF9AE}" pid="189" name="ZOTERO_BREF_DDRXI6EgPLjA_66">
    <vt:lpwstr>or (MuSiCal), a rigorous analytical framework with algorithms that solve major problems in the standard workflow. Our simulation studies demonstrate that MuSiCal outperforms state-of-the-art algorithms for both signature discovery and assignment. By reana</vt:lpwstr>
  </property>
  <property fmtid="{D5CDD505-2E9C-101B-9397-08002B2CF9AE}" pid="190" name="ZOTERO_BREF_DDRXI6EgPLjA_67">
    <vt:lpwstr>lyzing more than 2,700 cancer genomes, we provide an improved catalog of signatures and their assignments, discover nine indel signatures absent in the current catalog, resolve long-standing issues with the ambiguous ‘flat’ signatures and give insights in</vt:lpwstr>
  </property>
  <property fmtid="{D5CDD505-2E9C-101B-9397-08002B2CF9AE}" pid="191" name="ZOTERO_BREF_DDRXI6EgPLjA_68">
    <vt:lpwstr>to signatures with unknown etiologies. We expect MuSiCal and the improved catalog to be a step towards establishing best practices for mutational signature analysis.","container-title":"Nature Genetics","DOI":"10.1038/s41588-024-01659-0","ISSN":"15461718"</vt:lpwstr>
  </property>
  <property fmtid="{D5CDD505-2E9C-101B-9397-08002B2CF9AE}" pid="192" name="ZOTERO_BREF_DDRXI6EgPLjA_69">
    <vt:lpwstr>,"issue":"3","page":"541-552","PMID":"38361034","publisher":"Nature Research","title":"Accurate and sensitive mutational signature analysis with MuSiCal","volume":"56","author":[{"family":"Jin","given":"Hu"},{"family":"Gulhan","given":"Doga C."},{"family"</vt:lpwstr>
  </property>
  <property fmtid="{D5CDD505-2E9C-101B-9397-08002B2CF9AE}" pid="193" name="ZOTERO_BREF_DDRXI6EgPLjA_7">
    <vt:lpwstr>e to the mutational catalogues of individual cancer genomes, we revealed associations of signatures to exogenous or endogenous exposures, as well as to defective DNA-maintenance processes. However, many signatures are of unknown cause. This analysis provi</vt:lpwstr>
  </property>
  <property fmtid="{D5CDD505-2E9C-101B-9397-08002B2CF9AE}" pid="194" name="ZOTERO_BREF_DDRXI6EgPLjA_70">
    <vt:lpwstr>:"Geiger","given":"Benedikt"},{"family":"Ben-Isvy","given":"Daniel"},{"family":"Geng","given":"David"},{"family":"Ljungström","given":"Viktor"},{"family":"Park","given":"Peter J."}],"issued":{"date-parts":[["2024",3,1]]}}}],"schema":"https://github.com/ci</vt:lpwstr>
  </property>
  <property fmtid="{D5CDD505-2E9C-101B-9397-08002B2CF9AE}" pid="195" name="ZOTERO_BREF_DDRXI6EgPLjA_71">
    <vt:lpwstr>tation-style-language/schema/raw/master/csl-citation.json"}</vt:lpwstr>
  </property>
  <property fmtid="{D5CDD505-2E9C-101B-9397-08002B2CF9AE}" pid="196" name="ZOTERO_BREF_DDRXI6EgPLjA_8">
    <vt:lpwstr>des a systematic perspective on the repertoire of mutational processes that contribute to the development of human cancer.","container-title":"Nature","DOI":"10.1038/s41586-020-1943-3","ISSN":"14764687","issue":"7793","note":"PMID: 32025018\npublisher: Na</vt:lpwstr>
  </property>
  <property fmtid="{D5CDD505-2E9C-101B-9397-08002B2CF9AE}" pid="197" name="ZOTERO_BREF_DDRXI6EgPLjA_9">
    <vt:lpwstr>ture Research","page":"94-101","title":"The repertoire of mutational signatures in human cancer","volume":"578","author":[{"family":"Alexandrov","given":"Ludmil B."},{"family":"Kim","given":"Jaegil"},{"family":"Haradhvala","given":"Nicholas J."},{"family"</vt:lpwstr>
  </property>
  <property fmtid="{D5CDD505-2E9C-101B-9397-08002B2CF9AE}" pid="198" name="ZOTERO_BREF_DSm1vQOtZRZy_1">
    <vt:lpwstr>ZOTERO_ITEM CSL_CITATION {"citationID":"ui3rZfmn","properties":{"formattedCitation":"(Koh et al. 2025)","plainCitation":"(Koh et al. 2025)","noteIndex":0},"citationItems":[{"id":11805,"uris":["http://zotero.org/groups/6195561/items/NPIKTAJU"],"itemData":{</vt:lpwstr>
  </property>
  <property fmtid="{D5CDD505-2E9C-101B-9397-08002B2CF9AE}" pid="199" name="ZOTERO_BREF_DSm1vQOtZRZy_10">
    <vt:lpwstr>oão"},{"family":"Young","given":"Jamie"},{"family":"Memari","given":"Yasin"},{"family":"Shooter","given":"Scott"},{"family":"Czarnecki","given":"Jan"},{"family":"Brown","given":"Matthew Arthur"},{"family":"Davies","given":"Helen Ruth"},{"family":"Zou","gi</vt:lpwstr>
  </property>
  <property fmtid="{D5CDD505-2E9C-101B-9397-08002B2CF9AE}" pid="200" name="ZOTERO_BREF_DSm1vQOtZRZy_11">
    <vt:lpwstr>ven":"Xueqing"},{"family":"Nik-Zainal","given":"Serena"}],"accessed":{"date-parts":[["2025",5,13]]},"issued":{"date-parts":[["2025",4,10]]}}}],"schema":"https://github.com/citation-style-language/schema/raw/master/csl-citation.json"}</vt:lpwstr>
  </property>
  <property fmtid="{D5CDD505-2E9C-101B-9397-08002B2CF9AE}" pid="201" name="ZOTERO_BREF_DSm1vQOtZRZy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02" name="ZOTERO_BREF_DSm1vQOtZRZy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03" name="ZOTERO_BREF_DSm1vQOtZRZy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4" name="ZOTERO_BREF_DSm1vQOtZRZy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05" name="ZOTERO_BREF_DSm1vQOtZRZy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06" name="ZOTERO_BREF_DSm1vQOtZRZy_7">
    <vt:lpwstr>":"1061-4036, 1546-1718","journalAbbreviation":"Nat Genet","language":"en","PMID":"40210680","PMCID":"PMC12081297","source":"DOI.org (Crossref)","title":"A redefined InDel taxonomy provides insights into mutational signatures","URL":"https://www.nature.co</vt:lpwstr>
  </property>
  <property fmtid="{D5CDD505-2E9C-101B-9397-08002B2CF9AE}" pid="207" name="ZOTERO_BREF_DSm1vQOtZRZy_8">
    <vt:lpwstr>m/articles/s41588-025-02152-y","author":[{"family":"Koh","given":"Gene Ching Chiek"},{"family":"Nanda","given":"Arjun Scott"},{"family":"Rinaldi","given":"Giuseppe"},{"family":"Boushaki","given":"Soraya"},{"family":"Degasperi","given":"Andrea"},{"family":</vt:lpwstr>
  </property>
  <property fmtid="{D5CDD505-2E9C-101B-9397-08002B2CF9AE}" pid="208" name="ZOTERO_BREF_DSm1vQOtZRZy_9">
    <vt:lpwstr>"Badja","given":"Cherif"},{"family":"Pregnall","given":"Andrew Marcel"},{"family":"Zhao","given":"Salome Jingchen"},{"family":"Chmelova","given":"Lucia"},{"family":"Black","given":"Daniella"},{"family":"Heskin","given":"Laura"},{"family":"Dias","given":"J</vt:lpwstr>
  </property>
  <property fmtid="{D5CDD505-2E9C-101B-9397-08002B2CF9AE}" pid="209" name="ZOTERO_BREF_EV0ojG0xymx0_1">
    <vt:lpwstr/>
  </property>
  <property fmtid="{D5CDD505-2E9C-101B-9397-08002B2CF9AE}" pid="210" name="ZOTERO_BREF_EcFI6Fskdsau_1">
    <vt:lpwstr>ZOTERO_ITEM CSL_CITATION {"citationID":"UYOCXTxb","properties":{"formattedCitation":"(Koh et al. 2025)","plainCitation":"(Koh et al. 2025)","noteIndex":0},"citationItems":[{"id":11805,"uris":["http://zotero.org/groups/6195561/items/NPIKTAJU"],"itemData":{</vt:lpwstr>
  </property>
  <property fmtid="{D5CDD505-2E9C-101B-9397-08002B2CF9AE}" pid="211" name="ZOTERO_BREF_EcFI6Fskdsau_10">
    <vt:lpwstr>oão"},{"family":"Young","given":"Jamie"},{"family":"Memari","given":"Yasin"},{"family":"Shooter","given":"Scott"},{"family":"Czarnecki","given":"Jan"},{"family":"Brown","given":"Matthew Arthur"},{"family":"Davies","given":"Helen Ruth"},{"family":"Zou","gi</vt:lpwstr>
  </property>
  <property fmtid="{D5CDD505-2E9C-101B-9397-08002B2CF9AE}" pid="212" name="ZOTERO_BREF_EcFI6Fskdsau_11">
    <vt:lpwstr>ven":"Xueqing"},{"family":"Nik-Zainal","given":"Serena"}],"accessed":{"date-parts":[["2025",5,13]]},"issued":{"date-parts":[["2025",4,10]]}}}],"schema":"https://github.com/citation-style-language/schema/raw/master/csl-citation.json"}</vt:lpwstr>
  </property>
  <property fmtid="{D5CDD505-2E9C-101B-9397-08002B2CF9AE}" pid="213" name="ZOTERO_BREF_EcFI6Fskdsa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14" name="ZOTERO_BREF_EcFI6Fskdsa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15" name="ZOTERO_BREF_EcFI6Fskdsa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16" name="ZOTERO_BREF_EcFI6Fskdsa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7" name="ZOTERO_BREF_EcFI6Fskdsa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18" name="ZOTERO_BREF_EcFI6Fskdsau_7">
    <vt:lpwstr>":"1061-4036, 1546-1718","journalAbbreviation":"Nat Genet","language":"en","PMID":"40210680","PMCID":"PMC12081297","source":"DOI.org (Crossref)","title":"A redefined InDel taxonomy provides insights into mutational signatures","URL":"https://www.nature.co</vt:lpwstr>
  </property>
  <property fmtid="{D5CDD505-2E9C-101B-9397-08002B2CF9AE}" pid="219" name="ZOTERO_BREF_EcFI6Fskdsau_8">
    <vt:lpwstr>m/articles/s41588-025-02152-y","author":[{"family":"Koh","given":"Gene Ching Chiek"},{"family":"Nanda","given":"Arjun Scott"},{"family":"Rinaldi","given":"Giuseppe"},{"family":"Boushaki","given":"Soraya"},{"family":"Degasperi","given":"Andrea"},{"family":</vt:lpwstr>
  </property>
  <property fmtid="{D5CDD505-2E9C-101B-9397-08002B2CF9AE}" pid="220" name="ZOTERO_BREF_EcFI6Fskdsau_9">
    <vt:lpwstr>"Badja","given":"Cherif"},{"family":"Pregnall","given":"Andrew Marcel"},{"family":"Zhao","given":"Salome Jingchen"},{"family":"Chmelova","given":"Lucia"},{"family":"Black","given":"Daniella"},{"family":"Heskin","given":"Laura"},{"family":"Dias","given":"J</vt:lpwstr>
  </property>
  <property fmtid="{D5CDD505-2E9C-101B-9397-08002B2CF9AE}" pid="221" name="ZOTERO_BREF_EyljJoO9yp1B_1">
    <vt:lpwstr>ZOTERO_ITEM CSL_CITATION {"citationID":"2at4BJ0I","properties":{"formattedCitation":"(Degasperi et al. 2022)","plainCitation":"(Degasperi et al. 2022)","noteIndex":0},"citationItems":[{"id":11840,"uris":["http://zotero.org/groups/6195561/items/MLUPVIFK"],</vt:lpwstr>
  </property>
  <property fmtid="{D5CDD505-2E9C-101B-9397-08002B2CF9AE}" pid="222" name="ZOTERO_BREF_EyljJoO9yp1B_10">
    <vt:lpwstr>":"Brown","given":"Matthew A."},{"family":"Davies","given":"Helen R."},{"family":"Nik-Zainal","given":"Serena"}],"issued":{"date-parts":[["2022",4,22]]}}}],"schema":"https://github.com/citation-style-language/schema/raw/master/csl-citation.json"}</vt:lpwstr>
  </property>
  <property fmtid="{D5CDD505-2E9C-101B-9397-08002B2CF9AE}" pid="223" name="ZOTERO_BREF_EyljJoO9yp1B_2">
    <vt:lpwstr>"itemData":{"id":11840,"type":"article-journal","abstract":"Whole-genome sequencing (WGS) permits comprehensive cancer genome analyses, revealing mutational signatures, imprints of DNA damage, and repair processes that have arisen in each patient’s cancer</vt:lpwstr>
  </property>
  <property fmtid="{D5CDD505-2E9C-101B-9397-08002B2CF9AE}" pid="224" name="ZOTERO_BREF_EyljJoO9yp1B_3">
    <vt:lpwstr>. We performed mutational signature analyses on 12,222 whole-genome–sequenced tumor-normal matched pairs from patients recruited via the UK National Health Service (NHS). We contrasted our results with two independent cancer WGS datasets—from the Internat</vt:lpwstr>
  </property>
  <property fmtid="{D5CDD505-2E9C-101B-9397-08002B2CF9AE}" pid="225" name="ZOTERO_BREF_EyljJoO9yp1B_4">
    <vt:lpwstr>ional Cancer Genome Consortium (ICGC) and the Hartwig Medical Foundation (HMF)—involving 18,640 whole-genome–sequenced cancers in total. Our analyses add 40 single and 18 double substitution signatures to the current mutational signature tally. We show fo</vt:lpwstr>
  </property>
  <property fmtid="{D5CDD505-2E9C-101B-9397-08002B2CF9AE}" pid="226" name="ZOTERO_BREF_EyljJoO9yp1B_5">
    <vt:lpwstr>r each organ that cancers have a limited number of common signatures and a long tail of rare signatures, and we provide a practical solution for applying this concept of common versus rare signatures to future analyses.","container-title":"Science","DOI":</vt:lpwstr>
  </property>
  <property fmtid="{D5CDD505-2E9C-101B-9397-08002B2CF9AE}" pid="227" name="ZOTERO_BREF_EyljJoO9yp1B_6">
    <vt:lpwstr>"10.1126/science.abl9283","ISSN":"10959203","issue":"6591","PMID":"35949260","publisher":"American Association for the Advancement of Science","title":"Substitution mutational signatures in whole-genome–sequenced cancers in the UK population","volume":"37</vt:lpwstr>
  </property>
  <property fmtid="{D5CDD505-2E9C-101B-9397-08002B2CF9AE}" pid="228" name="ZOTERO_BREF_EyljJoO9yp1B_7">
    <vt:lpwstr>6","author":[{"family":"Degasperi","given":"Andrea"},{"family":"Zou","given":"Xueqing"},{"family":"Amarante","given":"Tauanne Dias"},{"family":"Martinez-Martinez","given":"Andrea"},{"family":"Koh","given":"Gene Ching Chiek"},{"family":"Dias","given":"João</vt:lpwstr>
  </property>
  <property fmtid="{D5CDD505-2E9C-101B-9397-08002B2CF9AE}" pid="229" name="ZOTERO_BREF_EyljJoO9yp1B_8">
    <vt:lpwstr> M.L."},{"family":"Heskin","given":"Laura"},{"family":"Chmelova","given":"Lucia"},{"family":"Rinaldi","given":"Giuseppe"},{"family":"Wang","given":"Valerie Ya Wen"},{"family":"Nanda","given":"Arjun S."},{"family":"Bernstein","given":"Aaron"},{"family":"Mo</vt:lpwstr>
  </property>
  <property fmtid="{D5CDD505-2E9C-101B-9397-08002B2CF9AE}" pid="230" name="ZOTERO_BREF_EyljJoO9yp1B_9">
    <vt:lpwstr>men","given":"Sophie E."},{"family":"Young","given":"Jamie"},{"family":"Perez-Gil","given":"Daniel"},{"family":"Memari","given":"Yasin"},{"family":"Badja","given":"Cherif"},{"family":"Shooter","given":"Scott"},{"family":"Czarnecki","given":"Jan"},{"family</vt:lpwstr>
  </property>
  <property fmtid="{D5CDD505-2E9C-101B-9397-08002B2CF9AE}" pid="231" name="ZOTERO_BREF_F69glrCEhxC1_1">
    <vt:lpwstr>ZOTERO_ITEM CSL_CITATION {"citationID":"a0qeHwl0","properties":{"formattedCitation":"(Chen et al. 2024)","plainCitation":"(Chen et al. 2024)","noteIndex":0},"citationItems":[{"id":"PMO89rMQ/aoduROvZ","uris":["http://zotero.org/users/14858941/items/U9IWAMH</vt:lpwstr>
  </property>
  <property fmtid="{D5CDD505-2E9C-101B-9397-08002B2CF9AE}" pid="232" name="ZOTERO_BREF_F69glrCEhxC1_10">
    <vt:lpwstr>Xue","given":"Ruidong"},{"family":"Liu","given":"Mo"},{"family":"Bai","given":"Jian"},{"family":"Bao","given":"Jinxia"},{"family":"Wang","given":"Yin"},{"family":"Jiang","given":"Nanhai"},{"family":"Li","given":"Zhixuan"},{"family":"Wang","given":"Wenwen"</vt:lpwstr>
  </property>
  <property fmtid="{D5CDD505-2E9C-101B-9397-08002B2CF9AE}" pid="233" name="ZOTERO_BREF_F69glrCEhxC1_11">
    <vt:lpwstr>},{"family":"Wang","given":"Ruiru"},{"family":"Zheng","given":"Bo"},{"family":"Yang","given":"Airong"},{"family":"Hu","given":"Ji"},{"family":"Liu","given":"Ke"},{"family":"Shen","given":"Siyun"},{"family":"Zhang","given":"Yangqianwen"},{"family":"Bai","g</vt:lpwstr>
  </property>
  <property fmtid="{D5CDD505-2E9C-101B-9397-08002B2CF9AE}" pid="234" name="ZOTERO_BREF_F69glrCEhxC1_12">
    <vt:lpwstr>iven":"Mixue"},{"family":"Wang","given":"Yan"},{"family":"Zhu","given":"Yanjing"},{"family":"Yang","given":"Shuai"},{"family":"Gao","given":"Qiang"},{"family":"Gu","given":"Jin"},{"family":"Gao","given":"Dong"},{"family":"Wang","given":"Xin Wei"},{"family</vt:lpwstr>
  </property>
  <property fmtid="{D5CDD505-2E9C-101B-9397-08002B2CF9AE}" pid="235" name="ZOTERO_BREF_F69glrCEhxC1_13">
    <vt:lpwstr>":"Nakagawa","given":"Hidewaki"},{"family":"Zhang","given":"Ning"},{"family":"Wu","given":"Lin"},{"family":"Rozen","given":"Steven G."},{"family":"Bai","given":"Fan"},{"family":"Wang","given":"Hongyang"}],"issued":{"date-parts":[["2024",3,21]]}}}],"schema</vt:lpwstr>
  </property>
  <property fmtid="{D5CDD505-2E9C-101B-9397-08002B2CF9AE}" pid="236" name="ZOTERO_BREF_F69glrCEhxC1_14">
    <vt:lpwstr>":"https://github.com/citation-style-language/schema/raw/master/csl-citation.json"}</vt:lpwstr>
  </property>
  <property fmtid="{D5CDD505-2E9C-101B-9397-08002B2CF9AE}" pid="23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23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23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24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24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24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24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24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24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24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247" name="ZOTERO_BREF_HAsxUjHZcJ4v_100">
    <vt:lpwstr>iven":"Gu"},{"family":"Kool","given":"Marcel"},{"family":"Korbel","given":"Jan O."},{"family":"Korchina","given":"Viktoriya"},{"family":"Korshunov","given":"Andrey"},{"family":"Koscher","given":"Michael"},{"family":"Koster","given":"Roelof"},{"family":"Ko</vt:lpwstr>
  </property>
  <property fmtid="{D5CDD505-2E9C-101B-9397-08002B2CF9AE}" pid="248" name="ZOTERO_BREF_HAsxUjHZcJ4v_101">
    <vt:lpwstr>te-Jarai","given":"Zsofia"},{"family":"Koures","given":"Antonios"},{"family":"Kovacevic","given":"Milena"},{"family":"Kremeyer","given":"Barbara"},{"family":"Kretzmer","given":"Helene"},{"family":"Kreuz","given":"Markus"},{"family":"Krishnamurthy","given"</vt:lpwstr>
  </property>
  <property fmtid="{D5CDD505-2E9C-101B-9397-08002B2CF9AE}" pid="249" name="ZOTERO_BREF_HAsxUjHZcJ4v_102">
    <vt:lpwstr>:"Savitri"},{"family":"Kube","given":"Dieter"},{"family":"Kumar","given":"Kiran"},{"family":"Kumar","given":"Pardeep"},{"family":"Kumar","given":"Sushant"},{"family":"Kumar","given":"Yogesh"},{"family":"Kundra","given":"Ritika"},{"family":"Kübler","given"</vt:lpwstr>
  </property>
  <property fmtid="{D5CDD505-2E9C-101B-9397-08002B2CF9AE}" pid="250" name="ZOTERO_BREF_HAsxUjHZcJ4v_103">
    <vt:lpwstr>:"Kirsten"},{"family":"Küppers","given":"Ralf"},{"family":"Lagergren","given":"Jesper"},{"family":"Lai","given":"Phillip H."},{"family":"Laird","given":"Peter W."},{"family":"Lakhani","given":"Sunil R."},{"family":"Lalansingh","given":"Christopher M."},{"</vt:lpwstr>
  </property>
  <property fmtid="{D5CDD505-2E9C-101B-9397-08002B2CF9AE}" pid="251" name="ZOTERO_BREF_HAsxUjHZcJ4v_104">
    <vt:lpwstr>family":"Lalonde","given":"Emilie"},{"family":"Lamaze","given":"Fabien C."},{"family":"Lambert","given":"Adam"},{"family":"Lander","given":"Eric"},{"family":"Landgraf","given":"Pablo"},{"family":"Landoni","given":"Luca"},{"family":"Langerød","given":"Anit</vt:lpwstr>
  </property>
  <property fmtid="{D5CDD505-2E9C-101B-9397-08002B2CF9AE}" pid="252" name="ZOTERO_BREF_HAsxUjHZcJ4v_105">
    <vt:lpwstr>a"},{"family":"Lanzós","given":"Andrés"},{"family":"Larsimont","given":"Denis"},{"family":"Larsson","given":"Erik"},{"family":"Lathrop","given":"Mark"},{"family":"Lau","given":"Loretta M. S."},{"family":"Lawerenz","given":"Chris"},{"family":"Lawlor","give</vt:lpwstr>
  </property>
  <property fmtid="{D5CDD505-2E9C-101B-9397-08002B2CF9AE}" pid="253" name="ZOTERO_BREF_HAsxUjHZcJ4v_106">
    <vt:lpwstr>n":"Rita T."},{"family":"Lawrence","given":"Michael S."},{"family":"Lazar","given":"Alexander J."},{"family":"Lazic","given":"Ana Mijalkovic"},{"family":"Le","given":"Xuan"},{"family":"Lee","given":"Darlene"},{"family":"Lee","given":"Donghoon"},{"family":</vt:lpwstr>
  </property>
  <property fmtid="{D5CDD505-2E9C-101B-9397-08002B2CF9AE}" pid="254" name="ZOTERO_BREF_HAsxUjHZcJ4v_107">
    <vt:lpwstr>"Lee","given":"Eunjung Alice"},{"family":"Lee","given":"Hee Jin"},{"family":"Lee","given":"Jake June-Koo"},{"family":"Lee","given":"Jeong-Yeon"},{"family":"Lee","given":"Juhee"},{"family":"Lee","given":"Ming Ta Michael"},{"family":"Lee-Six","given":"Henry</vt:lpwstr>
  </property>
  <property fmtid="{D5CDD505-2E9C-101B-9397-08002B2CF9AE}" pid="255" name="ZOTERO_BREF_HAsxUjHZcJ4v_108">
    <vt:lpwstr>"},{"family":"Lehmann","given":"Kjong-Van"},{"family":"Lehrach","given":"Hans"},{"family":"Lenze","given":"Dido"},{"family":"Leonard","given":"Conrad R."},{"family":"Leongamornlert","given":"Daniel A."},{"family":"Leshchiner","given":"Ignaty"},{"family":"</vt:lpwstr>
  </property>
  <property fmtid="{D5CDD505-2E9C-101B-9397-08002B2CF9AE}" pid="256" name="ZOTERO_BREF_HAsxUjHZcJ4v_109">
    <vt:lpwstr>Letourneau","given":"Louis"},{"family":"Letunic","given":"Ivica"},{"family":"Levine","given":"Douglas A."},{"family":"Lewis","given":"Lora"},{"family":"Ley","given":"Tim"},{"family":"Li","given":"Chang"},{"family":"Li","given":"Constance H."},{"family":"L</vt:lpwstr>
  </property>
  <property fmtid="{D5CDD505-2E9C-101B-9397-08002B2CF9AE}" pid="25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58" name="ZOTERO_BREF_HAsxUjHZcJ4v_110">
    <vt:lpwstr>i","given":"Haiyan Irene"},{"family":"Li","given":"Jun"},{"family":"Li","given":"Lin"},{"family":"Li","given":"Shantao"},{"family":"Li","given":"Siliang"},{"family":"Li","given":"Xiaobo"},{"family":"Li","given":"Xiaotong"},{"family":"Li","given":"Xinyue"}</vt:lpwstr>
  </property>
  <property fmtid="{D5CDD505-2E9C-101B-9397-08002B2CF9AE}" pid="259" name="ZOTERO_BREF_HAsxUjHZcJ4v_111">
    <vt:lpwstr>,{"family":"Li","given":"Yilong"},{"family":"Liang","given":"Han"},{"family":"Liang","given":"Sheng-Ben"},{"family":"Lichter","given":"Peter"},{"family":"Lin","given":"Pei"},{"family":"Lin","given":"Ziao"},{"family":"Linehan","given":"W. M."},{"family":"L</vt:lpwstr>
  </property>
  <property fmtid="{D5CDD505-2E9C-101B-9397-08002B2CF9AE}" pid="260" name="ZOTERO_BREF_HAsxUjHZcJ4v_112">
    <vt:lpwstr>ingjærde","given":"Ole Christian"},{"family":"Liu","given":"Dongbing"},{"family":"Liu","given":"Eric Minwei"},{"family":"Liu","given":"Fei-Fei Fei"},{"family":"Liu","given":"Fenglin"},{"family":"Liu","given":"Jia"},{"family":"Liu","given":"Xingmin"},{"fam</vt:lpwstr>
  </property>
  <property fmtid="{D5CDD505-2E9C-101B-9397-08002B2CF9AE}" pid="261" name="ZOTERO_BREF_HAsxUjHZcJ4v_113">
    <vt:lpwstr>ily":"Livingstone","given":"Julie"},{"family":"Livitz","given":"Dimitri"},{"family":"Livni","given":"Naomi"},{"family":"Lochovsky","given":"Lucas"},{"family":"Loeffler","given":"Markus"},{"family":"Long","given":"Georgina V."},{"family":"Lopez-Guillermo",</vt:lpwstr>
  </property>
  <property fmtid="{D5CDD505-2E9C-101B-9397-08002B2CF9AE}" pid="262" name="ZOTERO_BREF_HAsxUjHZcJ4v_114">
    <vt:lpwstr>"given":"Armando"},{"family":"Lou","given":"Shaoke"},{"family":"Louis","given":"David N."},{"family":"Lovat","given":"Laurence B."},{"family":"Lu","given":"Yiling"},{"family":"Lu","given":"Yong-Jie"},{"family":"Lu","given":"Youyong"},{"family":"Luchini","</vt:lpwstr>
  </property>
  <property fmtid="{D5CDD505-2E9C-101B-9397-08002B2CF9AE}" pid="263" name="ZOTERO_BREF_HAsxUjHZcJ4v_115">
    <vt:lpwstr>given":"Claudio"},{"family":"Lungu","given":"Ilinca"},{"family":"Luo","given":"Xuemei"},{"family":"Luxton","given":"Hayley J."},{"family":"Lynch","given":"Andy G."},{"family":"Lype","given":"Lisa"},{"family":"López","given":"Cristina"},{"family":"López-Ot</vt:lpwstr>
  </property>
  <property fmtid="{D5CDD505-2E9C-101B-9397-08002B2CF9AE}" pid="264" name="ZOTERO_BREF_HAsxUjHZcJ4v_116">
    <vt:lpwstr>ín","given":"Carlos"},{"family":"Ma","given":"Eric Z."},{"family":"Ma","given":"Yussanne"},{"family":"MacGrogan","given":"Gaetan"},{"family":"MacRae","given":"Shona"},{"family":"Macintyre","given":"Geoff"},{"family":"Madsen","given":"Tobias"},{"family":"M</vt:lpwstr>
  </property>
  <property fmtid="{D5CDD505-2E9C-101B-9397-08002B2CF9AE}" pid="265" name="ZOTERO_BREF_HAsxUjHZcJ4v_117">
    <vt:lpwstr>aejima","given":"Kazuhiro"},{"family":"Mafficini","given":"Andrea"},{"family":"Maglinte","given":"Dennis T."},{"family":"Maitra","given":"Arindam"},{"family":"Majumder","given":"Partha P."},{"family":"Malcovati","given":"Luca"},{"family":"Malikic","given"</vt:lpwstr>
  </property>
  <property fmtid="{D5CDD505-2E9C-101B-9397-08002B2CF9AE}" pid="266" name="ZOTERO_BREF_HAsxUjHZcJ4v_118">
    <vt:lpwstr>:"Salem"},{"family":"Malleo","given":"Giuseppe"},{"family":"Mann","given":"Graham J."},{"family":"Mantovani-Löffler","given":"Luisa"},{"family":"Marchal","given":"Kathleen"},{"family":"Marchegiani","given":"Giovanni"},{"family":"Mardis","given":"Elaine R.</vt:lpwstr>
  </property>
  <property fmtid="{D5CDD505-2E9C-101B-9397-08002B2CF9AE}" pid="267" name="ZOTERO_BREF_HAsxUjHZcJ4v_119">
    <vt:lpwstr>"},{"family":"Margolin","given":"Adam A."},{"family":"Marin","given":"Maximillian G."},{"family":"Markowetz","given":"Florian"},{"family":"Markowski","given":"Julia"},{"family":"Marques-Bonet","given":"Tomas"},{"family":"Marra","given":"Marco A."},{"famil</vt:lpwstr>
  </property>
  <property fmtid="{D5CDD505-2E9C-101B-9397-08002B2CF9AE}" pid="268" name="ZOTERO_BREF_HAsxUjHZcJ4v_12">
    <vt:lpwstr>"},{"family":"Cuppen","given":"Edwin"},{"family":"Van Hoeck","given":"Arne"}],"issued":{"date-parts":[["2023",6,8]]}}},{"id":"LEYrocS4/kn8m9CyP","uris":["http://zotero.org/users/14858941/items/J5XJQ3EK"],"itemData":{"id":663,"type":"article-journal","abst</vt:lpwstr>
  </property>
  <property fmtid="{D5CDD505-2E9C-101B-9397-08002B2CF9AE}" pid="269" name="ZOTERO_BREF_HAsxUjHZcJ4v_120">
    <vt:lpwstr>y":"Marsden","given":"Luke"},{"family":"Martens","given":"John W. M."},{"family":"Martin","given":"Sancha"},{"family":"Martin-Subero","given":"Jose I."},{"family":"Martincorena","given":"Iñigo"},{"family":"Martinez-Fundichely","given":"Alexander"},{"famil</vt:lpwstr>
  </property>
  <property fmtid="{D5CDD505-2E9C-101B-9397-08002B2CF9AE}" pid="270" name="ZOTERO_BREF_HAsxUjHZcJ4v_121">
    <vt:lpwstr>y":"Maruvka","given":"Yosef E."},{"family":"Mashl","given":"R. Jay"},{"family":"Massie","given":"Charlie E."},{"family":"Matthew","given":"Thomas J."},{"family":"Matthews","given":"Lucy"},{"family":"Mayer","given":"Erik"},{"family":"Mayes","given":"Simon"</vt:lpwstr>
  </property>
  <property fmtid="{D5CDD505-2E9C-101B-9397-08002B2CF9AE}" pid="271" name="ZOTERO_BREF_HAsxUjHZcJ4v_122">
    <vt:lpwstr>},{"family":"Mayo","given":"Michael"},{"family":"Mbabaali","given":"Faridah"},{"family":"McCune","given":"Karen"},{"family":"McDermott","given":"Ultan"},{"family":"McGillivray","given":"Patrick D."},{"family":"McLellan","given":"Michael D."},{"family":"Mc</vt:lpwstr>
  </property>
  <property fmtid="{D5CDD505-2E9C-101B-9397-08002B2CF9AE}" pid="272" name="ZOTERO_BREF_HAsxUjHZcJ4v_123">
    <vt:lpwstr>Pherson","given":"John D."},{"family":"McPherson","given":"John R."},{"family":"McPherson","given":"Treasa A."},{"family":"Meier","given":"Samuel R."},{"family":"Meng","given":"Alice"},{"family":"Meng","given":"Shaowu"},{"family":"Menzies","given":"Andrew</vt:lpwstr>
  </property>
  <property fmtid="{D5CDD505-2E9C-101B-9397-08002B2CF9AE}" pid="273" name="ZOTERO_BREF_HAsxUjHZcJ4v_124">
    <vt:lpwstr>"},{"family":"Merrett","given":"Neil D."},{"family":"Merson","given":"Sue"},{"family":"Meyerson","given":"Matthew"},{"family":"Meyerson","given":"William"},{"family":"Mieczkowski","given":"Piotr A."},{"family":"Mihaiescu","given":"George L."},{"family":"M</vt:lpwstr>
  </property>
  <property fmtid="{D5CDD505-2E9C-101B-9397-08002B2CF9AE}" pid="274" name="ZOTERO_BREF_HAsxUjHZcJ4v_125">
    <vt:lpwstr>ijalkovic","given":"Sanja"},{"family":"Mikkelsen","given":"Tom"},{"family":"Milella","given":"Michele"},{"family":"Mileshkin","given":"Linda"},{"family":"Miller","given":"Christopher A."},{"family":"Miller","given":"David K."},{"family":"Miller","given":"</vt:lpwstr>
  </property>
  <property fmtid="{D5CDD505-2E9C-101B-9397-08002B2CF9AE}" pid="275" name="ZOTERO_BREF_HAsxUjHZcJ4v_126">
    <vt:lpwstr>Jessica K."},{"family":"Mills","given":"Gordon B."},{"family":"Milovanovic","given":"Ana"},{"family":"Minner","given":"Sarah"},{"family":"Miotto","given":"Marco"},{"family":"Arnau","given":"Gisela Mir"},{"family":"Mirabello","given":"Lisa"},{"family":"Mit</vt:lpwstr>
  </property>
  <property fmtid="{D5CDD505-2E9C-101B-9397-08002B2CF9AE}" pid="276" name="ZOTERO_BREF_HAsxUjHZcJ4v_127">
    <vt:lpwstr>chell","given":"Chris"},{"family":"Mitchell","given":"Thomas J."},{"family":"Miyano","given":"Satoru"},{"family":"Miyoshi","given":"Naoki"},{"family":"Mizuno","given":"Shinichi"},{"family":"Molnár-Gábor","given":"Fruzsina"},{"family":"Moore","given":"Malc</vt:lpwstr>
  </property>
  <property fmtid="{D5CDD505-2E9C-101B-9397-08002B2CF9AE}" pid="277" name="ZOTERO_BREF_HAsxUjHZcJ4v_128">
    <vt:lpwstr>olm J."},{"family":"Moore","given":"Richard A."},{"family":"Morganella","given":"Sandro"},{"family":"Morris","given":"Quaid D."},{"family":"Mose","given":"Lisle E."},{"family":"Moser","given":"Catherine D."},{"family":"Muiños","given":"Ferran"},{"family":</vt:lpwstr>
  </property>
  <property fmtid="{D5CDD505-2E9C-101B-9397-08002B2CF9AE}" pid="278" name="ZOTERO_BREF_HAsxUjHZcJ4v_129">
    <vt:lpwstr>"Mularoni","given":"Loris"},{"family":"Mungall","given":"Andrew J."},{"family":"Mungall","given":"Karen"},{"family":"Musgrove","given":"Elizabeth A."},{"family":"Mustonen","given":"Ville"},{"family":"Mutch","given":"David"},{"family":"Muyas","given":"Fran</vt:lpwstr>
  </property>
  <property fmtid="{D5CDD505-2E9C-101B-9397-08002B2CF9AE}" pid="27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80" name="ZOTERO_BREF_HAsxUjHZcJ4v_130">
    <vt:lpwstr>cesc"},{"family":"Muzny","given":"Donna M."},{"family":"Muñoz","given":"Alfonso"},{"family":"Myers","given":"Jerome"},{"family":"Myklebost","given":"Ola"},{"family":"Möller","given":"Peter"},{"family":"Nagae","given":"Genta"},{"family":"Nagrial","given":"</vt:lpwstr>
  </property>
  <property fmtid="{D5CDD505-2E9C-101B-9397-08002B2CF9AE}" pid="281" name="ZOTERO_BREF_HAsxUjHZcJ4v_131">
    <vt:lpwstr>Adnan M."},{"family":"Nahal-Bose","given":"Hardeep K."},{"family":"Nakagama","given":"Hitoshi"},{"family":"Nakagawa","given":"Hidewaki"},{"family":"Nakamura","given":"Hiromi"},{"family":"Nakamura","given":"Toru"},{"family":"Nakano","given":"Kaoru"},{"fami</vt:lpwstr>
  </property>
  <property fmtid="{D5CDD505-2E9C-101B-9397-08002B2CF9AE}" pid="282" name="ZOTERO_BREF_HAsxUjHZcJ4v_132">
    <vt:lpwstr>ly":"Nandi","given":"Tannistha"},{"family":"Nangalia","given":"Jyoti"},{"family":"Nastic","given":"Mia"},{"family":"Navarro","given":"Arcadi"},{"family":"Navarro","given":"Fabio C. P."},{"family":"Neal","given":"David E."},{"family":"Nettekoven","given":"</vt:lpwstr>
  </property>
  <property fmtid="{D5CDD505-2E9C-101B-9397-08002B2CF9AE}" pid="283" name="ZOTERO_BREF_HAsxUjHZcJ4v_133">
    <vt:lpwstr>Gerd"},{"family":"Newell","given":"Felicity"},{"family":"Newhouse","given":"Steven J."},{"family":"Newton","given":"Yulia"},{"family":"Ng","given":"Alvin Wei Tian"},{"family":"Ng","given":"Anthony"},{"family":"Nicholson","given":"Jonathan"},{"family":"Nic</vt:lpwstr>
  </property>
  <property fmtid="{D5CDD505-2E9C-101B-9397-08002B2CF9AE}" pid="284" name="ZOTERO_BREF_HAsxUjHZcJ4v_134">
    <vt:lpwstr>ol","given":"David"},{"family":"Nie","given":"Yongzhan"},{"family":"Nielsen","given":"G. Petur"},{"family":"Nielsen","given":"Morten Muhlig"},{"family":"Nik-Zainal","given":"Serena"},{"family":"Noble","given":"Michael S."},{"family":"Nones","given":"Katia</vt:lpwstr>
  </property>
  <property fmtid="{D5CDD505-2E9C-101B-9397-08002B2CF9AE}" pid="285" name="ZOTERO_BREF_HAsxUjHZcJ4v_135">
    <vt:lpwstr>"},{"family":"Northcott","given":"Paul A."},{"family":"Notta","given":"Faiyaz"},{"family":"O’Connor","given":"Brian D."},{"family":"O’Donnell","given":"Peter"},{"family":"O’Donovan","given":"Maria"},{"family":"O’Meara","given":"Sarah"},{"family":"O’Neill"</vt:lpwstr>
  </property>
  <property fmtid="{D5CDD505-2E9C-101B-9397-08002B2CF9AE}" pid="286" name="ZOTERO_BREF_HAsxUjHZcJ4v_136">
    <vt:lpwstr>,"given":"Brian Patrick"},{"family":"O’Neill","given":"J. Robert"},{"family":"Ocana","given":"David"},{"family":"Ochoa","given":"Angelica"},{"family":"Oesper","given":"Layla"},{"family":"Ogden","given":"Christopher"},{"family":"Ohdan","given":"Hideki"},{"</vt:lpwstr>
  </property>
  <property fmtid="{D5CDD505-2E9C-101B-9397-08002B2CF9AE}" pid="287" name="ZOTERO_BREF_HAsxUjHZcJ4v_137">
    <vt:lpwstr>family":"Ohi","given":"Kazuhiro"},{"family":"Ohno-Machado","given":"Lucila"},{"family":"Oien","given":"Karin A."},{"family":"Ojesina","given":"Akinyemi I."},{"family":"Ojima","given":"Hidenori"},{"family":"Okusaka","given":"Takuji"},{"family":"Omberg","gi</vt:lpwstr>
  </property>
  <property fmtid="{D5CDD505-2E9C-101B-9397-08002B2CF9AE}" pid="288" name="ZOTERO_BREF_HAsxUjHZcJ4v_138">
    <vt:lpwstr>ven":"Larsson"},{"family":"Ong","given":"Choon Kiat"},{"family":"Ossowski","given":"Stephan"},{"family":"Ott","given":"German"},{"family":"Ouellette","given":"B. F. Francis"},{"family":"P’ng","given":"Christine"},{"family":"Paczkowska","given":"Marta"},{"</vt:lpwstr>
  </property>
  <property fmtid="{D5CDD505-2E9C-101B-9397-08002B2CF9AE}" pid="28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9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91" name="ZOTERO_BREF_HAsxUjHZcJ4v_140">
    <vt:lpwstr>:"Paramasivam","given":"Nagarajan"},{"family":"Park","given":"Ji Wan"},{"family":"Park","given":"Joong-Won"},{"family":"Park","given":"Keunchil"},{"family":"Park","given":"Kiejung"},{"family":"Park","given":"Peter J."},{"family":"Parker","given":"Joel S."</vt:lpwstr>
  </property>
  <property fmtid="{D5CDD505-2E9C-101B-9397-08002B2CF9AE}" pid="292" name="ZOTERO_BREF_HAsxUjHZcJ4v_141">
    <vt:lpwstr>},{"family":"Parsons","given":"Simon L."},{"family":"Pass","given":"Harvey"},{"family":"Pasternack","given":"Danielle"},{"family":"Pastore","given":"Alessandro"},{"family":"Patch","given":"Ann-Marie"},{"family":"Pauporté","given":"Iris"},{"family":"Pearso</vt:lpwstr>
  </property>
  <property fmtid="{D5CDD505-2E9C-101B-9397-08002B2CF9AE}" pid="293" name="ZOTERO_BREF_HAsxUjHZcJ4v_142">
    <vt:lpwstr>n","given":"John V."},{"family":"Pedamallu","given":"Chandra Sekhar"},{"family":"Pedersen","given":"Jakob Skou"},{"family":"Pederzoli","given":"Paolo"},{"family":"Peifer","given":"Martin"},{"family":"Pennell","given":"Nathan A."},{"family":"Perou","given"</vt:lpwstr>
  </property>
  <property fmtid="{D5CDD505-2E9C-101B-9397-08002B2CF9AE}" pid="294" name="ZOTERO_BREF_HAsxUjHZcJ4v_143">
    <vt:lpwstr>:"Charles M."},{"family":"Perry","given":"Marc D."},{"family":"Petersen","given":"Gloria M."},{"family":"Peto","given":"Myron"},{"family":"Petrelli","given":"Nicholas"},{"family":"Petryszak","given":"Robert"},{"family":"Pfister","given":"Stefan M."},{"fam</vt:lpwstr>
  </property>
  <property fmtid="{D5CDD505-2E9C-101B-9397-08002B2CF9AE}" pid="295" name="ZOTERO_BREF_HAsxUjHZcJ4v_144">
    <vt:lpwstr>ily":"Phillips","given":"Mark"},{"family":"Pich","given":"Oriol"},{"family":"Pickett","given":"Hilda A."},{"family":"Pihl","given":"Todd D."},{"family":"Pillay","given":"Nischalan"},{"family":"Pinder","given":"Sarah"},{"family":"Pinese","given":"Mark"},{"</vt:lpwstr>
  </property>
  <property fmtid="{D5CDD505-2E9C-101B-9397-08002B2CF9AE}" pid="296" name="ZOTERO_BREF_HAsxUjHZcJ4v_145">
    <vt:lpwstr>family":"Pinho","given":"Andreia V."},{"family":"Pitkänen","given":"Esa"},{"family":"Piñeiro-Yáñez","given":"Elena"},{"family":"Planko","given":"Laura"},{"family":"Plass","given":"Christoph"},{"family":"Polak","given":"Paz"},{"family":"Pons","given":"Tirs</vt:lpwstr>
  </property>
  <property fmtid="{D5CDD505-2E9C-101B-9397-08002B2CF9AE}" pid="297" name="ZOTERO_BREF_HAsxUjHZcJ4v_146">
    <vt:lpwstr>o"},{"family":"Popescu","given":"Irinel"},{"family":"Potapova","given":"Olga"},{"family":"Prasad","given":"Aparna"},{"family":"Preston","given":"Shaun R."},{"family":"Prinz","given":"Manuel"},{"family":"Pritchard","given":"Antonia L."},{"family":"Prokopec</vt:lpwstr>
  </property>
  <property fmtid="{D5CDD505-2E9C-101B-9397-08002B2CF9AE}" pid="298" name="ZOTERO_BREF_HAsxUjHZcJ4v_147">
    <vt:lpwstr>","given":"Stephenie D."},{"family":"Provenzano","given":"Elena"},{"family":"Puente","given":"Xose S."},{"family":"Puig","given":"Sonia"},{"family":"Puiggròs","given":"Montserrat"},{"family":"Pulido-Tamayo","given":"Sergio"},{"family":"Pupo","given":"Guli</vt:lpwstr>
  </property>
  <property fmtid="{D5CDD505-2E9C-101B-9397-08002B2CF9AE}" pid="299" name="ZOTERO_BREF_HAsxUjHZcJ4v_148">
    <vt:lpwstr>etta M."},{"family":"Purdie","given":"Colin A."},{"family":"Quinn","given":"Michael C."},{"family":"Rabionet","given":"Raquel"},{"family":"Rader","given":"Janet S."},{"family":"Radlwimmer","given":"Bernhard"},{"family":"Radovic","given":"Petar"},{"family"</vt:lpwstr>
  </property>
  <property fmtid="{D5CDD505-2E9C-101B-9397-08002B2CF9AE}" pid="300" name="ZOTERO_BREF_HAsxUjHZcJ4v_149">
    <vt:lpwstr>:"Raeder","given":"Benjamin"},{"family":"Raine","given":"Keiran M."},{"family":"Ramakrishna","given":"Manasa"},{"family":"Ramakrishnan","given":"Kamna"},{"family":"Ramalingam","given":"Suresh"},{"family":"Raphael","given":"Benjamin J."},{"family":"Rathmel</vt:lpwstr>
  </property>
  <property fmtid="{D5CDD505-2E9C-101B-9397-08002B2CF9AE}" pid="30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302" name="ZOTERO_BREF_HAsxUjHZcJ4v_150">
    <vt:lpwstr>l","given":"W. Kimryn"},{"family":"Rausch","given":"Tobias"},{"family":"Reifenberger","given":"Guido"},{"family":"Reimand","given":"Jüri"},{"family":"Reis-Filho","given":"Jorge"},{"family":"Reuter","given":"Victor"},{"family":"Reyes-Salazar","given":"Iker</vt:lpwstr>
  </property>
  <property fmtid="{D5CDD505-2E9C-101B-9397-08002B2CF9AE}" pid="303" name="ZOTERO_BREF_HAsxUjHZcJ4v_151">
    <vt:lpwstr>"},{"family":"Reyna","given":"Matthew A."},{"family":"Reynolds","given":"Sheila M."},{"family":"Rheinbay","given":"Esther"},{"family":"Riazalhosseini","given":"Yasser"},{"family":"Richardson","given":"Andrea L."},{"family":"Richter","given":"Julia"},{"fam</vt:lpwstr>
  </property>
  <property fmtid="{D5CDD505-2E9C-101B-9397-08002B2CF9AE}" pid="304" name="ZOTERO_BREF_HAsxUjHZcJ4v_152">
    <vt:lpwstr>ily":"Ringel","given":"Matthew"},{"family":"Ringnér","given":"Markus"},{"family":"Rino","given":"Yasushi"},{"family":"Rippe","given":"Karsten"},{"family":"Roach","given":"Jeffrey"},{"family":"Roberts","given":"Lewis R."},{"family":"Roberts","given":"Nicol</vt:lpwstr>
  </property>
  <property fmtid="{D5CDD505-2E9C-101B-9397-08002B2CF9AE}" pid="30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306" name="ZOTERO_BREF_HAsxUjHZcJ4v_154">
    <vt:lpwstr>zález","given":"F. Germán"},{"family":"Rohde","given":"Marius"},{"family":"Rokutan","given":"Hirofumi"},{"family":"Rooman","given":"Ilse"},{"family":"Roques","given":"Tom"},{"family":"Rosebrock","given":"Daniel"},{"family":"Rosenberg","given":"Mara"},{"fa</vt:lpwstr>
  </property>
  <property fmtid="{D5CDD505-2E9C-101B-9397-08002B2CF9AE}" pid="307" name="ZOTERO_BREF_HAsxUjHZcJ4v_155">
    <vt:lpwstr>mily":"Rosenstiel","given":"Philip C."},{"family":"Rosenwald","given":"Andreas"},{"family":"Rowe","given":"Edward W."},{"family":"Royo","given":"Romina"},{"family":"Rozen","given":"Steven G."},{"family":"Rubanova","given":"Yulia"},{"family":"Rubin","given</vt:lpwstr>
  </property>
  <property fmtid="{D5CDD505-2E9C-101B-9397-08002B2CF9AE}" pid="308" name="ZOTERO_BREF_HAsxUjHZcJ4v_156">
    <vt:lpwstr>":"Mark A."},{"family":"Rubio-Perez","given":"Carlota"},{"family":"Rudneva","given":"Vasilisa A."},{"family":"Rusev","given":"Borislav C."},{"family":"Ruzzenente","given":"Andrea"},{"family":"Rätsch","given":"Gunnar"},{"family":"Sabarinathan","given":"Rad</vt:lpwstr>
  </property>
  <property fmtid="{D5CDD505-2E9C-101B-9397-08002B2CF9AE}" pid="309" name="ZOTERO_BREF_HAsxUjHZcJ4v_157">
    <vt:lpwstr>hakrishnan"},{"family":"Sabelnykova","given":"Veronica Y."},{"family":"Sadeghi","given":"Sara"},{"family":"Sahinalp","given":"S. Cenk"},{"family":"Saini","given":"Natalie"},{"family":"Saito-Adachi","given":"Mihoko"},{"family":"Saksena","given":"Gordon"},{</vt:lpwstr>
  </property>
  <property fmtid="{D5CDD505-2E9C-101B-9397-08002B2CF9AE}" pid="310" name="ZOTERO_BREF_HAsxUjHZcJ4v_158">
    <vt:lpwstr>"family":"Salgado","given":"Roberto"},{"family":"Salichos","given":"Leonidas"},{"family":"Sallari","given":"Richard"},{"family":"Saller","given":"Charles"},{"family":"Salvia","given":"Roberto"},{"family":"Sam","given":"Michelle"},{"family":"Samra","given"</vt:lpwstr>
  </property>
  <property fmtid="{D5CDD505-2E9C-101B-9397-08002B2CF9AE}" pid="311" name="ZOTERO_BREF_HAsxUjHZcJ4v_159">
    <vt:lpwstr>:"Jaswinder S."},{"family":"Sanchez-Vega","given":"Francisco"},{"family":"Sander","given":"Chris"},{"family":"Sanders","given":"Grant"},{"family":"Sarin","given":"Rajiv"},{"family":"Sarrafi","given":"Iman"},{"family":"Sasaki-Oku","given":"Aya"},{"family":</vt:lpwstr>
  </property>
  <property fmtid="{D5CDD505-2E9C-101B-9397-08002B2CF9AE}" pid="31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313" name="ZOTERO_BREF_HAsxUjHZcJ4v_160">
    <vt:lpwstr>"Sauer","given":"Torill"},{"family":"Sauter","given":"Guido"},{"family":"Saw","given":"Robyn P. M."},{"family":"Scardoni","given":"Maria"},{"family":"Scarlett","given":"Christopher J."},{"family":"Scarpa","given":"Aldo"},{"family":"Scelo","given":"Ghislai</vt:lpwstr>
  </property>
  <property fmtid="{D5CDD505-2E9C-101B-9397-08002B2CF9AE}" pid="314" name="ZOTERO_BREF_HAsxUjHZcJ4v_161">
    <vt:lpwstr>ne"},{"family":"Schadendorf","given":"Dirk"},{"family":"Schein","given":"Jacqueline E."},{"family":"Schilhabel","given":"Markus B."},{"family":"Schlesner","given":"Matthias"},{"family":"Schlomm","given":"Thorsten"},{"family":"Schmidt","given":"Heather K."</vt:lpwstr>
  </property>
  <property fmtid="{D5CDD505-2E9C-101B-9397-08002B2CF9AE}" pid="315" name="ZOTERO_BREF_HAsxUjHZcJ4v_162">
    <vt:lpwstr>},{"family":"Schreiber","given":"Stefan"},{"family":"Schultz","given":"Nikolaus"},{"family":"Schumacher","given":"Steven E."},{"family":"Schwarz","given":"Roland F."},{"family":"Scolyer","given":"Richard A."},{"family":"Scott","given":"David"},{"family":"</vt:lpwstr>
  </property>
  <property fmtid="{D5CDD505-2E9C-101B-9397-08002B2CF9AE}" pid="316" name="ZOTERO_BREF_HAsxUjHZcJ4v_163">
    <vt:lpwstr>Scully","given":"Ralph"},{"family":"Seethala","given":"Raja"},{"family":"Segre","given":"Ayellet V."},{"family":"Selander","given":"Iris"},{"family":"Semple","given":"Colin A."},{"family":"Senbabaoglu","given":"Yasin"},{"family":"Sengupta","given":"Subhaj</vt:lpwstr>
  </property>
  <property fmtid="{D5CDD505-2E9C-101B-9397-08002B2CF9AE}" pid="317" name="ZOTERO_BREF_HAsxUjHZcJ4v_164">
    <vt:lpwstr>it"},{"family":"Sereni","given":"Elisabetta"},{"family":"Serra","given":"Stefano"},{"family":"Shackleton","given":"Mark"},{"family":"Shah","given":"Nimish C."},{"family":"Shahabi","given":"Sagedeh"},{"family":"Shang","given":"Catherine A."},{"family":"Sha</vt:lpwstr>
  </property>
  <property fmtid="{D5CDD505-2E9C-101B-9397-08002B2CF9AE}" pid="318" name="ZOTERO_BREF_HAsxUjHZcJ4v_165">
    <vt:lpwstr>ng","given":"Ping"},{"family":"Shapira","given":"Ofer"},{"family":"Shelton","given":"Troy"},{"family":"Shen","given":"Ciyue"},{"family":"Shen","given":"Hui"},{"family":"Shepherd","given":"Rebecca"},{"family":"Shi","given":"Yan"},{"family":"Shiah","given":</vt:lpwstr>
  </property>
  <property fmtid="{D5CDD505-2E9C-101B-9397-08002B2CF9AE}" pid="319" name="ZOTERO_BREF_HAsxUjHZcJ4v_166">
    <vt:lpwstr>"Yu-Jia"},{"family":"Shibata","given":"Tatsuhiro"},{"family":"Shih","given":"Juliann"},{"family":"Shimizu","given":"Eigo"},{"family":"Shin","given":"Seung Jun"},{"family":"Shiraishi","given":"Yuichi"},{"family":"Shmaya","given":"Tal"},{"family":"Shmulevic</vt:lpwstr>
  </property>
  <property fmtid="{D5CDD505-2E9C-101B-9397-08002B2CF9AE}" pid="320" name="ZOTERO_BREF_HAsxUjHZcJ4v_167">
    <vt:lpwstr>h","given":"Ilya"},{"family":"Shorser","given":"Solomon I."},{"family":"Shrestha","given":"Raunak"},{"family":"Shringarpure","given":"Suyash S."},{"family":"Shriver","given":"Craig"},{"family":"Shuai","given":"Shimin"},{"family":"Sidiropoulos","given":"Ni</vt:lpwstr>
  </property>
  <property fmtid="{D5CDD505-2E9C-101B-9397-08002B2CF9AE}" pid="321" name="ZOTERO_BREF_HAsxUjHZcJ4v_168">
    <vt:lpwstr>kos"},{"family":"Siebert","given":"Reiner"},{"family":"Sieuwerts","given":"Anieta M."},{"family":"Sieverling","given":"Lina"},{"family":"Signoretti","given":"Sabina"},{"family":"Sikora","given":"Katarzyna O."},{"family":"Simbolo","given":"Michele"},{"fami</vt:lpwstr>
  </property>
  <property fmtid="{D5CDD505-2E9C-101B-9397-08002B2CF9AE}" pid="322" name="ZOTERO_BREF_HAsxUjHZcJ4v_169">
    <vt:lpwstr>ly":"Simon","given":"Ronald"},{"family":"Simons","given":"Janae V."},{"family":"Simpson","given":"Jared T."},{"family":"Simpson","given":"Peter T."},{"family":"Singer","given":"Samuel"},{"family":"Sinnott-Armstrong","given":"Nasa"},{"family":"Sipahimalani</vt:lpwstr>
  </property>
  <property fmtid="{D5CDD505-2E9C-101B-9397-08002B2CF9AE}" pid="32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324" name="ZOTERO_BREF_HAsxUjHZcJ4v_170">
    <vt:lpwstr>","given":"Payal"},{"family":"Skelly","given":"Tara J."},{"family":"Smid","given":"Marcel"},{"family":"Smith","given":"Jaclyn"},{"family":"Smith-McCune","given":"Karen"},{"family":"Socci","given":"Nicholas D."},{"family":"Soloway","given":"Matthew G."},{"</vt:lpwstr>
  </property>
  <property fmtid="{D5CDD505-2E9C-101B-9397-08002B2CF9AE}" pid="325" name="ZOTERO_BREF_HAsxUjHZcJ4v_171">
    <vt:lpwstr>family":"Song","given":"Lei"},{"family":"Sood","given":"Anil K."},{"family":"Sothi","given":"Sharmila"},{"family":"Sotiriou","given":"Christos"},{"family":"Soulette","given":"Cameron M."},{"family":"Span","given":"Paul N."},{"family":"Spellman","given":"P</vt:lpwstr>
  </property>
  <property fmtid="{D5CDD505-2E9C-101B-9397-08002B2CF9AE}" pid="326" name="ZOTERO_BREF_HAsxUjHZcJ4v_172">
    <vt:lpwstr>aul T."},{"family":"Spillane","given":"Andrew J."},{"family":"Spiro","given":"Oliver"},{"family":"Spring","given":"Jonathan"},{"family":"Staaf","given":"Johan"},{"family":"Stadler","given":"Peter F."},{"family":"Staib","given":"Peter"},{"family":"Stark","</vt:lpwstr>
  </property>
  <property fmtid="{D5CDD505-2E9C-101B-9397-08002B2CF9AE}" pid="327" name="ZOTERO_BREF_HAsxUjHZcJ4v_173">
    <vt:lpwstr>given":"Stefan G."},{"family":"Stebbings","given":"Lucy"},{"family":"Stefánsson","given":"Ólafur Andri"},{"family":"Stegle","given":"Oliver"},{"family":"Stein","given":"Lincoln D."},{"family":"Stenhouse","given":"Alasdair"},{"family":"Stewart","given":"Ch</vt:lpwstr>
  </property>
  <property fmtid="{D5CDD505-2E9C-101B-9397-08002B2CF9AE}" pid="328" name="ZOTERO_BREF_HAsxUjHZcJ4v_174">
    <vt:lpwstr>ip"},{"family":"Stilgenbauer","given":"Stephan"},{"family":"Stobbe","given":"Miranda D."},{"family":"Stratton","given":"Michael R."},{"family":"Stretch","given":"Jonathan R."},{"family":"Struck","given":"Adam J."},{"family":"Stuart","given":"Joshua M."},{</vt:lpwstr>
  </property>
  <property fmtid="{D5CDD505-2E9C-101B-9397-08002B2CF9AE}" pid="329" name="ZOTERO_BREF_HAsxUjHZcJ4v_175">
    <vt:lpwstr>"family":"Stunnenberg","given":"Henk G."},{"family":"Su","given":"Hong"},{"family":"Su","given":"Xiaoping"},{"family":"Sungalee","given":"Stephanie"},{"family":"Susak","given":"Hana"},{"family":"Suzuki","given":"Akihiro"},{"family":"Sweep","given":"Fred"}</vt:lpwstr>
  </property>
  <property fmtid="{D5CDD505-2E9C-101B-9397-08002B2CF9AE}" pid="330" name="ZOTERO_BREF_HAsxUjHZcJ4v_176">
    <vt:lpwstr>,{"family":"Szczepanowski","given":"Monika"},{"family":"Sültmann","given":"Holger"},{"family":"Yugawa","given":"Takashi"},{"family":"Tam","given":"Angela"},{"family":"Tamborero","given":"David"},{"family":"Tan","given":"Benita Kiat Tee"},{"family":"Tan","</vt:lpwstr>
  </property>
  <property fmtid="{D5CDD505-2E9C-101B-9397-08002B2CF9AE}" pid="331" name="ZOTERO_BREF_HAsxUjHZcJ4v_177">
    <vt:lpwstr>given":"Donghui"},{"family":"Tan","given":"Patrick"},{"family":"Tanaka","given":"Hiroko"},{"family":"Taniguchi","given":"Hirokazu"},{"family":"Tanskanen","given":"Tomas J."},{"family":"Tarabichi","given":"Maxime"},{"family":"Tarnuzzer","given":"Roy"},{"fa</vt:lpwstr>
  </property>
  <property fmtid="{D5CDD505-2E9C-101B-9397-08002B2CF9AE}" pid="332" name="ZOTERO_BREF_HAsxUjHZcJ4v_178">
    <vt:lpwstr>mily":"Tarpey","given":"Patrick"},{"family":"Taschuk","given":"Morgan L."},{"family":"Tatsuno","given":"Kenji"},{"family":"Tavaré","given":"Simon"},{"family":"Taylor","given":"Darrin F."},{"family":"Taylor-Weiner","given":"Amaro"},{"family":"Teague","give</vt:lpwstr>
  </property>
  <property fmtid="{D5CDD505-2E9C-101B-9397-08002B2CF9AE}" pid="333" name="ZOTERO_BREF_HAsxUjHZcJ4v_179">
    <vt:lpwstr>n":"Jon W."},{"family":"Teh","given":"Bin Tean"},{"family":"Tembe","given":"Varsha"},{"family":"Temes","given":"Javier"},{"family":"Thai","given":"Kevin"},{"family":"Thiessen","given":"Nina"},{"family":"Thomas","given":"Gilles"},{"family":"Thomas","given"</vt:lpwstr>
  </property>
  <property fmtid="{D5CDD505-2E9C-101B-9397-08002B2CF9AE}" pid="33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335" name="ZOTERO_BREF_HAsxUjHZcJ4v_180">
    <vt:lpwstr>:"Sarah"},{"family":"Thompson","given":"Alastair M."},{"family":"Thompson","given":"John F. F."},{"family":"Thompson","given":"R. Houston"},{"family":"Thorne","given":"Heather"},{"family":"Thorne","given":"Leigh B."},{"family":"Thorogood","given":"Adrian"</vt:lpwstr>
  </property>
  <property fmtid="{D5CDD505-2E9C-101B-9397-08002B2CF9AE}" pid="336" name="ZOTERO_BREF_HAsxUjHZcJ4v_181">
    <vt:lpwstr>},{"family":"Tiao","given":"Grace"},{"family":"Tijanic","given":"Nebojsa"},{"family":"Timms","given":"Lee E."},{"family":"Tirabosco","given":"Roberto"},{"family":"Tojo","given":"Marta"},{"family":"Tommasi","given":"Stefania"},{"family":"Toon","given":"Chr</vt:lpwstr>
  </property>
  <property fmtid="{D5CDD505-2E9C-101B-9397-08002B2CF9AE}" pid="337" name="ZOTERO_BREF_HAsxUjHZcJ4v_182">
    <vt:lpwstr>istopher W."},{"family":"Torrents","given":"David"},{"family":"Tortora","given":"Giampaolo"},{"family":"Tost","given":"Jörg"},{"family":"Totoki","given":"Yasushi"},{"family":"Townend","given":"David"},{"family":"Traficante","given":"Nadia"},{"family":"Tro</vt:lpwstr>
  </property>
  <property fmtid="{D5CDD505-2E9C-101B-9397-08002B2CF9AE}" pid="338" name="ZOTERO_BREF_HAsxUjHZcJ4v_183">
    <vt:lpwstr>tta","given":"Jean-Rémi"},{"family":"Trümper","given":"Lorenz H. P."},{"family":"Tsao","given":"Ming"},{"family":"Tsunoda","given":"Tatsuhiko"},{"family":"Tucker","given":"Olga"},{"family":"Turkington","given":"Richard"},{"family":"Turner","given":"Daniel</vt:lpwstr>
  </property>
  <property fmtid="{D5CDD505-2E9C-101B-9397-08002B2CF9AE}" pid="339" name="ZOTERO_BREF_HAsxUjHZcJ4v_184">
    <vt:lpwstr> J."},{"family":"Tutt","given":"Andrew"},{"family":"Ueno","given":"Masaki"},{"family":"Umbricht","given":"Christopher"},{"family":"Umer","given":"Husen M."},{"family":"Underwood","given":"Timothy J."},{"family":"Urushidate","given":"Tomoko"},{"family":"Us</vt:lpwstr>
  </property>
  <property fmtid="{D5CDD505-2E9C-101B-9397-08002B2CF9AE}" pid="34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341" name="ZOTERO_BREF_HAsxUjHZcJ4v_186">
    <vt:lpwstr>nden","given":"Gert G."},{"family":"Van der Kwast","given":"Theodorus"},{"family":"Vasudev","given":"Naveen"},{"family":"Vazquez","given":"Miguel"},{"family":"Vedururu","given":"Ravikiran"},{"family":"Veluvolu","given":"Umadevi"},{"family":"Vembu","given"</vt:lpwstr>
  </property>
  <property fmtid="{D5CDD505-2E9C-101B-9397-08002B2CF9AE}" pid="342" name="ZOTERO_BREF_HAsxUjHZcJ4v_187">
    <vt:lpwstr>:"Shankar"},{"family":"Verbeke","given":"Lieven P. C."},{"family":"Vermeulen","given":"Peter"},{"family":"Verrill","given":"Clare"},{"family":"Viari","given":"Alain"},{"family":"Vicente","given":"David"},{"family":"Vicentini","given":"Caterina"},{"family"</vt:lpwstr>
  </property>
  <property fmtid="{D5CDD505-2E9C-101B-9397-08002B2CF9AE}" pid="343" name="ZOTERO_BREF_HAsxUjHZcJ4v_188">
    <vt:lpwstr>:"VijayRaghavan","given":"K."},{"family":"Viksna","given":"Juris"},{"family":"Vilain","given":"Ricardo E."},{"family":"Villasante","given":"Izar"},{"family":"Vincent-Salomon","given":"Anne"},{"family":"Voet","given":"Douglas"},{"family":"Vázquez-García","</vt:lpwstr>
  </property>
  <property fmtid="{D5CDD505-2E9C-101B-9397-08002B2CF9AE}" pid="344" name="ZOTERO_BREF_HAsxUjHZcJ4v_189">
    <vt:lpwstr>given":"Ignacio"},{"family":"Waddell","given":"Nick M."},{"family":"Waddell","given":"Nicola"},{"family":"Wadelius","given":"Claes"},{"family":"Wadi","given":"Lina"},{"family":"Wagener","given":"Rabea"},{"family":"Wala","given":"Jeremiah A."},{"family":"W</vt:lpwstr>
  </property>
  <property fmtid="{D5CDD505-2E9C-101B-9397-08002B2CF9AE}" pid="34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346" name="ZOTERO_BREF_HAsxUjHZcJ4v_190">
    <vt:lpwstr>ang","given":"Jian"},{"family":"Wang","given":"Jiayin"},{"family":"Wang","given":"Linghua"},{"family":"Wang","given":"Wenyi"},{"family":"Wang","given":"Yumeng"},{"family":"Wang","given":"Zhining"},{"family":"Waring","given":"Paul M."},{"family":"Warnatz",</vt:lpwstr>
  </property>
  <property fmtid="{D5CDD505-2E9C-101B-9397-08002B2CF9AE}" pid="347" name="ZOTERO_BREF_HAsxUjHZcJ4v_191">
    <vt:lpwstr>"given":"Hans-Jörg"},{"family":"Warrell","given":"Jonathan"},{"family":"Warren","given":"Anne Y."},{"family":"Waszak","given":"Sebastian M."},{"family":"Wedge","given":"David C."},{"family":"Weichenhan","given":"Dieter"},{"family":"Weinstein","given":"Joh</vt:lpwstr>
  </property>
  <property fmtid="{D5CDD505-2E9C-101B-9397-08002B2CF9AE}" pid="348" name="ZOTERO_BREF_HAsxUjHZcJ4v_192">
    <vt:lpwstr>n N."},{"family":"Weischenfeldt","given":"Joachim"},{"family":"Weisenberger","given":"Daniel J."},{"family":"Welch","given":"Ian"},{"family":"Wendl","given":"Michael C."},{"family":"Werner","given":"Johannes"},{"family":"Wheeler","given":"David A."},{"fam</vt:lpwstr>
  </property>
  <property fmtid="{D5CDD505-2E9C-101B-9397-08002B2CF9AE}" pid="349" name="ZOTERO_BREF_HAsxUjHZcJ4v_193">
    <vt:lpwstr>ily":"Whitaker","given":"Hayley C."},{"family":"Wigle","given":"Dennis"},{"family":"Wilkerson","given":"Matthew D."},{"family":"Williams","given":"Ashley"},{"family":"Wilmott","given":"James S."},{"family":"Wilson","given":"Gavin W."},{"family":"Wilson","</vt:lpwstr>
  </property>
  <property fmtid="{D5CDD505-2E9C-101B-9397-08002B2CF9AE}" pid="350" name="ZOTERO_BREF_HAsxUjHZcJ4v_194">
    <vt:lpwstr>given":"Julie M."},{"family":"Wilson","given":"Richard K."},{"family":"Winterhoff","given":"Boris"},{"family":"Wintersinger","given":"Jeffrey A."},{"family":"Wiznerowicz","given":"Maciej"},{"family":"Wolf","given":"Stephan"},{"family":"Wong","given":"Bern</vt:lpwstr>
  </property>
  <property fmtid="{D5CDD505-2E9C-101B-9397-08002B2CF9AE}" pid="351" name="ZOTERO_BREF_HAsxUjHZcJ4v_195">
    <vt:lpwstr>ice H."},{"family":"Wong","given":"Tina"},{"family":"Wong","given":"Winghing"},{"family":"Wood","given":"Scott"},{"family":"Wouters","given":"Bradly G."},{"family":"Wright","given":"Adam J."},{"family":"Wright","given":"Derek W."},{"family":"Wu","given":"</vt:lpwstr>
  </property>
  <property fmtid="{D5CDD505-2E9C-101B-9397-08002B2CF9AE}" pid="352" name="ZOTERO_BREF_HAsxUjHZcJ4v_196">
    <vt:lpwstr>Chin-Lee"},{"family":"Wu","given":"Dai-Ying"},{"family":"Wu","given":"Jianmin"},{"family":"Wu","given":"Kui"},{"family":"Wu","given":"Yang"},{"family":"Wu","given":"Zhenggang"},{"family":"Xi","given":"Liu"},{"family":"Xia","given":"Tian"},{"family":"Xiao"</vt:lpwstr>
  </property>
  <property fmtid="{D5CDD505-2E9C-101B-9397-08002B2CF9AE}" pid="353" name="ZOTERO_BREF_HAsxUjHZcJ4v_197">
    <vt:lpwstr>,"given":"Xiao"},{"family":"Xing","given":"Rui"},{"family":"Xiong","given":"Heng"},{"family":"Xu","given":"Qinying"},{"family":"Xu","given":"Yanxun"},{"family":"Xue","given":"Hong"},{"family":"Yachida","given":"Shinichi"},{"family":"Yakneen","given":"Serg</vt:lpwstr>
  </property>
  <property fmtid="{D5CDD505-2E9C-101B-9397-08002B2CF9AE}" pid="354" name="ZOTERO_BREF_HAsxUjHZcJ4v_198">
    <vt:lpwstr>ei"},{"family":"Yamaguchi","given":"Rui"},{"family":"Yamaguchi","given":"Takafumi N."},{"family":"Yamamoto","given":"Masakazu"},{"family":"Yamamoto","given":"Shogo"},{"family":"Yamaue","given":"Hiroki"},{"family":"Yang","given":"Fan"},{"family":"Yang","gi</vt:lpwstr>
  </property>
  <property fmtid="{D5CDD505-2E9C-101B-9397-08002B2CF9AE}" pid="355" name="ZOTERO_BREF_HAsxUjHZcJ4v_199">
    <vt:lpwstr>ven":"Jean Y."},{"family":"Yang","given":"Liming"},{"family":"Yang","given":"Lixing"},{"family":"Yang","given":"Shanlin"},{"family":"Yang","given":"Tsun-Po"},{"family":"Yang","given":"Yang"},{"family":"Yao","given":"Xiaotong"},{"family":"Yaspo","given":"M</vt:lpwstr>
  </property>
  <property fmtid="{D5CDD505-2E9C-101B-9397-08002B2CF9AE}" pid="35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5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58" name="ZOTERO_BREF_HAsxUjHZcJ4v_200">
    <vt:lpwstr>arie-Laure"},{"family":"Yates","given":"Lucy"},{"family":"Yau","given":"Christina"},{"family":"Ye","given":"Kai"},{"family":"Yellapantula","given":"Venkata D."},{"family":"Yoon","given":"Christopher J."},{"family":"Yoon","given":"Sung-Soo"},{"family":"You</vt:lpwstr>
  </property>
  <property fmtid="{D5CDD505-2E9C-101B-9397-08002B2CF9AE}" pid="359" name="ZOTERO_BREF_HAsxUjHZcJ4v_201">
    <vt:lpwstr>sif","given":"Fouad"},{"family":"Yu","given":"Jun"},{"family":"Yu","given":"Kaixian"},{"family":"Yu","given":"Willie"},{"family":"Yu","given":"Yingyan"},{"family":"Yuan","given":"Ke"},{"family":"Yuan","given":"Yuan"},{"family":"Yuen","given":"Denis"},{"fa</vt:lpwstr>
  </property>
  <property fmtid="{D5CDD505-2E9C-101B-9397-08002B2CF9AE}" pid="360" name="ZOTERO_BREF_HAsxUjHZcJ4v_202">
    <vt:lpwstr>mily":"Yung","given":"Christina K."},{"family":"Zaikova","given":"Olga"},{"family":"Zamora","given":"Jorge"},{"family":"Zenklusen","given":"Jean C."},{"family":"Zenz","given":"Thorsten"},{"family":"Zeps","given":"Nikolajs"},{"family":"Zhang","given":"Chen</vt:lpwstr>
  </property>
  <property fmtid="{D5CDD505-2E9C-101B-9397-08002B2CF9AE}" pid="361" name="ZOTERO_BREF_HAsxUjHZcJ4v_203">
    <vt:lpwstr>g-Zhong"},{"family":"Zhang","given":"Fan"},{"family":"Zhang","given":"Hailei"},{"family":"Zhang","given":"Hongwei"},{"family":"Zhang","given":"Jiashan"},{"family":"Zhang","given":"Jing"},{"family":"Zhang","given":"Junjun"},{"family":"Zhang","given":"Xuanp</vt:lpwstr>
  </property>
  <property fmtid="{D5CDD505-2E9C-101B-9397-08002B2CF9AE}" pid="362" name="ZOTERO_BREF_HAsxUjHZcJ4v_204">
    <vt:lpwstr>ing"},{"family":"Zhang","given":"Zemin"},{"family":"Zheng","given":"Liangtao"},{"family":"Zheng","given":"Xiuqing"},{"family":"Zhou","given":"Wanding"},{"family":"Zhou","given":"Yong"},{"family":"Zhu","given":"Bin"},{"family":"Zhu","given":"Hongtu"},{"fam</vt:lpwstr>
  </property>
  <property fmtid="{D5CDD505-2E9C-101B-9397-08002B2CF9AE}" pid="363" name="ZOTERO_BREF_HAsxUjHZcJ4v_205">
    <vt:lpwstr>ily":"Zhu","given":"Jingchun"},{"family":"Zhu","given":"Shida"},{"family":"Zou","given":"Lihua"},{"family":"Zou","given":"Xueqing"},{"family":"deFazio","given":"Anna"},{"family":"As","given":"Nicholas","non-dropping-particle":"van"},{"family":"Deurzen","g</vt:lpwstr>
  </property>
  <property fmtid="{D5CDD505-2E9C-101B-9397-08002B2CF9AE}" pid="36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65" name="ZOTERO_BREF_HAsxUjHZcJ4v_207">
    <vt:lpwstr>"}],"issued":{"date-parts":[["2020",2,6]]}}}],"schema":"https://github.com/citation-style-language/schema/raw/master/csl-citation.json"}</vt:lpwstr>
  </property>
  <property fmtid="{D5CDD505-2E9C-101B-9397-08002B2CF9AE}" pid="36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67" name="ZOTERO_BREF_HAsxUjHZcJ4v_22">
    <vt:lpwstr>,{"family":"Baylin","given":"Stephen B."},{"family":"Bazant","given":"Wojciech"},{"family":"Beardsmore","given":"Duncan"},{"family":"Beck","given":"Timothy A."},{"family":"Behjati","given":"Sam"},{"family":"Behren","given":"Andreas"},{"family":"Niu","give</vt:lpwstr>
  </property>
  <property fmtid="{D5CDD505-2E9C-101B-9397-08002B2CF9AE}" pid="368" name="ZOTERO_BREF_HAsxUjHZcJ4v_23">
    <vt:lpwstr>n":"Beifang"},{"family":"Bell","given":"Cindy"},{"family":"Beltran","given":"Sergi"},{"family":"Benz","given":"Christopher"},{"family":"Berchuck","given":"Andrew"},{"family":"Bergmann","given":"Anke K."},{"family":"Bergstrom","given":"Erik N."},{"family":</vt:lpwstr>
  </property>
  <property fmtid="{D5CDD505-2E9C-101B-9397-08002B2CF9AE}" pid="369" name="ZOTERO_BREF_HAsxUjHZcJ4v_24">
    <vt:lpwstr>"Berman","given":"Benjamin P."},{"family":"Berney","given":"Daniel M."},{"family":"Bernhart","given":"Stephan H."},{"family":"Beroukhim","given":"Rameen"},{"family":"Berrios","given":"Mario"},{"family":"Bersani","given":"Samantha"},{"family":"Bertl","give</vt:lpwstr>
  </property>
  <property fmtid="{D5CDD505-2E9C-101B-9397-08002B2CF9AE}" pid="370" name="ZOTERO_BREF_HAsxUjHZcJ4v_25">
    <vt:lpwstr>n":"Johanna"},{"family":"Betancourt","given":"Miguel"},{"family":"Bhandari","given":"Vinayak"},{"family":"Bhosle","given":"Shriram G."},{"family":"Biankin","given":"Andrew V."},{"family":"Bieg","given":"Matthias"},{"family":"Bigner","given":"Darell"},{"fa</vt:lpwstr>
  </property>
  <property fmtid="{D5CDD505-2E9C-101B-9397-08002B2CF9AE}" pid="371" name="ZOTERO_BREF_HAsxUjHZcJ4v_26">
    <vt:lpwstr>mily":"Binder","given":"Hans"},{"family":"Birney","given":"Ewan"},{"family":"Birrer","given":"Michael"},{"family":"Biswas","given":"Nidhan K."},{"family":"Bjerkehagen","given":"Bodil"},{"family":"Bodenheimer","given":"Tom"},{"family":"Boice","given":"Lori</vt:lpwstr>
  </property>
  <property fmtid="{D5CDD505-2E9C-101B-9397-08002B2CF9AE}" pid="372" name="ZOTERO_BREF_HAsxUjHZcJ4v_27">
    <vt:lpwstr>"},{"family":"Bonizzato","given":"Giada"},{"family":"De Bono","given":"Johann S."},{"family":"Boot","given":"Arnoud"},{"family":"Bootwalla","given":"Moiz S."},{"family":"Borg","given":"Ake"},{"family":"Borkhardt","given":"Arndt"},{"family":"Boroevich","gi</vt:lpwstr>
  </property>
  <property fmtid="{D5CDD505-2E9C-101B-9397-08002B2CF9AE}" pid="373" name="ZOTERO_BREF_HAsxUjHZcJ4v_28">
    <vt:lpwstr>ven":"Keith A."},{"family":"Borozan","given":"Ivan"},{"family":"Borst","given":"Christoph"},{"family":"Bosenberg","given":"Marcus"},{"family":"Bosio","given":"Mattia"},{"family":"Boultwood","given":"Jacqueline"},{"family":"Bourque","given":"Guillaume"},{"</vt:lpwstr>
  </property>
  <property fmtid="{D5CDD505-2E9C-101B-9397-08002B2CF9AE}" pid="374" name="ZOTERO_BREF_HAsxUjHZcJ4v_29">
    <vt:lpwstr>family":"Boutros","given":"Paul C."},{"family":"Bova","given":"G. Steven"},{"family":"Bowen","given":"David T."},{"family":"Bowlby","given":"Reanne"},{"family":"Bowtell","given":"David D. L."},{"family":"Boyault","given":"Sandrine"},{"family":"Boyce","giv</vt:lpwstr>
  </property>
  <property fmtid="{D5CDD505-2E9C-101B-9397-08002B2CF9AE}" pid="37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76" name="ZOTERO_BREF_HAsxUjHZcJ4v_30">
    <vt:lpwstr>en":"Rich"},{"family":"Boyd","given":"Jeffrey"},{"family":"Brazma","given":"Alvis"},{"family":"Brennan","given":"Paul"},{"family":"Brewer","given":"Daniel S."},{"family":"Brinkman","given":"Arie B."},{"family":"Bristow","given":"Robert G."},{"family":"Bro</vt:lpwstr>
  </property>
  <property fmtid="{D5CDD505-2E9C-101B-9397-08002B2CF9AE}" pid="377" name="ZOTERO_BREF_HAsxUjHZcJ4v_31">
    <vt:lpwstr>addus","given":"Russell R."},{"family":"Brock","given":"Jane E."},{"family":"Brock","given":"Malcolm"},{"family":"Broeks","given":"Annegien"},{"family":"Brooks","given":"Angela N."},{"family":"Brooks","given":"Denise"},{"family":"Brors","given":"Benedikt"</vt:lpwstr>
  </property>
  <property fmtid="{D5CDD505-2E9C-101B-9397-08002B2CF9AE}" pid="378" name="ZOTERO_BREF_HAsxUjHZcJ4v_32">
    <vt:lpwstr>},{"family":"Brunak","given":"Søren"},{"family":"Bruxner","given":"Timothy J. C."},{"family":"Bruzos","given":"Alicia L."},{"family":"Buchanan","given":"Alex"},{"family":"Buchhalter","given":"Ivo"},{"family":"Buchholz","given":"Christiane"},{"family":"Bul</vt:lpwstr>
  </property>
  <property fmtid="{D5CDD505-2E9C-101B-9397-08002B2CF9AE}" pid="379" name="ZOTERO_BREF_HAsxUjHZcJ4v_33">
    <vt:lpwstr>lman","given":"Susan"},{"family":"Burke","given":"Hazel"},{"family":"Burkhardt","given":"Birgit"},{"family":"Burns","given":"Kathleen H."},{"family":"Busanovich","given":"John"},{"family":"Bustamante","given":"Carlos D."},{"family":"Butler","given":"Adam </vt:lpwstr>
  </property>
  <property fmtid="{D5CDD505-2E9C-101B-9397-08002B2CF9AE}" pid="380" name="ZOTERO_BREF_HAsxUjHZcJ4v_34">
    <vt:lpwstr>P."},{"family":"Butte","given":"Atul J."},{"family":"Byrne","given":"Niall J."},{"family":"Børresen-Dale","given":"Anne-Lise"},{"family":"Caesar-Johnson","given":"Samantha J."},{"family":"Cafferkey","given":"Andy"},{"family":"Cahill","given":"Declan"},{"f</vt:lpwstr>
  </property>
  <property fmtid="{D5CDD505-2E9C-101B-9397-08002B2CF9AE}" pid="381" name="ZOTERO_BREF_HAsxUjHZcJ4v_35">
    <vt:lpwstr>amily":"Calabrese","given":"Claudia"},{"family":"Caldas","given":"Carlos"},{"family":"Calvo","given":"Fabien"},{"family":"Camacho","given":"Niedzica"},{"family":"Campbell","given":"Peter J."},{"family":"Campo","given":"Elias"},{"family":"Cantù","given":"C</vt:lpwstr>
  </property>
  <property fmtid="{D5CDD505-2E9C-101B-9397-08002B2CF9AE}" pid="382" name="ZOTERO_BREF_HAsxUjHZcJ4v_36">
    <vt:lpwstr>inzia"},{"family":"Cao","given":"Shaolong"},{"family":"Carey","given":"Thomas E."},{"family":"Carlevaro-Fita","given":"Joana"},{"family":"Carlsen","given":"Rebecca"},{"family":"Cataldo","given":"Ivana"},{"family":"Cazzola","given":"Mario"},{"family":"Cebo</vt:lpwstr>
  </property>
  <property fmtid="{D5CDD505-2E9C-101B-9397-08002B2CF9AE}" pid="383" name="ZOTERO_BREF_HAsxUjHZcJ4v_37">
    <vt:lpwstr>n","given":"Jonathan"},{"family":"Cerfolio","given":"Robert"},{"family":"Chadwick","given":"Dianne E."},{"family":"Chakravarty","given":"Dimple"},{"family":"Chalmers","given":"Don"},{"family":"Chan","given":"Calvin Wing Yiu"},{"family":"Chan","given":"Kin</vt:lpwstr>
  </property>
  <property fmtid="{D5CDD505-2E9C-101B-9397-08002B2CF9AE}" pid="384" name="ZOTERO_BREF_HAsxUjHZcJ4v_38">
    <vt:lpwstr>"},{"family":"Chan-Seng-Yue","given":"Michelle"},{"family":"Chandan","given":"Vishal S."},{"family":"Chang","given":"David K."},{"family":"Chanock","given":"Stephen J."},{"family":"Chantrill","given":"Lorraine A."},{"family":"Chateigner","given":"Aurélien</vt:lpwstr>
  </property>
  <property fmtid="{D5CDD505-2E9C-101B-9397-08002B2CF9AE}" pid="385" name="ZOTERO_BREF_HAsxUjHZcJ4v_39">
    <vt:lpwstr>"},{"family":"Chatterjee","given":"Nilanjan"},{"family":"Chayama","given":"Kazuaki"},{"family":"Chen","given":"Hsiao-Wei"},{"family":"Chen","given":"Jieming"},{"family":"Chen","given":"Ken"},{"family":"Chen","given":"Yiwen"},{"family":"Chen","given":"Zhao</vt:lpwstr>
  </property>
  <property fmtid="{D5CDD505-2E9C-101B-9397-08002B2CF9AE}" pid="38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87" name="ZOTERO_BREF_HAsxUjHZcJ4v_40">
    <vt:lpwstr>hong"},{"family":"Cherniack","given":"Andrew D."},{"family":"Chien","given":"Jeremy"},{"family":"Chiew","given":"Yoke-Eng"},{"family":"Chin","given":"Suet-Feung"},{"family":"Cho","given":"Juok"},{"family":"Cho","given":"Sunghoon"},{"family":"Choi","given"</vt:lpwstr>
  </property>
  <property fmtid="{D5CDD505-2E9C-101B-9397-08002B2CF9AE}" pid="388" name="ZOTERO_BREF_HAsxUjHZcJ4v_41">
    <vt:lpwstr>:"Jung Kyoon"},{"family":"Choi","given":"Wan"},{"family":"Chomienne","given":"Christine"},{"family":"Chong","given":"Zechen"},{"family":"Choo","given":"Su Pin"},{"family":"Chou","given":"Angela"},{"family":"Christ","given":"Angelika N."},{"family":"Christ</vt:lpwstr>
  </property>
  <property fmtid="{D5CDD505-2E9C-101B-9397-08002B2CF9AE}" pid="389" name="ZOTERO_BREF_HAsxUjHZcJ4v_42">
    <vt:lpwstr>ie","given":"Elizabeth L."},{"family":"Chuah","given":"Eric"},{"family":"Cibulskis","given":"Carrie"},{"family":"Cibulskis","given":"Kristian"},{"family":"Cingarlini","given":"Sara"},{"family":"Clapham","given":"Peter"},{"family":"Claviez","given":"Alexan</vt:lpwstr>
  </property>
  <property fmtid="{D5CDD505-2E9C-101B-9397-08002B2CF9AE}" pid="390" name="ZOTERO_BREF_HAsxUjHZcJ4v_43">
    <vt:lpwstr>der"},{"family":"Cleary","given":"Sean"},{"family":"Cloonan","given":"Nicole"},{"family":"Cmero","given":"Marek"},{"family":"Collins","given":"Colin C."},{"family":"Connor","given":"Ashton A."},{"family":"Cooke","given":"Susanna L."},{"family":"Cooper","g</vt:lpwstr>
  </property>
  <property fmtid="{D5CDD505-2E9C-101B-9397-08002B2CF9AE}" pid="391" name="ZOTERO_BREF_HAsxUjHZcJ4v_44">
    <vt:lpwstr>iven":"Colin S."},{"family":"Cope","given":"Leslie"},{"family":"Corbo","given":"Vincenzo"},{"family":"Cordes","given":"Matthew G."},{"family":"Cordner","given":"Stephen M."},{"family":"Cortés-Ciriano","given":"Isidro"},{"family":"Covington","given":"Kyle"</vt:lpwstr>
  </property>
  <property fmtid="{D5CDD505-2E9C-101B-9397-08002B2CF9AE}" pid="392" name="ZOTERO_BREF_HAsxUjHZcJ4v_45">
    <vt:lpwstr>},{"family":"Cowin","given":"Prue A."},{"family":"Craft","given":"Brian"},{"family":"Craft","given":"David"},{"family":"Creighton","given":"Chad J."},{"family":"Cun","given":"Yupeng"},{"family":"Curley","given":"Erin"},{"family":"Cutcutache","given":"Ioan</vt:lpwstr>
  </property>
  <property fmtid="{D5CDD505-2E9C-101B-9397-08002B2CF9AE}" pid="393" name="ZOTERO_BREF_HAsxUjHZcJ4v_46">
    <vt:lpwstr>a"},{"family":"Czajka","given":"Karolina"},{"family":"Czerniak","given":"Bogdan"},{"family":"Dagg","given":"Rebecca A."},{"family":"Danilova","given":"Ludmila"},{"family":"Davi","given":"Maria Vittoria"},{"family":"Davidson","given":"Natalie R."},{"family</vt:lpwstr>
  </property>
  <property fmtid="{D5CDD505-2E9C-101B-9397-08002B2CF9AE}" pid="394" name="ZOTERO_BREF_HAsxUjHZcJ4v_47">
    <vt:lpwstr>":"Davies","given":"Helen"},{"family":"Davis","given":"Ian J."},{"family":"Davis-Dusenbery","given":"Brandi N."},{"family":"Dawson","given":"Kevin J."},{"family":"De La Vega","given":"Francisco M."},{"family":"De Paoli-Iseppi","given":"Ricardo"},{"family"</vt:lpwstr>
  </property>
  <property fmtid="{D5CDD505-2E9C-101B-9397-08002B2CF9AE}" pid="395" name="ZOTERO_BREF_HAsxUjHZcJ4v_48">
    <vt:lpwstr>:"Defreitas","given":"Timothy"},{"family":"Tos","given":"Angelo P. Dei"},{"family":"Delaneau","given":"Olivier"},{"family":"Demchok","given":"John A."},{"family":"Demeulemeester","given":"Jonas"},{"family":"Demidov","given":"German M."},{"family":"Demirci</vt:lpwstr>
  </property>
  <property fmtid="{D5CDD505-2E9C-101B-9397-08002B2CF9AE}" pid="396" name="ZOTERO_BREF_HAsxUjHZcJ4v_49">
    <vt:lpwstr>oğlu","given":"Deniz"},{"family":"Dennis","given":"Nening M."},{"family":"Denroche","given":"Robert E."},{"family":"Dentro","given":"Stefan C."},{"family":"Desai","given":"Nikita"},{"family":"Deshpande","given":"Vikram"},{"family":"Deshwar","given":"Amit </vt:lpwstr>
  </property>
  <property fmtid="{D5CDD505-2E9C-101B-9397-08002B2CF9AE}" pid="39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98" name="ZOTERO_BREF_HAsxUjHZcJ4v_50">
    <vt:lpwstr>G."},{"family":"Desmedt","given":"Christine"},{"family":"Deu-Pons","given":"Jordi"},{"family":"Dhalla","given":"Noreen"},{"family":"Dhani","given":"Neesha C."},{"family":"Dhingra","given":"Priyanka"},{"family":"Dhir","given":"Rajiv"},{"family":"DiBiase","</vt:lpwstr>
  </property>
  <property fmtid="{D5CDD505-2E9C-101B-9397-08002B2CF9AE}" pid="399" name="ZOTERO_BREF_HAsxUjHZcJ4v_51">
    <vt:lpwstr>given":"Anthony"},{"family":"Diamanti","given":"Klev"},{"family":"Ding","given":"Li"},{"family":"Ding","given":"Shuai"},{"family":"Dinh","given":"Huy Q."},{"family":"Dirix","given":"Luc"},{"family":"Doddapaneni","given":"HarshaVardhan"},{"family":"Donmez"</vt:lpwstr>
  </property>
  <property fmtid="{D5CDD505-2E9C-101B-9397-08002B2CF9AE}" pid="400" name="ZOTERO_BREF_HAsxUjHZcJ4v_52">
    <vt:lpwstr>,"given":"Nilgun"},{"family":"Dow","given":"Michelle T."},{"family":"Drapkin","given":"Ronny"},{"family":"Drechsel","given":"Oliver"},{"family":"Drews","given":"Ruben M."},{"family":"Serge","given":"Serge"},{"family":"Dudderidge","given":"Tim"},{"family":</vt:lpwstr>
  </property>
  <property fmtid="{D5CDD505-2E9C-101B-9397-08002B2CF9AE}" pid="401" name="ZOTERO_BREF_HAsxUjHZcJ4v_53">
    <vt:lpwstr>"Dueso-Barroso","given":"Ana"},{"family":"Dunford","given":"Andrew J."},{"family":"Dunn","given":"Michael"},{"family":"Dursi","given":"Lewis Jonathan"},{"family":"Duthie","given":"Fraser R."},{"family":"Dutton-Regester","given":"Ken"},{"family":"Eagles","</vt:lpwstr>
  </property>
  <property fmtid="{D5CDD505-2E9C-101B-9397-08002B2CF9AE}" pid="402" name="ZOTERO_BREF_HAsxUjHZcJ4v_54">
    <vt:lpwstr>given":"Jenna"},{"family":"Easton","given":"Douglas F."},{"family":"Edmonds","given":"Stuart"},{"family":"Edwards","given":"Paul A."},{"family":"Edwards","given":"Sandra E."},{"family":"Eeles","given":"Rosalind A."},{"family":"Ehinger","given":"Anna"},{"f</vt:lpwstr>
  </property>
  <property fmtid="{D5CDD505-2E9C-101B-9397-08002B2CF9AE}" pid="403" name="ZOTERO_BREF_HAsxUjHZcJ4v_55">
    <vt:lpwstr>amily":"Eils","given":"Juergen"},{"family":"Eils","given":"Roland"},{"family":"El-Naggar","given":"Adel"},{"family":"Eldridge","given":"Matthew"},{"family":"Ellrott","given":"Kyle"},{"family":"Erkek","given":"Serap"},{"family":"Escaramis","given":"Georgia</vt:lpwstr>
  </property>
  <property fmtid="{D5CDD505-2E9C-101B-9397-08002B2CF9AE}" pid="404" name="ZOTERO_BREF_HAsxUjHZcJ4v_56">
    <vt:lpwstr>"},{"family":"Espiritu","given":"Shadrielle M. G."},{"family":"Estivill","given":"Xavier"},{"family":"Etemadmoghadam","given":"Dariush"},{"family":"Eyfjord","given":"Jorunn E."},{"family":"Faltas","given":"Bishoy M."},{"family":"Fan","given":"Daiming"},{"</vt:lpwstr>
  </property>
  <property fmtid="{D5CDD505-2E9C-101B-9397-08002B2CF9AE}" pid="405" name="ZOTERO_BREF_HAsxUjHZcJ4v_57">
    <vt:lpwstr>family":"Faquin","given":"William C."},{"family":"Farcas","given":"Claudiu"},{"family":"Fassan","given":"Matteo"},{"family":"Fatima","given":"Aquila"},{"family":"Favero","given":"Francesco"},{"family":"Fayzullaev","given":"Nodirjon"},{"family":"Felau","gi</vt:lpwstr>
  </property>
  <property fmtid="{D5CDD505-2E9C-101B-9397-08002B2CF9AE}" pid="406" name="ZOTERO_BREF_HAsxUjHZcJ4v_58">
    <vt:lpwstr>ven":"Ina"},{"family":"Fereday","given":"Sian"},{"family":"Ferguson","given":"Martin L."},{"family":"Ferretti","given":"Vincent"},{"family":"Feuerbach","given":"Lars"},{"family":"Field","given":"Matthew A."},{"family":"Fink","given":"J. Lynn"},{"family":"</vt:lpwstr>
  </property>
  <property fmtid="{D5CDD505-2E9C-101B-9397-08002B2CF9AE}" pid="407" name="ZOTERO_BREF_HAsxUjHZcJ4v_59">
    <vt:lpwstr>Finocchiaro","given":"Gaetano"},{"family":"Fisher","given":"Cyril"},{"family":"Fittall","given":"Matthew W."},{"family":"Fitzgerald","given":"Anna"},{"family":"Fitzgerald","given":"Rebecca C."},{"family":"Flanagan","given":"Adrienne M."},{"family":"Fleshn</vt:lpwstr>
  </property>
  <property fmtid="{D5CDD505-2E9C-101B-9397-08002B2CF9AE}" pid="40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409" name="ZOTERO_BREF_HAsxUjHZcJ4v_60">
    <vt:lpwstr>er","given":"Neil E."},{"family":"Flicek","given":"Paul"},{"family":"Foekens","given":"John A."},{"family":"Fong","given":"Kwun M."},{"family":"Fonseca","given":"Nuno A."},{"family":"Foster","given":"Christopher S."},{"family":"Fox","given":"Natalie S."},</vt:lpwstr>
  </property>
  <property fmtid="{D5CDD505-2E9C-101B-9397-08002B2CF9AE}" pid="410" name="ZOTERO_BREF_HAsxUjHZcJ4v_61">
    <vt:lpwstr>{"family":"Fraser","given":"Michael"},{"family":"Frazer","given":"Scott"},{"family":"Frenkel-Morgenstern","given":"Milana"},{"family":"Friedman","given":"William"},{"family":"Frigola","given":"Joan"},{"family":"Fronick","given":"Catrina C."},{"family":"Fu</vt:lpwstr>
  </property>
  <property fmtid="{D5CDD505-2E9C-101B-9397-08002B2CF9AE}" pid="411" name="ZOTERO_BREF_HAsxUjHZcJ4v_62">
    <vt:lpwstr>jimoto","given":"Akihiro"},{"family":"Fujita","given":"Masashi"},{"family":"Fukayama","given":"Masashi"},{"family":"Fulton","given":"Lucinda A."},{"family":"Fulton","given":"Robert S."},{"family":"Furuta","given":"Mayuko"},{"family":"Futreal","given":"P. </vt:lpwstr>
  </property>
  <property fmtid="{D5CDD505-2E9C-101B-9397-08002B2CF9AE}" pid="412" name="ZOTERO_BREF_HAsxUjHZcJ4v_63">
    <vt:lpwstr>Andrew"},{"family":"Füllgrabe","given":"Anja"},{"family":"Gabriel","given":"Stacey B."},{"family":"Gallinger","given":"Steven"},{"family":"Gambacorti-Passerini","given":"Carlo"},{"family":"Gao","given":"Jianjiong"},{"family":"Gao","given":"Shengjie"},{"fa</vt:lpwstr>
  </property>
  <property fmtid="{D5CDD505-2E9C-101B-9397-08002B2CF9AE}" pid="413" name="ZOTERO_BREF_HAsxUjHZcJ4v_64">
    <vt:lpwstr>mily":"Garraway","given":"Levi"},{"family":"Garred","given":"Øystein"},{"family":"Garrison","given":"Erik"},{"family":"Garsed","given":"Dale W."},{"family":"Gehlenborg","given":"Nils"},{"family":"Gelpi","given":"Josep L. L."},{"family":"George","given":"J</vt:lpwstr>
  </property>
  <property fmtid="{D5CDD505-2E9C-101B-9397-08002B2CF9AE}" pid="414" name="ZOTERO_BREF_HAsxUjHZcJ4v_65">
    <vt:lpwstr>oshy"},{"family":"Gerhard","given":"Daniela S."},{"family":"Gerhauser","given":"Clarissa"},{"family":"Gershenwald","given":"Jeffrey E."},{"family":"Gerstein","given":"Mark"},{"family":"Gerstung","given":"Moritz"},{"family":"Getz","given":"Gad"},{"family":</vt:lpwstr>
  </property>
  <property fmtid="{D5CDD505-2E9C-101B-9397-08002B2CF9AE}" pid="415" name="ZOTERO_BREF_HAsxUjHZcJ4v_66">
    <vt:lpwstr>"Ghori","given":"Mohammed"},{"family":"Ghossein","given":"Ronald"},{"family":"Giama","given":"Nasra H."},{"family":"Gibbs","given":"Richard A."},{"family":"Gibson","given":"Bob"},{"family":"Gill","given":"Anthony J."},{"family":"Gill","given":"Pelvender"}</vt:lpwstr>
  </property>
  <property fmtid="{D5CDD505-2E9C-101B-9397-08002B2CF9AE}" pid="416" name="ZOTERO_BREF_HAsxUjHZcJ4v_67">
    <vt:lpwstr>,{"family":"Giri","given":"Dilip D."},{"family":"Glodzik","given":"Dominik"},{"family":"Gnanapragasam","given":"Vincent J."},{"family":"Goebler","given":"Maria Elisabeth"},{"family":"Goldman","given":"Mary J."},{"family":"Gomez","given":"Carmen"},{"family</vt:lpwstr>
  </property>
  <property fmtid="{D5CDD505-2E9C-101B-9397-08002B2CF9AE}" pid="417" name="ZOTERO_BREF_HAsxUjHZcJ4v_68">
    <vt:lpwstr>":"Gonzalez","given":"Santiago"},{"family":"Gonzalez-Perez","given":"Abel"},{"family":"Gordenin","given":"Dmitry A."},{"family":"Gossage","given":"James"},{"family":"Gotoh","given":"Kunihito"},{"family":"Govindan","given":"Ramaswamy"},{"family":"Grabau","</vt:lpwstr>
  </property>
  <property fmtid="{D5CDD505-2E9C-101B-9397-08002B2CF9AE}" pid="418" name="ZOTERO_BREF_HAsxUjHZcJ4v_69">
    <vt:lpwstr>given":"Dorthe"},{"family":"Graham","given":"Janet S."},{"family":"Grant","given":"Robert C."},{"family":"Green","given":"Anthony R."},{"family":"Green","given":"Eric"},{"family":"Greger","given":"Liliana"},{"family":"Grehan","given":"Nicola"},{"family":"</vt:lpwstr>
  </property>
  <property fmtid="{D5CDD505-2E9C-101B-9397-08002B2CF9AE}" pid="41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420" name="ZOTERO_BREF_HAsxUjHZcJ4v_70">
    <vt:lpwstr>Grimaldi","given":"Sonia"},{"family":"Grimmond","given":"Sean M."},{"family":"Grossman","given":"Robert L."},{"family":"Gundem","given":"Gunes"},{"family":"Guo","given":"Qianyun"},{"family":"Gupta","given":"Manaswi"},{"family":"Gupta","given":"Shailja"},{</vt:lpwstr>
  </property>
  <property fmtid="{D5CDD505-2E9C-101B-9397-08002B2CF9AE}" pid="421" name="ZOTERO_BREF_HAsxUjHZcJ4v_71">
    <vt:lpwstr>"family":"Gut","given":"Ivo G."},{"family":"Gut","given":"Marta"},{"family":"Göke","given":"Jonathan"},{"family":"Ha","given":"Gavin"},{"family":"Haake","given":"Andrea"},{"family":"Haan","given":"David"},{"family":"Haas","given":"Siegfried"},{"family":"H</vt:lpwstr>
  </property>
  <property fmtid="{D5CDD505-2E9C-101B-9397-08002B2CF9AE}" pid="422" name="ZOTERO_BREF_HAsxUjHZcJ4v_72">
    <vt:lpwstr>aase","given":"Kerstin"},{"family":"Haber","given":"James E."},{"family":"Habermann","given":"Nina"},{"family":"Hach","given":"Faraz"},{"family":"Haider","given":"Syed"},{"family":"Hama","given":"Natsuko"},{"family":"Hamdy","given":"Freddie C."},{"family"</vt:lpwstr>
  </property>
  <property fmtid="{D5CDD505-2E9C-101B-9397-08002B2CF9AE}" pid="423" name="ZOTERO_BREF_HAsxUjHZcJ4v_73">
    <vt:lpwstr>:"Hamilton","given":"Anne"},{"family":"Hamilton","given":"Mark P."},{"family":"Han","given":"Leng"},{"family":"Hanna","given":"George B."},{"family":"Hansmann","given":"Martin"},{"family":"Haradhvala","given":"Nicholas J."},{"family":"Harismendy","given":</vt:lpwstr>
  </property>
  <property fmtid="{D5CDD505-2E9C-101B-9397-08002B2CF9AE}" pid="424" name="ZOTERO_BREF_HAsxUjHZcJ4v_74">
    <vt:lpwstr>"Olivier"},{"family":"Harliwong","given":"Ivon"},{"family":"Harmanci","given":"Arif O."},{"family":"Harrington","given":"Eoghan"},{"family":"Hasegawa","given":"Takanori"},{"family":"Haussler","given":"David"},{"family":"Hawkins","given":"Steve"},{"family"</vt:lpwstr>
  </property>
  <property fmtid="{D5CDD505-2E9C-101B-9397-08002B2CF9AE}" pid="425" name="ZOTERO_BREF_HAsxUjHZcJ4v_75">
    <vt:lpwstr>:"Hayami","given":"Shinya"},{"family":"Hayashi","given":"Shuto"},{"family":"Hayes","given":"D. Neil"},{"family":"Hayes","given":"Stephen J."},{"family":"Hayward","given":"Nicholas K."},{"family":"Hazell","given":"Steven"},{"family":"He","given":"Yao"},{"f</vt:lpwstr>
  </property>
  <property fmtid="{D5CDD505-2E9C-101B-9397-08002B2CF9AE}" pid="426" name="ZOTERO_BREF_HAsxUjHZcJ4v_76">
    <vt:lpwstr>amily":"Heath","given":"Allison P."},{"family":"Heath","given":"Simon C."},{"family":"Hedley","given":"David"},{"family":"Hegde","given":"Apurva M."},{"family":"Heiman","given":"David I."},{"family":"Heinold","given":"Michael C."},{"family":"Heins","given</vt:lpwstr>
  </property>
  <property fmtid="{D5CDD505-2E9C-101B-9397-08002B2CF9AE}" pid="427" name="ZOTERO_BREF_HAsxUjHZcJ4v_77">
    <vt:lpwstr>":"Zachary"},{"family":"Heisler","given":"Lawrence E."},{"family":"Hellstrom-Lindberg","given":"Eva"},{"family":"Helmy","given":"Mohamed"},{"family":"Heo","given":"Seong Gu"},{"family":"Hepperla","given":"Austin J."},{"family":"Heredia-Genestar","given":"</vt:lpwstr>
  </property>
  <property fmtid="{D5CDD505-2E9C-101B-9397-08002B2CF9AE}" pid="428" name="ZOTERO_BREF_HAsxUjHZcJ4v_78">
    <vt:lpwstr>José María"},{"family":"Herrmann","given":"Carl"},{"family":"Hersey","given":"Peter"},{"family":"Hess","given":"Julian M."},{"family":"Hilmarsdottir","given":"Holmfridur"},{"family":"Hinton","given":"Jonathan"},{"family":"Hirano","given":"Satoshi"},{"fami</vt:lpwstr>
  </property>
  <property fmtid="{D5CDD505-2E9C-101B-9397-08002B2CF9AE}" pid="429" name="ZOTERO_BREF_HAsxUjHZcJ4v_79">
    <vt:lpwstr>ly":"Hiraoka","given":"Nobuyoshi"},{"family":"Hoadley","given":"Katherine A."},{"family":"Hobolth","given":"Asger"},{"family":"Hodzic","given":"Ermin"},{"family":"Hoell","given":"Jessica I."},{"family":"Hoffmann","given":"Steve"},{"family":"Hofmann","give</vt:lpwstr>
  </property>
  <property fmtid="{D5CDD505-2E9C-101B-9397-08002B2CF9AE}" pid="43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431" name="ZOTERO_BREF_HAsxUjHZcJ4v_80">
    <vt:lpwstr>n":"Oliver"},{"family":"Holbrook","given":"Andrea"},{"family":"Holik","given":"Aliaksei Z."},{"family":"Hollingsworth","given":"Michael A."},{"family":"Holmes","given":"Oliver"},{"family":"Holt","given":"Robert A."},{"family":"Hong","given":"Chen"},{"fami</vt:lpwstr>
  </property>
  <property fmtid="{D5CDD505-2E9C-101B-9397-08002B2CF9AE}" pid="432" name="ZOTERO_BREF_HAsxUjHZcJ4v_81">
    <vt:lpwstr>ly":"Hong","given":"Eun Pyo"},{"family":"Hong","given":"Jongwhi H."},{"family":"Hooijer","given":"Gerrit K."},{"family":"Hornshøj","given":"Henrik"},{"family":"Hosoda","given":"Fumie"},{"family":"Hou","given":"Yong"},{"family":"Hovestadt","given":"Volker"</vt:lpwstr>
  </property>
  <property fmtid="{D5CDD505-2E9C-101B-9397-08002B2CF9AE}" pid="433" name="ZOTERO_BREF_HAsxUjHZcJ4v_82">
    <vt:lpwstr>},{"family":"Howat","given":"William"},{"family":"Hoyle","given":"Alan P."},{"family":"Hruban","given":"Ralph H."},{"family":"Hu","given":"Jianhong"},{"family":"Hu","given":"Taobo"},{"family":"Hua","given":"Xing"},{"family":"Huang","given":"Kuan-lin"},{"f</vt:lpwstr>
  </property>
  <property fmtid="{D5CDD505-2E9C-101B-9397-08002B2CF9AE}" pid="434" name="ZOTERO_BREF_HAsxUjHZcJ4v_83">
    <vt:lpwstr>amily":"Huang","given":"Mei"},{"family":"Huang","given":"Mi Ni"},{"family":"Huang","given":"Vincent"},{"family":"Huang","given":"Yi"},{"family":"Huber","given":"Wolfgang"},{"family":"Hudson","given":"Thomas J."},{"family":"Hummel","given":"Michael"},{"fam</vt:lpwstr>
  </property>
  <property fmtid="{D5CDD505-2E9C-101B-9397-08002B2CF9AE}" pid="435" name="ZOTERO_BREF_HAsxUjHZcJ4v_84">
    <vt:lpwstr>ily":"Hung","given":"Jillian A."},{"family":"Huntsman","given":"David"},{"family":"Hupp","given":"Ted R."},{"family":"Huse","given":"Jason"},{"family":"Huska","given":"Matthew R."},{"family":"Hutter","given":"Barbara"},{"family":"Hutter","given":"Carolyn </vt:lpwstr>
  </property>
  <property fmtid="{D5CDD505-2E9C-101B-9397-08002B2CF9AE}" pid="436" name="ZOTERO_BREF_HAsxUjHZcJ4v_85">
    <vt:lpwstr>M."},{"family":"Hübschmann","given":"Daniel"},{"family":"Iacobuzio-Donahue","given":"Christine A."},{"family":"Imbusch","given":"Charles David"},{"family":"Imielinski","given":"Marcin"},{"family":"Imoto","given":"Seiya"},{"family":"Isaacs","given":"Willia</vt:lpwstr>
  </property>
  <property fmtid="{D5CDD505-2E9C-101B-9397-08002B2CF9AE}" pid="437" name="ZOTERO_BREF_HAsxUjHZcJ4v_86">
    <vt:lpwstr>m B."},{"family":"Isaev","given":"Keren"},{"family":"Ishikawa","given":"Shumpei"},{"family":"Iskar","given":"Murat"},{"family":"Islam","given":"S. M. Ashiqul"},{"family":"Ittmann","given":"Michael"},{"family":"Ivkovic","given":"Sinisa"},{"family":"Izarzug</vt:lpwstr>
  </property>
  <property fmtid="{D5CDD505-2E9C-101B-9397-08002B2CF9AE}" pid="438" name="ZOTERO_BREF_HAsxUjHZcJ4v_87">
    <vt:lpwstr>aza","given":"Jose M. G."},{"family":"Jacquemier","given":"Jocelyne"},{"family":"Jakrot","given":"Valerie"},{"family":"Jamieson","given":"Nigel B."},{"family":"Jang","given":"Gun Ho"},{"family":"Jang","given":"Se Jin"},{"family":"Jayaseelan","given":"Joy </vt:lpwstr>
  </property>
  <property fmtid="{D5CDD505-2E9C-101B-9397-08002B2CF9AE}" pid="439" name="ZOTERO_BREF_HAsxUjHZcJ4v_88">
    <vt:lpwstr>C."},{"family":"Jayasinghe","given":"Reyka"},{"family":"Jefferys","given":"Stuart R."},{"family":"Jegalian","given":"Karine"},{"family":"Jennings","given":"Jennifer L."},{"family":"Jeon","given":"Seung-Hyup"},{"family":"Jerman","given":"Lara"},{"family":"</vt:lpwstr>
  </property>
  <property fmtid="{D5CDD505-2E9C-101B-9397-08002B2CF9AE}" pid="440" name="ZOTERO_BREF_HAsxUjHZcJ4v_89">
    <vt:lpwstr>Ji","given":"Yuan"},{"family":"Jiao","given":"Wei"},{"family":"Johansson","given":"Peter A."},{"family":"Johns","given":"Amber L."},{"family":"Johns","given":"Jeremy"},{"family":"Johnson","given":"Rory"},{"family":"Johnson","given":"Todd A."},{"family":"J</vt:lpwstr>
  </property>
  <property fmtid="{D5CDD505-2E9C-101B-9397-08002B2CF9AE}" pid="44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442" name="ZOTERO_BREF_HAsxUjHZcJ4v_90">
    <vt:lpwstr>olly","given":"Clemency"},{"family":"Joly","given":"Yann"},{"family":"Jonasson","given":"Jon G."},{"family":"Jones","given":"Corbin D."},{"family":"Jones","given":"David R."},{"family":"Jones","given":"David T. W."},{"family":"Jones","given":"Nic"},{"fami</vt:lpwstr>
  </property>
  <property fmtid="{D5CDD505-2E9C-101B-9397-08002B2CF9AE}" pid="443" name="ZOTERO_BREF_HAsxUjHZcJ4v_91">
    <vt:lpwstr>ly":"Jones","given":"Steven J. M."},{"family":"Jonkers","given":"Jos"},{"family":"Ju","given":"Young Seok"},{"family":"Juhl","given":"Hartmut"},{"family":"Jung","given":"Jongsun"},{"family":"Juul","given":"Malene"},{"family":"Juul","given":"Randi Istrup"}</vt:lpwstr>
  </property>
  <property fmtid="{D5CDD505-2E9C-101B-9397-08002B2CF9AE}" pid="444" name="ZOTERO_BREF_HAsxUjHZcJ4v_92">
    <vt:lpwstr>,{"family":"Juul","given":"Sissel"},{"family":"Jäger","given":"Natalie"},{"family":"Kahles","given":"Andre"},{"family":"Kahraman","given":"Abdullah"},{"family":"Kaiser","given":"Vera B."},{"family":"Kakavand","given":"Hojabr"},{"family":"Kalimuthu","given</vt:lpwstr>
  </property>
  <property fmtid="{D5CDD505-2E9C-101B-9397-08002B2CF9AE}" pid="445" name="ZOTERO_BREF_HAsxUjHZcJ4v_93">
    <vt:lpwstr>":"Sangeetha"},{"family":"Kalle","given":"Christof","non-dropping-particle":"von"},{"family":"Kang","given":"Koo Jeong"},{"family":"Karlan","given":"Beth"},{"family":"Karlić","given":"Rosa"},{"family":"Karsch","given":"Dennis"},{"family":"Kasaian","given"</vt:lpwstr>
  </property>
  <property fmtid="{D5CDD505-2E9C-101B-9397-08002B2CF9AE}" pid="446" name="ZOTERO_BREF_HAsxUjHZcJ4v_94">
    <vt:lpwstr>:"Katayoon"},{"family":"Kassahn","given":"Karin S."},{"family":"Katai","given":"Hitoshi"},{"family":"Kato","given":"Mamoru"},{"family":"Katoh","given":"Hiroto"},{"family":"Kawakami","given":"Yoshiiku"},{"family":"Kay","given":"Jonathan D."},{"family":"Kaz</vt:lpwstr>
  </property>
  <property fmtid="{D5CDD505-2E9C-101B-9397-08002B2CF9AE}" pid="447" name="ZOTERO_BREF_HAsxUjHZcJ4v_95">
    <vt:lpwstr>akoff","given":"Stephen H."},{"family":"Kazanov","given":"Marat D."},{"family":"Keays","given":"Maria"},{"family":"Kebebew","given":"Electron"},{"family":"Kefford","given":"Richard F."},{"family":"Kellis","given":"Manolis"},{"family":"Kench","given":"Jame</vt:lpwstr>
  </property>
  <property fmtid="{D5CDD505-2E9C-101B-9397-08002B2CF9AE}" pid="448" name="ZOTERO_BREF_HAsxUjHZcJ4v_96">
    <vt:lpwstr>s G."},{"family":"Kennedy","given":"Catherine J."},{"family":"Kerssemakers","given":"Jules N. A."},{"family":"Khoo","given":"David"},{"family":"Khoo","given":"Vincent"},{"family":"Khuntikeo","given":"Narong"},{"family":"Khurana","given":"Ekta"},{"family":</vt:lpwstr>
  </property>
  <property fmtid="{D5CDD505-2E9C-101B-9397-08002B2CF9AE}" pid="449" name="ZOTERO_BREF_HAsxUjHZcJ4v_97">
    <vt:lpwstr>"Kilpinen","given":"Helena"},{"family":"Kim","given":"Hark Kyun"},{"family":"Kim","given":"Hyung-Lae"},{"family":"Kim","given":"Hyung-Yong"},{"family":"Kim","given":"Hyunghwan"},{"family":"Kim","given":"Jaegil"},{"family":"Kim","given":"Jihoon"},{"family"</vt:lpwstr>
  </property>
  <property fmtid="{D5CDD505-2E9C-101B-9397-08002B2CF9AE}" pid="450" name="ZOTERO_BREF_HAsxUjHZcJ4v_98">
    <vt:lpwstr>:"Kim","given":"Jong K."},{"family":"Kim","given":"Youngwook"},{"family":"King","given":"Tari A."},{"family":"Klapper","given":"Wolfram"},{"family":"Kleinheinz","given":"Kortine"},{"family":"Klimczak","given":"Leszek J."},{"family":"Knappskog","given":"St</vt:lpwstr>
  </property>
  <property fmtid="{D5CDD505-2E9C-101B-9397-08002B2CF9AE}" pid="451" name="ZOTERO_BREF_HAsxUjHZcJ4v_99">
    <vt:lpwstr>ian"},{"family":"Kneba","given":"Michael"},{"family":"Knoppers","given":"Bartha M."},{"family":"Koh","given":"Youngil"},{"family":"Komorowski","given":"Jan"},{"family":"Komura","given":"Daisuke"},{"family":"Komura","given":"Mitsuhiro"},{"family":"Kong","g</vt:lpwstr>
  </property>
  <property fmtid="{D5CDD505-2E9C-101B-9397-08002B2CF9AE}" pid="45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53" name="ZOTERO_BREF_IM4gJ3yQ6hq2_10">
    <vt:lpwstr>"}],"issued":{"date-parts":[["2016",11,4]]}}},{"id":"PMO89rMQ/nWStJlSW","uris":["http://zotero.org/users/14858941/items/MRBGYGMA"],"itemData":{"id":703,"type":"article-journal","abstract":"Many traditional pharmacopeias include Aristolochia and related pl</vt:lpwstr>
  </property>
  <property fmtid="{D5CDD505-2E9C-101B-9397-08002B2CF9AE}" pid="45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5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5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5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5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5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6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61" name="ZOTERO_BREF_IM4gJ3yQ6hq2_18">
    <vt:lpwstr>y":"Huang","given":"Mi Ni"},{"family":"Lim","given":"Jing Quan"},{"family":"Boot","given":"Arnoud"},{"family":"Yu","given":"Willie"},{"family":"Suzuki","given":"Yuka"},{"family":"Thangaraju","given":"Saranya"},{"family":"Ng","given":"Cedric C Y"},{"family</vt:lpwstr>
  </property>
  <property fmtid="{D5CDD505-2E9C-101B-9397-08002B2CF9AE}" pid="462" name="ZOTERO_BREF_IM4gJ3yQ6hq2_19">
    <vt:lpwstr>":"Tan","given":"Patrick"},{"family":"Pang","given":"See-Tong"},{"family":"Huang","given":"Hao-Yi"},{"family":"Yu","given":"Ming-Chin"},{"family":"Lee","given":"Po-Huang"},{"family":"Hsieh","given":"Sen-Yung"},{"family":"Chang","given":"Alex Y"},{"family"</vt:lpwstr>
  </property>
  <property fmtid="{D5CDD505-2E9C-101B-9397-08002B2CF9AE}" pid="463" name="ZOTERO_BREF_IM4gJ3yQ6hq2_2">
    <vt:lpwstr>ka-Kusibab et al. 2020; Boot et al. 2020)","noteIndex":0},"citationItems":[{"id":"PMO89rMQ/cPfEu5DI","uris":["http://zotero.org/users/14858941/items/D7AJ6DEW"],"itemData":{"id":719,"type":"article-journal","abstract":"Tobacco smoking increases the risk of</vt:lpwstr>
  </property>
  <property fmtid="{D5CDD505-2E9C-101B-9397-08002B2CF9AE}" pid="464" name="ZOTERO_BREF_IM4gJ3yQ6hq2_20">
    <vt:lpwstr>:"Bin","given":"†"},{"family":"Teh","given":"T"},{"family":"Steven","given":"†"},{"family":"Rozen","given":"G"}],"issued":{"date-parts":[["2017"]]}}},{"id":"PMO89rMQ/23HWyHHi","uris":["http://zotero.org/users/14858941/items/H6T3QXLU"],"itemData":{"id":715</vt:lpwstr>
  </property>
  <property fmtid="{D5CDD505-2E9C-101B-9397-08002B2CF9AE}" pid="46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6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6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6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6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70" name="ZOTERO_BREF_IM4gJ3yQ6hq2_26">
    <vt:lpwstr>l cancer","volume":"26","author":[{"family":"Dziubańska-Kusibab","given":"Paulina J."},{"family":"Berger","given":"Hilmar"},{"family":"Battistini","given":"Federica"},{"family":"Bouwman","given":"Britta A.M."},{"family":"Iftekhar","given":"Amina"},{"famil</vt:lpwstr>
  </property>
  <property fmtid="{D5CDD505-2E9C-101B-9397-08002B2CF9AE}" pid="471" name="ZOTERO_BREF_IM4gJ3yQ6hq2_27">
    <vt:lpwstr>y":"Katainen","given":"Riku"},{"family":"Cajuso","given":"Tatiana"},{"family":"Crosetto","given":"Nicola"},{"family":"Orozco","given":"Modesto"},{"family":"Aaltonen","given":"Lauri A."},{"family":"Meyer","given":"Thomas F."}],"issued":{"date-parts":[["202</vt:lpwstr>
  </property>
  <property fmtid="{D5CDD505-2E9C-101B-9397-08002B2CF9AE}" pid="472" name="ZOTERO_BREF_IM4gJ3yQ6hq2_28">
    <vt:lpwstr>0",7,1]]}}},{"id":"PMO89rMQ/7EuVzWQ5","uris":["http://zotero.org/users/14858941/items/52N2VB8F"],"itemData":{"id":709,"type":"article-journal","abstract":"Mutational signatures can reveal the history of mutagenic processes that cells were exposed to befor</vt:lpwstr>
  </property>
  <property fmtid="{D5CDD505-2E9C-101B-9397-08002B2CF9AE}" pid="47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7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7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7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7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7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79" name="ZOTERO_BREF_IM4gJ3yQ6hq2_34">
    <vt:lpwstr>uthor":[{"family":"Boot","given":"Arnoud"},{"family":"Ng","given":"Alvin W.T."},{"family":"Chong","given":"Fui Teen"},{"family":"Ho","given":"Szu Chi"},{"family":"Yu","given":"Willie"},{"family":"Tan","given":"Daniel S.W."},{"family":"Iyer","given":"N. Go</vt:lpwstr>
  </property>
  <property fmtid="{D5CDD505-2E9C-101B-9397-08002B2CF9AE}" pid="480" name="ZOTERO_BREF_IM4gJ3yQ6hq2_35">
    <vt:lpwstr>palakrishna"},{"family":"Roze","given":"Steven G."}],"issued":{"date-parts":[["2020",6,1]]}}}],"schema":"https://github.com/citation-style-language/schema/raw/master/csl-citation.json"}</vt:lpwstr>
  </property>
  <property fmtid="{D5CDD505-2E9C-101B-9397-08002B2CF9AE}" pid="48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8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8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8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85" name="ZOTERO_BREF_IM4gJ3yQ6hq2_8">
    <vt:lpwstr>family":"Ju","given":"Young Seok"},{"family":"Haase","given":"Kerstin"},{"family":"Van Loo","given":"Peter"},{"family":"Martincorena","given":"Iñigo"},{"family":"Nik-Zainal","given":"Serena"},{"family":"Totoki","given":"Yasushi"},{"family":"Fujimoto","giv</vt:lpwstr>
  </property>
  <property fmtid="{D5CDD505-2E9C-101B-9397-08002B2CF9AE}" pid="486" name="ZOTERO_BREF_IM4gJ3yQ6hq2_9">
    <vt:lpwstr>en":"Akihiro"},{"family":"Nakagawa","given":"Hidewaki"},{"family":"Shibata","given":"Tatsuhiro"},{"family":"Campbell","given":"Peter J."},{"family":"Vineis","given":"Paolo"},{"family":"Phillips","given":"David H."},{"family":"Stratton","given":"Michael R.</vt:lpwstr>
  </property>
  <property fmtid="{D5CDD505-2E9C-101B-9397-08002B2CF9AE}" pid="48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88" name="ZOTERO_BREF_Icd6wZN2C4n7_10">
    <vt:lpwstr>ai"},{"family":"Wu","given":"Yang"},{"family":"Rozen","given":"Steven G"}],"issued":{"date-parts":[["2024"]]}}}],"schema":"https://github.com/citation-style-language/schema/raw/master/csl-citation.json"}</vt:lpwstr>
  </property>
  <property fmtid="{D5CDD505-2E9C-101B-9397-08002B2CF9AE}" pid="48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9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9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9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9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9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9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9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97" name="ZOTERO_BREF_Jmprd6S6YeS8_1">
    <vt:lpwstr>ZOTERO_ITEM CSL_CITATION {"citationID":"i2v8oysG","properties":{"formattedCitation":"(Priestley et al. 2019)","plainCitation":"(Priestley et al. 2019)","noteIndex":0},"citationItems":[{"id":11834,"uris":["http://zotero.org/groups/6195561/items/GHYUBU27"],</vt:lpwstr>
  </property>
  <property fmtid="{D5CDD505-2E9C-101B-9397-08002B2CF9AE}" pid="498" name="ZOTERO_BREF_Jmprd6S6YeS8_10">
    <vt:lpwstr>","given":"Neeltje"},{"family":"Bruijn","given":"Ewart","non-dropping-particle":"de"},{"family":"Shale","given":"Charles"},{"family":"Duyvesteyn","given":"Korneel"},{"family":"Haidari","given":"Susan"},{"family":"Hoeck","given":"Arne","non-dropping-partic</vt:lpwstr>
  </property>
  <property fmtid="{D5CDD505-2E9C-101B-9397-08002B2CF9AE}" pid="499" name="ZOTERO_BREF_Jmprd6S6YeS8_11">
    <vt:lpwstr>le":"van"},{"family":"Onstenk","given":"Wendy"},{"family":"Roepman","given":"Paul"},{"family":"Voda","given":"Mircea"},{"family":"Bloemendal","given":"Haiko J."},{"family":"Tjan-Heijnen","given":"Vivianne C.G."},{"family":"Herpen","given":"Carla M.L.","no</vt:lpwstr>
  </property>
  <property fmtid="{D5CDD505-2E9C-101B-9397-08002B2CF9AE}" pid="500" name="ZOTERO_BREF_Jmprd6S6YeS8_12">
    <vt:lpwstr>n-dropping-particle":"van"},{"family":"Labots","given":"Mariette"},{"family":"Witteveen","given":"Petronella O."},{"family":"Smit","given":"Egbert F."},{"family":"Sleijfer","given":"Stefan"},{"family":"Voest","given":"Emile E."},{"family":"Cuppen","given"</vt:lpwstr>
  </property>
  <property fmtid="{D5CDD505-2E9C-101B-9397-08002B2CF9AE}" pid="501" name="ZOTERO_BREF_Jmprd6S6YeS8_13">
    <vt:lpwstr>:"Edwin"}],"issued":{"date-parts":[["2019",11,7]]}}}],"schema":"https://github.com/citation-style-language/schema/raw/master/csl-citation.json"}</vt:lpwstr>
  </property>
  <property fmtid="{D5CDD505-2E9C-101B-9397-08002B2CF9AE}" pid="502" name="ZOTERO_BREF_Jmprd6S6YeS8_2">
    <vt:lpwstr>"itemData":{"id":11834,"type":"article-journal","abstract":"Metastatic cancer is a major cause of death and is associated with poor treatment efficacy. A better understanding of the characteristics of late-stage cancer is required to help adapt personaliz</vt:lpwstr>
  </property>
  <property fmtid="{D5CDD505-2E9C-101B-9397-08002B2CF9AE}" pid="503" name="ZOTERO_BREF_Jmprd6S6YeS8_3">
    <vt:lpwstr>ed treatments, reduce overtreatment and improve outcomes. Here we describe the largest, to our knowledge, pan-cancer study of metastatic solid tumour genomes, including whole-genome sequencing data for 2,520 pairs of tumour and normal tissue, analysed at </vt:lpwstr>
  </property>
  <property fmtid="{D5CDD505-2E9C-101B-9397-08002B2CF9AE}" pid="504" name="ZOTERO_BREF_Jmprd6S6YeS8_4">
    <vt:lpwstr>median depths of 106× and 38×, respectively, and surveying more than 70 million somatic variants. The characteristic mutations of metastatic lesions varied widely, with mutations that reflect those of the primary tumour types, and with high rates of whole</vt:lpwstr>
  </property>
  <property fmtid="{D5CDD505-2E9C-101B-9397-08002B2CF9AE}" pid="505" name="ZOTERO_BREF_Jmprd6S6YeS8_5">
    <vt:lpwstr>-genome duplication events (56%). Individual metastatic lesions were relatively homogeneous, with the vast majority (96%) of driver mutations being clonal and up to 80% of tumour-suppressor genes being inactivated bi-allelically by different mutational me</vt:lpwstr>
  </property>
  <property fmtid="{D5CDD505-2E9C-101B-9397-08002B2CF9AE}" pid="506" name="ZOTERO_BREF_Jmprd6S6YeS8_6">
    <vt:lpwstr>chanisms. Although metastatic tumour genomes showed similar mutational landscape and driver genes to primary tumours, we find characteristics that could contribute to responsiveness to therapy or resistance in individual patients. We implement an approach</vt:lpwstr>
  </property>
  <property fmtid="{D5CDD505-2E9C-101B-9397-08002B2CF9AE}" pid="507" name="ZOTERO_BREF_Jmprd6S6YeS8_7">
    <vt:lpwstr> for the review of clinically relevant associations and their potential for actionability. For 62% of patients, we identify genetic variants that may be used to stratify patients towards therapies that either have been approved or are in clinical trials. </vt:lpwstr>
  </property>
  <property fmtid="{D5CDD505-2E9C-101B-9397-08002B2CF9AE}" pid="508" name="ZOTERO_BREF_Jmprd6S6YeS8_8">
    <vt:lpwstr>This demonstrates the importance of comprehensive genomic tumour profiling for precision medicine in cancer.","container-title":"Nature","DOI":"10.1038/s41586-019-1689-y","ISSN":"14764687","issue":"7781","page":"210-216","PMID":"31645765","publisher":"Nat</vt:lpwstr>
  </property>
  <property fmtid="{D5CDD505-2E9C-101B-9397-08002B2CF9AE}" pid="509" name="ZOTERO_BREF_Jmprd6S6YeS8_9">
    <vt:lpwstr>ure Publishing Group","title":"Pan-cancer whole-genome analyses of metastatic solid tumours","volume":"575","author":[{"family":"Priestley","given":"Peter"},{"family":"Baber","given":"Jonathan"},{"family":"Lolkema","given":"Martijn P."},{"family":"Steeghs</vt:lpwstr>
  </property>
  <property fmtid="{D5CDD505-2E9C-101B-9397-08002B2CF9AE}" pid="510" name="ZOTERO_BREF_JvwdUEeJfzJa_1">
    <vt:lpwstr>ZOTERO_ITEM CSL_CITATION {"citationID":"earEN8hA","properties":{"formattedCitation":"(Hoang et al. 2013; Poon et al. 2013)","plainCitation":"(Hoang et al. 2013; Poon et al. 2013)","noteIndex":0},"citationItems":[{"id":"PMO89rMQ/sMiC0muC","uris":["http://z</vt:lpwstr>
  </property>
  <property fmtid="{D5CDD505-2E9C-101B-9397-08002B2CF9AE}" pid="511"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512"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513"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514"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515"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516"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517"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518"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519"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520" name="ZOTERO_BREF_JvwdUEeJfzJa_19">
    <vt:lpwstr>"Chen","given":"Chung-Hsin"},{"family":"Sidorenko","given":"Viktoriya S."},{"family":"He","given":"Jian"},{"family":"Dickman","given":"Kathleen G."},{"family":"Yun","given":"Byeong Hwa"},{"family":"Moriya","given":"Masaaki"},{"family":"Niknafs","given":"N</vt:lpwstr>
  </property>
  <property fmtid="{D5CDD505-2E9C-101B-9397-08002B2CF9AE}" pid="521"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522" name="ZOTERO_BREF_JvwdUEeJfzJa_20">
    <vt:lpwstr>oushin"},{"family":"Douville","given":"Christopher"},{"family":"Karchin","given":"Rachel"},{"family":"Turesky","given":"Robert J."},{"family":"Pu","given":"Yeong-Shiau"},{"family":"Vogelstein","given":"Bert"},{"family":"Papadopoulos","given":"Nickolas"},{</vt:lpwstr>
  </property>
  <property fmtid="{D5CDD505-2E9C-101B-9397-08002B2CF9AE}" pid="523" name="ZOTERO_BREF_JvwdUEeJfzJa_21">
    <vt:lpwstr>"family":"Grollman","given":"Arthur P."},{"family":"Kinzler","given":"Kenneth W."},{"family":"Rosenquist","given":"Thomas A."}],"accessed":{"date-parts":[["2025",4,17]]},"issued":{"date-parts":[["2013",8,7]]}}},{"id":"PMO89rMQ/WOaer0EZ","uris":["http://zo</vt:lpwstr>
  </property>
  <property fmtid="{D5CDD505-2E9C-101B-9397-08002B2CF9AE}" pid="524"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525" name="ZOTERO_BREF_JvwdUEeJfzJa_23">
    <vt:lpwstr>n            Carcinogen AAlert\n            \n              Aristolochic acid (AA) is a natural compound derived from plants in the\n              Aristolochia\n              genus. For centuries,\n              Aristolochia\n              has been used t</vt:lpwstr>
  </property>
  <property fmtid="{D5CDD505-2E9C-101B-9397-08002B2CF9AE}" pid="526"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527"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528"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529"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530"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531"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532" name="ZOTERO_BREF_JvwdUEeJfzJa_3">
    <vt:lpwstr>        , \n            Carcinogen AAlert\n            \n              Aristolochic acid (AA) is a natural compound derived from plants in the\n              Aristolochia\n              genus. For centuries,\n              Aristolochia\n              has </vt:lpwstr>
  </property>
  <property fmtid="{D5CDD505-2E9C-101B-9397-08002B2CF9AE}" pid="533"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534"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535"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536"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537"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538"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539"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540"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541"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542"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543"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544"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545" name="ZOTERO_BREF_JvwdUEeJfzJa_41">
    <vt:lpwstr>itranslmed.3006086","volume":"5","author":[{"family":"Poon","given":"Song Ling"},{"family":"Pang","given":"See-Tong"},{"family":"McPherson","given":"John R."},{"family":"Yu","given":"Willie"},{"family":"Huang","given":"Kie Kyon"},{"family":"Guan","given":</vt:lpwstr>
  </property>
  <property fmtid="{D5CDD505-2E9C-101B-9397-08002B2CF9AE}" pid="546" name="ZOTERO_BREF_JvwdUEeJfzJa_42">
    <vt:lpwstr>"Peiyong"},{"family":"Weng","given":"Wen-Hui"},{"family":"Siew","given":"Ee Yan"},{"family":"Liu","given":"Yujing"},{"family":"Heng","given":"Hong Lee"},{"family":"Chong","given":"Soo Ching"},{"family":"Gan","given":"Anna"},{"family":"Tay","given":"Su Tin</vt:lpwstr>
  </property>
  <property fmtid="{D5CDD505-2E9C-101B-9397-08002B2CF9AE}" pid="547" name="ZOTERO_BREF_JvwdUEeJfzJa_43">
    <vt:lpwstr>g"},{"family":"Lim","given":"Weng Khong"},{"family":"Cutcutache","given":"Ioana"},{"family":"Huang","given":"Dachuan"},{"family":"Ler","given":"Lian Dee"},{"family":"Nairismägi","given":"Maarja-Liisa"},{"family":"Lee","given":"Ming Hui"},{"family":"Chang"</vt:lpwstr>
  </property>
  <property fmtid="{D5CDD505-2E9C-101B-9397-08002B2CF9AE}" pid="548" name="ZOTERO_BREF_JvwdUEeJfzJa_44">
    <vt:lpwstr>,"given":"Ying-Hsu"},{"family":"Yu","given":"Kai-Jie"},{"family":"Chan-on","given":"Waraporn"},{"family":"Li","given":"Bin-Kui"},{"family":"Yuan","given":"Yun-Fei"},{"family":"Qian","given":"Chao-Nan"},{"family":"Ng","given":"Kwai-Fong"},{"family":"Wu","g</vt:lpwstr>
  </property>
  <property fmtid="{D5CDD505-2E9C-101B-9397-08002B2CF9AE}" pid="549" name="ZOTERO_BREF_JvwdUEeJfzJa_45">
    <vt:lpwstr>iven":"Ching-Fang"},{"family":"Hsu","given":"Cheng-Lung"},{"family":"Bunte","given":"Ralph M."},{"family":"Stratton","given":"Michael R."},{"family":"Futreal","given":"P. Andrew"},{"family":"Sung","given":"Wing-Kin"},{"family":"Chuang","given":"Cheng-Keng</vt:lpwstr>
  </property>
  <property fmtid="{D5CDD505-2E9C-101B-9397-08002B2CF9AE}" pid="550" name="ZOTERO_BREF_JvwdUEeJfzJa_46">
    <vt:lpwstr>"},{"family":"Ong","given":"Choon Kiat"},{"family":"Rozen","given":"Steven G."},{"family":"Tan","given":"Patrick"},{"family":"Teh","given":"Bin Tean"}],"accessed":{"date-parts":[["2025",4,17]]},"issued":{"date-parts":[["2013",8,7]]}}}],"schema":"https://g</vt:lpwstr>
  </property>
  <property fmtid="{D5CDD505-2E9C-101B-9397-08002B2CF9AE}" pid="551" name="ZOTERO_BREF_JvwdUEeJfzJa_47">
    <vt:lpwstr>ithub.com/citation-style-language/schema/raw/master/csl-citation.json"}</vt:lpwstr>
  </property>
  <property fmtid="{D5CDD505-2E9C-101B-9397-08002B2CF9AE}" pid="552"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553"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554"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555"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556"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557" name="ZOTERO_BREF_L6W3MQdRrF02_1">
    <vt:lpwstr/>
  </property>
  <property fmtid="{D5CDD505-2E9C-101B-9397-08002B2CF9AE}" pid="558" name="ZOTERO_BREF_L6W3MQdRrF02_10">
    <vt:lpwstr/>
  </property>
  <property fmtid="{D5CDD505-2E9C-101B-9397-08002B2CF9AE}" pid="559" name="ZOTERO_BREF_L6W3MQdRrF02_11">
    <vt:lpwstr/>
  </property>
  <property fmtid="{D5CDD505-2E9C-101B-9397-08002B2CF9AE}" pid="560" name="ZOTERO_BREF_L6W3MQdRrF02_2">
    <vt:lpwstr/>
  </property>
  <property fmtid="{D5CDD505-2E9C-101B-9397-08002B2CF9AE}" pid="561" name="ZOTERO_BREF_L6W3MQdRrF02_3">
    <vt:lpwstr/>
  </property>
  <property fmtid="{D5CDD505-2E9C-101B-9397-08002B2CF9AE}" pid="562" name="ZOTERO_BREF_L6W3MQdRrF02_4">
    <vt:lpwstr/>
  </property>
  <property fmtid="{D5CDD505-2E9C-101B-9397-08002B2CF9AE}" pid="563" name="ZOTERO_BREF_L6W3MQdRrF02_5">
    <vt:lpwstr/>
  </property>
  <property fmtid="{D5CDD505-2E9C-101B-9397-08002B2CF9AE}" pid="564" name="ZOTERO_BREF_L6W3MQdRrF02_6">
    <vt:lpwstr/>
  </property>
  <property fmtid="{D5CDD505-2E9C-101B-9397-08002B2CF9AE}" pid="565" name="ZOTERO_BREF_L6W3MQdRrF02_7">
    <vt:lpwstr/>
  </property>
  <property fmtid="{D5CDD505-2E9C-101B-9397-08002B2CF9AE}" pid="566" name="ZOTERO_BREF_L6W3MQdRrF02_8">
    <vt:lpwstr/>
  </property>
  <property fmtid="{D5CDD505-2E9C-101B-9397-08002B2CF9AE}" pid="567" name="ZOTERO_BREF_L6W3MQdRrF02_9">
    <vt:lpwstr/>
  </property>
  <property fmtid="{D5CDD505-2E9C-101B-9397-08002B2CF9AE}" pid="568" name="ZOTERO_BREF_LiVs887hgA47_1">
    <vt:lpwstr>ZOTERO_BIBL {"uncited":[],"omitted":[],"custom":[]} CSL_BIBLIOGRAPHY</vt:lpwstr>
  </property>
  <property fmtid="{D5CDD505-2E9C-101B-9397-08002B2CF9AE}" pid="569" name="ZOTERO_BREF_NhmgMLG5UTqp_1">
    <vt:lpwstr>ZOTERO_ITEM CSL_CITATION {"citationID":"m8DfwMxt","properties":{"formattedCitation":"(Ng et al. 2017; Poon et al. 2015)","plainCitation":"(Ng et al. 2017; Poon et al. 2015)","noteIndex":0},"citationItems":[{"id":"PMO89rMQ/nWStJlSW","uris":["http://zotero.</vt:lpwstr>
  </property>
  <property fmtid="{D5CDD505-2E9C-101B-9397-08002B2CF9AE}" pid="570" name="ZOTERO_BREF_NhmgMLG5UTqp_10">
    <vt:lpwstr>ud"},{"family":"Yu","given":"Willie"},{"family":"Suzuki","given":"Yuka"},{"family":"Thangaraju","given":"Saranya"},{"family":"Ng","given":"Cedric C Y"},{"family":"Tan","given":"Patrick"},{"family":"Pang","given":"See-Tong"},{"family":"Huang","given":"Hao-</vt:lpwstr>
  </property>
  <property fmtid="{D5CDD505-2E9C-101B-9397-08002B2CF9AE}" pid="571" name="ZOTERO_BREF_NhmgMLG5UTqp_11">
    <vt:lpwstr>Yi"},{"family":"Yu","given":"Ming-Chin"},{"family":"Lee","given":"Po-Huang"},{"family":"Hsieh","given":"Sen-Yung"},{"family":"Chang","given":"Alex Y"},{"family":"Bin","given":"†"},{"family":"Teh","given":"T"},{"family":"Steven","given":"†"},{"family":"Roz</vt:lpwstr>
  </property>
  <property fmtid="{D5CDD505-2E9C-101B-9397-08002B2CF9AE}" pid="572" name="ZOTERO_BREF_NhmgMLG5UTqp_12">
    <vt:lpwstr>en","given":"G"}],"issued":{"date-parts":[["2017"]]}}},{"id":"PMO89rMQ/gEpyoEZe","uris":["http://zotero.org/users/14858941/items/UIWWU7GW"],"itemData":{"id":893,"type":"article-journal","abstract":"Background: Aristolochic acid (AA) is a natural compound </vt:lpwstr>
  </property>
  <property fmtid="{D5CDD505-2E9C-101B-9397-08002B2CF9AE}" pid="573"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74"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75"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76"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77"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78"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79"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80"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81"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82"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83"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84" name="ZOTERO_BREF_NhmgMLG5UTqp_23">
    <vt:lpwstr>},{"family":"Choo","given":"Yang"},{"family":"McPherson","given":"John R"},{"family":"Yu","given":"Willie"},{"family":"Heng","given":"Hong Lee"},{"family":"Gan","given":"Anna"},{"family":"Myint","given":"Swe Swe"},{"family":"Siew","given":"Ee Yan"},{"fami</vt:lpwstr>
  </property>
  <property fmtid="{D5CDD505-2E9C-101B-9397-08002B2CF9AE}" pid="585" name="ZOTERO_BREF_NhmgMLG5UTqp_24">
    <vt:lpwstr>ly":"Ler","given":"Lian Dee"},{"family":"Ng","given":"Lay Guat"},{"family":"Weng","given":"Wen-Hui"},{"family":"Chuang","given":"Cheng-Keng"},{"family":"Yuen","given":"John Sp"},{"family":"Pang","given":"See-Tong"},{"family":"Tan","given":"Patrick"},{"fam</vt:lpwstr>
  </property>
  <property fmtid="{D5CDD505-2E9C-101B-9397-08002B2CF9AE}" pid="586" name="ZOTERO_BREF_NhmgMLG5UTqp_25">
    <vt:lpwstr>ily":"Teh","given":"Bin Tean"},{"family":"Rozen","given":"Steven G"}],"issued":{"date-parts":[["2015",4,28]]}}}],"schema":"https://github.com/citation-style-language/schema/raw/master/csl-citation.json"}</vt:lpwstr>
  </property>
  <property fmtid="{D5CDD505-2E9C-101B-9397-08002B2CF9AE}" pid="587"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88"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89"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90"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91"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92"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93"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94" name="ZOTERO_BREF_PIzfJaCA5fo2_1">
    <vt:lpwstr>ZOTERO_ITEM CSL_CITATION {"citationID":"PYCYvdD0","properties":{"formattedCitation":"(DeWeerd et al. 2022)","plainCitation":"(DeWeerd et al. 2022)","noteIndex":0},"citationItems":[{"id":13130,"uris":["http://zotero.org/groups/6195561/items/3ESZG62M"],"ite</vt:lpwstr>
  </property>
  <property fmtid="{D5CDD505-2E9C-101B-9397-08002B2CF9AE}" pid="595" name="ZOTERO_BREF_PIzfJaCA5fo2_2">
    <vt:lpwstr>mData":{"id":13130,"type":"article-journal","container-title":"Cell Reports","DOI":"10.1016/j.celrep.2022.110555","ISSN":"22111247","issue":"12","journalAbbreviation":"Cell Reports","language":"en","page":"110555","PMID":"35320711","PMCID":"PMC9283007","s</vt:lpwstr>
  </property>
  <property fmtid="{D5CDD505-2E9C-101B-9397-08002B2CF9AE}" pid="596" name="ZOTERO_BREF_PIzfJaCA5fo2_3">
    <vt:lpwstr>ource":"DOI.org (Crossref)","title":"Prospectively defined patterns of APOBEC3A mutagenesis are prevalent in human cancers","volume":"38","author":[{"family":"DeWeerd","given":"Rachel A."},{"family":"Németh","given":"Eszter"},{"family":"Póti","given":"Ádá</vt:lpwstr>
  </property>
  <property fmtid="{D5CDD505-2E9C-101B-9397-08002B2CF9AE}" pid="597" name="ZOTERO_BREF_PIzfJaCA5fo2_4">
    <vt:lpwstr>m"},{"family":"Petryk","given":"Nataliya"},{"family":"Chen","given":"Chun-Long"},{"family":"Hyrien","given":"Olivier"},{"family":"Szüts","given":"Dávid"},{"family":"Green","given":"Abby M."}],"issued":{"date-parts":[["2022",3]]}}}],"schema":"https://githu</vt:lpwstr>
  </property>
  <property fmtid="{D5CDD505-2E9C-101B-9397-08002B2CF9AE}" pid="598" name="ZOTERO_BREF_PIzfJaCA5fo2_5">
    <vt:lpwstr>b.com/citation-style-language/schema/raw/master/csl-citation.json"}</vt:lpwstr>
  </property>
  <property fmtid="{D5CDD505-2E9C-101B-9397-08002B2CF9AE}" pid="599" name="ZOTERO_BREF_PpR8PYcxNNRP_1">
    <vt:lpwstr>ZOTERO_ITEM CSL_CITATION {"citationID":"Un6KqxcK","properties":{"formattedCitation":"(Lawson et al. 2020)","plainCitation":"(Lawson et al. 2020)","noteIndex":0},"citationItems":[{"id":13132,"uris":["http://zotero.org/groups/6195561/items/6UJMBNDS"],"itemD</vt:lpwstr>
  </property>
  <property fmtid="{D5CDD505-2E9C-101B-9397-08002B2CF9AE}" pid="600" name="ZOTERO_BREF_PpR8PYcxNNRP_10">
    <vt:lpwstr>in several major bladder cancer genes. There was extensive interindividual variation in selection, with different driver genes dominating the clonal landscape across individuals. Mutational signatures were heterogeneous across clones and individuals, whic</vt:lpwstr>
  </property>
  <property fmtid="{D5CDD505-2E9C-101B-9397-08002B2CF9AE}" pid="601" name="ZOTERO_BREF_PpR8PYcxNNRP_11">
    <vt:lpwstr>h suggests differential exposure to mutagens in the urine. Evidence of APOBEC mutagenesis was found in 22% of the microbiopsies. Sequencing multiple microbiopsies from five patients with bladder cancer enabled comparisons with cancer-free individuals and </vt:lpwstr>
  </property>
  <property fmtid="{D5CDD505-2E9C-101B-9397-08002B2CF9AE}" pid="602" name="ZOTERO_BREF_PpR8PYcxNNRP_12">
    <vt:lpwstr>across histological features. This study reveals a rich landscape of mutational processes and selection in normal urothelium with large heterogeneity across clones and individuals.","container-title":"Science","DOI":"10.1126/science.aba8347","ISSN":"0036-</vt:lpwstr>
  </property>
  <property fmtid="{D5CDD505-2E9C-101B-9397-08002B2CF9AE}" pid="603" name="ZOTERO_BREF_PpR8PYcxNNRP_13">
    <vt:lpwstr>8075, 1095-9203","issue":"6512","journalAbbreviation":"Science","language":"en","page":"75-82","PMID":"33004514","source":"DOI.org (Crossref)","title":"Extensive heterogeneity in somatic mutation and selection in the human bladder","volume":"370","author"</vt:lpwstr>
  </property>
  <property fmtid="{D5CDD505-2E9C-101B-9397-08002B2CF9AE}" pid="604" name="ZOTERO_BREF_PpR8PYcxNNRP_14">
    <vt:lpwstr>:[{"family":"Lawson","given":"Andrew R. J."},{"family":"Abascal","given":"Federico"},{"family":"Coorens","given":"Tim H. H."},{"family":"Hooks","given":"Yvette"},{"family":"O’Neill","given":"Laura"},{"family":"Latimer","given":"Calli"},{"family":"Raine","</vt:lpwstr>
  </property>
  <property fmtid="{D5CDD505-2E9C-101B-9397-08002B2CF9AE}" pid="605" name="ZOTERO_BREF_PpR8PYcxNNRP_15">
    <vt:lpwstr>given":"Keiran"},{"family":"Sanders","given":"Mathijs A."},{"family":"Warren","given":"Anne Y."},{"family":"Mahbubani","given":"Krishnaa T. A."},{"family":"Bareham","given":"Bethany"},{"family":"Butler","given":"Timothy M."},{"family":"Harvey","given":"Lu</vt:lpwstr>
  </property>
  <property fmtid="{D5CDD505-2E9C-101B-9397-08002B2CF9AE}" pid="606" name="ZOTERO_BREF_PpR8PYcxNNRP_16">
    <vt:lpwstr>ke M. R."},{"family":"Cagan","given":"Alex"},{"family":"Menzies","given":"Andrew"},{"family":"Moore","given":"Luiza"},{"family":"Colquhoun","given":"Alexandra J."},{"family":"Turner","given":"William"},{"family":"Thomas","given":"Benjamin"},{"family":"Gna</vt:lpwstr>
  </property>
  <property fmtid="{D5CDD505-2E9C-101B-9397-08002B2CF9AE}" pid="607" name="ZOTERO_BREF_PpR8PYcxNNRP_17">
    <vt:lpwstr>napragasam","given":"Vincent"},{"family":"Williams","given":"Nicholas"},{"family":"Rassl","given":"Doris M."},{"family":"Vöhringer","given":"Harald"},{"family":"Zumalave","given":"Sonia"},{"family":"Nangalia","given":"Jyoti"},{"family":"Tubío","given":"Jo</vt:lpwstr>
  </property>
  <property fmtid="{D5CDD505-2E9C-101B-9397-08002B2CF9AE}" pid="608" name="ZOTERO_BREF_PpR8PYcxNNRP_18">
    <vt:lpwstr>sé M. C."},{"family":"Gerstung","given":"Moritz"},{"family":"Saeb-Parsy","given":"Kourosh"},{"family":"Stratton","given":"Michael R."},{"family":"Campbell","given":"Peter J."},{"family":"Mitchell","given":"Thomas J."},{"family":"Martincorena","given":"Iñi</vt:lpwstr>
  </property>
  <property fmtid="{D5CDD505-2E9C-101B-9397-08002B2CF9AE}" pid="609" name="ZOTERO_BREF_PpR8PYcxNNRP_19">
    <vt:lpwstr>go"}],"issued":{"date-parts":[["2020",10,2]]}}}],"schema":"https://github.com/citation-style-language/schema/raw/master/csl-citation.json"}</vt:lpwstr>
  </property>
  <property fmtid="{D5CDD505-2E9C-101B-9397-08002B2CF9AE}" pid="610" name="ZOTERO_BREF_PpR8PYcxNNRP_2">
    <vt:lpwstr>ata":{"id":13132,"type":"article-journal","abstract":"Genetic profiles of the bladder\n            \n              Depending on the environment of the individual, the human bladder can be exposed to carcinogens as they are flushed through the body. Lawson</vt:lpwstr>
  </property>
  <property fmtid="{D5CDD505-2E9C-101B-9397-08002B2CF9AE}" pid="611" name="ZOTERO_BREF_PpR8PYcxNNRP_3">
    <vt:lpwstr>\n              et al.\n              and Li\n              et al.\n              examined the genetic composition of laser-dissected microbiopsies from normal and cancer cells collected from the urothelium, a specialized epithelium lining the lower urina</vt:lpwstr>
  </property>
  <property fmtid="{D5CDD505-2E9C-101B-9397-08002B2CF9AE}" pid="612" name="ZOTERO_BREF_PpR8PYcxNNRP_4">
    <vt:lpwstr>ry tract (see the Perspective by Rozen). These complementary studies identified the mutational landscape of bladder urothelium through various sequencing strategies and identified high mutational heterogeneity within and between individuals and tumors. Bo</vt:lpwstr>
  </property>
  <property fmtid="{D5CDD505-2E9C-101B-9397-08002B2CF9AE}" pid="613" name="ZOTERO_BREF_PpR8PYcxNNRP_5">
    <vt:lpwstr>th studies identified mutational profiles related to specific carcinogens such as aristolochic acid and the molecules found in tobacco. These studies present a comprehensive description of the diverse mutational landscape of the human bladder in health an</vt:lpwstr>
  </property>
  <property fmtid="{D5CDD505-2E9C-101B-9397-08002B2CF9AE}" pid="614" name="ZOTERO_BREF_PpR8PYcxNNRP_6">
    <vt:lpwstr>d disease, unraveling positive selection for cancer-causing mutations, a diversity of mutational processes, and large differences across individuals.\n            \n            \n              Science\n              , this issue p.\n              75\n    </vt:lpwstr>
  </property>
  <property fmtid="{D5CDD505-2E9C-101B-9397-08002B2CF9AE}" pid="615" name="ZOTERO_BREF_PpR8PYcxNNRP_7">
    <vt:lpwstr>          , p.\n              82\n              ; see also p.\n              34\n            \n          , \n            Genome sequencing of healthy human bladder tissue reveals a diverse landscape of mutations that vary between individuals.\n          ,</vt:lpwstr>
  </property>
  <property fmtid="{D5CDD505-2E9C-101B-9397-08002B2CF9AE}" pid="616" name="ZOTERO_BREF_PpR8PYcxNNRP_8">
    <vt:lpwstr> \n            \n              The extent of somatic mutation and clonal selection in the human bladder remains unknown. We sequenced 2097 bladder microbiopsies from 20 individuals using targeted (\n              n\n              = 1914 microbiopsies), wh</vt:lpwstr>
  </property>
  <property fmtid="{D5CDD505-2E9C-101B-9397-08002B2CF9AE}" pid="617" name="ZOTERO_BREF_PpR8PYcxNNRP_9">
    <vt:lpwstr>ole-exome (\n              n\n              = 655), and whole-genome (\n              n\n              = 88) sequencing. We found widespread positive selection in 17 genes. Chromatin remodeling genes were frequently mutated, whereas mutations were absent </vt:lpwstr>
  </property>
  <property fmtid="{D5CDD505-2E9C-101B-9397-08002B2CF9AE}" pid="618" name="ZOTERO_BREF_SKWaXNETtpY0_1">
    <vt:lpwstr>ZOTERO_ITEM CSL_CITATION {"citationID":"myrzr0HC","properties":{"formattedCitation":"(Alexandrov et al. 2014)","plainCitation":"(Alexandrov et al. 2014)","noteIndex":0},"citationItems":[{"id":"PMO89rMQ/nCqhQJtI","uris":["http://zotero.org/users/14858941/i</vt:lpwstr>
  </property>
  <property fmtid="{D5CDD505-2E9C-101B-9397-08002B2CF9AE}" pid="619"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620"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621" name="ZOTERO_BREF_SKWaXNETtpY0_4">
    <vt:lpwstr>on"}</vt:lpwstr>
  </property>
  <property fmtid="{D5CDD505-2E9C-101B-9397-08002B2CF9AE}" pid="622" name="ZOTERO_BREF_U9rrNwGiSBZb_1">
    <vt:lpwstr>ZOTERO_ITEM CSL_CITATION {"citationID":"J66nFpKK","properties":{"formattedCitation":"(Jin et al. 2024b)","plainCitation":"(Jin et al. 2024b)","noteIndex":0},"citationItems":[{"id":11839,"uris":["http://zotero.org/groups/6195561/items/DCEPLWPD"],"itemData"</vt:lpwstr>
  </property>
  <property fmtid="{D5CDD505-2E9C-101B-9397-08002B2CF9AE}" pid="623" name="ZOTERO_BREF_U9rrNwGiSBZb_2">
    <vt:lpwstr>:{"id":11839,"type":"article-journal","abstract":"Mutational signature analysis is a recent computational approach for interpreting somatic mutations in the genome. Its application to cancer data has enhanced our understanding of mutational forces driving</vt:lpwstr>
  </property>
  <property fmtid="{D5CDD505-2E9C-101B-9397-08002B2CF9AE}" pid="624" name="ZOTERO_BREF_U9rrNwGiSBZb_3">
    <vt:lpwstr> tumorigenesis and demonstrated its potential to inform prognosis and treatment decisions. However, methodological challenges remain for discovering new signatures and assigning proper weights to existing signatures, thereby hindering broader clinical app</vt:lpwstr>
  </property>
  <property fmtid="{D5CDD505-2E9C-101B-9397-08002B2CF9AE}" pid="625" name="ZOTERO_BREF_U9rrNwGiSBZb_4">
    <vt:lpwstr>lications. Here we present Mutational Signature Calculator (MuSiCal), a rigorous analytical framework with algorithms that solve major problems in the standard workflow. Our simulation studies demonstrate that MuSiCal outperforms state-of-the-art algorith</vt:lpwstr>
  </property>
  <property fmtid="{D5CDD505-2E9C-101B-9397-08002B2CF9AE}" pid="626" name="ZOTERO_BREF_U9rrNwGiSBZb_5">
    <vt:lpwstr>ms for both signature discovery and assignment. By reanalyzing more than 2,700 cancer genomes, we provide an improved catalog of signatures and their assignments, discover nine indel signatures absent in the current catalog, resolve long-standing issues w</vt:lpwstr>
  </property>
  <property fmtid="{D5CDD505-2E9C-101B-9397-08002B2CF9AE}" pid="627" name="ZOTERO_BREF_U9rrNwGiSBZb_6">
    <vt:lpwstr>ith the ambiguous ‘flat’ signatures and give insights into signatures with unknown etiologies. We expect MuSiCal and the improved catalog to be a step towards establishing best practices for mutational signature analysis.","container-title":"Nature Geneti</vt:lpwstr>
  </property>
  <property fmtid="{D5CDD505-2E9C-101B-9397-08002B2CF9AE}" pid="628" name="ZOTERO_BREF_U9rrNwGiSBZb_7">
    <vt:lpwstr>cs","DOI":"10.1038/s41588-024-01659-0","ISSN":"15461718","issue":"3","page":"541-552","PMID":"38361034","publisher":"Nature Research","title":"Accurate and sensitive mutational signature analysis with MuSiCal","volume":"56","author":[{"family":"Jin","give</vt:lpwstr>
  </property>
  <property fmtid="{D5CDD505-2E9C-101B-9397-08002B2CF9AE}" pid="629" name="ZOTERO_BREF_U9rrNwGiSBZb_8">
    <vt:lpwstr>n":"Hu"},{"family":"Gulhan","given":"Doga C."},{"family":"Geiger","given":"Benedikt"},{"family":"Ben-Isvy","given":"Daniel"},{"family":"Geng","given":"David"},{"family":"Ljungström","given":"Viktor"},{"family":"Park","given":"Peter J."}],"issued":{"date-p</vt:lpwstr>
  </property>
  <property fmtid="{D5CDD505-2E9C-101B-9397-08002B2CF9AE}" pid="630" name="ZOTERO_BREF_U9rrNwGiSBZb_9">
    <vt:lpwstr>arts":[["2024",3,1]]}}}],"schema":"https://github.com/citation-style-language/schema/raw/master/csl-citation.json"}</vt:lpwstr>
  </property>
  <property fmtid="{D5CDD505-2E9C-101B-9397-08002B2CF9AE}" pid="631" name="ZOTERO_BREF_UO38VADlX1rp_1">
    <vt:lpwstr>ZOTERO_ITEM CSL_CITATION {"citationID":"Ddl0tSSM","properties":{"formattedCitation":"(Chen et al. 2024b)","plainCitation":"(Chen et al. 2024b)","noteIndex":0},"citationItems":[{"id":11844,"uris":["http://zotero.org/groups/6195561/items/7ZWYU8D3"],"itemDat</vt:lpwstr>
  </property>
  <property fmtid="{D5CDD505-2E9C-101B-9397-08002B2CF9AE}" pid="632" name="ZOTERO_BREF_UO38VADlX1rp_10">
    <vt:lpwstr>:"Xue","given":"Ruidong"},{"family":"Liu","given":"Mo"},{"family":"Bai","given":"Jian"},{"family":"Bao","given":"Jinxia"},{"family":"Wang","given":"Yin"},{"family":"Jiang","given":"Nanhai"},{"family":"Li","given":"Zhixuan"},{"family":"Wang","given":"Wenwe</vt:lpwstr>
  </property>
  <property fmtid="{D5CDD505-2E9C-101B-9397-08002B2CF9AE}" pid="633" name="ZOTERO_BREF_UO38VADlX1rp_11">
    <vt:lpwstr>n"},{"family":"Wang","given":"Ruiru"},{"family":"Zheng","given":"Bo"},{"family":"Yang","given":"Airong"},{"family":"Hu","given":"Ji"},{"family":"Liu","given":"Ke"},{"family":"Shen","given":"Siyun"},{"family":"Zhang","given":"Yangqianwen"},{"family":"Bai",</vt:lpwstr>
  </property>
  <property fmtid="{D5CDD505-2E9C-101B-9397-08002B2CF9AE}" pid="634" name="ZOTERO_BREF_UO38VADlX1rp_12">
    <vt:lpwstr>"given":"Mixue"},{"family":"Wang","given":"Yan"},{"family":"Zhu","given":"Yanjing"},{"family":"Yang","given":"Shuai"},{"family":"Gao","given":"Qiang"},{"family":"Gu","given":"Jin"},{"family":"Gao","given":"Dong"},{"family":"Wang","given":"Xin Wei"},{"fami</vt:lpwstr>
  </property>
  <property fmtid="{D5CDD505-2E9C-101B-9397-08002B2CF9AE}" pid="635" name="ZOTERO_BREF_UO38VADlX1rp_13">
    <vt:lpwstr>ly":"Nakagawa","given":"Hidewaki"},{"family":"Zhang","given":"Ning"},{"family":"Wu","given":"Lin"},{"family":"Rozen","given":"Steven G."},{"family":"Bai","given":"Fan"},{"family":"Wang","given":"Hongyang"}],"issued":{"date-parts":[["2024",3,21]]}}}],"sche</vt:lpwstr>
  </property>
  <property fmtid="{D5CDD505-2E9C-101B-9397-08002B2CF9AE}" pid="636" name="ZOTERO_BREF_UO38VADlX1rp_14">
    <vt:lpwstr>ma":"https://github.com/citation-style-language/schema/raw/master/csl-citation.json"}</vt:lpwstr>
  </property>
  <property fmtid="{D5CDD505-2E9C-101B-9397-08002B2CF9AE}" pid="637" name="ZOTERO_BREF_UO38VADlX1rp_2">
    <vt:lpwstr>a":{"id":11844,"type":"article-journal","abstract":"Over half of hepatocellular carcinoma (HCC) cases diagnosed worldwide are in China1–3. However, whole-genome analysis of hepatitis B virus (HBV)-associated HCC in Chinese individuals is limited4–8, with </vt:lpwstr>
  </property>
  <property fmtid="{D5CDD505-2E9C-101B-9397-08002B2CF9AE}" pid="638" name="ZOTERO_BREF_UO38VADlX1rp_3">
    <vt:lpwstr>current analyses of HCC mainly from non-HBV-enriched populations9,10. Here we initiated the Chinese Liver Cancer Atlas (CLCA) project and performed deep whole-genome sequencing (average depth, 120×) of 494 HCC tumours. We identified 6 coding and 28 non-co</vt:lpwstr>
  </property>
  <property fmtid="{D5CDD505-2E9C-101B-9397-08002B2CF9AE}" pid="639" name="ZOTERO_BREF_UO38VADlX1rp_4">
    <vt:lpwstr>ding previously undescribed driver candidates. Five previously undescribed mutational signatures were found, including aristolochic-acid-associated indel and doublet base signatures, and a single-base-substitution signature that we termed SBS_H8. Pentanuc</vt:lpwstr>
  </property>
  <property fmtid="{D5CDD505-2E9C-101B-9397-08002B2CF9AE}" pid="640" name="ZOTERO_BREF_UO38VADlX1rp_5">
    <vt:lpwstr>leotide context analysis and experimental validation confirmed that SBS_H8 was distinct to the aristolochic-acid-associated SBS22. Notably, HBV integrations could take the form of extrachromosomal circular DNA, resulting in elevated copy numbers and gene </vt:lpwstr>
  </property>
  <property fmtid="{D5CDD505-2E9C-101B-9397-08002B2CF9AE}" pid="641" name="ZOTERO_BREF_UO38VADlX1rp_6">
    <vt:lpwstr>expression. Our high-depth data also enabled us to characterize subclonal clustered alterations, including chromothripsis, chromoplexy and kataegis, suggesting that these catastrophic events could also occur in late stages of hepatocarcinogenesis. Pathway</vt:lpwstr>
  </property>
  <property fmtid="{D5CDD505-2E9C-101B-9397-08002B2CF9AE}" pid="642" name="ZOTERO_BREF_UO38VADlX1rp_7">
    <vt:lpwstr> analysis of all classes of alterations further linked non-coding mutations to dysregulation of liver metabolism. Finally, we performed in vitro and in vivo assays to show that fibrinogen alpha chain (FGA), determined as both a candidate coding and non-co</vt:lpwstr>
  </property>
  <property fmtid="{D5CDD505-2E9C-101B-9397-08002B2CF9AE}" pid="643" name="ZOTERO_BREF_UO38VADlX1rp_8">
    <vt:lpwstr>ding driver, regulates HCC progression and metastasis. Our CLCA study depicts a detailed genomic landscape and evolutionary history of HCC in Chinese individuals, providing important clinical implications.","container-title":"Nature","DOI":"10.1038/s41586</vt:lpwstr>
  </property>
  <property fmtid="{D5CDD505-2E9C-101B-9397-08002B2CF9AE}" pid="644" name="ZOTERO_BREF_UO38VADlX1rp_9">
    <vt:lpwstr>-024-07054-3","ISSN":"14764687","language":"en-US","PMID":"38355797","publisher":"Nature Research","title":"Deep whole-genome analysis of 494 hepatocellular carcinomas","author":[{"family":"Chen","given":"Lei"},{"family":"Zhang","given":"Chong"},{"family"</vt:lpwstr>
  </property>
  <property fmtid="{D5CDD505-2E9C-101B-9397-08002B2CF9AE}" pid="645" name="ZOTERO_BREF_YU0vhT0bGj2b_1">
    <vt:lpwstr>ZOTERO_ITEM CSL_CITATION {"citationID":"5CqWkvOi","properties":{"formattedCitation":"(Alexandrov et al. 2020b)","plainCitation":"(Alexandrov et al. 2020b)","noteIndex":0},"citationItems":[{"id":11835,"uris":["http://zotero.org/groups/6195561/items/4PH9T8I</vt:lpwstr>
  </property>
  <property fmtid="{D5CDD505-2E9C-101B-9397-08002B2CF9AE}" pid="646" name="ZOTERO_BREF_YU0vhT0bGj2b_10">
    <vt:lpwstr>:"Dmitry A."},{"family":"Bergstrom","given":"Erik N."},{"family":"Islam","given":"S. M.Ashiqul"},{"family":"Lopez-Bigas","given":"Nuria"},{"family":"Klimczak","given":"Leszek J."},{"family":"McPherson","given":"John R."},{"family":"Morganella","given":"Sa</vt:lpwstr>
  </property>
  <property fmtid="{D5CDD505-2E9C-101B-9397-08002B2CF9AE}" pid="647" name="ZOTERO_BREF_YU0vhT0bGj2b_11">
    <vt:lpwstr>ndro"},{"family":"Sabarinathan","given":"Radhakrishnan"},{"family":"Wheeler","given":"David A."},{"family":"Mustonen","given":"Ville"},{"family":"Boutros","given":"Paul"},{"family":"Chan","given":"Kin"},{"family":"Fujimoto","given":"Akihiro"},{"family":"G</vt:lpwstr>
  </property>
  <property fmtid="{D5CDD505-2E9C-101B-9397-08002B2CF9AE}" pid="648" name="ZOTERO_BREF_YU0vhT0bGj2b_12">
    <vt:lpwstr>etz","given":"Gad"},{"family":"Huang","given":"Mi Ni"},{"family":"Kazanov","given":"Marat"},{"family":"Lawrence","given":"Michael"},{"family":"Martincorena","given":"Iñigo"},{"family":"Morganella","given":"Sandro"},{"family":"Nakagawa","given":"Hidewaki"}</vt:lpwstr>
  </property>
  <property fmtid="{D5CDD505-2E9C-101B-9397-08002B2CF9AE}" pid="649" name="ZOTERO_BREF_YU0vhT0bGj2b_13">
    <vt:lpwstr>,{"family":"Polak","given":"Paz"},{"family":"Prokopec","given":"Stephenie"},{"family":"Roberts","given":"Steven A."},{"family":"Rozen","given":"Steven G."},{"family":"Saini","given":"Natalie"},{"family":"Shibata","given":"Tatsuhiro"},{"family":"Shiraishi"</vt:lpwstr>
  </property>
  <property fmtid="{D5CDD505-2E9C-101B-9397-08002B2CF9AE}" pid="650" name="ZOTERO_BREF_YU0vhT0bGj2b_14">
    <vt:lpwstr>,"given":"Yuichi"},{"family":"Stratton","given":"Michael R."},{"family":"Teh","given":"Bin Tean"},{"family":"Vázquez-García","given":"Ignacio"},{"family":"Yousif","given":"Fouad"},{"family":"Yu","given":"Willie"}],"issued":{"date-parts":[["2020",2,6]]}}}]</vt:lpwstr>
  </property>
  <property fmtid="{D5CDD505-2E9C-101B-9397-08002B2CF9AE}" pid="651" name="ZOTERO_BREF_YU0vhT0bGj2b_15">
    <vt:lpwstr>,"schema":"https://github.com/citation-style-language/schema/raw/master/csl-citation.json"}</vt:lpwstr>
  </property>
  <property fmtid="{D5CDD505-2E9C-101B-9397-08002B2CF9AE}" pid="652" name="ZOTERO_BREF_YU0vhT0bGj2b_2">
    <vt:lpwstr>W"],"itemData":{"id":11835,"type":"article-journal","abstract":"Somatic mutations in cancer genomes are caused by multiple mutational processes, each of which generates a characteristic mutational signature1. Here, as part of the Pan-Cancer Analysis of Wh</vt:lpwstr>
  </property>
  <property fmtid="{D5CDD505-2E9C-101B-9397-08002B2CF9AE}" pid="653" name="ZOTERO_BREF_YU0vhT0bGj2b_3">
    <vt:lpwstr>ole Genomes (PCAWG) Consortium2 of the International Cancer Genome Consortium (ICGC) and The Cancer Genome Atlas (TCGA), we characterized mutational signatures using 84,729,690 somatic mutations from 4,645 whole-genome and 19,184 exome sequences that enco</vt:lpwstr>
  </property>
  <property fmtid="{D5CDD505-2E9C-101B-9397-08002B2CF9AE}" pid="654" name="ZOTERO_BREF_YU0vhT0bGj2b_4">
    <vt:lpwstr>mpass most types of cancer. We identified 49 single-base-substitution, 11 doublet-base-substitution, 4 clustered-base-substitution and 17 small insertion-and-deletion signatures. The substantial size of our dataset, compared with previous analyses3–15, en</vt:lpwstr>
  </property>
  <property fmtid="{D5CDD505-2E9C-101B-9397-08002B2CF9AE}" pid="655" name="ZOTERO_BREF_YU0vhT0bGj2b_5">
    <vt:lpwstr>abled the discovery of new signatures, the separation of overlapping signatures and the decomposition of signatures into components that may represent associated—but distinct—DNA damage, repair and/or replication mechanisms. By estimating the contribution</vt:lpwstr>
  </property>
  <property fmtid="{D5CDD505-2E9C-101B-9397-08002B2CF9AE}" pid="656" name="ZOTERO_BREF_YU0vhT0bGj2b_6">
    <vt:lpwstr> of each signature to the mutational catalogues of individual cancer genomes, we revealed associations of signatures to exogenous or endogenous exposures, as well as to defective DNA-maintenance processes. However, many signatures are of unknown cause. Th</vt:lpwstr>
  </property>
  <property fmtid="{D5CDD505-2E9C-101B-9397-08002B2CF9AE}" pid="657" name="ZOTERO_BREF_YU0vhT0bGj2b_7">
    <vt:lpwstr>is analysis provides a systematic perspective on the repertoire of mutational processes that contribute to the development of human cancer.","container-title":"Nature","DOI":"10.1038/s41586-020-1943-3","ISSN":"14764687","issue":"7793","language":"en-US","</vt:lpwstr>
  </property>
  <property fmtid="{D5CDD505-2E9C-101B-9397-08002B2CF9AE}" pid="658" name="ZOTERO_BREF_YU0vhT0bGj2b_8">
    <vt:lpwstr>page":"94-101","PMID":"32025018","PMCID":"PMC7054213","publisher":"Nature Research","title":"The repertoire of mutational signatures in human cancer","volume":"578","author":[{"family":"Alexandrov","given":"Ludmil B."},{"family":"Kim","given":"Jaegil"},{"</vt:lpwstr>
  </property>
  <property fmtid="{D5CDD505-2E9C-101B-9397-08002B2CF9AE}" pid="659" name="ZOTERO_BREF_YU0vhT0bGj2b_9">
    <vt:lpwstr>family":"Haradhvala","given":"Nicholas J."},{"family":"Huang","given":"Mi Ni"},{"family":"Tian Ng","given":"Alvin Wei"},{"family":"Wu","given":"Yang"},{"family":"Boot","given":"Arnoud"},{"family":"Covington","given":"Kyle R."},{"family":"Gordenin","given"</vt:lpwstr>
  </property>
  <property fmtid="{D5CDD505-2E9C-101B-9397-08002B2CF9AE}" pid="660"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661" name="ZOTERO_BREF_Yu0snU1feDwM_10">
    <vt:lpwstr>iven":"Dominik"},{"family":"Morganella","given":"Sandro"},{"family":"Yates","given":"Lucy R."},{"family":"Staaf","given":"Johan"},{"family":"Zou","given":"Xueqing"},{"family":"Ramakrishna","given":"Manasa"},{"family":"Martin","given":"Sancha"},{"family":"</vt:lpwstr>
  </property>
  <property fmtid="{D5CDD505-2E9C-101B-9397-08002B2CF9AE}" pid="662" name="ZOTERO_BREF_Yu0snU1feDwM_11">
    <vt:lpwstr>Boyault","given":"Sandrine"},{"family":"Sieuwerts","given":"Anieta M."},{"family":"Simpson","given":"Peter T."},{"family":"King","given":"Tari A."},{"family":"Raine","given":"Keiran"},{"family":"Eyfjord","given":"Jorunn E."},{"family":"Kong","given":"Gu"}</vt:lpwstr>
  </property>
  <property fmtid="{D5CDD505-2E9C-101B-9397-08002B2CF9AE}" pid="663" name="ZOTERO_BREF_Yu0snU1feDwM_12">
    <vt:lpwstr>,{"family":"Borg","given":"Åke"},{"family":"Birney","given":"Ewan"},{"family":"Stunnenberg","given":"Hendrik G."},{"family":"Van De Vijver","given":"Marc J."},{"family":"Børresen-Dale","given":"Anne Lise"},{"family":"Martens","given":"John W.M."},{"family</vt:lpwstr>
  </property>
  <property fmtid="{D5CDD505-2E9C-101B-9397-08002B2CF9AE}" pid="664" name="ZOTERO_BREF_Yu0snU1feDwM_13">
    <vt:lpwstr>":"Span","given":"Paul N."},{"family":"Lakhani","given":"Sunil R."},{"family":"Vincent-Salomon","given":"Anne"},{"family":"Sotiriou","given":"Christos"},{"family":"Tutt","given":"Andrew"},{"family":"Thompson","given":"Alastair M."},{"family":"Van Laere","</vt:lpwstr>
  </property>
  <property fmtid="{D5CDD505-2E9C-101B-9397-08002B2CF9AE}" pid="665" name="ZOTERO_BREF_Yu0snU1feDwM_14">
    <vt:lpwstr>given":"Steven"},{"family":"Richardson","given":"Andrea L."},{"family":"Viari","given":"Alain"},{"family":"Campbell","given":"Peter J."},{"family":"Stratton","given":"Michael R."},{"family":"Nik-Zainal","given":"Serena"}],"issued":{"date-parts":[["2017",4</vt:lpwstr>
  </property>
  <property fmtid="{D5CDD505-2E9C-101B-9397-08002B2CF9AE}" pid="666" name="ZOTERO_BREF_Yu0snU1feDwM_15">
    <vt:lpwstr>,1]]}}}],"schema":"https://github.com/citation-style-language/schema/raw/master/csl-citation.json"}</vt:lpwstr>
  </property>
  <property fmtid="{D5CDD505-2E9C-101B-9397-08002B2CF9AE}" pid="667"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668"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669"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670"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671"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672"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673"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674"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675" name="ZOTERO_BREF_hhD988u0jN7V_1">
    <vt:lpwstr>ZOTERO_ITEM CSL_CITATION {"citationID":"S4ioml9C","properties":{"formattedCitation":"(M. Huang et al. 2015; Koh et al. 2025; Davies et al. 2017)","plainCitation":"(M. Huang et al. 2015; Koh et al. 2025; Davies et al. 2017)","noteIndex":0},"citationItems":</vt:lpwstr>
  </property>
  <property fmtid="{D5CDD505-2E9C-101B-9397-08002B2CF9AE}" pid="676" name="ZOTERO_BREF_hhD988u0jN7V_10">
    <vt:lpwstr>"id":11805,"uris":["http://zotero.org/groups/6195561/items/NPIKTAJU"],"itemData":{"id":11805,"type":"article-journal","abstract":"Abstract\n            Despite their deleterious effects, small insertions and deletions (InDels) have received far less atten</vt:lpwstr>
  </property>
  <property fmtid="{D5CDD505-2E9C-101B-9397-08002B2CF9AE}" pid="677" name="ZOTERO_BREF_hhD988u0jN7V_11">
    <vt:lpwstr>tion than substitutions. Here we generated isogenic CRISPR-edited human cellular models of postreplicative repair dysfunction (PRRd), including individual and combined gene edits of DNA mismatch repair (MMR) and replicative polymerases (Pol ε and Pol δ). </vt:lpwstr>
  </property>
  <property fmtid="{D5CDD505-2E9C-101B-9397-08002B2CF9AE}" pid="678" name="ZOTERO_BREF_hhD988u0jN7V_12">
    <vt:lpwstr>Unique, diverse InDel mutational footprints were revealed. However, the prevailing InDel classification framework was unable to discriminate these InDel signatures from background mutagenesis and from each other. To address this, we developed an alternati</vt:lpwstr>
  </property>
  <property fmtid="{D5CDD505-2E9C-101B-9397-08002B2CF9AE}" pid="679" name="ZOTERO_BREF_hhD988u0jN7V_13">
    <vt:lpwstr>ve InDel classification system that considers flanking sequences and informative motifs (for example, longer homopolymers), enabling unambiguous InDel classification into 89 subtypes. Through focused characterization of seven tumor types from the 100,000 </vt:lpwstr>
  </property>
  <property fmtid="{D5CDD505-2E9C-101B-9397-08002B2CF9AE}" pid="680" name="ZOTERO_BREF_hhD988u0jN7V_14">
    <vt:lpwstr>Genomes Project, we uncovered 37 InDel signatures; 27 were new. In addition to unveiling previously hidden biological insights, we also developed PRRDetect—a highly specific classifier of PRRd status in tumors, with potential implications for immunotherap</vt:lpwstr>
  </property>
  <property fmtid="{D5CDD505-2E9C-101B-9397-08002B2CF9AE}" pid="681" name="ZOTERO_BREF_hhD988u0jN7V_15">
    <vt:lpwstr>ies.","container-title":"Nature Genetics","DOI":"10.1038/s41588-025-02152-y","ISSN":"1061-4036, 1546-1718","journalAbbreviation":"Nat Genet","language":"en","PMID":"40210680","PMCID":"PMC12081297","source":"DOI.org (Crossref)","title":"A redefined InDel t</vt:lpwstr>
  </property>
  <property fmtid="{D5CDD505-2E9C-101B-9397-08002B2CF9AE}" pid="682" name="ZOTERO_BREF_hhD988u0jN7V_16">
    <vt:lpwstr>axonomy provides insights into mutational signatures","URL":"https://www.nature.com/articles/s41588-025-02152-y","author":[{"family":"Koh","given":"Gene Ching Chiek"},{"family":"Nanda","given":"Arjun Scott"},{"family":"Rinaldi","given":"Giuseppe"},{"famil</vt:lpwstr>
  </property>
  <property fmtid="{D5CDD505-2E9C-101B-9397-08002B2CF9AE}" pid="683" name="ZOTERO_BREF_hhD988u0jN7V_17">
    <vt:lpwstr>y":"Boushaki","given":"Soraya"},{"family":"Degasperi","given":"Andrea"},{"family":"Badja","given":"Cherif"},{"family":"Pregnall","given":"Andrew Marcel"},{"family":"Zhao","given":"Salome Jingchen"},{"family":"Chmelova","given":"Lucia"},{"family":"Black","</vt:lpwstr>
  </property>
  <property fmtid="{D5CDD505-2E9C-101B-9397-08002B2CF9AE}" pid="684" name="ZOTERO_BREF_hhD988u0jN7V_18">
    <vt:lpwstr>given":"Daniella"},{"family":"Heskin","given":"Laura"},{"family":"Dias","given":"João"},{"family":"Young","given":"Jamie"},{"family":"Memari","given":"Yasin"},{"family":"Shooter","given":"Scott"},{"family":"Czarnecki","given":"Jan"},{"family":"Brown","giv</vt:lpwstr>
  </property>
  <property fmtid="{D5CDD505-2E9C-101B-9397-08002B2CF9AE}" pid="685" name="ZOTERO_BREF_hhD988u0jN7V_19">
    <vt:lpwstr>en":"Matthew Arthur"},{"family":"Davies","given":"Helen Ruth"},{"family":"Zou","given":"Xueqing"},{"family":"Nik-Zainal","given":"Serena"}],"accessed":{"date-parts":[["2025",5,13]]},"issued":{"date-parts":[["2025",4,10]]}}},{"id":11826,"uris":["http://zot</vt:lpwstr>
  </property>
  <property fmtid="{D5CDD505-2E9C-101B-9397-08002B2CF9AE}" pid="686" name="ZOTERO_BREF_hhD988u0jN7V_2">
    <vt:lpwstr>[{"id":11810,"uris":["http://zotero.org/groups/6195561/items/8I59WHUF"],"itemData":{"id":11810,"type":"article-journal","abstract":"Abstract\n            Microsatellite instability (MSI) is a form of hypermutation that occurs in some tumors due to defects</vt:lpwstr>
  </property>
  <property fmtid="{D5CDD505-2E9C-101B-9397-08002B2CF9AE}" pid="687" name="ZOTERO_BREF_hhD988u0jN7V_20">
    <vt:lpwstr>ero.org/groups/6195561/items/SUZSZM7J"],"itemData":{"id":11826,"type":"article-journal","abstract":"Approximately 1-5% of breast cancers are attributed to inherited mutations in BRCA1 or BRCA2 and are selectively sensitive to poly(ADP-ribose) polymerase (</vt:lpwstr>
  </property>
  <property fmtid="{D5CDD505-2E9C-101B-9397-08002B2CF9AE}" pid="688" name="ZOTERO_BREF_hhD988u0jN7V_21">
    <vt:lpwstr>PARP) inhibitors. In other cancer types, germline and/or somatic mutations in BRCA1 and/or BRCA2 (BRCA1/BRCA2) also confer selective sensitivity to PARP inhibitors. Thus, assays to detect BRCA1/BRCA2-deficient tumors have been sought. Recently, somatic su</vt:lpwstr>
  </property>
  <property fmtid="{D5CDD505-2E9C-101B-9397-08002B2CF9AE}" pid="689" name="ZOTERO_BREF_hhD988u0jN7V_22">
    <vt:lpwstr>bstitution, insertion/deletion and rearrangement patterns, or 'mutational signatures', were associated with BRCA1/BRCA2 dysfunction. Herein we used a lasso logistic regression model to identify six distinguishing mutational signatures predictive of BRCA1/</vt:lpwstr>
  </property>
  <property fmtid="{D5CDD505-2E9C-101B-9397-08002B2CF9AE}" pid="690" name="ZOTERO_BREF_hhD988u0jN7V_23">
    <vt:lpwstr>BRCA2 deficiency. A weighted model called HRDetect was developed to accurately detect BRCA1/BRCA2-deficient samples. HRDetect identifies BRCA1/BRCA2-deficient tumors with 98.7% sensitivity (area under the curve (AUC) = 0.98). Application of this model in </vt:lpwstr>
  </property>
  <property fmtid="{D5CDD505-2E9C-101B-9397-08002B2CF9AE}" pid="691" name="ZOTERO_BREF_hhD988u0jN7V_24">
    <vt:lpwstr>a cohort of 560 individuals with breast cancer, of whom 22 were known to carry a germline BRCA1 or BRCA2 mutation, allowed us to identify an additional 22 tumors with somatic loss of BRCA1 or BRCA2 and 47 tumors with functional BRCA1/BRCA2 deficiency wher</vt:lpwstr>
  </property>
  <property fmtid="{D5CDD505-2E9C-101B-9397-08002B2CF9AE}" pid="692" name="ZOTERO_BREF_hhD988u0jN7V_25">
    <vt:lpwstr>e no mutation was detected. We validated HRDetect on independent cohorts of breast, ovarian and pancreatic cancers and demonstrated its efficacy in alternative sequencing strategies. Integrating all of the classes of mutational signatures thus reveals a l</vt:lpwstr>
  </property>
  <property fmtid="{D5CDD505-2E9C-101B-9397-08002B2CF9AE}" pid="693" name="ZOTERO_BREF_hhD988u0jN7V_26">
    <vt:lpwstr>arger proportion of individuals with breast cancer harboring BRCA1/BRCA2 deficiency (up to 22%) than hitherto appreciated (∼1-5%) who could have selective therapeutic sensitivity to PARP inhibition.","container-title":"Nature Medicine","DOI":"10.1038/nm.4</vt:lpwstr>
  </property>
  <property fmtid="{D5CDD505-2E9C-101B-9397-08002B2CF9AE}" pid="694" name="ZOTERO_BREF_hhD988u0jN7V_27">
    <vt:lpwstr>292","ISSN":"1546170X","issue":"4","page":"517-525","PMID":"28288110","PMCID":"PMC5833945","publisher":"Nature Publishing Group","title":"HRDetect is a predictor of BRCA1 and BRCA2 deficiency based on mutational signatures","volume":"23","author":[{"famil</vt:lpwstr>
  </property>
  <property fmtid="{D5CDD505-2E9C-101B-9397-08002B2CF9AE}" pid="695" name="ZOTERO_BREF_hhD988u0jN7V_28">
    <vt:lpwstr>y":"Davies","given":"Helen"},{"family":"Glodzik","given":"Dominik"},{"family":"Morganella","given":"Sandro"},{"family":"Yates","given":"Lucy R."},{"family":"Staaf","given":"Johan"},{"family":"Zou","given":"Xueqing"},{"family":"Ramakrishna","given":"Manasa</vt:lpwstr>
  </property>
  <property fmtid="{D5CDD505-2E9C-101B-9397-08002B2CF9AE}" pid="696" name="ZOTERO_BREF_hhD988u0jN7V_29">
    <vt:lpwstr>"},{"family":"Martin","given":"Sancha"},{"family":"Boyault","given":"Sandrine"},{"family":"Sieuwerts","given":"Anieta M."},{"family":"Simpson","given":"Peter T."},{"family":"King","given":"Tari A."},{"family":"Raine","given":"Keiran"},{"family":"Eyfjord",</vt:lpwstr>
  </property>
  <property fmtid="{D5CDD505-2E9C-101B-9397-08002B2CF9AE}" pid="697" name="ZOTERO_BREF_hhD988u0jN7V_3">
    <vt:lpwstr> in cellular DNA mismatch repair. MSI is characterized by frequent somatic mutations (i.e., cancer-specific mutations) that change the length of simple repeats (e.g., AAAAA…., GATAGATAGATA...). Clinical MSI tests evaluate the lengths of a handful of simpl</vt:lpwstr>
  </property>
  <property fmtid="{D5CDD505-2E9C-101B-9397-08002B2CF9AE}" pid="698" name="ZOTERO_BREF_hhD988u0jN7V_30">
    <vt:lpwstr>"given":"Jorunn E."},{"family":"Kong","given":"Gu"},{"family":"Borg","given":"Åke"},{"family":"Birney","given":"Ewan"},{"family":"Stunnenberg","given":"Hendrik G."},{"family":"Van De Vijver","given":"Marc J."},{"family":"Børresen-Dale","given":"Anne Lise"</vt:lpwstr>
  </property>
  <property fmtid="{D5CDD505-2E9C-101B-9397-08002B2CF9AE}" pid="699" name="ZOTERO_BREF_hhD988u0jN7V_31">
    <vt:lpwstr>},{"family":"Martens","given":"John W.M."},{"family":"Span","given":"Paul N."},{"family":"Lakhani","given":"Sunil R."},{"family":"Vincent-Salomon","given":"Anne"},{"family":"Sotiriou","given":"Christos"},{"family":"Tutt","given":"Andrew"},{"family":"Thomp</vt:lpwstr>
  </property>
  <property fmtid="{D5CDD505-2E9C-101B-9397-08002B2CF9AE}" pid="700" name="ZOTERO_BREF_hhD988u0jN7V_32">
    <vt:lpwstr>son","given":"Alastair M."},{"family":"Van Laere","given":"Steven"},{"family":"Richardson","given":"Andrea L."},{"family":"Viari","given":"Alain"},{"family":"Campbell","given":"Peter J."},{"family":"Stratton","given":"Michael R."},{"family":"Nik-Zainal","</vt:lpwstr>
  </property>
  <property fmtid="{D5CDD505-2E9C-101B-9397-08002B2CF9AE}" pid="701" name="ZOTERO_BREF_hhD988u0jN7V_33">
    <vt:lpwstr>given":"Serena"}],"issued":{"date-parts":[["2017",4,1]]}}}],"schema":"https://github.com/citation-style-language/schema/raw/master/csl-citation.json"}</vt:lpwstr>
  </property>
  <property fmtid="{D5CDD505-2E9C-101B-9397-08002B2CF9AE}" pid="702" name="ZOTERO_BREF_hhD988u0jN7V_4">
    <vt:lpwstr>e repeat sites, while next-generation sequencing can assay many more sites and offers a much more complete view of their somatic mutation frequencies. Using somatic mutation data from the exomes of a 361-tumor training set, we developed classifiers to det</vt:lpwstr>
  </property>
  <property fmtid="{D5CDD505-2E9C-101B-9397-08002B2CF9AE}" pid="703" name="ZOTERO_BREF_hhD988u0jN7V_5">
    <vt:lpwstr>ermine MSI status based on four machine-learning frameworks. All frameworks had high accuracy and after choosing one we determined that it had &gt;98% concordance with clinical tests in a separate 163-tumor test set. Furthermore, this classifier retained hig</vt:lpwstr>
  </property>
  <property fmtid="{D5CDD505-2E9C-101B-9397-08002B2CF9AE}" pid="704" name="ZOTERO_BREF_hhD988u0jN7V_6">
    <vt:lpwstr>h concordance even when classifying tumors based on subsets of whole-exome data. We have released a CRAN R package, MSIseq, based on this classifier. MSIseq is faster and simpler to use than software that requires large files of aligned sequenced reads. M</vt:lpwstr>
  </property>
  <property fmtid="{D5CDD505-2E9C-101B-9397-08002B2CF9AE}" pid="705" name="ZOTERO_BREF_hhD988u0jN7V_7">
    <vt:lpwstr>SIseq will be useful for genomic studies in which clinical MSI test results are unavailable and for detecting possible misclassifications by clinical tests.","container-title":"Scientific Reports","DOI":"10.1038/srep13321","ISSN":"2045-2322","issue":"1","</vt:lpwstr>
  </property>
  <property fmtid="{D5CDD505-2E9C-101B-9397-08002B2CF9AE}" pid="706" name="ZOTERO_BREF_hhD988u0jN7V_8">
    <vt:lpwstr>journalAbbreviation":"Sci Rep","language":"en","page":"13321","source":"DOI.org (Crossref)","title":"MSIseq: Software for Assessing Microsatellite Instability from Catalogs of Somatic Mutations","title-short":"MSIseq","volume":"5","author":[{"family":"Hua</vt:lpwstr>
  </property>
  <property fmtid="{D5CDD505-2E9C-101B-9397-08002B2CF9AE}" pid="707" name="ZOTERO_BREF_hhD988u0jN7V_9">
    <vt:lpwstr>ng","given":"Mini"},{"family":"McPherson","given":"John R."},{"family":"Cutcutache","given":"Ioana"},{"family":"Teh","given":"Bin Tean"},{"family":"Tan","given":"Patrick"},{"family":"Rozen","given":"Steven G."}],"issued":{"date-parts":[["2015",8,26]]}}},{</vt:lpwstr>
  </property>
  <property fmtid="{D5CDD505-2E9C-101B-9397-08002B2CF9AE}" pid="708" name="ZOTERO_BREF_hycBRyjwvW2u_1">
    <vt:lpwstr>ZOTERO_ITEM CSL_CITATION {"citationID":"vM5Xu8MX","properties":{"formattedCitation":"(Koh et al. 2025)","plainCitation":"(Koh et al. 2025)","noteIndex":0},"citationItems":[{"id":11805,"uris":["http://zotero.org/groups/6195561/items/NPIKTAJU"],"itemData":{</vt:lpwstr>
  </property>
  <property fmtid="{D5CDD505-2E9C-101B-9397-08002B2CF9AE}" pid="709" name="ZOTERO_BREF_hycBRyjwvW2u_10">
    <vt:lpwstr>oão"},{"family":"Young","given":"Jamie"},{"family":"Memari","given":"Yasin"},{"family":"Shooter","given":"Scott"},{"family":"Czarnecki","given":"Jan"},{"family":"Brown","given":"Matthew Arthur"},{"family":"Davies","given":"Helen Ruth"},{"family":"Zou","gi</vt:lpwstr>
  </property>
  <property fmtid="{D5CDD505-2E9C-101B-9397-08002B2CF9AE}" pid="710" name="ZOTERO_BREF_hycBRyjwvW2u_11">
    <vt:lpwstr>ven":"Xueqing"},{"family":"Nik-Zainal","given":"Serena"}],"accessed":{"date-parts":[["2025",5,13]]},"issued":{"date-parts":[["2025",4,10]]}}}],"schema":"https://github.com/citation-style-language/schema/raw/master/csl-citation.json"}</vt:lpwstr>
  </property>
  <property fmtid="{D5CDD505-2E9C-101B-9397-08002B2CF9AE}" pid="711" name="ZOTERO_BREF_hycBRyjwvW2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712" name="ZOTERO_BREF_hycBRyjwvW2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713" name="ZOTERO_BREF_hycBRyjwvW2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714" name="ZOTERO_BREF_hycBRyjwvW2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715" name="ZOTERO_BREF_hycBRyjwvW2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716" name="ZOTERO_BREF_hycBRyjwvW2u_7">
    <vt:lpwstr>":"1061-4036, 1546-1718","journalAbbreviation":"Nat Genet","language":"en","PMID":"40210680","PMCID":"PMC12081297","source":"DOI.org (Crossref)","title":"A redefined InDel taxonomy provides insights into mutational signatures","URL":"https://www.nature.co</vt:lpwstr>
  </property>
  <property fmtid="{D5CDD505-2E9C-101B-9397-08002B2CF9AE}" pid="717" name="ZOTERO_BREF_hycBRyjwvW2u_8">
    <vt:lpwstr>m/articles/s41588-025-02152-y","author":[{"family":"Koh","given":"Gene Ching Chiek"},{"family":"Nanda","given":"Arjun Scott"},{"family":"Rinaldi","given":"Giuseppe"},{"family":"Boushaki","given":"Soraya"},{"family":"Degasperi","given":"Andrea"},{"family":</vt:lpwstr>
  </property>
  <property fmtid="{D5CDD505-2E9C-101B-9397-08002B2CF9AE}" pid="718" name="ZOTERO_BREF_hycBRyjwvW2u_9">
    <vt:lpwstr>"Badja","given":"Cherif"},{"family":"Pregnall","given":"Andrew Marcel"},{"family":"Zhao","given":"Salome Jingchen"},{"family":"Chmelova","given":"Lucia"},{"family":"Black","given":"Daniella"},{"family":"Heskin","given":"Laura"},{"family":"Dias","given":"J</vt:lpwstr>
  </property>
  <property fmtid="{D5CDD505-2E9C-101B-9397-08002B2CF9AE}" pid="719" name="ZOTERO_BREF_qtuc1qdBuTrl_1">
    <vt:lpwstr>ZOTERO_ITEM CSL_CITATION {"citationID":"xSlpmEtQ","properties":{"formattedCitation":"(Jin et al. 2024)","plainCitation":"(Jin et al. 2024)","noteIndex":0},"citationItems":[{"id":11839,"uris":["http://zotero.org/groups/6195561/items/DCEPLWPD"],"itemData":{</vt:lpwstr>
  </property>
  <property fmtid="{D5CDD505-2E9C-101B-9397-08002B2CF9AE}" pid="720" name="ZOTERO_BREF_qtuc1qdBuTrl_2">
    <vt:lpwstr>"id":11839,"type":"article-journal","abstract":"Mutational signature analysis is a recent computational approach for interpreting somatic mutations in the genome. Its application to cancer data has enhanced our understanding of mutational forces driving t</vt:lpwstr>
  </property>
  <property fmtid="{D5CDD505-2E9C-101B-9397-08002B2CF9AE}" pid="721" name="ZOTERO_BREF_qtuc1qdBuTrl_3">
    <vt:lpwstr>umorigenesis and demonstrated its potential to inform prognosis and treatment decisions. However, methodological challenges remain for discovering new signatures and assigning proper weights to existing signatures, thereby hindering broader clinical appli</vt:lpwstr>
  </property>
  <property fmtid="{D5CDD505-2E9C-101B-9397-08002B2CF9AE}" pid="722" name="ZOTERO_BREF_qtuc1qdBuTrl_4">
    <vt:lpwstr>cations. Here we present Mutational Signature Calculator (MuSiCal), a rigorous analytical framework with algorithms that solve major problems in the standard workflow. Our simulation studies demonstrate that MuSiCal outperforms state-of-the-art algorithms</vt:lpwstr>
  </property>
  <property fmtid="{D5CDD505-2E9C-101B-9397-08002B2CF9AE}" pid="723" name="ZOTERO_BREF_qtuc1qdBuTrl_5">
    <vt:lpwstr> for both signature discovery and assignment. By reanalyzing more than 2,700 cancer genomes, we provide an improved catalog of signatures and their assignments, discover nine indel signatures absent in the current catalog, resolve long-standing issues wit</vt:lpwstr>
  </property>
  <property fmtid="{D5CDD505-2E9C-101B-9397-08002B2CF9AE}" pid="724" name="ZOTERO_BREF_qtuc1qdBuTrl_6">
    <vt:lpwstr>h the ambiguous ‘flat’ signatures and give insights into signatures with unknown etiologies. We expect MuSiCal and the improved catalog to be a step towards establishing best practices for mutational signature analysis.","container-title":"Nature Genetics</vt:lpwstr>
  </property>
  <property fmtid="{D5CDD505-2E9C-101B-9397-08002B2CF9AE}" pid="725" name="ZOTERO_BREF_qtuc1qdBuTrl_7">
    <vt:lpwstr>","DOI":"10.1038/s41588-024-01659-0","ISSN":"15461718","issue":"3","page":"541-552","PMID":"38361034","publisher":"Nature Research","title":"Accurate and sensitive mutational signature analysis with MuSiCal","volume":"56","author":[{"family":"Jin","given"</vt:lpwstr>
  </property>
  <property fmtid="{D5CDD505-2E9C-101B-9397-08002B2CF9AE}" pid="726" name="ZOTERO_BREF_qtuc1qdBuTrl_8">
    <vt:lpwstr>:"Hu"},{"family":"Gulhan","given":"Doga C."},{"family":"Geiger","given":"Benedikt"},{"family":"Ben-Isvy","given":"Daniel"},{"family":"Geng","given":"David"},{"family":"Ljungström","given":"Viktor"},{"family":"Park","given":"Peter J."}],"issued":{"date-par</vt:lpwstr>
  </property>
  <property fmtid="{D5CDD505-2E9C-101B-9397-08002B2CF9AE}" pid="727" name="ZOTERO_BREF_qtuc1qdBuTrl_9">
    <vt:lpwstr>ts":[["2024",3,1]]}}}],"schema":"https://github.com/citation-style-language/schema/raw/master/csl-citation.json"}</vt:lpwstr>
  </property>
  <property fmtid="{D5CDD505-2E9C-101B-9397-08002B2CF9AE}" pid="728"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729" name="ZOTERO_BREF_sXKgi2ptdMXh_10">
    <vt:lpwstr>,{"family":"Rozen","given":"Steven G"}],"issued":{"date-parts":[["2023",1,10]]}}}],"schema":"https://github.com/citation-style-language/schema/raw/master/csl-citation.json"}</vt:lpwstr>
  </property>
  <property fmtid="{D5CDD505-2E9C-101B-9397-08002B2CF9AE}" pid="730"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731"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732"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733"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734"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735"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736" name="ZOTERO_BREF_sXKgi2ptdMXh_8">
    <vt:lpwstr>rmatics","DOI":"10.1093/nargab/lqad005","ISSN":"2631-9268","issue":"1","language":"en","license":"https://creativecommons.org/licenses/by/4.0/","page":"lqad005","PMID":"36694663","PMCID":"PMC9869330","source":"DOI.org (Crossref)","title":"mSigHdp: hierarc</vt:lpwstr>
  </property>
  <property fmtid="{D5CDD505-2E9C-101B-9397-08002B2CF9AE}" pid="737" name="ZOTERO_BREF_sXKgi2ptdMXh_9">
    <vt:lpwstr>hical Dirichlet process mixture modeling for mutational signature discovery","title-short":"mSigHdp","volume":"5","author":[{"family":"Liu","given":"Mo"},{"family":"Wu","given":"Yang"},{"family":"Jiang","given":"Nanhai"},{"family":"Boot","given":"Arnoud"}</vt:lpwstr>
  </property>
  <property fmtid="{D5CDD505-2E9C-101B-9397-08002B2CF9AE}" pid="738" name="ZOTERO_BREF_wf6rWor3LEDN_1">
    <vt:lpwstr>ZOTERO_ITEM CSL_CITATION {"citationID":"Gcr4OeL3","properties":{"formattedCitation":"(Koh et al. 2025b)","plainCitation":"(Koh et al. 2025b)","noteIndex":0},"citationItems":[{"id":11805,"uris":["http://zotero.org/groups/6195561/items/NPIKTAJU"],"itemData"</vt:lpwstr>
  </property>
  <property fmtid="{D5CDD505-2E9C-101B-9397-08002B2CF9AE}" pid="739" name="ZOTERO_BREF_wf6rWor3LEDN_10">
    <vt:lpwstr>"João"},{"family":"Young","given":"Jamie"},{"family":"Memari","given":"Yasin"},{"family":"Shooter","given":"Scott"},{"family":"Czarnecki","given":"Jan"},{"family":"Brown","given":"Matthew Arthur"},{"family":"Davies","given":"Helen Ruth"},{"family":"Zou","</vt:lpwstr>
  </property>
  <property fmtid="{D5CDD505-2E9C-101B-9397-08002B2CF9AE}" pid="740" name="ZOTERO_BREF_wf6rWor3LEDN_11">
    <vt:lpwstr>given":"Xueqing"},{"family":"Nik-Zainal","given":"Serena"}],"accessed":{"date-parts":[["2025",5,13]]},"issued":{"date-parts":[["2025",4,10]]}}}],"schema":"https://github.com/citation-style-language/schema/raw/master/csl-citation.json"}</vt:lpwstr>
  </property>
  <property fmtid="{D5CDD505-2E9C-101B-9397-08002B2CF9AE}" pid="741" name="ZOTERO_BREF_wf6rWor3LEDN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42" name="ZOTERO_BREF_wf6rWor3LEDN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743" name="ZOTERO_BREF_wf6rWor3LEDN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744" name="ZOTERO_BREF_wf6rWor3LEDN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745" name="ZOTERO_BREF_wf6rWor3LEDN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746" name="ZOTERO_BREF_wf6rWor3LEDN_7">
    <vt:lpwstr>SN":"1061-4036, 1546-1718","journalAbbreviation":"Nat Genet","language":"en","PMID":"40210680","PMCID":"PMC12081297","source":"DOI.org (Crossref)","title":"A redefined InDel taxonomy provides insights into mutational signatures","URL":"https://www.nature.</vt:lpwstr>
  </property>
  <property fmtid="{D5CDD505-2E9C-101B-9397-08002B2CF9AE}" pid="747" name="ZOTERO_BREF_wf6rWor3LEDN_8">
    <vt:lpwstr>com/articles/s41588-025-02152-y","author":[{"family":"Koh","given":"Gene Ching Chiek"},{"family":"Nanda","given":"Arjun Scott"},{"family":"Rinaldi","given":"Giuseppe"},{"family":"Boushaki","given":"Soraya"},{"family":"Degasperi","given":"Andrea"},{"family</vt:lpwstr>
  </property>
  <property fmtid="{D5CDD505-2E9C-101B-9397-08002B2CF9AE}" pid="748" name="ZOTERO_BREF_wf6rWor3LEDN_9">
    <vt:lpwstr>":"Badja","given":"Cherif"},{"family":"Pregnall","given":"Andrew Marcel"},{"family":"Zhao","given":"Salome Jingchen"},{"family":"Chmelova","given":"Lucia"},{"family":"Black","given":"Daniella"},{"family":"Heskin","given":"Laura"},{"family":"Dias","given":</vt:lpwstr>
  </property>
  <property fmtid="{D5CDD505-2E9C-101B-9397-08002B2CF9AE}" pid="749" name="ZOTERO_BREF_xeDB1zkV4c3y_1">
    <vt:lpwstr>ZOTERO_ITEM CSL_CITATION {"citationID":"BfIzr6gw","properties":{"formattedCitation":"(Reijns et al. 2022; Koh et al. 2025; Jin et al. 2024)","plainCitation":"(Reijns et al. 2022; Koh et al. 2025; Jin et al. 2024)","noteIndex":0},"citationItems":[{"id":"PM</vt:lpwstr>
  </property>
  <property fmtid="{D5CDD505-2E9C-101B-9397-08002B2CF9AE}" pid="750" name="ZOTERO_BREF_xeDB1zkV4c3y_10">
    <vt:lpwstr>given":"Rebecca L."},{"family":"Rios Szwed","given":"Diana O."},{"family":"Nicholson","given":"Michael D."},{"family":"Carroll","given":"Paula"},{"family":"Boyle","given":"Shelagh"},{"family":"Royo","given":"Romina"},{"family":"Cornish","given":"Alex J."}</vt:lpwstr>
  </property>
  <property fmtid="{D5CDD505-2E9C-101B-9397-08002B2CF9AE}" pid="751" name="ZOTERO_BREF_xeDB1zkV4c3y_11">
    <vt:lpwstr>,{"family":"Xiang","given":"Hang"},{"family":"Ridout","given":"Kate"},{"literal":"The Genomics England Research Consortium"},{"family":"Ambrose","given":"John C."},{"family":"Arumugam","given":"Prabhu"},{"family":"Bevers","given":"Roel"},{"family":"Bleda"</vt:lpwstr>
  </property>
  <property fmtid="{D5CDD505-2E9C-101B-9397-08002B2CF9AE}" pid="752" name="ZOTERO_BREF_xeDB1zkV4c3y_12">
    <vt:lpwstr>,"given":"Marta"},{"family":"Boardman-Pretty","given":"Freya"},{"family":"Boustred","given":"Christopher R."},{"family":"Brittain","given":"Helen"},{"family":"Caulfield","given":"Mark J."},{"family":"Chan","given":"Georgia C."},{"family":"Elgar","given":"</vt:lpwstr>
  </property>
  <property fmtid="{D5CDD505-2E9C-101B-9397-08002B2CF9AE}" pid="753" name="ZOTERO_BREF_xeDB1zkV4c3y_13">
    <vt:lpwstr>Greg"},{"family":"Fowler","given":"Tom"},{"family":"Giess","given":"Adam"},{"family":"Hamblin","given":"Angela"},{"family":"Henderson","given":"Shirley"},{"family":"Hubbard","given":"Tim J. P."},{"family":"Jackson","given":"Rob"},{"family":"Jones","given"</vt:lpwstr>
  </property>
  <property fmtid="{D5CDD505-2E9C-101B-9397-08002B2CF9AE}" pid="754" name="ZOTERO_BREF_xeDB1zkV4c3y_14">
    <vt:lpwstr>:"Louise J."},{"family":"Kasperaviciute","given":"Dalia"},{"family":"Kayikci","given":"Melis"},{"family":"Kousathanas","given":"Athanasios"},{"family":"Lahnstein","given":"Lea"},{"family":"Leigh","given":"Sarah E. A."},{"family":"Leong","given":"Ivonne U.</vt:lpwstr>
  </property>
  <property fmtid="{D5CDD505-2E9C-101B-9397-08002B2CF9AE}" pid="755" name="ZOTERO_BREF_xeDB1zkV4c3y_15">
    <vt:lpwstr> S."},{"family":"Lopez","given":"Javier F."},{"family":"Maleady-Crowe","given":"Fiona"},{"family":"McEntagart","given":"Meriel"},{"family":"Minneci","given":"Federico"},{"family":"Moutsianas","given":"Loukas"},{"family":"Mueller","given":"Michael"},{"fami</vt:lpwstr>
  </property>
  <property fmtid="{D5CDD505-2E9C-101B-9397-08002B2CF9AE}" pid="756" name="ZOTERO_BREF_xeDB1zkV4c3y_16">
    <vt:lpwstr>ly":"Murugaesu","given":"Nirupa"},{"family":"Need","given":"Anna C."},{"family":"O’Donovan","given":"Peter"},{"family":"Odhams","given":"Chris A."},{"family":"Patch","given":"Christine"},{"family":"Pereira","given":"Mariana Buongermino"},{"family":"Perez-</vt:lpwstr>
  </property>
  <property fmtid="{D5CDD505-2E9C-101B-9397-08002B2CF9AE}" pid="757" name="ZOTERO_BREF_xeDB1zkV4c3y_17">
    <vt:lpwstr>Gil","given":"Daniel"},{"family":"Pullinger","given":"John"},{"family":"Rahim","given":"Tahrima"},{"family":"Rendon","given":"Augusto"},{"family":"Rogers","given":"Tim"},{"family":"Savage","given":"Kevin"},{"family":"Sawant","given":"Kushmita"},{"family":</vt:lpwstr>
  </property>
  <property fmtid="{D5CDD505-2E9C-101B-9397-08002B2CF9AE}" pid="758" name="ZOTERO_BREF_xeDB1zkV4c3y_18">
    <vt:lpwstr>"Scott","given":"Richard H."},{"family":"Siddiq","given":"Afshan"},{"family":"Sieghart","given":"Alexander"},{"family":"Smith","given":"Samuel C."},{"family":"Sosinsky","given":"Alona"},{"family":"Stuckey","given":"Alexander"},{"family":"Tanguy","given":"</vt:lpwstr>
  </property>
  <property fmtid="{D5CDD505-2E9C-101B-9397-08002B2CF9AE}" pid="759" name="ZOTERO_BREF_xeDB1zkV4c3y_19">
    <vt:lpwstr>Mélanie"},{"family":"Taylor Tavares","given":"Ana Lisa"},{"family":"Thomas","given":"Ellen R. A."},{"family":"Thompson","given":"Simon R."},{"family":"Tucci","given":"Arianna"},{"family":"Welland","given":"Matthew J."},{"family":"Williams","given":"Eleano</vt:lpwstr>
  </property>
  <property fmtid="{D5CDD505-2E9C-101B-9397-08002B2CF9AE}" pid="760" name="ZOTERO_BREF_xeDB1zkV4c3y_2">
    <vt:lpwstr>O89rMQ/WNqzzeqG","uris":["http://zotero.org/users/14858941/items/X8LCP38K"],"itemData":{"id":"gj4P5laD/Mtv9fLli","type":"article-journal","abstract":"Abstract\n            \n              The mutational landscape is shaped by many processes. Genic regions</vt:lpwstr>
  </property>
  <property fmtid="{D5CDD505-2E9C-101B-9397-08002B2CF9AE}" pid="761" name="ZOTERO_BREF_xeDB1zkV4c3y_20">
    <vt:lpwstr>r"},{"family":"Witkowska","given":"Katarzyna"},{"family":"Wood","given":"Suzanne M."},{"literal":"Colorectal Cancer Domain UK 100,000 Genomes Project"},{"family":"Chubb","given":"Daniel"},{"family":"Cornish","given":"Alex"},{"family":"Kinnersley","given":</vt:lpwstr>
  </property>
  <property fmtid="{D5CDD505-2E9C-101B-9397-08002B2CF9AE}" pid="762" name="ZOTERO_BREF_xeDB1zkV4c3y_21">
    <vt:lpwstr>"Ben"},{"family":"Houlston","given":"Richard"},{"family":"Wedge","given":"David"},{"family":"Gruber","given":"Andreas"},{"family":"Frangou","given":"Anna"},{"family":"Cross","given":"William"},{"family":"Graham","given":"Trevor"},{"family":"Sottoriva","gi</vt:lpwstr>
  </property>
  <property fmtid="{D5CDD505-2E9C-101B-9397-08002B2CF9AE}" pid="763" name="ZOTERO_BREF_xeDB1zkV4c3y_22">
    <vt:lpwstr>ven":"Andrea"},{"family":"Caravagna","given":"Gulio"},{"family":"Lopez-Bigas","given":"Nuria"},{"family":"Arnedo-Pac","given":"Claudia"},{"family":"Church","given":"David"},{"family":"Culliford","given":"Richard"},{"family":"Thorn","given":"Steve"},{"fami</vt:lpwstr>
  </property>
  <property fmtid="{D5CDD505-2E9C-101B-9397-08002B2CF9AE}" pid="764" name="ZOTERO_BREF_xeDB1zkV4c3y_23">
    <vt:lpwstr>ly":"Quirke","given":"Phil"},{"family":"Wood","given":"Henry"},{"family":"Tomlinson","given":"Ian"},{"family":"Noyvert","given":"Boris"},{"family":"Schuh","given":"Anna"},{"family":"Aden","given":"Konrad"},{"family":"Palles","given":"Claire"},{"family":"C</vt:lpwstr>
  </property>
  <property fmtid="{D5CDD505-2E9C-101B-9397-08002B2CF9AE}" pid="765" name="ZOTERO_BREF_xeDB1zkV4c3y_24">
    <vt:lpwstr>ampo","given":"Elias"},{"family":"Stankovic","given":"Tatjana"},{"family":"Taylor","given":"Martin S."},{"family":"Jackson","given":"Andrew P."}],"issued":{"date-parts":[["2022",2,24]]}}},{"id":11805,"uris":["http://zotero.org/groups/6195561/items/NPIKTAJ</vt:lpwstr>
  </property>
  <property fmtid="{D5CDD505-2E9C-101B-9397-08002B2CF9AE}" pid="766" name="ZOTERO_BREF_xeDB1zkV4c3y_25">
    <vt:lpwstr>U"],"itemData":{"id":11805,"type":"article-journal","abstract":"Abstract\n            Despite their deleterious effects, small insertions and deletions (InDels) have received far less attention than substitutions. Here we generated isogenic CRISPR-edited </vt:lpwstr>
  </property>
  <property fmtid="{D5CDD505-2E9C-101B-9397-08002B2CF9AE}" pid="767" name="ZOTERO_BREF_xeDB1zkV4c3y_26">
    <vt:lpwstr>human cellular models of postreplicative repair dysfunction (PRRd), including individual and combined gene edits of DNA mismatch repair (MMR) and replicative polymerases (Pol ε and Pol δ). Unique, diverse InDel mutational footprints were revealed. However</vt:lpwstr>
  </property>
  <property fmtid="{D5CDD505-2E9C-101B-9397-08002B2CF9AE}" pid="768" name="ZOTERO_BREF_xeDB1zkV4c3y_27">
    <vt:lpwstr>, the prevailing InDel classification framework was unable to discriminate these InDel signatures from background mutagenesis and from each other. To address this, we developed an alternative InDel classification system that considers flanking sequences a</vt:lpwstr>
  </property>
  <property fmtid="{D5CDD505-2E9C-101B-9397-08002B2CF9AE}" pid="769" name="ZOTERO_BREF_xeDB1zkV4c3y_28">
    <vt:lpwstr>nd informative motifs (for example, longer homopolymers), enabling unambiguous InDel classification into 89 subtypes. Through focused characterization of seven tumor types from the 100,000 Genomes Project, we uncovered 37 InDel signatures; 27 were new. In</vt:lpwstr>
  </property>
  <property fmtid="{D5CDD505-2E9C-101B-9397-08002B2CF9AE}" pid="770" name="ZOTERO_BREF_xeDB1zkV4c3y_29">
    <vt:lpwstr> addition to unveiling previously hidden biological insights, we also developed PRRDetect—a highly specific classifier of PRRd status in tumors, with potential implications for immunotherapies.","container-title":"Nature Genetics","DOI":"10.1038/s41588-02</vt:lpwstr>
  </property>
  <property fmtid="{D5CDD505-2E9C-101B-9397-08002B2CF9AE}" pid="771" name="ZOTERO_BREF_xeDB1zkV4c3y_3">
    <vt:lpwstr> are vulnerable to mutation but are preferentially protected by transcription-coupled repair\n              1\n              . In microorganisms, transcription has been demonstrated to be mutagenic\n              2,3\n              ; however, the impact o</vt:lpwstr>
  </property>
  <property fmtid="{D5CDD505-2E9C-101B-9397-08002B2CF9AE}" pid="772" name="ZOTERO_BREF_xeDB1zkV4c3y_30">
    <vt:lpwstr>5-02152-y","ISSN":"1061-4036, 1546-1718","journalAbbreviation":"Nat Genet","language":"en","PMID":"40210680","PMCID":"PMC12081297","source":"DOI.org (Crossref)","title":"A redefined InDel taxonomy provides insights into mutational signatures","URL":"https</vt:lpwstr>
  </property>
  <property fmtid="{D5CDD505-2E9C-101B-9397-08002B2CF9AE}" pid="773" name="ZOTERO_BREF_xeDB1zkV4c3y_31">
    <vt:lpwstr>://www.nature.com/articles/s41588-025-02152-y","author":[{"family":"Koh","given":"Gene Ching Chiek"},{"family":"Nanda","given":"Arjun Scott"},{"family":"Rinaldi","given":"Giuseppe"},{"family":"Boushaki","given":"Soraya"},{"family":"Degasperi","given":"And</vt:lpwstr>
  </property>
  <property fmtid="{D5CDD505-2E9C-101B-9397-08002B2CF9AE}" pid="774" name="ZOTERO_BREF_xeDB1zkV4c3y_32">
    <vt:lpwstr>rea"},{"family":"Badja","given":"Cherif"},{"family":"Pregnall","given":"Andrew Marcel"},{"family":"Zhao","given":"Salome Jingchen"},{"family":"Chmelova","given":"Lucia"},{"family":"Black","given":"Daniella"},{"family":"Heskin","given":"Laura"},{"family":"</vt:lpwstr>
  </property>
  <property fmtid="{D5CDD505-2E9C-101B-9397-08002B2CF9AE}" pid="775" name="ZOTERO_BREF_xeDB1zkV4c3y_33">
    <vt:lpwstr>Dias","given":"João"},{"family":"Young","given":"Jamie"},{"family":"Memari","given":"Yasin"},{"family":"Shooter","given":"Scott"},{"family":"Czarnecki","given":"Jan"},{"family":"Brown","given":"Matthew Arthur"},{"family":"Davies","given":"Helen Ruth"},{"f</vt:lpwstr>
  </property>
  <property fmtid="{D5CDD505-2E9C-101B-9397-08002B2CF9AE}" pid="776" name="ZOTERO_BREF_xeDB1zkV4c3y_34">
    <vt:lpwstr>amily":"Zou","given":"Xueqing"},{"family":"Nik-Zainal","given":"Serena"}],"accessed":{"date-parts":[["2025",5,13]]},"issued":{"date-parts":[["2025",4,10]]}}},{"id":11839,"uris":["http://zotero.org/groups/6195561/items/DCEPLWPD"],"itemData":{"id":11839,"ty</vt:lpwstr>
  </property>
  <property fmtid="{D5CDD505-2E9C-101B-9397-08002B2CF9AE}" pid="777" name="ZOTERO_BREF_xeDB1zkV4c3y_35">
    <vt:lpwstr>pe":"article-journal","abstract":"Mutational signature analysis is a recent computational approach for interpreting somatic mutations in the genome. Its application to cancer data has enhanced our understanding of mutational forces driving tumorigenesis a</vt:lpwstr>
  </property>
  <property fmtid="{D5CDD505-2E9C-101B-9397-08002B2CF9AE}" pid="778" name="ZOTERO_BREF_xeDB1zkV4c3y_36">
    <vt:lpwstr>nd demonstrated its potential to inform prognosis and treatment decisions. However, methodological challenges remain for discovering new signatures and assigning proper weights to existing signatures, thereby hindering broader clinical applications. Here </vt:lpwstr>
  </property>
  <property fmtid="{D5CDD505-2E9C-101B-9397-08002B2CF9AE}" pid="779" name="ZOTERO_BREF_xeDB1zkV4c3y_37">
    <vt:lpwstr>we present Mutational Signature Calculator (MuSiCal), a rigorous analytical framework with algorithms that solve major problems in the standard workflow. Our simulation studies demonstrate that MuSiCal outperforms state-of-the-art algorithms for both sign</vt:lpwstr>
  </property>
  <property fmtid="{D5CDD505-2E9C-101B-9397-08002B2CF9AE}" pid="780" name="ZOTERO_BREF_xeDB1zkV4c3y_38">
    <vt:lpwstr>ature discovery and assignment. By reanalyzing more than 2,700 cancer genomes, we provide an improved catalog of signatures and their assignments, discover nine indel signatures absent in the current catalog, resolve long-standing issues with the ambiguou</vt:lpwstr>
  </property>
  <property fmtid="{D5CDD505-2E9C-101B-9397-08002B2CF9AE}" pid="781" name="ZOTERO_BREF_xeDB1zkV4c3y_39">
    <vt:lpwstr>s ‘flat’ signatures and give insights into signatures with unknown etiologies. We expect MuSiCal and the improved catalog to be a step towards establishing best practices for mutational signature analysis.","container-title":"Nature Genetics","DOI":"10.10</vt:lpwstr>
  </property>
  <property fmtid="{D5CDD505-2E9C-101B-9397-08002B2CF9AE}" pid="782" name="ZOTERO_BREF_xeDB1zkV4c3y_4">
    <vt:lpwstr>f transcription-associated mutagenesis remains to be established in higher eukaryotes\n              4\n              . Here we show that ID4—a cancer insertion–deletion (indel) mutation signature of unknown aetiology\n              5\n              chara</vt:lpwstr>
  </property>
  <property fmtid="{D5CDD505-2E9C-101B-9397-08002B2CF9AE}" pid="783" name="ZOTERO_BREF_xeDB1zkV4c3y_40">
    <vt:lpwstr>38/s41588-024-01659-0","ISSN":"15461718","issue":"3","page":"541-552","PMID":"38361034","publisher":"Nature Research","title":"Accurate and sensitive mutational signature analysis with MuSiCal","volume":"56","author":[{"family":"Jin","given":"Hu"},{"famil</vt:lpwstr>
  </property>
  <property fmtid="{D5CDD505-2E9C-101B-9397-08002B2CF9AE}" pid="784" name="ZOTERO_BREF_xeDB1zkV4c3y_41">
    <vt:lpwstr>y":"Gulhan","given":"Doga C."},{"family":"Geiger","given":"Benedikt"},{"family":"Ben-Isvy","given":"Daniel"},{"family":"Geng","given":"David"},{"family":"Ljungström","given":"Viktor"},{"family":"Park","given":"Peter J."}],"issued":{"date-parts":[["2024",3</vt:lpwstr>
  </property>
  <property fmtid="{D5CDD505-2E9C-101B-9397-08002B2CF9AE}" pid="785" name="ZOTERO_BREF_xeDB1zkV4c3y_42">
    <vt:lpwstr>,1]]}}}],"schema":"https://github.com/citation-style-language/schema/raw/master/csl-citation.json"}</vt:lpwstr>
  </property>
  <property fmtid="{D5CDD505-2E9C-101B-9397-08002B2CF9AE}" pid="786" name="ZOTERO_BREF_xeDB1zkV4c3y_5">
    <vt:lpwstr>cterized by short (2 to 5 base pair) deletions —is due to a transcription-associated mutagenesis process. We demonstrate that defective ribonucleotide excision repair in mammals is associated with the ID4 signature, with mutations occurring at a TNT seque</vt:lpwstr>
  </property>
  <property fmtid="{D5CDD505-2E9C-101B-9397-08002B2CF9AE}" pid="787" name="ZOTERO_BREF_xeDB1zkV4c3y_6">
    <vt:lpwstr>nce motif, implicating topoisomerase 1 (TOP1) activity at sites of genome-embedded ribonucleotides as a mechanistic basis. Such TOP1-mediated deletions occur somatically in cancer, and the ID-TOP1 signature is also found in physiological settings, contrib</vt:lpwstr>
  </property>
  <property fmtid="{D5CDD505-2E9C-101B-9397-08002B2CF9AE}" pid="788" name="ZOTERO_BREF_xeDB1zkV4c3y_7">
    <vt:lpwstr>uting to genic de novo indel mutations in the germline. Thus, although topoisomerases protect against genome instability by relieving topological stress\n              6\n              , their activity may also be an important source of mutations in the h</vt:lpwstr>
  </property>
  <property fmtid="{D5CDD505-2E9C-101B-9397-08002B2CF9AE}" pid="789" name="ZOTERO_BREF_xeDB1zkV4c3y_8">
    <vt:lpwstr>uman genome.","container-title":"Nature","DOI":"10.1038/s41586-022-04403-y","ISSN":"0028-0836, 1476-4687","issue":"7898","journalAbbreviation":"Nature","language":"en","page":"623-631","source":"DOI.org (Crossref)","title":"Signatures of TOP1 transcriptio</vt:lpwstr>
  </property>
  <property fmtid="{D5CDD505-2E9C-101B-9397-08002B2CF9AE}" pid="790" name="ZOTERO_BREF_xeDB1zkV4c3y_9">
    <vt:lpwstr>n-associated mutagenesis in cancer and germline","volume":"602","author":[{"family":"Reijns","given":"Martin A. M."},{"family":"Parry","given":"David A."},{"family":"Williams","given":"Thomas C."},{"family":"Nadeu","given":"Ferran"},{"family":"Hindshaw","</vt:lpwstr>
  </property>
  <property fmtid="{D5CDD505-2E9C-101B-9397-08002B2CF9AE}" pid="791" name="ZOTERO_PREF_1">
    <vt:lpwstr>&lt;data data-version="3" zotero-version="9.0.3"&gt;&lt;session id="PMO89rMQ"/&gt;&lt;style id="http://www.zotero.org/styles/chicago-author-date" locale="en-GB" hasBibliography="1" bibliographyStyleHasBeenSet="1"/&gt;&lt;prefs&gt;&lt;pref name="fieldType" value="Bookmark"/&gt;&lt;pref na</vt:lpwstr>
  </property>
  <property fmtid="{D5CDD505-2E9C-101B-9397-08002B2CF9AE}" pid="792" name="ZOTERO_PREF_2">
    <vt:lpwstr>me="automaticJournalAbbreviations" value="true"/&gt;&lt;/prefs&gt;&lt;/data&gt;</vt:lpwstr>
  </property>
</Properties>
</file>