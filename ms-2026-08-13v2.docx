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w:t>
      </w:r>
      <w:r>
        <w:rPr>
          <w:rFonts w:hint="eastAsia"/>
        </w:rPr>
        <w:t>*</w:t>
      </w:r>
      <w:r>
        <w:rPr/>
        <w:t xml:space="preserve">,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Times New Roman"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xml:space="preserve">, </w:t>
      </w:r>
      <w:hyperlink r:id="rId3">
        <w:r>
          <w:rPr>
            <w:rStyle w:val="Hyperlink"/>
            <w:rFonts w:hint="eastAsia"/>
          </w:rPr>
          <w:t>steverozen@pm.me</w:t>
        </w:r>
      </w:hyperlink>
    </w:p>
    <w:p>
      <w:pPr>
        <w:pStyle w:val="authorsandaff"/>
        <w:rPr/>
      </w:pPr>
      <w:r>
        <w:rPr>
          <w:rFonts w:hint="eastAsia"/>
        </w:rPr>
        <w:t xml:space="preserve">* </w:t>
      </w:r>
      <w:r>
        <w:rPr/>
        <w:t>These authors contributed equally</w:t>
      </w:r>
    </w:p>
    <w:p>
      <w:pPr>
        <w:pStyle w:val="Heading1"/>
        <w:spacing w:before="0" w:after="120"/>
        <w:rPr>
          <w:rFonts w:ascii="Google Sans;Roboto;Arial;sans-s" w:hAnsi="Google Sans;Roboto;Arial;sans-s" w:eastAsia="Times New Roman"/>
          <w:sz w:val="20"/>
          <w:szCs w:val="20"/>
        </w:rPr>
      </w:pPr>
      <w:r>
        <w:rPr>
          <w:rFonts w:eastAsia="Times New Roman" w:ascii="Google Sans;Roboto;Arial;sans-s" w:hAnsi="Google Sans;Roboto;Arial;sans-s"/>
          <w:sz w:val="20"/>
          <w:szCs w:val="20"/>
        </w:rPr>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w:t>
      </w:r>
      <w:r>
        <w:rPr>
          <w:rFonts w:eastAsia="Times New Roman" w:hint="eastAsia"/>
          <w:b w:val="false"/>
          <w:bCs w:val="false"/>
        </w:rPr>
        <w:t>36</w:t>
      </w:r>
      <w:r>
        <w:rPr>
          <w:rFonts w:hint="eastAsia"/>
          <w:b w:val="false"/>
          <w:bCs w:val="false"/>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Normal"/>
        <w:spacing w:lineRule="auto" w:line="360" w:before="0" w:after="0"/>
        <w:ind w:hanging="0"/>
        <w:rPr>
          <w:rFonts w:eastAsia="Times New Roman"/>
          <w:b/>
          <w:bCs/>
        </w:rPr>
      </w:pPr>
      <w:r>
        <w:rPr>
          <w:rFonts w:eastAsia="Times New Roman" w:hint="eastAsia"/>
          <w:b/>
          <w:bCs/>
        </w:rPr>
        <w:t>Graphical Abstract</w:t>
      </w:r>
    </w:p>
    <w:p>
      <w:pPr>
        <w:pStyle w:val="Normal"/>
        <w:spacing w:lineRule="auto" w:line="360" w:before="0" w:after="0"/>
        <w:ind w:hanging="0"/>
        <w:rPr>
          <w:rFonts w:eastAsia="Times New Roman"/>
          <w:b/>
          <w:bCs/>
        </w:rPr>
      </w:pPr>
      <w:r>
        <w:rPr>
          <w:rFonts w:eastAsia="Times New Roman"/>
          <w:b/>
          <w:bCs/>
        </w:rPr>
      </w:r>
    </w:p>
    <w:p>
      <w:pPr>
        <w:pStyle w:val="Normal"/>
        <w:spacing w:lineRule="auto" w:line="360" w:before="0" w:after="0"/>
        <w:ind w:hanging="0"/>
        <w:rPr>
          <w:rFonts w:eastAsia="Times New Roman"/>
          <w:b/>
          <w:bCs/>
        </w:rPr>
      </w:pPr>
      <w:r>
        <w:rPr>
          <w:rFonts w:eastAsia="Times New Roman"/>
          <w:b/>
          <w:bCs/>
        </w:rPr>
        <w:t>Highlights</w:t>
      </w:r>
    </w:p>
    <w:p>
      <w:pPr>
        <w:pStyle w:val="Normal"/>
        <w:numPr>
          <w:ilvl w:val="0"/>
          <w:numId w:val="3"/>
        </w:numPr>
        <w:spacing w:lineRule="auto" w:line="360" w:before="0" w:after="0"/>
        <w:rPr>
          <w:rFonts w:eastAsia="Times New Roman"/>
        </w:rPr>
      </w:pPr>
      <w:r>
        <w:rPr>
          <w:rFonts w:eastAsia="Times New Roman"/>
        </w:rPr>
        <w:t>Repertoire of indel signatures across 6,975 genomes in 3 indel classification schemes</w:t>
      </w:r>
    </w:p>
    <w:p>
      <w:pPr>
        <w:pStyle w:val="Normal"/>
        <w:numPr>
          <w:ilvl w:val="0"/>
          <w:numId w:val="3"/>
        </w:numPr>
        <w:spacing w:lineRule="auto" w:line="360" w:before="0" w:after="0"/>
        <w:rPr>
          <w:rFonts w:eastAsia="Times New Roman"/>
        </w:rPr>
      </w:pPr>
      <w:r>
        <w:rPr>
          <w:rFonts w:eastAsia="Times New Roman"/>
        </w:rPr>
        <w:t>Identified 26 novel 89-type and 1</w:t>
      </w:r>
      <w:r>
        <w:rPr>
          <w:rFonts w:eastAsia="Times New Roman" w:hint="eastAsia"/>
        </w:rPr>
        <w:t>1</w:t>
      </w:r>
      <w:r>
        <w:rPr>
          <w:rFonts w:eastAsia="Times New Roman"/>
        </w:rPr>
        <w:t xml:space="preserve"> novel 83-type classification indel signatures</w:t>
      </w:r>
    </w:p>
    <w:p>
      <w:pPr>
        <w:pStyle w:val="Normal"/>
        <w:numPr>
          <w:ilvl w:val="0"/>
          <w:numId w:val="3"/>
        </w:numPr>
        <w:spacing w:lineRule="auto" w:line="360" w:before="0" w:after="0"/>
        <w:rPr>
          <w:rFonts w:eastAsia="Times New Roman"/>
        </w:rPr>
      </w:pPr>
      <w:r>
        <w:rPr>
          <w:rFonts w:eastAsia="Times New Roman"/>
        </w:rPr>
        <w:t>Integrative topography across transcription, replication, and genic regions</w:t>
      </w:r>
    </w:p>
    <w:p>
      <w:pPr>
        <w:pStyle w:val="BodyText"/>
        <w:numPr>
          <w:ilvl w:val="0"/>
          <w:numId w:val="3"/>
        </w:numPr>
        <w:rPr/>
      </w:pPr>
      <w:r>
        <w:rPr/>
        <w:t>Website and software for signature browsing and matrix generation from VCF files</w:t>
      </w:r>
    </w:p>
    <w:p>
      <w:pPr>
        <w:pStyle w:val="BodyText"/>
        <w:numPr>
          <w:ilvl w:val="0"/>
          <w:numId w:val="0"/>
        </w:numPr>
        <w:ind w:hanging="0" w:left="720"/>
        <w:rPr/>
      </w:pPr>
      <w:r>
        <w:rPr/>
        <w:drawing>
          <wp:anchor distT="0" distB="0" distL="0" distR="0" simplePos="0" relativeHeight="8" behindDoc="0" locked="0" layoutInCell="0" allowOverlap="1">
            <wp:simplePos x="0" y="0"/>
            <wp:positionH relativeFrom="column">
              <wp:posOffset>-171450</wp:posOffset>
            </wp:positionH>
            <wp:positionV relativeFrom="paragraph">
              <wp:posOffset>361950</wp:posOffset>
            </wp:positionV>
            <wp:extent cx="5715000" cy="57150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715000" cy="5715000"/>
                    </a:xfrm>
                    <a:prstGeom prst="rect">
                      <a:avLst/>
                    </a:prstGeom>
                    <a:noFill/>
                  </pic:spPr>
                </pic:pic>
              </a:graphicData>
            </a:graphic>
          </wp:anchor>
        </w:drawing>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b w:val="false"/>
          <w:i w:val="false"/>
          <w:caps w:val="false"/>
          <w:smallCaps w:val="false"/>
          <w:position w:val="0"/>
          <w:sz w:val="24"/>
          <w:u w:val="none"/>
          <w:vertAlign w:val="baseline"/>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t>(Alexandrov et al. 2020, 2014; Nik-Zainal et al. 2012; Chen et al. 2024; Koh et al. 2025; Degasperi et al. 2022; Jin et al. 2024)</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pPr>
        <w:pStyle w:val="Normal"/>
        <w:rPr/>
      </w:pPr>
      <w:r>
        <w:rPr/>
        <w:t>Mutational signature research has tended to focus less on indel rather than SBS signatures, and symptomatic of this COSMIC v3.</w:t>
      </w:r>
      <w:r>
        <w:rPr>
          <w:rFonts w:eastAsia="Times New Roman" w:hint="eastAsia"/>
        </w:rPr>
        <w:t>6</w:t>
      </w:r>
      <w:r>
        <w:rPr/>
        <w:t xml:space="preserve">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Koh et al. 2025; Davies et al. 2017)</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hycBRyjwvW2u"/>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Times New Roman" w:hint="eastAsia"/>
        </w:rPr>
        <w:t xml:space="preserve"> </w:t>
      </w:r>
      <w:r>
        <w:rPr>
          <w:rFonts w:eastAsia="Times New Roman" w:hint="eastAsia"/>
          <w:shd w:fill="00FFFF" w:val="clear"/>
        </w:rPr>
        <w:t>(</w:t>
      </w:r>
      <w:r>
        <w:rPr>
          <w:rFonts w:eastAsia="Times New Roman"/>
          <w:shd w:fill="00FFFF" w:val="clear"/>
        </w:rPr>
        <w:t>https://indelsig.net</w:t>
      </w:r>
      <w:r>
        <w:rPr>
          <w:rFonts w:eastAsia="Times New Roman"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w:t>
      </w:r>
      <w:r>
        <w:rPr>
          <w:rFonts w:eastAsia="Times New Roman" w:hint="eastAsia"/>
        </w:rPr>
        <w:t>6</w:t>
      </w:r>
      <w:r>
        <w:rPr/>
        <w:t xml:space="preserve">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00FF00" w:val="clear"/>
        </w:rPr>
        <w:t>)</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Times New Roman" w:hint="eastAsia"/>
        </w:rPr>
        <w:t>y</w:t>
      </w:r>
      <w:r>
        <w:rPr/>
        <w:t xml:space="preserve"> were discovered. Further evidence of their robustness derives from the identification of tumor spectra dominated by a single signature. For</w:t>
      </w:r>
      <w:r>
        <w:rPr>
          <w:rFonts w:eastAsia="Times New Roman" w:hint="eastAsia"/>
        </w:rPr>
        <w:t xml:space="preserve"> 35 </w:t>
      </w:r>
      <w:r>
        <w:rPr/>
        <w:t>of the 44 signatures, there were tumor spectra with cosine similarity &gt;</w:t>
      </w:r>
      <w:r>
        <w:rPr>
          <w:rFonts w:eastAsia="Times New Roman" w:hint="eastAsia"/>
        </w:rPr>
        <w:t xml:space="preserve"> 0.95 </w:t>
      </w:r>
      <w:r>
        <w:rPr/>
        <w:t xml:space="preserve">cosine similarity, and for 39 there were tumor spectra with similarity &gt; 0.90 (Table 1). Of the 44 signatures identified in the 89-type classification, similar signatures were previously described for 18 </w:t>
      </w:r>
      <w:bookmarkStart w:id="14" w:name="ZOTERO_BREF_0qMQgAENxeSA"/>
      <w:r>
        <w:rPr/>
        <w:t>(Koh et al. 2025)</w:t>
      </w:r>
      <w:bookmarkEnd w:id="14"/>
      <w:r>
        <w:rPr/>
        <w:t xml:space="preserve"> and 26 were not previously described to our knowlege (Table 1). We also carried out signature discovery in spectra in the 83-type classification, and discovered 34 signatures, of which 20 were similar to signatures in the COSMIC reference set, and 3 additional signatures were similar to signatures identifi</w:t>
      </w:r>
      <w:r>
        <w:rPr/>
        <w:t xml:space="preserve">ed in </w:t>
      </w:r>
      <w:bookmarkStart w:id="15" w:name="ZOTERO_BREF_qtuc1qdBuTrl"/>
      <w:r>
        <w:rPr/>
        <w:t>(Jin et al. 2024)</w:t>
      </w:r>
      <w:bookmarkEnd w:id="15"/>
      <w:r>
        <w:rPr/>
        <w:t xml:space="preserve">  (T</w:t>
      </w:r>
      <w:r>
        <w:rPr/>
        <w: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Times New Roman"/>
          <w:shd w:fill="00FFFF" w:val="clear"/>
        </w:rPr>
        <w:t>https://indelsig.net/</w:t>
      </w:r>
      <w:r>
        <w:rPr>
          <w:shd w:fill="00FFFF" w:val="clear"/>
        </w:rPr>
        <w:t>.</w:t>
      </w:r>
    </w:p>
    <w:p>
      <w:pPr>
        <w:pStyle w:val="normalfirst"/>
        <w:ind w:firstLine="720"/>
        <w:rPr/>
      </w:pPr>
      <w:r>
        <w:rPr/>
        <w:t xml:space="preserve">In several cases, the new indel classifications systems were able to distinguish signatures that the older system merged. This is clearest for deletions of single T bases from tracts of </w:t>
      </w:r>
      <w:r>
        <w:rPr>
          <w:rFonts w:eastAsia="Liberation Serif" w:cs="Liberation Serif" w:ascii="Liberation Serif" w:hAnsi="Liberation Serif"/>
        </w:rPr>
        <w:t>≥</w:t>
      </w:r>
      <w:r>
        <w:rPr/>
        <w:t xml:space="preserve"> 6 Ts. Our data set had &gt; 8.5 million of these deletions out of 18.4 million deletions in total. The COSMIC reference signature ID2 in the older, 83-type classification, consists exclusively of these deletions. The new indel classifications divide ID2 into three signatures. Among these, InsDel2b is dominated by deletions of T from tracts of 5 to 7 Ts. InsDel2a and InsDel2c are both dominated by deletions of single Ts’ from stretches of </w:t>
      </w:r>
      <w:r>
        <w:rPr>
          <w:rFonts w:eastAsia="Liberation Serif" w:cs="Liberation Serif" w:ascii="Liberation Serif" w:hAnsi="Liberation Serif"/>
        </w:rPr>
        <w:t>≥ 8 Ts. However, they are distinguished by InsDel2a’s preference for flanking A bases and InsDel1c’s preference for flanking C bases.</w:t>
      </w:r>
      <w:r>
        <w:rPr/>
        <w:t xml:space="preserve"> Mutations attributed to </w:t>
      </w:r>
      <w:r>
        <w:rPr>
          <w:color w:val="000000"/>
        </w:rPr>
        <w:t xml:space="preserve">Insdel2b and InsDel2c are strongly enriched among MSI-H tumors. Furthermore, the counts of mutations attributed to these signatures are correlated with the counts of mutations attributed to the MSI-H-associated SBS signatures SBS6, SBS26, and SBS44 </w:t>
      </w:r>
      <w:r>
        <w:rPr>
          <w:color w:val="000000"/>
          <w:shd w:fill="00FFFF" w:val="clear"/>
        </w:rPr>
        <w:t>(Figure 4, Figure S1).</w:t>
      </w:r>
    </w:p>
    <w:p>
      <w:pPr>
        <w:pStyle w:val="normalfirst"/>
        <w:ind w:firstLine="720"/>
        <w:rPr/>
      </w:pPr>
      <w:r>
        <w:rPr/>
        <w:t xml:space="preserve">In addition to the deletions of single T bases from long poly-T tracts, insertions of single T bases into long poly-T tracts also showed that the new indel classification systems distinguish signatures that the older system merged. Our data set had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InsDel1b is further distinguished from InsDel1a and 1b in that several tumors with high proportions of InsDel1b (&gt; 0.4) have mutations in the proofreading domain of polymerase epsilon </w:t>
      </w:r>
      <w:r>
        <w:rPr>
          <w:shd w:fill="00FFFF" w:val="clear"/>
        </w:rPr>
        <w:t>(Table S9).</w:t>
      </w:r>
    </w:p>
    <w:p>
      <w:pPr>
        <w:pStyle w:val="normalfirst"/>
        <w:rPr/>
      </w:pPr>
      <w:r>
        <w:rPr>
          <w:rFonts w:eastAsia="Times New Roman" w:hint="eastAsia"/>
          <w:b/>
          <w:bCs/>
          <w:i/>
          <w:iCs/>
        </w:rPr>
        <w:t>Two cases where the 89-type classification misses clear differences</w:t>
      </w:r>
    </w:p>
    <w:p>
      <w:pPr>
        <w:pStyle w:val="normalfirst"/>
        <w:rPr/>
      </w:pPr>
      <w:r>
        <w:rPr>
          <w:rFonts w:eastAsia="Times New Roman" w:hint="eastAsia"/>
        </w:rPr>
        <w:t xml:space="preserve">While the 89-type classification system on the whole better discriminates signatures, in two cases the 83-type and 476 type systems clearly differentiated signatures that were almost </w:t>
      </w:r>
      <w:r>
        <w:rPr>
          <w:rFonts w:eastAsia="Times New Roman"/>
        </w:rPr>
        <w:t>identical to</w:t>
      </w:r>
      <w:r>
        <w:rPr>
          <w:rFonts w:eastAsia="Times New Roman" w:hint="eastAsia"/>
        </w:rPr>
        <w:t xml:space="preserve"> the 89-type system. One case consisted of InsDel13 and InsDel</w:t>
      </w:r>
      <w:r>
        <w:rPr>
          <w:rFonts w:eastAsia="Times New Roman"/>
        </w:rPr>
        <w:t>_</w:t>
      </w:r>
      <w:r>
        <w:rPr>
          <w:rFonts w:eastAsia="Times New Roman" w:hint="eastAsia"/>
        </w:rPr>
        <w:t>C. These are nearly identical in the 89-type system, which groups deletions of single Ts in stretches of 1, 2, 3, or 4 Ts as a single deletion type. However the 83 and 476 type systems show that InsDel</w:t>
      </w:r>
      <w:r>
        <w:rPr>
          <w:rFonts w:eastAsia="Times New Roman"/>
        </w:rPr>
        <w:t>_</w:t>
      </w:r>
      <w:r>
        <w:rPr>
          <w:rFonts w:eastAsia="Times New Roman" w:hint="eastAsia"/>
        </w:rPr>
        <w:t>C has deletions of 1 T from ATA (ATA</w:t>
      </w:r>
      <w:r>
        <w:rPr>
          <w:rFonts w:cs="DejaVu Sans" w:hint="eastAsia" w:ascii="DejaVu Sans" w:hAnsi="DejaVu Sans"/>
        </w:rPr>
        <w:t>→</w:t>
      </w:r>
      <w:r>
        <w:rPr>
          <w:rFonts w:eastAsia="Times New Roman" w:hint="eastAsia"/>
        </w:rPr>
        <w:t>AA), while InsDel13 has deletions of T from ATTA (ATTA</w:t>
      </w:r>
      <w:r>
        <w:rPr>
          <w:rFonts w:cs="DejaVu Sans" w:hint="eastAsia" w:ascii="DejaVu Sans" w:hAnsi="DejaVu Sans"/>
        </w:rPr>
        <w:t>→</w:t>
      </w:r>
      <w:r>
        <w:rPr>
          <w:rFonts w:eastAsia="Times New Roman" w:hint="eastAsia"/>
        </w:rPr>
        <w:t>ATA,</w:t>
      </w:r>
      <w:r>
        <w:rPr>
          <w:rFonts w:eastAsia="Times New Roman" w:hint="eastAsia"/>
          <w:shd w:fill="00FFFF" w:val="clear"/>
        </w:rPr>
        <w:t xml:space="preserve"> Figure S2A)</w:t>
      </w:r>
      <w:r>
        <w:rPr/>
        <w:t>.</w:t>
      </w:r>
      <w:r>
        <w:rPr>
          <w:rFonts w:eastAsia="Times New Roman"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Times New Roman" w:hint="eastAsia"/>
        </w:rPr>
        <w:t>ACCG) and insertion of a one T next to an isolated T (e.g. GTG</w:t>
      </w:r>
      <w:r>
        <w:rPr>
          <w:rFonts w:cs="DejaVu Sans" w:hint="eastAsia" w:ascii="DejaVu Sans" w:hAnsi="DejaVu Sans"/>
        </w:rPr>
        <w:t>→</w:t>
      </w:r>
      <w:r>
        <w:rPr>
          <w:rFonts w:eastAsia="Times New Roman" w:hint="eastAsia"/>
        </w:rPr>
        <w:t>GTTG). InsDel16 has insertion of one C between non-Cs (e.g. AT</w:t>
      </w:r>
      <w:r>
        <w:rPr>
          <w:rFonts w:cs="DejaVu Sans" w:hint="eastAsia" w:ascii="DejaVu Sans" w:hAnsi="DejaVu Sans"/>
        </w:rPr>
        <w:t>→</w:t>
      </w:r>
      <w:r>
        <w:rPr>
          <w:rFonts w:eastAsia="Times New Roman" w:hint="eastAsia"/>
        </w:rPr>
        <w:t>ACT), and insertion of one T between non-Ts (e.g. AG</w:t>
      </w:r>
      <w:r>
        <w:rPr>
          <w:rFonts w:cs="DejaVu Sans" w:hint="eastAsia" w:ascii="DejaVu Sans" w:hAnsi="DejaVu Sans"/>
        </w:rPr>
        <w:t>→</w:t>
      </w:r>
      <w:r>
        <w:rPr>
          <w:rFonts w:eastAsia="Times New Roman" w:hint="eastAsia"/>
        </w:rPr>
        <w:t xml:space="preserve">ATG, </w:t>
      </w:r>
      <w:r>
        <w:rPr>
          <w:rFonts w:eastAsia="Times New Roman" w:hint="eastAsia"/>
          <w:shd w:fill="00FFFF" w:val="clear"/>
        </w:rPr>
        <w:t>Figure S2B</w:t>
      </w:r>
      <w:r>
        <w:rPr/>
        <w:t xml:space="preserve">). Again, </w:t>
      </w:r>
      <w:r>
        <w:rPr>
          <w:rFonts w:eastAsia="Times New Roman" w:hint="eastAsia"/>
        </w:rPr>
        <w:t>the 89-type system does not capture these differences, while the 83 and 476-type systems do.</w:t>
      </w:r>
    </w:p>
    <w:p>
      <w:pPr>
        <w:pStyle w:val="normalfirst"/>
        <w:rPr>
          <w:b/>
          <w:bCs/>
          <w:i/>
          <w:iCs/>
        </w:rPr>
      </w:pPr>
      <w:r>
        <w:rPr>
          <w:b/>
          <w:bCs/>
          <w:i/>
          <w:iCs/>
        </w:rPr>
        <w:t>Deletions caused by aristolochic acid</w:t>
      </w:r>
    </w:p>
    <w:p>
      <w:pPr>
        <w:pStyle w:val="normalfirst"/>
        <w:rPr>
          <w:b/>
          <w:bCs/>
          <w:i/>
          <w:iCs/>
        </w:rPr>
      </w:pPr>
      <w:r>
        <w:rP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p>
    <w:p>
      <w:pPr>
        <w:pStyle w:val="NormalWeb"/>
        <w:ind w:hanging="0" w:left="0"/>
        <w:rPr/>
      </w:pPr>
      <w:r>
        <w:rPr>
          <w:rFonts w:eastAsia="Times New Roman"/>
          <w:b/>
          <w:bCs/>
          <w:i/>
          <w:iCs/>
        </w:rPr>
        <w:t>APOBEC3A activity and InsDel_Aβ</w:t>
      </w:r>
      <w:r>
        <w:rPr>
          <w:rFonts w:eastAsia="Times New Roman" w:hint="eastAsia"/>
          <w:b/>
          <w:bCs/>
          <w:i/>
          <w:iCs/>
        </w:rPr>
        <w:t xml:space="preserve"> </w:t>
      </w:r>
    </w:p>
    <w:p>
      <w:pPr>
        <w:pStyle w:val="NormalWeb"/>
        <w:ind w:hanging="0" w:left="0"/>
        <w:rPr/>
      </w:pPr>
      <w:r>
        <w:rPr>
          <w:rFonts w:eastAsia="Times New Roman"/>
        </w:rPr>
        <w:t>We identified InsDel_Aβ, an indel signature that in the 476-type classification consists primarily of 1 bp C deletions TCA</w:t>
      </w:r>
      <w:r>
        <w:rPr>
          <w:rFonts w:hint="eastAsia"/>
        </w:rPr>
        <w:t>→</w:t>
      </w:r>
      <w:r>
        <w:rPr>
          <w:rFonts w:eastAsia="Times New Roman"/>
        </w:rPr>
        <w:t>TA and TCT</w:t>
      </w:r>
      <w:r>
        <w:rPr>
          <w:rFonts w:hint="eastAsia"/>
        </w:rPr>
        <w:t>→</w:t>
      </w:r>
      <w:r>
        <w:rPr>
          <w:rFonts w:eastAsia="Times New Roman"/>
        </w:rPr>
        <w:t>TT deletions</w:t>
      </w:r>
      <w:r>
        <w:rPr>
          <w:rFonts w:eastAsia="Times New Roman" w:hint="eastAsia"/>
        </w:rPr>
        <w:t xml:space="preserve"> (</w:t>
      </w:r>
      <w:r>
        <w:rPr>
          <w:rFonts w:eastAsia="Times New Roman" w:hint="eastAsia"/>
          <w:shd w:fill="00FFFF" w:val="clear"/>
        </w:rPr>
        <w:t>F</w:t>
      </w:r>
      <w:r>
        <w:rPr>
          <w:rFonts w:eastAsia="Times New Roman"/>
          <w:shd w:fill="00FFFF" w:val="clear"/>
        </w:rPr>
        <w:t>i</w:t>
      </w:r>
      <w:r>
        <w:rPr>
          <w:rFonts w:eastAsia="Times New Roman" w:hint="eastAsia"/>
          <w:shd w:fill="00FFFF" w:val="clear"/>
        </w:rPr>
        <w:t>gure S2C</w:t>
      </w:r>
      <w:r>
        <w:rPr>
          <w:rFonts w:eastAsia="Times New Roman" w:hint="eastAsia"/>
        </w:rPr>
        <w:t>, right sub-panel</w:t>
      </w:r>
      <w:r>
        <w:rPr>
          <w:rFonts w:eastAsia="Times New Roman"/>
        </w:rPr>
        <w:t xml:space="preserve">). Thus, InsDel_Aβ targets the same sequences as the canonical APOBEC SBS signatures SBS2 </w:t>
      </w:r>
      <w:r>
        <w:rPr>
          <w:rFonts w:eastAsia="Times New Roman" w:hint="eastAsia"/>
        </w:rPr>
        <w:t>(TCA</w:t>
      </w:r>
      <w:r>
        <w:rPr>
          <w:rFonts w:hint="eastAsia"/>
        </w:rPr>
        <w:t>→</w:t>
      </w:r>
      <w:r>
        <w:rPr>
          <w:rFonts w:eastAsia="Times New Roman" w:hint="eastAsia"/>
        </w:rPr>
        <w:t>TTA and TCT</w:t>
      </w:r>
      <w:r>
        <w:rPr>
          <w:rFonts w:cs="DejaVu Sans" w:hint="eastAsia" w:ascii="DejaVu Sans" w:hAnsi="DejaVu Sans"/>
        </w:rPr>
        <w:t>→</w:t>
      </w:r>
      <w:r>
        <w:rPr>
          <w:rFonts w:eastAsia="Times New Roman" w:hint="eastAsia"/>
        </w:rPr>
        <w:t>TTT)</w:t>
      </w:r>
      <w:r>
        <w:rPr>
          <w:rFonts w:eastAsia="Times New Roman"/>
        </w:rPr>
        <w:t xml:space="preserve"> and SBS13 </w:t>
      </w:r>
      <w:r>
        <w:rPr>
          <w:rFonts w:eastAsia="Times New Roman" w:hint="eastAsia"/>
        </w:rPr>
        <w:t>(TCA</w:t>
      </w:r>
      <w:r>
        <w:rPr>
          <w:rFonts w:cs="DejaVu Sans" w:hint="eastAsia" w:ascii="DejaVu Sans" w:hAnsi="DejaVu Sans"/>
        </w:rPr>
        <w:t>→</w:t>
      </w:r>
      <w:r>
        <w:rPr>
          <w:rFonts w:eastAsia="Times New Roman" w:hint="eastAsia"/>
        </w:rPr>
        <w:t>TGA and TCT</w:t>
      </w:r>
      <w:r>
        <w:rPr>
          <w:rFonts w:cs="DejaVu Sans" w:hint="eastAsia" w:ascii="DejaVu Sans" w:hAnsi="DejaVu Sans"/>
        </w:rPr>
        <w:t>→</w:t>
      </w:r>
      <w:r>
        <w:rPr>
          <w:rFonts w:eastAsia="Times New Roman" w:hint="eastAsia"/>
        </w:rPr>
        <w:t>TGT). E</w:t>
      </w:r>
      <w:r>
        <w:rPr>
          <w:rFonts w:eastAsia="Times New Roman"/>
        </w:rPr>
        <w:t>xperiments in cell culture showed that, in addition to single nucleotide substitutions, APOBEC3A induces indels, mainly TC</w:t>
      </w:r>
      <w:r>
        <w:rPr>
          <w:rFonts w:hint="eastAsia"/>
        </w:rPr>
        <w:t>→</w:t>
      </w:r>
      <w:r>
        <w:rPr>
          <w:rFonts w:eastAsia="Times New Roman"/>
        </w:rPr>
        <w:t xml:space="preserve">T </w:t>
      </w:r>
      <w:bookmarkStart w:id="16" w:name="ZOTERO_BREF_CAdMe2IeGVl5"/>
      <w:r>
        <w:rPr>
          <w:rFonts w:eastAsia="Times New Roman"/>
        </w:rPr>
        <w:t>(DeWeerd et al. 2022)</w:t>
      </w:r>
      <w:bookmarkEnd w:id="16"/>
      <w:r>
        <w:rPr>
          <w:rFonts w:eastAsia="Times New Roman"/>
        </w:rPr>
        <w:t xml:space="preserve">. In parallel, we discovered the corresponding 83-type indel signature, ID_A, which, compared to C_ID9, is more similar to </w:t>
      </w:r>
      <w:r>
        <w:rPr>
          <w:rFonts w:eastAsia="Times New Roman" w:hint="eastAsia"/>
        </w:rPr>
        <w:t>the experimental indel spectrum in</w:t>
      </w:r>
      <w:r>
        <w:rPr>
          <w:rFonts w:eastAsia="Times New Roman"/>
        </w:rPr>
        <w:t xml:space="preserve"> </w:t>
      </w:r>
      <w:bookmarkStart w:id="17" w:name="ZOTERO_BREF_PIzfJaCA5fo2"/>
      <w:r>
        <w:rPr>
          <w:rFonts w:eastAsia="Times New Roman"/>
        </w:rPr>
        <w:t>(DeWeerd et al. 2022)</w:t>
      </w:r>
      <w:bookmarkEnd w:id="17"/>
      <w:r>
        <w:rPr/>
        <w:t>.</w:t>
      </w:r>
      <w:r>
        <w:rPr>
          <w:rFonts w:eastAsia="Times New Roman" w:hint="eastAsia"/>
        </w:rPr>
        <w:t xml:space="preserve"> Notably ID9 and InsDel9 in both the 89-type and 476-type classifications have many deletions of single thymines, while </w:t>
      </w:r>
      <w:r>
        <w:rPr>
          <w:rFonts w:eastAsia="Times New Roman"/>
        </w:rPr>
        <w:t>ID_A and InsDel_Aβ in the 89-type and 476-type classifications lack these</w:t>
      </w:r>
      <w:r>
        <w:rPr>
          <w:rFonts w:eastAsia="宋体" w:hint="eastAsia"/>
        </w:rPr>
        <w:t xml:space="preserve"> </w:t>
      </w:r>
      <w:r>
        <w:rPr>
          <w:rFonts w:eastAsia="Times New Roman" w:hint="eastAsia"/>
          <w:shd w:fill="00FFFF" w:val="clear"/>
        </w:rPr>
        <w:t>(Figure S2C)</w:t>
      </w:r>
      <w:r>
        <w:rPr>
          <w:rFonts w:eastAsia="Times New Roman"/>
        </w:rPr>
        <w:t xml:space="preserve">. In addition, the InsDel9 476-type signature also has many deletions of a single C following A or G, while InsDel_Aβ has almost exclusively deletions of a single C following T.  This signature was was also noted in </w:t>
      </w:r>
      <w:bookmarkStart w:id="18" w:name="ZOTERO_BREF_EcFI6Fskdsau"/>
      <w:r>
        <w:rPr>
          <w:rFonts w:eastAsia="Times New Roman"/>
        </w:rPr>
        <w:t>(Koh et al. 2025)</w:t>
      </w:r>
      <w:bookmarkEnd w:id="18"/>
      <w:r>
        <w:rPr>
          <w:rFonts w:eastAsia="Times New Roman"/>
        </w:rPr>
        <w:t xml:space="preserve">, who denoted it InD9a. </w:t>
      </w:r>
      <w:r>
        <w:rPr>
          <w:rFonts w:eastAsia="Times New Roman"/>
        </w:rPr>
        <w:t>W</w:t>
      </w:r>
      <w:r>
        <w:rPr>
          <w:rFonts w:eastAsia="Times New Roman"/>
        </w:rPr>
        <w:t xml:space="preserve">e propose that this signature is distinct enough from InsDel9 in the 476-type classification to warrant an identifier.  </w:t>
      </w:r>
    </w:p>
    <w:p>
      <w:pPr>
        <w:pStyle w:val="normalfirst"/>
        <w:rPr>
          <w:shd w:fill="FFFF00" w:val="clear"/>
        </w:rPr>
      </w:pPr>
      <w:r>
        <w:rPr>
          <w:rFonts w:eastAsia="Times New Roman" w:hint="eastAsia"/>
          <w:b/>
          <w:bCs/>
          <w:i/>
          <w:iCs/>
          <w:shd w:fill="auto" w:val="clear"/>
        </w:rPr>
        <w:t>New signatures with similar proportions of deletions and insertions of a single T in poly-T tract</w:t>
      </w:r>
      <w:r>
        <w:rPr>
          <w:rFonts w:eastAsia="Times New Roman" w:hint="eastAsia"/>
          <w:b/>
          <w:bCs/>
          <w:i/>
          <w:iCs/>
          <w:shd w:fill="auto" w:val="clear"/>
        </w:rPr>
        <w:t>s</w:t>
      </w:r>
    </w:p>
    <w:p>
      <w:pPr>
        <w:pStyle w:val="normalfirst"/>
        <w:rPr>
          <w:shd w:fill="FFFF00" w:val="clear"/>
        </w:rPr>
      </w:pPr>
      <w:r>
        <w:rPr>
          <w:rFonts w:eastAsia="Times New Roman"/>
        </w:rPr>
        <w:t xml:space="preserve">We identified 89-type and 476-type signatures InsDel_Nα and InsDel_Nβ and a corresponding 83-type signature, ID_N. These signatures have similar proportions of deletions and insertions of single thymines in poly-T tracts. Previous analysis in the 83-type system allocated these separately to ID2 and ID1, respectively &lt;cite alexandrov et al.&gt; In the our analysis InsDel_Nα is highly enriched in tumors with deficiency in both POLE proofreading and mismatch repair (Table S9).  A similar signature, InD16b (cosine similarity 0.923), was also previously reported to be associated with POLE proofreading and MMR deficiency </w:t>
      </w:r>
      <w:r>
        <w:rPr>
          <w:rFonts w:eastAsia="Times New Roman" w:hint="eastAsia"/>
          <w:highlight w:val="cyan"/>
        </w:rPr>
        <w:t>(Table1, citation).</w:t>
      </w:r>
      <w:r>
        <w:rPr>
          <w:rFonts w:eastAsia="Times New Roman" w:hint="eastAsia"/>
        </w:rPr>
        <w:t xml:space="preserve"> The other signature,</w:t>
      </w:r>
      <w:r>
        <w:rPr>
          <w:rFonts w:eastAsia="Times New Roman"/>
        </w:rPr>
        <w:t xml:space="preserve"> InsDel_Nβ occurs in diverse cancer types and is not enriched for tumors with deficient MMR, while signatures InsDel2a,b,c are (Figure 4). &lt;excess deletions arising for polymerase errors not evened out by MMR&gt; deletions and insertions occur, deletions preferentially? Repaired. &gt; While the 83-type signature ID2 was attributed to both replication slippage and defective MMR &lt;cite alexandrov 2020&gt;, it appears that that the 89- and 476-type signatures provide some separation between signatures associated with defective MMR (InsDel2a,b,c and InsDe_Nα) and signatures associated with remaining polymerase associated indels that escaped MMR (InsDel_Nβ). &lt;other differences; poportionally more small deletions in InsDelNbeta Taken together, these findings suggest that InsDel_Nβ, rather than ID2, represents the authentic footprint of replication slippage, enabling an accurate operational distinction between intrinsic replication slippage (ID_N and InsDel_Nβ) and dMMR-associated mutational processes (C_ID2 and InsDel2a/b/c).</w:t>
      </w:r>
    </w:p>
    <w:p>
      <w:pPr>
        <w:pStyle w:val="Heading2"/>
        <w:rPr/>
      </w:pPr>
      <w:r>
        <w:rPr/>
        <w:t>The n</w:t>
      </w:r>
      <w:r>
        <w:rPr/>
        <w:t>ew indel classifications reveal an accurate signature of RNase H2 deficiency</w:t>
      </w:r>
    </w:p>
    <w:p>
      <w:pPr>
        <w:pStyle w:val="Normal"/>
        <w:ind w:hanging="0" w:left="0"/>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19" w:name="ZOTERO_BREF_xeDB1zkV4c3y"/>
      <w:r>
        <w:rPr/>
        <w:t>(Reijns et al. 2022; Koh et al. 2025; Jin et al. 2024)</w:t>
      </w:r>
      <w:bookmarkEnd w:id="19"/>
      <w:r>
        <w:rPr/>
        <w:t xml:space="preserve">. However, we detected a new indel signature, InsDel_F, which better corresponds to RNase H2 deficiency experimental data than ID4 </w:t>
      </w:r>
      <w:r>
        <w:rPr>
          <w:shd w:fill="FFFF00" w:val="clear"/>
        </w:rPr>
        <w:t>(Figure</w:t>
      </w:r>
      <w:r>
        <w:rPr>
          <w:rFonts w:eastAsia="Times New Roman" w:hint="eastAsia"/>
          <w:shd w:fill="FFFF00" w:val="clear"/>
        </w:rPr>
        <w:t xml:space="preserve"> 6</w:t>
      </w:r>
      <w:r>
        <w:rPr>
          <w:shd w:fill="FFFF00" w:val="clear"/>
        </w:rPr>
        <w:t>)</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Times New Roman" w:hint="eastAsia"/>
        </w:rPr>
        <w:t xml:space="preserve"> (</w:t>
      </w:r>
      <w:r>
        <w:rPr>
          <w:rFonts w:eastAsia="Times New Roman" w:hint="eastAsia"/>
          <w:shd w:fill="00FFFF" w:val="clear"/>
        </w:rPr>
        <w:t>Figure S5</w:t>
      </w:r>
      <w:r>
        <w:rPr>
          <w:rFonts w:eastAsia="Times New Roman" w:hint="eastAsia"/>
        </w:rPr>
        <w:t>)</w:t>
      </w:r>
      <w:r>
        <w:rPr/>
        <w:t>. Like InsDel_F, these cell-line spectra have 2-base deletions with microhomology and 2-base deletions from paired 2-base doublets and conspicuously lack the 3- and 4-base deletions present in InsDel4. Similarly, RNase H2 deficient mouse tumors have high proportions of the 2-base deletions characteristic of InsDel_F and again, like InsDel_F, lack the 3 and 4 base deletions present in InsDel4.</w:t>
      </w:r>
    </w:p>
    <w:p>
      <w:pPr>
        <w:pStyle w:val="Heading3"/>
        <w:numPr>
          <w:ilvl w:val="0"/>
          <w:numId w:val="0"/>
        </w:numPr>
        <w:ind w:hanging="0" w:left="0"/>
        <w:rPr>
          <w:i/>
          <w:iCs/>
          <w:sz w:val="24"/>
          <w:szCs w:val="24"/>
        </w:rPr>
      </w:pPr>
      <w:r>
        <w:rPr>
          <w:i/>
          <w:iCs/>
          <w:sz w:val="24"/>
          <w:szCs w:val="24"/>
        </w:rPr>
        <w:t>Associations between indel signatures and SBS signatures</w:t>
      </w:r>
    </w:p>
    <w:p>
      <w:pPr>
        <w:pStyle w:val="Normal"/>
        <w:ind w:hanging="0" w:left="0"/>
        <w:rPr/>
      </w:pPr>
      <w:r>
        <w:rPr/>
        <w:t>We further analyzed the correlations between the i</w:t>
      </w:r>
      <w:r>
        <w:rPr>
          <w:rFonts w:hint="eastAsia"/>
        </w:rPr>
        <w:t>ndel</w:t>
      </w:r>
      <w:r>
        <w:rPr/>
        <w:t xml:space="preserve"> signature activities we derived and the SBS signature activities</w:t>
      </w:r>
      <w:r>
        <w:rPr>
          <w:shd w:fill="00FFFF" w:val="clear"/>
        </w:rPr>
        <w:t xml:space="preserve"> from </w:t>
      </w:r>
      <w:bookmarkStart w:id="20" w:name="ZOTERO_BREF_EyljJoO9yp1B"/>
      <w:r>
        <w:rPr>
          <w:shd w:fill="00FFFF" w:val="clear"/>
        </w:rPr>
        <w:t>(Degasperi et al. 2022)</w:t>
      </w:r>
      <w:bookmarkEnd w:id="20"/>
      <w:r>
        <w:rPr/>
        <w:t xml:space="preserve"> (</w:t>
      </w:r>
      <w:r>
        <w:rPr>
          <w:shd w:fill="00FFFF" w:val="clear"/>
        </w:rPr>
        <w:t>Tables S</w:t>
      </w:r>
      <w:r>
        <w:rPr>
          <w:rFonts w:eastAsia="Times New Roman" w:hint="eastAsia"/>
          <w:shd w:fill="00FFFF" w:val="clear"/>
        </w:rPr>
        <w:t>10</w:t>
      </w:r>
      <w:r>
        <w:rPr>
          <w:rFonts w:hint="eastAsia"/>
          <w:shd w:fill="00FFFF" w:val="clear"/>
        </w:rPr>
        <w:t>, S</w:t>
      </w:r>
      <w:r>
        <w:rPr>
          <w:rFonts w:eastAsia="Times New Roman" w:hint="eastAsia"/>
          <w:shd w:fill="00FFFF" w:val="clear"/>
        </w:rPr>
        <w:t>11</w:t>
      </w:r>
      <w:r>
        <w:rPr/>
        <w:t xml:space="preserve">). We first computed a matrix of correlations between the numbers of mutations attributed to SBS signatures the numbers attributed to indel signatures for all pairs of SBS indel mutational signatures. Agglomerative hierarchical clustering on the rows and columns of this matrix using 1 – the Pearson correlation coefficient as distance identified several clusters </w:t>
      </w:r>
      <w:r>
        <w:rPr>
          <w:shd w:fill="00FFFF" w:val="clear"/>
        </w:rPr>
        <w:t xml:space="preserve">(Figure </w:t>
      </w:r>
      <w:r>
        <w:rPr>
          <w:rFonts w:eastAsia="Times New Roman" w:hint="eastAsia"/>
          <w:shd w:fill="00FFFF" w:val="clear"/>
        </w:rPr>
        <w:t>4B</w:t>
      </w:r>
      <w:r>
        <w:rPr>
          <w:shd w:fill="00FFFF" w:val="clear"/>
        </w:rPr>
        <w:t>)</w:t>
      </w:r>
      <w:r>
        <w:rPr/>
        <w:t>. The APOBEC-related cluster includes SBS2 and SBS13 and sho</w:t>
      </w:r>
      <w:r>
        <w:rPr>
          <w:rFonts w:eastAsia="Times New Roman" w:hint="eastAsia"/>
        </w:rPr>
        <w:t>wed</w:t>
      </w:r>
      <w:r>
        <w:rPr/>
        <w:t xml:space="preserve"> moderate correlations with ID_A and InsDel_Aβ. The homologous recombination deficiency (dHR) cluster, consisting of SBS3 and SBS8, was strongly associated with InsDel6 and InsDel9 (Figure 4B, “HR defects”). UV-related signatures, such as SBS7a, SBS38, InsDel13, and InsDel_H, also clustered together, reflecting their shared etiology. The cluster related to mutations in the proofreading domain of the polymerase epsilon (</w:t>
      </w:r>
      <w:r>
        <w:rPr>
          <w:i/>
          <w:iCs/>
        </w:rPr>
        <w:t>POLE</w:t>
      </w:r>
      <w:r>
        <w:rPr/>
        <w:t xml:space="preserve">) gene had strong links between SBS signature SBS10a and indel signature InsDel1b and InsDel_K. Additional analysis of tumor somatic mutations confirmed that these signatures are associated with dysfunctional </w:t>
      </w:r>
      <w:r>
        <w:rPr>
          <w:i/>
          <w:iCs/>
        </w:rPr>
        <w:t>POLE</w:t>
      </w:r>
      <w:r>
        <w:rPr/>
        <w:t xml:space="preserve"> proofreading plus, in some tumors, mismatch repair deficiency (</w:t>
      </w:r>
      <w:r>
        <w:rPr>
          <w:shd w:fill="00FFFF" w:val="clear"/>
        </w:rPr>
        <w:t>Table S9 &lt;double check&gt;</w:t>
      </w:r>
      <w:r>
        <w:rPr/>
        <w:t>).</w:t>
      </w:r>
    </w:p>
    <w:p>
      <w:pPr>
        <w:pStyle w:val="Normal"/>
        <w:rPr/>
      </w:pPr>
      <w:r>
        <w:rPr/>
        <w:t xml:space="preserve">Within the mismatch repair deficiency (MMR) cluster, we observed a strong network of correlations between SBS6, SBS26, SBS44, and a group of indel signatures, including C_ID2, InsDel2b, InsDel2c, InsDel7, InsDel_D, and InsDel_J (Figure </w:t>
      </w:r>
      <w:r>
        <w:rPr>
          <w:rFonts w:eastAsia="Times New Roman" w:hint="eastAsia"/>
        </w:rPr>
        <w:t>4</w:t>
      </w:r>
      <w:r>
        <w:rPr/>
        <w:t xml:space="preserve">, “MMR defects”). Another notable group included InsDel_B, InsDel5a, and InsDel5b, which co-occurred with liver-cancer associated SBS signatures SBS12 and SBS16. These </w:t>
      </w:r>
      <w:r>
        <w:rPr>
          <w:shd w:fill="00FFFF" w:val="clear"/>
        </w:rPr>
        <w:t>&lt;indel?&gt;</w:t>
      </w:r>
      <w:r>
        <w:rPr/>
        <w:t xml:space="preserve"> signatures also exhibit clock-like mutational behavior </w:t>
      </w:r>
      <w:r>
        <w:rPr>
          <w:shd w:fill="00FFFF" w:val="clear"/>
        </w:rPr>
        <w:t>&lt;where is this shown&gt;</w:t>
      </w:r>
      <w:r>
        <w:rPr/>
        <w:t>.</w:t>
      </w:r>
    </w:p>
    <w:p>
      <w:pPr>
        <w:pStyle w:val="Normal"/>
        <w:rPr/>
      </w:pPr>
      <w:r>
        <w:rPr/>
        <w:t xml:space="preserve">The 89-type taxonomy also allowed us to better resolve the relationships within previously broader categories. For instance, the three signatures derived from C_ID1 (InsDel1a, InsDel1b, and InsDel1c) each showed distinct patterns of correlation to SBS signatures (Figure 4B). InsDel1a closely recapitulated the correlation profile of the original C_ID1, and frequently co-occurred with SBS88, SBS17, and SBS93, which are prominent in the </w:t>
      </w:r>
      <w:r>
        <w:rPr>
          <w:shd w:fill="FFFF00" w:val="clear"/>
        </w:rPr>
        <w:t xml:space="preserve">GI enriched </w:t>
      </w:r>
      <w:r>
        <w:rPr/>
        <w:t xml:space="preserve">cluster. In contrast, InsDel1b was linked to </w:t>
      </w:r>
      <w:r>
        <w:rPr>
          <w:i/>
          <w:iCs/>
        </w:rPr>
        <w:t>POLE</w:t>
      </w:r>
      <w:r>
        <w:rPr/>
        <w:t xml:space="preserve"> proofreading errors and InsDel1c was associated with SBS liver cancer signatures SBS12 and SBS16.</w:t>
      </w:r>
    </w:p>
    <w:p>
      <w:pPr>
        <w:pStyle w:val="Normal"/>
        <w:rPr/>
      </w:pPr>
      <w:r>
        <w:rPr/>
        <w:t xml:space="preserve">These correlation patterns provide insight into the possible origins of previously uncharacterized SBS signatures. For example, SBS92 closely mirrored the correlation profile of SBS4, withstrong associations with C_ID3 and InsDel3b, further supporting a link with tobacco smoking (Figure </w:t>
      </w:r>
      <w:r>
        <w:rPr>
          <w:rFonts w:eastAsia="Times New Roman" w:hint="eastAsia"/>
        </w:rPr>
        <w:t>4B</w:t>
      </w:r>
      <w:r>
        <w:rPr/>
        <w:t xml:space="preserve">, “Tobacco Smoking”) </w:t>
      </w:r>
      <w:bookmarkStart w:id="21" w:name="ZOTERO_BREF_PpR8PYcxNNRP"/>
      <w:r>
        <w:rPr/>
        <w:t>(Lawson et al. 2020)</w:t>
      </w:r>
      <w:bookmarkEnd w:id="21"/>
      <w:r>
        <w:rPr/>
        <w:t xml:space="preserve">. In the gastrointestinal (GI) cluster, which includes signatures common in gastrointestinal tumors (SBS17, SBS18, SBS1, SBS88, and SBS93), we observed that C_ID18/InsDel18, ID_N/InsDel_Nβ were associated with SBS signatures typically seen in the GI tract. SBS93, in particular, shows a strong transcriptional strand bias </w:t>
      </w:r>
      <w:r>
        <w:rPr>
          <w:shd w:fill="00FFFF" w:val="clear"/>
        </w:rPr>
        <w:t>&lt;what is the reference for this&gt;</w:t>
      </w:r>
      <w:r>
        <w:rPr/>
        <w:t xml:space="preserve">, suggesting its association with specific DNA adducts in the GI tract and a possible connection to C_ID14/InsDel14. In addition C_ID1 and InsDel1a had stronger correlations with SBS1 and SBS18, supporting their association with mutagenesis driven by reactive oxygen species (Figure </w:t>
      </w:r>
      <w:r>
        <w:rPr>
          <w:rFonts w:eastAsia="Times New Roman" w:hint="eastAsia"/>
        </w:rPr>
        <w:t>4</w:t>
      </w:r>
      <w:r>
        <w:rPr/>
        <w:t xml:space="preserve">). </w:t>
      </w:r>
    </w:p>
    <w:p>
      <w:pPr>
        <w:pStyle w:val="Heading2"/>
        <w:rPr/>
      </w:pPr>
      <w:r>
        <w:rPr>
          <w:rFonts w:hint="eastAsia"/>
        </w:rPr>
        <w:t>Topography of indel mutational signatures &lt;</w:t>
      </w:r>
      <w:r>
        <w:rPr>
          <w:rFonts w:hint="eastAsia"/>
          <w:shd w:fill="FF0000" w:val="clear"/>
        </w:rPr>
        <w:t>STEVE REVIEW</w:t>
      </w:r>
      <w:r>
        <w:rPr>
          <w:rFonts w:hint="eastAsia"/>
        </w:rPr>
        <w:t>&gt;</w:t>
      </w:r>
    </w:p>
    <w:p>
      <w:pPr>
        <w:pStyle w:val="Normal"/>
        <w:ind w:hanging="0"/>
        <w:rPr>
          <w:rFonts w:eastAsia="Times New Roman"/>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rFonts w:eastAsia="Times New Roman"/>
        </w:rPr>
        <w:t>Transcription strand asymmetries were shown in 17 out of 33 83-type signatures (Figure</w:t>
      </w:r>
      <w:r>
        <w:rPr>
          <w:rFonts w:eastAsia="Times New Roman" w:hint="eastAsia"/>
        </w:rPr>
        <w:t xml:space="preserve"> 5A, </w:t>
      </w:r>
      <w:r>
        <w:rPr>
          <w:rFonts w:eastAsia="Times New Roman" w:hint="eastAsia"/>
          <w:shd w:fill="00FFFF" w:val="clear"/>
        </w:rPr>
        <w:t>Figure S3</w:t>
      </w:r>
      <w:r>
        <w:rPr>
          <w:rFonts w:eastAsia="宋体" w:hint="eastAsia"/>
          <w:shd w:fill="00FFFF" w:val="clear"/>
        </w:rPr>
        <w:t>A</w:t>
      </w:r>
      <w:r>
        <w:rPr>
          <w:rFonts w:eastAsia="Times New Roman"/>
          <w:shd w:fill="00FFFF" w:val="clear"/>
        </w:rPr>
        <w:t xml:space="preserve">, Table </w:t>
      </w:r>
      <w:r>
        <w:rPr>
          <w:rFonts w:eastAsia="Times New Roman" w:hint="eastAsia"/>
          <w:shd w:fill="00FFFF" w:val="clear"/>
        </w:rPr>
        <w:t>S12</w:t>
      </w:r>
      <w:r>
        <w:rPr>
          <w:rFonts w:eastAsia="Times New Roman"/>
        </w:rPr>
        <w:t>). Signature</w:t>
      </w:r>
      <w:r>
        <w:rPr/>
        <w:t xml:space="preserve">s attributed to exogenous mutational processes, such as C_ID3 (tobacco smoking exposure), C_ID14 (correlated with </w:t>
      </w:r>
      <w:r>
        <w:rPr>
          <w:rFonts w:hint="eastAsia"/>
        </w:rPr>
        <w:t>SBS93</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Times New Roman" w:hint="eastAsia"/>
        </w:rPr>
        <w:t>ID_F</w:t>
      </w:r>
      <w:r>
        <w:rPr/>
        <w:t xml:space="preserve"> (topoisomerase-1 </w:t>
      </w:r>
      <w:r>
        <w:rPr>
          <w:rFonts w:eastAsia="Times New Roman" w:hint="eastAsia"/>
        </w:rPr>
        <w:t>[</w:t>
      </w:r>
      <w:r>
        <w:rPr/>
        <w:t>TOP1</w:t>
      </w:r>
      <w:r>
        <w:rPr>
          <w:rFonts w:eastAsia="Times New Roman" w:hint="eastAsia"/>
        </w:rPr>
        <w:t>]</w:t>
      </w:r>
      <w:r>
        <w:rPr/>
        <w:t xml:space="preserve"> associated mutagenesis stemming from RNase H2 deficiency). Interestingly, 3 defective MMR signatures also showed transcription strand asymmetries in different directions, with two of them (C_ID7 and </w:t>
      </w:r>
      <w:r>
        <w:rPr>
          <w:rFonts w:eastAsia="Times New Roman" w:hint="eastAsia"/>
        </w:rPr>
        <w:t>ID_K</w:t>
      </w:r>
      <w:r>
        <w:rPr/>
        <w:t>) having enriched mutations on the transcribed strand, and one of them (</w:t>
      </w:r>
      <w:r>
        <w:rPr>
          <w:rFonts w:eastAsia="Times New Roman" w:hint="eastAsia"/>
        </w:rPr>
        <w:t>ID_N</w:t>
      </w:r>
      <w:r>
        <w:rPr/>
        <w:t>) having enriched mutations mainly on the un-transcribed strand. Replication strand asymmetries were observed in 12 out of 33 83</w:t>
      </w:r>
      <w:r>
        <w:rPr>
          <w:rFonts w:hint="eastAsia"/>
        </w:rPr>
        <w:t>-</w:t>
      </w:r>
      <w:r>
        <w:rPr/>
        <w:t>type signatures (Fig</w:t>
      </w:r>
      <w:r>
        <w:rPr>
          <w:rFonts w:eastAsia="Times New Roman"/>
        </w:rPr>
        <w:t xml:space="preserve">ure </w:t>
      </w:r>
      <w:r>
        <w:rPr>
          <w:rFonts w:eastAsia="Times New Roman" w:hint="eastAsia"/>
        </w:rPr>
        <w:t xml:space="preserve">5B, </w:t>
      </w:r>
      <w:r>
        <w:rPr>
          <w:rFonts w:eastAsia="Times New Roman" w:hint="eastAsia"/>
          <w:shd w:fill="00FFFF" w:val="clear"/>
        </w:rPr>
        <w:t>Figure S3B</w:t>
      </w:r>
      <w:r>
        <w:rPr>
          <w:rFonts w:eastAsia="Times New Roman"/>
          <w:shd w:fill="00FFFF" w:val="clear"/>
        </w:rPr>
        <w:t xml:space="preserve">, Table </w:t>
      </w:r>
      <w:r>
        <w:rPr>
          <w:rFonts w:eastAsia="Times New Roman" w:hint="eastAsia"/>
          <w:shd w:fill="00FFFF" w:val="clear"/>
        </w:rPr>
        <w:t>S12</w:t>
      </w:r>
      <w:r>
        <w:rPr>
          <w:rFonts w:eastAsia="Times New Roman"/>
        </w:rPr>
        <w:t>). A</w:t>
      </w:r>
      <w:r>
        <w:rPr/>
        <w:t xml:space="preserve">nalogous to transcription strand asymmetries, the majority of signatures attributable to exogenous mutagenic exposures or defective endogenous repair processes exhibited pronounced replication strand bias, manifesting preferentially on either the leading or lagging strand. Notably, </w:t>
      </w:r>
      <w:r>
        <w:rPr>
          <w:rFonts w:eastAsia="Times New Roman" w:hint="eastAsia"/>
        </w:rPr>
        <w:t>3</w:t>
      </w:r>
      <w:r>
        <w:rPr/>
        <w:t xml:space="preserve"> </w:t>
      </w:r>
      <w:r>
        <w:rPr>
          <w:rFonts w:eastAsia="Times New Roman" w:hint="eastAsia"/>
        </w:rPr>
        <w:t>defective MMR</w:t>
      </w:r>
      <w:r>
        <w:rPr/>
        <w:t xml:space="preserve"> signatures displayed distinct replication strand asymmetries, where ID_K was enriched predominantly on the leading strand, whereas C_ID7 and ID_N showed preferential enrichment on the lagging strand. </w:t>
      </w:r>
      <w:commentRangeStart w:id="0"/>
      <w:r>
        <w:rPr/>
        <w:t>The leading-strand bias observed for ID_K is consistent with that of SBS10a and SBS10b, two substitution signatures driven by POLE exonuclease domain mutations, further supporting a mechanistic link between replication fidelity defects and leading-strand mutagenesis.</w:t>
      </w:r>
      <w:commentRangeEnd w:id="0"/>
      <w:r>
        <w:commentReference w:id="0"/>
      </w:r>
      <w:r>
        <w:rPr/>
      </w:r>
    </w:p>
    <w:p>
      <w:pPr>
        <w:pStyle w:val="Normal"/>
        <w:rPr/>
      </w:pPr>
      <w:r>
        <w:rPr/>
        <w:t>We also examined the mutation enrichment of 83-type signatures in genic and intergenic regions</w:t>
      </w:r>
      <w:r>
        <w:rPr>
          <w:rFonts w:hint="eastAsia"/>
        </w:rPr>
        <w:t xml:space="preserve"> </w:t>
      </w:r>
      <w:r>
        <w:rPr>
          <w:rFonts w:hint="eastAsia"/>
          <w:shd w:fill="00FFFF" w:val="clear"/>
        </w:rPr>
        <w:t>(Figure S3</w:t>
      </w:r>
      <w:r>
        <w:rPr>
          <w:rFonts w:eastAsia="宋体" w:hint="eastAsia"/>
          <w:shd w:fill="00FFFF" w:val="clear"/>
        </w:rPr>
        <w:t>C</w:t>
      </w:r>
      <w:r>
        <w:rPr>
          <w:rFonts w:hint="eastAsia"/>
          <w:shd w:fill="00FFFF" w:val="clear"/>
        </w:rPr>
        <w:t>)</w:t>
      </w:r>
      <w:r>
        <w:rPr>
          <w:shd w:fill="00FFFF" w:val="clear"/>
        </w:rPr>
        <w:t>.</w:t>
      </w:r>
      <w:r>
        <w:rPr/>
        <w:t xml:space="preserve"> Most signatures showed mutation bias towards intergenic regions, while 6 signatures showed enrichment in genic regions</w:t>
      </w:r>
      <w:r>
        <w:rPr>
          <w:rFonts w:hint="eastAsia"/>
        </w:rPr>
        <w:t xml:space="preserve"> (</w:t>
      </w:r>
      <w:r>
        <w:rPr/>
        <w:t xml:space="preserve">Figure </w:t>
      </w:r>
      <w:r>
        <w:rPr>
          <w:rFonts w:eastAsia="Times New Roman" w:hint="eastAsia"/>
        </w:rPr>
        <w:t>5</w:t>
      </w:r>
      <w:r>
        <w:rPr>
          <w:rFonts w:hint="eastAsia"/>
        </w:rPr>
        <w:t>C)</w:t>
      </w:r>
      <w:r>
        <w:rPr/>
        <w:t xml:space="preserve">. Among the 6 signatures, </w:t>
      </w:r>
      <w:r>
        <w:rPr>
          <w:rFonts w:eastAsia="Times New Roman" w:hint="eastAsia"/>
        </w:rPr>
        <w:t>3</w:t>
      </w:r>
      <w:r>
        <w:rPr/>
        <w:t xml:space="preserve"> of them were associated with defective endogenous mutational processes, including </w:t>
      </w:r>
      <w:r>
        <w:rPr>
          <w:rFonts w:hint="eastAsia"/>
        </w:rPr>
        <w:t>C_ID8</w:t>
      </w:r>
      <w:r>
        <w:rPr/>
        <w:t xml:space="preserve"> (Repair of DNA double strand breaks by NHEJ), C_ID17(TOP2A K743N mediated mutagenesis)</w:t>
      </w:r>
      <w:r>
        <w:rPr>
          <w:rFonts w:eastAsia="Times New Roman" w:hint="eastAsia"/>
        </w:rPr>
        <w:t xml:space="preserve"> and</w:t>
      </w:r>
      <w:r>
        <w:rPr/>
        <w:t xml:space="preserve"> </w:t>
      </w:r>
      <w:r>
        <w:rPr>
          <w:rFonts w:eastAsia="Times New Roman" w:hint="eastAsia"/>
        </w:rPr>
        <w:t xml:space="preserve">ID_F </w:t>
      </w:r>
      <w:r>
        <w:rPr/>
        <w:t>(TOP1-mediated</w:t>
      </w:r>
      <w:r>
        <w:rPr>
          <w:rFonts w:eastAsia="Times New Roman"/>
        </w:rPr>
        <w:t xml:space="preserve"> mutagenesis). Another </w:t>
      </w:r>
      <w:r>
        <w:rPr>
          <w:rFonts w:eastAsia="Times New Roman" w:hint="eastAsia"/>
        </w:rPr>
        <w:t>3</w:t>
      </w:r>
      <w:r>
        <w:rPr>
          <w:rFonts w:eastAsia="Times New Roman"/>
        </w:rPr>
        <w:t xml:space="preserve"> signatures with mutation enriched in genic regions were of unknown etiology (C_ID4, </w:t>
      </w:r>
      <w:r>
        <w:rPr>
          <w:rFonts w:eastAsia="Times New Roman" w:hint="eastAsia"/>
        </w:rPr>
        <w:t>ID_</w:t>
      </w:r>
      <w:r>
        <w:rPr>
          <w:rFonts w:eastAsia="Times New Roman"/>
        </w:rPr>
        <w:t>E</w:t>
      </w:r>
      <w:r>
        <w:rPr>
          <w:rFonts w:eastAsia="Times New Roman" w:hint="eastAsia"/>
        </w:rPr>
        <w:t xml:space="preserve"> and ID_L</w:t>
      </w:r>
      <w:r>
        <w:rPr>
          <w:rFonts w:eastAsia="Times New Roman"/>
        </w:rPr>
        <w:t>).</w:t>
      </w:r>
    </w:p>
    <w:p>
      <w:pPr>
        <w:pStyle w:val="Normal"/>
        <w:rPr/>
      </w:pPr>
      <w:r>
        <w:rPr>
          <w:rFonts w:eastAsia="Times New Roman"/>
        </w:rPr>
        <w:t>The effect of DNA replication timing was also observed in man</w:t>
      </w:r>
      <w:r>
        <w:rPr/>
        <w:t>y 83-type signatures</w:t>
      </w:r>
      <w:r>
        <w:rPr>
          <w:rFonts w:hint="eastAsia"/>
        </w:rPr>
        <w:t xml:space="preserve"> </w:t>
      </w:r>
      <w:r>
        <w:rPr>
          <w:rFonts w:eastAsia="Times New Roman" w:hint="eastAsia"/>
        </w:rPr>
        <w:t xml:space="preserve">(Figure 5D, </w:t>
      </w:r>
      <w:r>
        <w:rPr>
          <w:rFonts w:eastAsia="Times New Roman" w:hint="eastAsia"/>
          <w:shd w:fill="00FFFF" w:val="clear"/>
        </w:rPr>
        <w:t>Figure S4</w:t>
      </w:r>
      <w:r>
        <w:rPr>
          <w:shd w:fill="00FFFF" w:val="clear"/>
        </w:rPr>
        <w:t>,</w:t>
      </w:r>
      <w:r>
        <w:rPr/>
        <w:t xml:space="preserve"> </w:t>
      </w:r>
      <w:r>
        <w:rPr>
          <w:shd w:fill="00FFFF" w:val="clear"/>
        </w:rPr>
        <w:t>Table S</w:t>
      </w:r>
      <w:r>
        <w:rPr>
          <w:rFonts w:eastAsia="Times New Roman"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Times New Roman"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fill="00FFFF" w:val="clear"/>
        </w:rPr>
        <w:t>Figure S</w:t>
      </w:r>
      <w:r>
        <w:rPr>
          <w:rFonts w:eastAsia="Times New Roman" w:hint="eastAsia"/>
          <w:shd w:fill="00FFFF" w:val="clear"/>
        </w:rPr>
        <w:t>4</w:t>
      </w:r>
      <w:r>
        <w:rPr>
          <w:shd w:fill="00FFFF" w:val="clear"/>
        </w:rPr>
        <w:t>, Table S</w:t>
      </w:r>
      <w:r>
        <w:rPr>
          <w:rFonts w:eastAsia="Times New Roman" w:hint="eastAsia"/>
          <w:shd w:fill="00FFFF" w:val="clear"/>
        </w:rPr>
        <w:t>14</w:t>
      </w:r>
      <w:r>
        <w:rPr/>
        <w:t>). InsDel</w:t>
      </w:r>
      <w:r>
        <w:rPr>
          <w:rFonts w:eastAsia="Times New Roman"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rFonts w:eastAsia="Times New Roman"/>
        </w:rPr>
      </w:pPr>
      <w:r>
        <w:rPr/>
        <w:t>Demographic Associations</w:t>
      </w:r>
      <w:r>
        <w:rPr>
          <w:rFonts w:eastAsia="Times New Roman" w:hint="eastAsia"/>
        </w:rPr>
        <w:t xml:space="preserve"> with Gender and Age STEVE REVIEW</w:t>
      </w:r>
    </w:p>
    <w:p>
      <w:pPr>
        <w:pStyle w:val="Normal"/>
        <w:rPr>
          <w:rFonts w:eastAsia="Times New Roman"/>
        </w:rPr>
      </w:pPr>
      <w:r>
        <w:rPr>
          <w:rFonts w:eastAsia="Times New Roma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Times New Roman" w:hint="eastAsia"/>
        </w:rPr>
        <w:t xml:space="preserve"> (</w:t>
      </w:r>
      <w:r>
        <w:rPr>
          <w:rFonts w:eastAsia="Times New Roman" w:hint="eastAsia"/>
          <w:shd w:fill="00FFFF" w:val="clear"/>
        </w:rPr>
        <w:t>Figure S6A,</w:t>
      </w:r>
      <w:r>
        <w:rPr>
          <w:rFonts w:eastAsia="Times New Roman" w:hint="eastAsia"/>
        </w:rPr>
        <w:t xml:space="preserve"> </w:t>
      </w:r>
      <w:r>
        <w:rPr>
          <w:rFonts w:eastAsia="Times New Roman" w:hint="eastAsia"/>
          <w:shd w:fill="00FFFF" w:val="clear"/>
        </w:rPr>
        <w:t>Table S15</w:t>
      </w:r>
      <w:r>
        <w:rPr>
          <w:rFonts w:eastAsia="Times New Roman" w:hint="eastAsia"/>
        </w:rPr>
        <w:t>)</w:t>
      </w:r>
      <w:r>
        <w:rPr>
          <w:rFonts w:eastAsia="Times New Roman"/>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Times New Roman" w:hint="eastAsia"/>
        </w:rPr>
        <w:t xml:space="preserve"> and </w:t>
      </w:r>
      <w:r>
        <w:rPr>
          <w:rFonts w:eastAsia="Times New Roman"/>
        </w:rPr>
        <w:t xml:space="preserve">their </w:t>
      </w:r>
      <w:r>
        <w:rPr>
          <w:rFonts w:eastAsia="Times New Roman" w:hint="eastAsia"/>
        </w:rPr>
        <w:t xml:space="preserve">underlying </w:t>
      </w:r>
      <w:r>
        <w:rPr>
          <w:rFonts w:eastAsia="Times New Roman"/>
        </w:rPr>
        <w:t xml:space="preserve">biological </w:t>
      </w:r>
      <w:r>
        <w:rPr>
          <w:rFonts w:eastAsia="Times New Roman" w:hint="eastAsia"/>
        </w:rPr>
        <w:t>processes might</w:t>
      </w:r>
      <w:r>
        <w:rPr>
          <w:rFonts w:eastAsia="Times New Roman"/>
        </w:rPr>
        <w:t xml:space="preserve"> be modulated by gender, shaping distinct patterns of cancer susceptibility and progression.</w:t>
      </w:r>
    </w:p>
    <w:p>
      <w:pPr>
        <w:pStyle w:val="Normal"/>
        <w:rPr>
          <w:rFonts w:eastAsia="Times New Roman"/>
        </w:rPr>
      </w:pPr>
      <w:r>
        <w:rPr>
          <w:rFonts w:eastAsia="Times New Roman"/>
        </w:rPr>
        <w:t>To characterize the "clock-like" behavior of these signatures, we examined correlations between signature activity and patient age at diagnosis using Spearman correlation analyses across the pan-cancer cohort</w:t>
      </w:r>
      <w:r>
        <w:rPr>
          <w:rFonts w:eastAsia="Times New Roman" w:hint="eastAsia"/>
        </w:rPr>
        <w:t xml:space="preserve"> (</w:t>
      </w:r>
      <w:r>
        <w:rPr>
          <w:rFonts w:eastAsia="Times New Roman" w:hint="eastAsia"/>
          <w:shd w:fill="00FFFF" w:val="clear"/>
        </w:rPr>
        <w:t>Figure S6B</w:t>
      </w:r>
      <w:r>
        <w:rPr>
          <w:rFonts w:eastAsia="Times New Roman" w:hint="eastAsia"/>
        </w:rPr>
        <w:t>)</w:t>
      </w:r>
      <w:r>
        <w:rPr>
          <w:rFonts w:eastAsia="Times New Roman"/>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Times New Roman" w:hint="eastAsia"/>
          <w:shd w:fill="00FFFF" w:val="clear"/>
        </w:rPr>
        <w:t xml:space="preserve"> (Table S16)</w:t>
      </w:r>
      <w:r>
        <w:rPr>
          <w:rFonts w:eastAsia="Times New Roman"/>
          <w:shd w:fill="00FFFF" w:val="clear"/>
        </w:rPr>
        <w:t xml:space="preserve">. </w:t>
      </w:r>
      <w:r>
        <w:rPr>
          <w:rFonts w:eastAsia="Times New Roman"/>
        </w:rPr>
        <w:t>However, these broad pan-cancer associations likely reflect weak or heterogeneous age dependencies spread across multiple tumor types, rather than strong, tissue-specific age effects.</w:t>
      </w:r>
    </w:p>
    <w:p>
      <w:pPr>
        <w:pStyle w:val="Normal"/>
        <w:rPr>
          <w:rFonts w:eastAsia="Times New Roman"/>
        </w:rPr>
      </w:pPr>
      <w:r>
        <w:rPr>
          <w:rFonts w:eastAsia="Times New Roman" w:hint="eastAsia"/>
        </w:rPr>
        <w:t>Taken together</w:t>
      </w:r>
      <w:r>
        <w:rPr>
          <w:rFonts w:eastAsia="Times New Roman"/>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w:t>
      </w:r>
      <w:r>
        <w:rPr>
          <w:rFonts w:eastAsia="Times New Roman" w:hint="eastAsia"/>
        </w:rPr>
        <w:t>6</w:t>
      </w:r>
      <w:r>
        <w:rPr>
          <w:rFonts w:eastAsia="宋体"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1"/>
      <w:commentRangeStart w:id="2"/>
      <w:commentRangeStart w:id="3"/>
      <w:commentRangeStart w:id="4"/>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4"/>
      <w:r>
        <w:commentReference w:id="4"/>
      </w:r>
      <w:r>
        <w:rPr>
          <w:rFonts w:eastAsia="宋体" w:eastAsiaTheme="minorEastAsia"/>
        </w:rPr>
      </w:r>
      <w:commentRangeEnd w:id="3"/>
      <w:r>
        <w:commentReference w:id="3"/>
      </w:r>
      <w:r>
        <w:rPr>
          <w:rFonts w:eastAsia="宋体" w:eastAsiaTheme="minorEastAsia"/>
        </w:rPr>
      </w:r>
      <w:commentRangeEnd w:id="2"/>
      <w:r>
        <w:commentReference w:id="2"/>
      </w:r>
      <w:r>
        <w:rPr>
          <w:rFonts w:eastAsia="宋体" w:eastAsiaTheme="minorEastAsia"/>
        </w:rPr>
      </w:r>
      <w:commentRangeEnd w:id="1"/>
      <w:r>
        <w:commentReference w:id="1"/>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w:t>
      </w:r>
      <w:r>
        <w:rPr>
          <w:rFonts w:eastAsia="Times New Roman" w:hint="eastAsia"/>
        </w:rPr>
        <w:t>)</w:t>
      </w:r>
      <w:r>
        <w:rPr/>
        <w:t>. Hartwig Medical Foundation</w:t>
      </w:r>
      <w:r>
        <w:rPr>
          <w:rFonts w:eastAsia="Times New Roman"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w:t>
      </w:r>
      <w:r>
        <w:rPr>
          <w:shd w:fill="FFFF00" w:val="clear"/>
        </w:rPr>
        <w:t xml:space="preserve">of the </w:t>
      </w:r>
      <w:r>
        <w:rPr>
          <w:rFonts w:eastAsia="Times New Roman" w:hint="eastAsia"/>
          <w:shd w:fill="FFFF00" w:val="clear"/>
        </w:rPr>
        <w:t>Hartwig</w:t>
      </w:r>
      <w:r>
        <w:rPr>
          <w:shd w:fill="FFFF00" w:val="clear"/>
        </w:rPr>
        <w:t xml:space="preserve"> genomes were found from supplementary files of </w:t>
      </w:r>
      <w:r>
        <w:rPr>
          <w:color w:val="000000"/>
          <w:shd w:fill="FFFF00" w:val="clear"/>
        </w:rPr>
        <w:t>Priestley et al., 2019.</w:t>
      </w:r>
      <w:r>
        <w:rPr>
          <w:shd w:fill="FFFF00" w:val="clear"/>
        </w:rPr>
        <w:t xml:space="preserve"> &lt;we can duplicate this in the code but we don’t need to re-present the Priestly table&gt; These data was also provided</w:t>
      </w:r>
      <w:r>
        <w:rPr/>
        <w:t xml:space="preserve"> are available in Table S</w:t>
      </w:r>
      <w:r>
        <w:rPr>
          <w:rFonts w:hint="eastAsia"/>
        </w:rPr>
        <w:t>1</w:t>
      </w:r>
      <w:r>
        <w:rPr>
          <w:rFonts w:eastAsia="Times New Roman" w:hint="eastAsia"/>
        </w:rPr>
        <w:t>6</w:t>
      </w:r>
      <w:r>
        <w:rPr>
          <w:rFonts w:hint="eastAsia"/>
        </w:rPr>
        <w:t xml:space="preserve"> in </w:t>
      </w:r>
      <w:bookmarkStart w:id="22" w:name="ZOTERO_BREF_Jmprd6S6YeS8"/>
      <w:r>
        <w:rPr>
          <w:rFonts w:hint="eastAsia"/>
        </w:rPr>
        <w:t>(Priestley et al. 2019)</w:t>
      </w:r>
      <w:bookmarkEnd w:id="22"/>
      <w:r>
        <w:rPr/>
        <w:t xml:space="preserve">. </w:t>
      </w:r>
    </w:p>
    <w:p>
      <w:pPr>
        <w:pStyle w:val="Heading2"/>
        <w:rPr/>
      </w:pPr>
      <w:r>
        <w:rPr>
          <w:rFonts w:hint="eastAsia"/>
        </w:rPr>
        <w:t xml:space="preserve">De novo </w:t>
      </w:r>
      <w:r>
        <w:rPr/>
        <w:t>Mutational signature extraction</w:t>
      </w:r>
    </w:p>
    <w:p>
      <w:pPr>
        <w:pStyle w:val="Normal"/>
        <w:ind w:firstLineChars="200"/>
        <w:rPr>
          <w:rFonts w:eastAsia="Times New Roman"/>
        </w:rPr>
      </w:pPr>
      <w:r>
        <w:rPr>
          <w:rFonts w:eastAsia="Times New Roman"/>
          <w:i/>
          <w:iCs/>
        </w:rPr>
        <w:t>De novo</w:t>
      </w:r>
      <w:r>
        <w:rPr>
          <w:rFonts w:eastAsia="Times New Roman"/>
        </w:rPr>
        <w:t xml:space="preserve"> mutational signature extraction was performed using two complementary tools applied to the 83-type, 89-type, and 476-type mutational spectra.</w:t>
      </w:r>
      <w:r>
        <w:rPr>
          <w:rFonts w:eastAsia="Times New Roman" w:hint="eastAsia"/>
        </w:rPr>
        <w:t xml:space="preserve"> </w:t>
      </w:r>
      <w:r>
        <w:rPr>
          <w:rFonts w:eastAsia="Times New Roman"/>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Times New Roman"/>
        </w:rPr>
      </w:pPr>
      <w:r>
        <w:rPr>
          <w:rFonts w:eastAsia="Times New Roma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Times New Roman"/>
        </w:rPr>
      </w:pPr>
      <w:r>
        <w:rPr>
          <w:rFonts w:eastAsia="Times New Roman"/>
        </w:rPr>
        <w:t xml:space="preserve">In parallel, de novo mutational signatures were extracted using </w:t>
      </w:r>
      <w:r>
        <w:rPr>
          <w:rFonts w:eastAsia="Times New Roman" w:hint="eastAsia"/>
        </w:rPr>
        <w:t xml:space="preserve">the Non-negative matrix factorization based approach (NMF), </w:t>
      </w:r>
      <w:r>
        <w:rPr>
          <w:rFonts w:eastAsia="Times New Roma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Times New Roman" w:hint="eastAsia"/>
        </w:rPr>
        <w:t>Most signatures were extracted at</w:t>
      </w:r>
      <w:r>
        <w:rPr>
          <w:rFonts w:eastAsia="Times New Roman"/>
        </w:rPr>
        <w:t xml:space="preserve"> the “Optimal Solution” identified by SigProfilerExtractor, although several rare signatures were identified in alternative solutions.</w:t>
      </w:r>
    </w:p>
    <w:p>
      <w:pPr>
        <w:pStyle w:val="Heading2"/>
        <w:rPr>
          <w:rFonts w:eastAsia="Times New Roman"/>
        </w:rPr>
      </w:pPr>
      <w:r>
        <w:rPr>
          <w:rFonts w:eastAsia="Times New Roman"/>
        </w:rPr>
        <w:t xml:space="preserve">Match </w:t>
      </w:r>
      <w:r>
        <w:rPr>
          <w:rFonts w:eastAsia="Times New Roman" w:hint="eastAsia"/>
        </w:rPr>
        <w:t>83-type and 83-type</w:t>
      </w:r>
      <w:r>
        <w:rPr>
          <w:rFonts w:eastAsia="Times New Roman"/>
        </w:rPr>
        <w:t xml:space="preserve"> signatures into reference signatures</w:t>
      </w:r>
    </w:p>
    <w:p>
      <w:pPr>
        <w:pStyle w:val="Normal"/>
        <w:spacing w:before="0" w:after="0"/>
        <w:ind w:firstLineChars="200"/>
        <w:rPr>
          <w:rFonts w:eastAsia="Times New Roman"/>
        </w:rPr>
      </w:pPr>
      <w:r>
        <w:rPr>
          <w:rFonts w:eastAsia="Times New Roman" w:hint="eastAsia"/>
        </w:rPr>
        <w:t xml:space="preserve">For 83-type signatures, the signatures were matched to previously identified COSMIC signatures (v3.5, </w:t>
      </w:r>
      <w:hyperlink r:id="rId6">
        <w:r>
          <w:rPr>
            <w:rStyle w:val="Hyperlink"/>
            <w:rFonts w:eastAsia="Times New Roman"/>
          </w:rPr>
          <w:t>https://cancer.sanger.ac.uk/signatures/id/</w:t>
        </w:r>
      </w:hyperlink>
      <w:r>
        <w:rPr>
          <w:rFonts w:eastAsia="Times New Roman" w:hint="eastAsia"/>
        </w:rPr>
        <w:t xml:space="preserve">). For 89-type signatures, the signatures supported by both mSigHdp and SigProfilerExtractor were matched to the signatures reported in Koh et al. A detailed comparison can be found at Table 1. </w:t>
      </w:r>
    </w:p>
    <w:p>
      <w:pPr>
        <w:pStyle w:val="Normal"/>
        <w:ind w:firstLineChars="200"/>
        <w:rPr>
          <w:rFonts w:eastAsia="Times New Roman"/>
        </w:rPr>
      </w:pPr>
      <w:r>
        <w:rPr>
          <w:rFonts w:eastAsia="Times New Roman"/>
        </w:rPr>
        <w:t xml:space="preserve">We compared all </w:t>
      </w:r>
      <w:r>
        <w:rPr>
          <w:rFonts w:eastAsia="Times New Roman"/>
          <w:i/>
          <w:iCs/>
        </w:rPr>
        <w:t>de novo</w:t>
      </w:r>
      <w:r>
        <w:rPr>
          <w:rFonts w:eastAsia="Times New Roman"/>
        </w:rPr>
        <w:t xml:space="preserve"> signatures </w:t>
      </w:r>
      <w:r>
        <w:rPr>
          <w:rFonts w:eastAsia="Times New Roman" w:hint="eastAsia"/>
        </w:rPr>
        <w:t xml:space="preserve">supported by both mSigHdp and SigProfilerExtractor </w:t>
      </w:r>
      <w:r>
        <w:rPr/>
        <w:t xml:space="preserve">to </w:t>
      </w:r>
      <w:r>
        <w:rPr>
          <w:rFonts w:eastAsia="Times New Roman" w:hint="eastAsia"/>
        </w:rPr>
        <w:t>the published</w:t>
      </w:r>
      <w:r>
        <w:rPr/>
        <w:t xml:space="preserve"> signatures and categorized them into three groups: (1) known signature: if</w:t>
      </w:r>
      <w:r>
        <w:rPr>
          <w:rFonts w:eastAsia="Times New Roman"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Times New Roman"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Times New Roman" w:hint="eastAsia"/>
        </w:rPr>
        <w:t xml:space="preserve">extracted </w:t>
      </w:r>
      <w:r>
        <w:rPr/>
        <w:t xml:space="preserve">signatures do not fit into the known signatures or the merged signatures. </w:t>
      </w:r>
      <w:r>
        <w:rPr>
          <w:rFonts w:eastAsia="Times New Roman" w:hint="eastAsia"/>
        </w:rPr>
        <w:t>We focused on (1) and (3) in this study.</w:t>
      </w:r>
    </w:p>
    <w:p>
      <w:pPr>
        <w:pStyle w:val="Heading2"/>
        <w:rPr>
          <w:rFonts w:eastAsia="Times New Roman"/>
        </w:rPr>
      </w:pPr>
      <w:r>
        <w:rPr>
          <w:rFonts w:eastAsia="Times New Roman" w:hint="eastAsia"/>
        </w:rPr>
        <w:t>Assignment of signature activity to each individual genome</w:t>
      </w:r>
    </w:p>
    <w:p>
      <w:pPr>
        <w:pStyle w:val="normalfirst"/>
        <w:ind w:firstLineChars="200"/>
        <w:rPr/>
      </w:pPr>
      <w:r>
        <w:rPr>
          <w:rFonts w:eastAsia="Times New Roma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Times New Roman" w:hint="eastAsia"/>
        </w:rPr>
        <w:t>T</w:t>
      </w:r>
      <w:r>
        <w:rPr>
          <w:rFonts w:eastAsia="Times New Roman"/>
        </w:rPr>
        <w:t xml:space="preserve"> insertions or deletions in at least five </w:t>
      </w:r>
      <w:r>
        <w:rPr>
          <w:rFonts w:eastAsia="Times New Roman" w:hint="eastAsia"/>
        </w:rPr>
        <w:t>poly-</w:t>
      </w:r>
      <w:r>
        <w:rPr>
          <w:rFonts w:eastAsia="Times New Roman"/>
        </w:rPr>
        <w:t>T tracts account for ≥</w:t>
      </w:r>
      <w:r>
        <w:rPr>
          <w:rFonts w:eastAsia="Times New Roman" w:hint="eastAsia"/>
        </w:rPr>
        <w:t>5</w:t>
      </w:r>
      <w:r>
        <w:rPr>
          <w:rFonts w:eastAsia="Times New Roman"/>
        </w:rPr>
        <w:t>0% of the mutations</w:t>
      </w:r>
      <w:r>
        <w:rPr>
          <w:rFonts w:eastAsia="Times New Roman" w:hint="eastAsia"/>
        </w:rPr>
        <w:t xml:space="preserve"> (Table S17)</w:t>
      </w:r>
      <w:r>
        <w:rPr>
          <w:rFonts w:eastAsia="Times New Roman"/>
        </w:rPr>
        <w:t xml:space="preserve">, </w:t>
      </w:r>
      <w:r>
        <w:rPr>
          <w:rFonts w:eastAsia="Times New Roman" w:hint="eastAsia"/>
        </w:rPr>
        <w:t xml:space="preserve">often </w:t>
      </w:r>
      <w:r>
        <w:rPr>
          <w:rFonts w:eastAsia="Times New Roman"/>
        </w:rPr>
        <w:t xml:space="preserve">exhibited highly sparse spectra. This sparsity </w:t>
      </w:r>
      <w:r>
        <w:rPr>
          <w:rFonts w:eastAsia="Times New Roman" w:hint="eastAsia"/>
        </w:rPr>
        <w:t>further masks</w:t>
      </w:r>
      <w:r>
        <w:rPr>
          <w:rFonts w:eastAsia="Times New Roman"/>
        </w:rPr>
        <w:t xml:space="preserve"> other mutational signals. </w:t>
      </w:r>
      <w:r>
        <w:rPr>
          <w:rFonts w:eastAsia="Times New Roman" w:hint="eastAsia"/>
        </w:rPr>
        <w:t>Therefore regarding</w:t>
      </w:r>
      <w:r>
        <w:rPr>
          <w:rFonts w:eastAsia="Times New Roman"/>
        </w:rPr>
        <w:t xml:space="preserve"> these cases, we employed mSigAct, estimating likelihoods under a multinomial distribution. </w:t>
      </w:r>
      <w:r>
        <w:rPr>
          <w:rFonts w:eastAsia="Times New Roman" w:hint="eastAsia"/>
        </w:rPr>
        <w:t xml:space="preserve">This was performed in a two-step computational framework. </w:t>
      </w:r>
      <w:r>
        <w:rPr/>
        <w:t xml:space="preserve">First, we applied the find_best_reconstruction_QP function from the </w:t>
      </w:r>
      <w:r>
        <w:rPr>
          <w:rFonts w:eastAsia="Times New Roman"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Times New Roman" w:hint="eastAsia"/>
        </w:rPr>
        <w:t xml:space="preserve">. </w:t>
      </w:r>
      <w:r>
        <w:rPr>
          <w:rFonts w:eastAsia="Times New Roman"/>
        </w:rPr>
        <w:t>Final signature assignments were obtained by integrating results from SigProfilerAssignment for low-TMB tumors and mSigAct for high-TMB tumors</w:t>
      </w:r>
      <w:r>
        <w:rPr>
          <w:rFonts w:eastAsia="Times New Roman" w:hint="eastAsia"/>
        </w:rPr>
        <w:t>.</w:t>
      </w:r>
    </w:p>
    <w:p>
      <w:pPr>
        <w:pStyle w:val="Heading2"/>
        <w:rPr>
          <w:rFonts w:eastAsia="Times New Roman"/>
        </w:rPr>
      </w:pPr>
      <w:r>
        <w:rPr>
          <w:rFonts w:eastAsia="Times New Roman"/>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Times New Roman"/>
        </w:rPr>
      </w:pPr>
      <w:r>
        <w:rPr>
          <w:rFonts w:eastAsia="Times New Roman"/>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Times New Roman"/>
        </w:rPr>
      </w:pPr>
      <w:r>
        <w:rPr>
          <w:rFonts w:eastAsia="Times New Roman"/>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Times New Roman"/>
        </w:rPr>
      </w:pPr>
      <w:r>
        <w:rPr>
          <w:rFonts w:eastAsia="Times New Roman"/>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ins w:id="1" w:author="Steve Rozen, Ph.D." w:date="2026-05-28T17:46:00Z"/>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0" w:author="Steve Rozen, Ph.D." w:date="2026-05-28T17:44:00Z">
        <w:r>
          <w:rPr/>
          <w:t xml:space="preserve"> </w:t>
        </w:r>
      </w:ins>
    </w:p>
    <w:p>
      <w:pPr>
        <w:pStyle w:val="Normal"/>
        <w:rPr>
          <w:del w:id="6" w:author="Steve Rozen, Ph.D." w:date="2026-05-28T17:47:00Z"/>
        </w:rPr>
      </w:pPr>
      <w:ins w:id="2" w:author="Unknown Author" w:date="2026-05-28T18:56:00Z">
        <w:r>
          <w:rPr/>
          <w:t>strand ratio</w:t>
        </w:r>
      </w:ins>
      <w:ins w:id="3" w:author="Steve Rozen, Ph.D." w:date="2026-05-28T17:44:00Z">
        <w:r>
          <w:rPr/>
          <w:t xml:space="preserve"> = (+ strand_mutation_counts)·</w:t>
        </w:r>
      </w:ins>
      <w:ins w:id="4" w:author="Steve Rozen, Ph.D." w:date="2026-05-28T17:46:00Z">
        <w:r>
          <w:rPr/>
          <w:t>(- strand_mutation_counts)</w:t>
        </w:r>
      </w:ins>
      <w:ins w:id="5" w:author="Steve Rozen, Ph.D." w:date="2026-05-28T17:46:00Z">
        <w:r>
          <w:rPr>
            <w:vertAlign w:val="superscript"/>
          </w:rPr>
          <w:t xml:space="preserve">-1 </w:t>
        </w:r>
      </w:ins>
    </w:p>
    <w:p>
      <w:pPr>
        <w:pStyle w:val="Normal"/>
        <w:rPr/>
      </w:pPr>
      <w:r>
        <w:rPr/>
      </w:r>
    </w:p>
    <w:p>
      <w:pPr>
        <w:pStyle w:val="Normal"/>
        <w:ind w:hanging="0"/>
        <w:rPr>
          <w:del w:id="14" w:author="Steve Rozen, Ph.D." w:date="2026-05-28T17:49:00Z"/>
          <w:shd w:fill="FFFF00" w:val="clear"/>
        </w:rPr>
      </w:pPr>
      <w:ins w:id="7" w:author="Steve Rozen, Ph.D." w:date="2026-05-28T17:48:00Z">
        <w:r>
          <w:rPr>
            <w:shd w:fill="FFFF00" w:val="clear"/>
          </w:rPr>
          <w:t xml:space="preserve">We calculated the </w:t>
        </w:r>
      </w:ins>
      <w:del w:id="8" w:author="Steve Rozen, Ph.D." w:date="2026-05-28T17:49:00Z">
        <w:r>
          <w:rPr>
            <w:shd w:fill="FFFF00" w:val="clear"/>
          </w:rPr>
          <w:delText>O</w:delText>
        </w:r>
      </w:del>
      <w:ins w:id="9" w:author="Steve Rozen, Ph.D." w:date="2026-05-28T17:49:00Z">
        <w:r>
          <w:rPr>
            <w:shd w:fill="FFFF00" w:val="clear"/>
          </w:rPr>
          <w:t>os</w:t>
        </w:r>
      </w:ins>
      <w:r>
        <w:rPr>
          <w:shd w:fill="FFFF00" w:val="clear"/>
        </w:rPr>
        <w:t xml:space="preserve">dds ratio between the </w:t>
      </w:r>
      <w:ins w:id="10" w:author="Steve Rozen, Ph.D." w:date="2026-05-28T17:48:00Z">
        <w:r>
          <w:rPr>
            <w:shd w:fill="FFFF00" w:val="clear"/>
          </w:rPr>
          <w:t xml:space="preserve">strand </w:t>
        </w:r>
      </w:ins>
      <w:r>
        <w:rPr>
          <w:shd w:fill="FFFF00" w:val="clear"/>
        </w:rPr>
        <w:t xml:space="preserve">ratio of real somatic indels and the </w:t>
      </w:r>
      <w:ins w:id="11" w:author="Steve Rozen, Ph.D." w:date="2026-05-28T17:48:00Z">
        <w:r>
          <w:rPr>
            <w:shd w:fill="FFFF00" w:val="clear"/>
          </w:rPr>
          <w:t xml:space="preserve">strand </w:t>
        </w:r>
      </w:ins>
      <w:r>
        <w:rPr>
          <w:shd w:fill="FFFF00" w:val="clear"/>
        </w:rPr>
        <w:t>ratio of simulated somatic indels</w:t>
      </w:r>
      <w:ins w:id="12" w:author="Steve Rozen, Ph.D." w:date="2026-05-28T17:49:00Z">
        <w:r>
          <w:rPr>
            <w:shd w:fill="FFFF00" w:val="clear"/>
          </w:rPr>
          <w:t>.</w:t>
        </w:r>
      </w:ins>
      <w:del w:id="13" w:author="Steve Rozen, Ph.D." w:date="2026-05-28T17:49:00Z">
        <w:r>
          <w:rPr>
            <w:shd w:fill="FFFF00" w:val="clear"/>
          </w:rPr>
          <w:delText xml:space="preserve"> was calculated as</w:delText>
        </w:r>
      </w:del>
    </w:p>
    <w:p>
      <w:pPr>
        <w:pStyle w:val="Normal"/>
        <w:ind w:hanging="0"/>
        <w:rPr/>
      </w:pPr>
      <w:r>
        <w:rPr/>
      </w:r>
    </w:p>
    <w:p>
      <w:pPr>
        <w:pStyle w:val="Normal"/>
        <w:ind w:hanging="0"/>
        <w:rPr/>
      </w:pPr>
      <w:ins w:id="15" w:author="Steve Rozen, Ph.D." w:date="2026-05-28T17:50:00Z">
        <w:r>
          <w:rPr/>
          <w:t xml:space="preserve">We then calculated </w:t>
        </w:r>
      </w:ins>
      <w:del w:id="16" w:author="Steve Rozen, Ph.D." w:date="2026-05-28T17:50:00Z">
        <w:r>
          <w:rPr/>
          <w:delText xml:space="preserve">And </w:delText>
        </w:r>
      </w:del>
      <w:r>
        <w:rPr/>
        <w:t>p values calculated for the odds ratio using Fisher’s exact test. Only strand asymmetries with p value &gt; 0.05 were considered showing strand asymmetries.</w:t>
      </w:r>
    </w:p>
    <w:p>
      <w:pPr>
        <w:pStyle w:val="Normal"/>
        <w:ind w:hanging="0"/>
        <w:rPr/>
      </w:pPr>
      <w:r>
        <w:rPr/>
      </w:r>
    </w:p>
    <w:p>
      <w:pPr>
        <w:pStyle w:val="Normal"/>
        <w:ind w:hanging="0"/>
        <w:rPr/>
      </w:pPr>
      <w:r>
        <w:rPr/>
        <w:t xml:space="preserve">For a given cancer type, for e.g. genic vs non-in a sup table </w:t>
      </w:r>
    </w:p>
    <w:p>
      <w:pPr>
        <w:pStyle w:val="Normal"/>
        <w:ind w:hanging="0"/>
        <w:rPr/>
      </w:pPr>
      <w:r>
        <w:rPr/>
      </w:r>
    </w:p>
    <w:p>
      <w:pPr>
        <w:pStyle w:val="Normal"/>
        <w:ind w:hanging="0"/>
        <w:rPr/>
      </w:pPr>
      <w:r>
        <w:rPr/>
        <w:t xml:space="preserve">             </w:t>
      </w:r>
      <w:r>
        <w:rPr/>
        <w:t>genic    non-genic</w:t>
      </w:r>
    </w:p>
    <w:p>
      <w:pPr>
        <w:pStyle w:val="Normal"/>
        <w:ind w:hanging="0"/>
        <w:rPr/>
      </w:pPr>
      <w:r>
        <w:rPr/>
        <w:t>real         100        600</w:t>
      </w:r>
    </w:p>
    <w:p>
      <w:pPr>
        <w:pStyle w:val="Normal"/>
        <w:ind w:hanging="0"/>
        <w:rPr/>
      </w:pPr>
      <w:r>
        <w:rPr/>
        <w:t>syn          100        300</w:t>
      </w:r>
    </w:p>
    <w:p>
      <w:pPr>
        <w:pStyle w:val="Normal"/>
        <w:ind w:hanging="0"/>
        <w:rPr/>
      </w:pPr>
      <w:r>
        <w:rPr/>
      </w:r>
    </w:p>
    <w:p>
      <w:pPr>
        <w:pStyle w:val="Heading2"/>
        <w:rPr>
          <w:rFonts w:eastAsia="Times New Roman"/>
        </w:rPr>
      </w:pPr>
      <w:r>
        <w:rPr>
          <w:rFonts w:eastAsia="Times New Roman"/>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del w:id="22" w:author="Steve Rozen, Ph.D." w:date="2026-05-28T17:42:00Z"/>
        </w:rPr>
      </w:pPr>
      <w:r>
        <w:rP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rP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ins w:id="17" w:author="Steve Rozen, Ph.D." w:date="2026-05-28T17:41:00Z">
        <w:r>
          <w:rPr/>
          <w:t xml:space="preserve"> The two models are </w:t>
        </w:r>
      </w:ins>
      <w:ins w:id="18" w:author="Steve Rozen, Ph.D." w:date="2026-05-28T17:41:00Z">
        <w:r>
          <w:rPr>
            <w:i/>
            <w:iCs/>
          </w:rPr>
          <w:t>lm(R ~ c )</w:t>
        </w:r>
      </w:ins>
      <w:ins w:id="19" w:author="Steve Rozen, Ph.D." w:date="2026-05-28T17:41:00Z">
        <w:r>
          <w:rPr/>
          <w:t xml:space="preserve"> and </w:t>
        </w:r>
      </w:ins>
      <w:ins w:id="20" w:author="Steve Rozen, Ph.D." w:date="2026-05-28T17:41:00Z">
        <w:r>
          <w:rPr>
            <w:i/>
            <w:iCs/>
          </w:rPr>
          <w:t>lm(S ~ c)</w:t>
        </w:r>
      </w:ins>
      <w:ins w:id="21" w:author="Steve Rozen, Ph.D." w:date="2026-05-28T17:41:00Z">
        <w:r>
          <w:rPr/>
          <w:t xml:space="preserve">, where </w:t>
        </w:r>
      </w:ins>
    </w:p>
    <w:p>
      <w:pPr>
        <w:pStyle w:val="Normal"/>
        <w:rPr>
          <w:del w:id="24" w:author="Steve Rozen, Ph.D." w:date="2026-05-28T17:42:00Z"/>
          <w:sz w:val="20"/>
          <w:szCs w:val="21"/>
        </w:rPr>
      </w:pPr>
      <w:del w:id="23" w:author="Steve Rozen, Ph.D." w:date="2026-05-28T17:42:00Z">
        <w:r>
          <w:rPr>
            <w:sz w:val="20"/>
            <w:szCs w:val="21"/>
          </w:rPr>
        </w:r>
      </w:del>
    </w:p>
    <w:p>
      <w:pPr>
        <w:pStyle w:val="Normal"/>
        <w:rPr>
          <w:del w:id="26" w:author="Steve Rozen, Ph.D." w:date="2026-05-28T17:42:00Z"/>
          <w:shd w:fill="FFFF00" w:val="clear"/>
        </w:rPr>
      </w:pPr>
      <w:del w:id="25" w:author="Steve Rozen, Ph.D." w:date="2026-05-28T17:42:00Z">
        <w:r>
          <w:rPr>
            <w:shd w:fill="FFFF00" w:val="clear"/>
          </w:rPr>
        </w:r>
      </w:del>
    </w:p>
    <w:p>
      <w:pPr>
        <w:pStyle w:val="Normal"/>
        <w:rPr/>
      </w:pPr>
      <w:del w:id="27" w:author="Steve Rozen, Ph.D." w:date="2026-05-28T17:42:00Z">
        <w:r>
          <w:rPr/>
          <w:delText>In the above formula,</w:delText>
        </w:r>
      </w:del>
      <w:r>
        <w:rPr/>
        <w:t xml:space="preserve"> replication timing denotes a vector c = (1,2,3 … 10).</w:t>
      </w:r>
    </w:p>
    <w:p>
      <w:pPr>
        <w:pStyle w:val="Normal"/>
        <w:rPr/>
      </w:pPr>
      <w:r>
        <w:rPr/>
        <w:t xml:space="preserve">The replication timing trend for </w:t>
      </w:r>
      <w:r>
        <w:rPr>
          <w:rFonts w:eastAsia="Times New Roman" w:hint="eastAsia"/>
        </w:rPr>
        <w:t xml:space="preserve">an 83-type </w:t>
      </w:r>
      <w:r>
        <w:rPr/>
        <w:t xml:space="preserve">signature was determined for both real and simulated data. An </w:t>
      </w:r>
      <w:r>
        <w:rPr>
          <w:rFonts w:eastAsia="Times New Roman"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Times New Roman" w:hint="eastAsia"/>
        </w:rPr>
        <w:t>83-type</w:t>
      </w:r>
      <w:r>
        <w:rPr/>
        <w:t xml:space="preserve"> signature for the two datasets (real and simulated data) were different, the relative trend for real data comparing the simulated data was the final trend for the </w:t>
      </w:r>
      <w:r>
        <w:rPr>
          <w:rFonts w:eastAsia="Times New Roman" w:hint="eastAsia"/>
        </w:rPr>
        <w:t>83-type</w:t>
      </w:r>
      <w:r>
        <w:rPr/>
        <w:t xml:space="preserve"> signature. Otherwise, if the trends of a certain </w:t>
      </w:r>
      <w:r>
        <w:rPr>
          <w:rFonts w:eastAsia="Times New Roman" w:hint="eastAsia"/>
        </w:rPr>
        <w:t>83-type</w:t>
      </w:r>
      <w:r>
        <w:rPr/>
        <w:t xml:space="preserve"> signature for the two dataset were the same, a third multiple linear regression model was fitted</w:t>
      </w:r>
      <w:ins w:id="28" w:author="Steve Rozen, Ph.D." w:date="2026-05-28T17:42:00Z">
        <w:r>
          <w:rPr/>
          <w:t xml:space="preserve">: </w:t>
        </w:r>
      </w:ins>
      <w:ins w:id="29" w:author="Steve Rozen, Ph.D." w:date="2026-05-28T17:42:00Z">
        <w:r>
          <w:rPr>
            <w:i/>
            <w:iCs/>
          </w:rPr>
          <w:t>lm(R ~ S + c)</w:t>
        </w:r>
      </w:ins>
      <w:del w:id="30" w:author="Steve Rozen, Ph.D." w:date="2026-05-28T17:42:00Z">
        <w:r>
          <w:rPr>
            <w:i/>
            <w:iCs/>
          </w:rPr>
          <w:delText xml:space="preserve">. </w:delText>
        </w:r>
      </w:del>
    </w:p>
    <w:p>
      <w:pPr>
        <w:pStyle w:val="Normal"/>
        <w:rPr/>
      </w:pPr>
      <w:r>
        <w:rPr/>
      </w:r>
    </w:p>
    <w:p>
      <w:pPr>
        <w:pStyle w:val="Normal"/>
        <w:rPr>
          <w:rFonts w:eastAsia="Times New Roman"/>
        </w:rPr>
      </w:pPr>
      <w:r>
        <w:rPr/>
        <w:t xml:space="preserve">Similarly, the final trend of an </w:t>
      </w:r>
      <w:r>
        <w:rPr>
          <w:rFonts w:eastAsia="Times New Roman" w:hint="eastAsia"/>
        </w:rPr>
        <w:t>83-type</w:t>
      </w:r>
      <w:r>
        <w:rPr/>
        <w:t xml:space="preserve"> signature were determined by the significance of the coefficient of replication timing. If it is not significant, an </w:t>
      </w:r>
      <w:r>
        <w:rPr>
          <w:rFonts w:eastAsia="Times New Roman" w:hint="eastAsia"/>
        </w:rPr>
        <w:t>83-type</w:t>
      </w:r>
      <w:r>
        <w:rPr/>
        <w:t xml:space="preserve"> signature was considered to be generally unaffected by replication timing. Otherwise, if the coefficient of replication timing &gt; 0, an </w:t>
      </w:r>
      <w:r>
        <w:rPr>
          <w:rFonts w:eastAsia="Times New Roman" w:hint="eastAsia"/>
        </w:rPr>
        <w:t>83-type</w:t>
      </w:r>
      <w:r>
        <w:rPr/>
        <w:t xml:space="preserve"> signature was considered to be increasing from early to late replicating regions; if the coefficient of replication timing &lt; 0, an </w:t>
      </w:r>
      <w:r>
        <w:rPr>
          <w:rFonts w:eastAsia="Times New Roman" w:hint="eastAsia"/>
        </w:rPr>
        <w:t>83-type</w:t>
      </w:r>
      <w:r>
        <w:rPr/>
        <w:t xml:space="preserve"> signature was considered to be decreasing from early to late replicating regions.</w:t>
      </w:r>
    </w:p>
    <w:p>
      <w:pPr>
        <w:pStyle w:val="Heading2"/>
        <w:rPr>
          <w:rFonts w:eastAsia="Times New Roman"/>
        </w:rPr>
      </w:pPr>
      <w:r>
        <w:rPr>
          <w:rFonts w:eastAsia="Times New Roman"/>
        </w:rPr>
        <w:t xml:space="preserve">MSI/MSS </w:t>
      </w:r>
      <w:r>
        <w:rPr>
          <w:rFonts w:eastAsia="Times New Roman" w:hint="eastAsia"/>
        </w:rPr>
        <w:t>s</w:t>
      </w:r>
      <w:r>
        <w:rPr>
          <w:rFonts w:eastAsia="Times New Roman"/>
        </w:rPr>
        <w:t>tatus</w:t>
      </w:r>
      <w:r>
        <w:rPr>
          <w:rFonts w:eastAsia="Times New Roman" w:hint="eastAsia"/>
        </w:rPr>
        <w:t xml:space="preserve"> and high/low TMB status</w:t>
      </w:r>
    </w:p>
    <w:p>
      <w:pPr>
        <w:pStyle w:val="Normal"/>
        <w:rPr>
          <w:color w:val="000000"/>
        </w:rPr>
      </w:pPr>
      <w:r>
        <w:rPr/>
        <w:t>For PCAWG genomes, the MSI</w:t>
      </w:r>
      <w:r>
        <w:rPr>
          <w:rFonts w:eastAsia="Times New Roman"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Times New Roman"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Times New Roma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Times New Roman"/>
        </w:rPr>
      </w:pPr>
      <w:r>
        <w:rPr>
          <w:rFonts w:eastAsia="Times New Roman"/>
        </w:rPr>
        <w:t>Extended sequence context</w:t>
      </w:r>
      <w:r>
        <w:rPr>
          <w:rFonts w:eastAsia="Times New Roman"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rFonts w:eastAsia="Times New Roman"/>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Times New Roman" w:hint="eastAsia"/>
        </w:rPr>
        <w:t xml:space="preserve">, and </w:t>
      </w:r>
      <w:r>
        <w:rPr>
          <w:rFonts w:hint="eastAsia"/>
        </w:rPr>
        <w:t xml:space="preserve">R.Y. characterized the topography of 83-type mutational signatures. </w:t>
      </w:r>
      <w:r>
        <w:rPr>
          <w:rFonts w:eastAsia="Times New Roman" w:hint="eastAsia"/>
        </w:rPr>
        <w:t xml:space="preserve">M.L., X.M.W., R.S. and S.G.R. designed the website. </w:t>
      </w:r>
      <w:r>
        <w:rPr/>
        <w:t>Data interpretation and manuscript write-up were carried out by M.L., M.H., and S.G.R., with contributions from all other authors. All authors reviewed and approved the final manuscript.</w:t>
      </w:r>
    </w:p>
    <w:p>
      <w:pPr>
        <w:pStyle w:val="normalfirst"/>
        <w:rPr>
          <w:rFonts w:eastAsia="Times New Roman"/>
        </w:rPr>
      </w:pPr>
      <w:r>
        <w:rPr>
          <w:b/>
          <w:bCs/>
        </w:rPr>
        <w:t>Declaration of generative AI and AI-assisted technologies in the writing process.</w:t>
      </w:r>
      <w:r>
        <w:rPr>
          <w:rFonts w:eastAsia="Times New Roman"/>
        </w:rPr>
        <w:t xml:space="preserve">  </w:t>
      </w:r>
    </w:p>
    <w:p>
      <w:pPr>
        <w:pStyle w:val="normalfirst"/>
        <w:rPr>
          <w:rFonts w:eastAsia="Times New Roman"/>
        </w:rPr>
      </w:pPr>
      <w:r>
        <w:rPr>
          <w:rFonts w:eastAsia="Times New Roman"/>
        </w:rPr>
        <w:t xml:space="preserve">During the preparation of this work the author(s) used </w:t>
      </w:r>
      <w:r>
        <w:rPr>
          <w:rFonts w:eastAsia="Times New Roman" w:hint="eastAsia"/>
        </w:rPr>
        <w:t xml:space="preserve">Claude </w:t>
      </w:r>
      <w:r>
        <w:rPr>
          <w:rFonts w:eastAsia="Times New Roman"/>
        </w:rPr>
        <w:t xml:space="preserve">in order to </w:t>
      </w:r>
      <w:r>
        <w:rPr/>
        <w:t>polish the text and ensure grammatical accuracy and appropriate vocabulary usage</w:t>
      </w:r>
      <w:r>
        <w:rPr>
          <w:rFonts w:eastAsia="Times New Roman"/>
        </w:rPr>
        <w:t>. After using this tool/service, the author(s) reviewed and edited the content as needed and take(s) full responsibility for the content of the published article.</w:t>
      </w:r>
    </w:p>
    <w:p>
      <w:pPr>
        <w:pStyle w:val="Heading1"/>
        <w:rPr/>
      </w:pPr>
      <w:r>
        <w:rPr/>
      </w:r>
      <w:r>
        <w:br w:type="page"/>
      </w:r>
    </w:p>
    <w:p>
      <w:pPr>
        <w:pStyle w:val="Heading1"/>
        <w:spacing w:before="0" w:after="120"/>
        <w:rPr/>
      </w:pPr>
      <w:r>
        <w:rPr/>
        <w:t>Reference</w:t>
      </w:r>
    </w:p>
    <w:p>
      <w:pPr>
        <w:pStyle w:val="Bibliography1"/>
        <w:rPr/>
      </w:pPr>
      <w:bookmarkStart w:id="23"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DeWeerd, Rachel A., Eszter Németh, Ádám Póti, et al. 2022. ‘Prospectively Defined Patterns of APOBEC3A Mutagenesis Are Prevalent in Human Cancers’. </w:t>
      </w:r>
      <w:r>
        <w:rPr>
          <w:i/>
        </w:rPr>
        <w:t>Cell Reports</w:t>
      </w:r>
      <w:r>
        <w:rPr/>
        <w:t xml:space="preserve"> 38 (12): 110555. https://doi.org/10.1016/j.celrep.2022.110555.</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Lawson, Andrew R. J., Federico Abascal, Tim H. H. Coorens, et al. 2020. ‘Extensive Heterogeneity in Somatic Mutation and Selection in the Human Bladder’. </w:t>
      </w:r>
      <w:r>
        <w:rPr>
          <w:i/>
        </w:rPr>
        <w:t>Science</w:t>
      </w:r>
      <w:r>
        <w:rPr/>
        <w:t xml:space="preserve"> 370 (6512): 75–82. https://doi.org/10.1126/science.aba8347.</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Priestley, Peter, Jonathan Baber, Martijn P. Lolkema, et al. 2019. ‘Pan-Cancer Whole-Genome Analyses of Metastatic Solid Tumours’. </w:t>
      </w:r>
      <w:r>
        <w:rPr>
          <w:i/>
        </w:rPr>
        <w:t>Nature</w:t>
      </w:r>
      <w:r>
        <w:rPr/>
        <w:t xml:space="preserve"> 575 (7781): 210–16. https://doi.org/10.1038/s41586-019-1689-y.</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23"/>
    </w:p>
    <w:p>
      <w:pPr>
        <w:pStyle w:val="Normal"/>
        <w:rPr/>
      </w:pPr>
      <w:r>
        <w:rPr/>
      </w:r>
    </w:p>
    <w:p>
      <w:pPr>
        <w:pStyle w:val="Normal"/>
        <w:spacing w:lineRule="auto" w:line="240" w:before="0" w:after="0"/>
        <w:ind w:hanging="0"/>
        <w:rPr/>
      </w:pPr>
      <w:r>
        <w:rPr/>
      </w:r>
      <w:r>
        <w:br w:type="page"/>
      </w:r>
    </w:p>
    <w:tbl>
      <w:tblPr>
        <w:tblW w:w="9346" w:type="dxa"/>
        <w:jc w:val="center"/>
        <w:tblInd w:w="0" w:type="dxa"/>
        <w:tblLayout w:type="fixed"/>
        <w:tblCellMar>
          <w:top w:w="0" w:type="dxa"/>
          <w:left w:w="108" w:type="dxa"/>
          <w:bottom w:w="0" w:type="dxa"/>
          <w:right w:w="108" w:type="dxa"/>
        </w:tblCellMar>
        <w:tblLook w:noHBand="0" w:noVBand="0" w:firstColumn="0" w:lastRow="0" w:lastColumn="0" w:firstRow="0" w:val="000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left w:val="single" w:sz="4" w:space="0" w:color="999999"/>
              <w:bottom w:val="single" w:sz="12" w:space="0" w:color="666666"/>
              <w:right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89-Type</w:t>
            </w:r>
          </w:p>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lang w:val="de-DE"/>
              </w:rPr>
            </w:pPr>
            <w:r>
              <w:rPr>
                <w:rFonts w:eastAsia="Liberation Sans" w:ascii="Liberation Sans" w:hAnsi="Liberation Sans"/>
                <w:b/>
                <w:bCs/>
                <w:color w:val="000000"/>
                <w:sz w:val="20"/>
                <w:szCs w:val="20"/>
                <w:lang w:val="de-DE"/>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before="0" w:after="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before="0" w:after="0"/>
        <w:ind w:hanging="0"/>
        <w:rPr>
          <w:sz w:val="18"/>
          <w:szCs w:val="18"/>
        </w:rPr>
      </w:pPr>
      <w:r>
        <w:rPr>
          <w:sz w:val="18"/>
          <w:szCs w:val="18"/>
        </w:rPr>
      </w:r>
      <w:r>
        <w:br w:type="page"/>
      </w:r>
    </w:p>
    <w:p>
      <w:pPr>
        <w:pStyle w:val="Normal"/>
        <w:spacing w:lineRule="auto" w:line="240" w:before="0" w:after="0"/>
        <w:ind w:hanging="0"/>
        <w:jc w:val="center"/>
        <w:rPr/>
      </w:pPr>
      <w:r>
        <w:rPr/>
        <w:drawing>
          <wp:inline distT="0" distB="0" distL="0" distR="0">
            <wp:extent cx="5247005" cy="485203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rcRect l="10810" t="8332" r="7605" b="33369"/>
                    <a:stretch>
                      <a:fillRect/>
                    </a:stretch>
                  </pic:blipFill>
                  <pic:spPr bwMode="auto">
                    <a:xfrm>
                      <a:off x="0" y="0"/>
                      <a:ext cx="5247005" cy="4852035"/>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1 The aristolochic acid (AA) indel signatures in the 83-type, 89-type and 476-type classification schemes (signature 23).</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pPr>
        <w:pStyle w:val="Normal"/>
        <w:ind w:hanging="0"/>
        <w:rPr>
          <w:sz w:val="21"/>
          <w:szCs w:val="21"/>
        </w:rPr>
      </w:pPr>
      <w:r>
        <w:rPr>
          <w:sz w:val="21"/>
          <w:szCs w:val="21"/>
        </w:rPr>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2"/>
                    <a:stretch>
                      <a:fillRect/>
                    </a:stretch>
                  </pic:blipFill>
                  <pic:spPr bwMode="auto">
                    <a:xfrm>
                      <a:off x="0" y="0"/>
                      <a:ext cx="5939790" cy="6678930"/>
                    </a:xfrm>
                    <a:prstGeom prst="rect">
                      <a:avLst/>
                    </a:prstGeom>
                    <a:noFill/>
                  </pic:spPr>
                </pic:pic>
              </a:graphicData>
            </a:graphic>
          </wp:inline>
        </w:drawing>
      </w:r>
    </w:p>
    <w:p>
      <w:pPr>
        <w:pStyle w:val="Normal"/>
        <w:spacing w:lineRule="auto" w:line="240" w:before="0" w:after="0"/>
        <w:ind w:hanging="0"/>
        <w:rPr>
          <w:rFonts w:eastAsia="宋体" w:eastAsiaTheme="minorEastAsia"/>
          <w:b/>
          <w:bCs/>
          <w:sz w:val="16"/>
          <w:szCs w:val="16"/>
        </w:rPr>
      </w:pPr>
      <w:r>
        <w:rPr>
          <w:rFonts w:eastAsia="宋体" w:eastAsiaTheme="minorEastAsia"/>
          <w:b/>
          <w:bCs/>
          <w:sz w:val="16"/>
          <w:szCs w:val="16"/>
        </w:rPr>
      </w:r>
    </w:p>
    <w:p>
      <w:pPr>
        <w:pStyle w:val="Normal"/>
        <w:spacing w:lineRule="auto" w:line="240" w:before="0" w:after="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before="0" w:after="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before="0" w:after="0"/>
        <w:ind w:hanging="0"/>
        <w:rPr>
          <w:rFonts w:eastAsia="宋体" w:eastAsiaTheme="minorEastAsia"/>
          <w:sz w:val="28"/>
          <w:szCs w:val="28"/>
        </w:rPr>
      </w:pPr>
      <w:r>
        <w:rPr>
          <w:rFonts w:eastAsia="宋体" w:eastAsiaTheme="minorEastAsia"/>
          <w:sz w:val="28"/>
          <w:szCs w:val="28"/>
        </w:rPr>
      </w:r>
    </w:p>
    <w:p>
      <w:pPr>
        <w:pStyle w:val="Normal"/>
        <w:spacing w:lineRule="auto" w:line="240" w:before="0" w:after="0"/>
        <w:ind w:hanging="0"/>
        <w:rPr/>
      </w:pPr>
      <w:r>
        <w:rPr/>
      </w:r>
      <w:r>
        <w:br w:type="page"/>
      </w:r>
    </w:p>
    <w:p>
      <w:pPr>
        <w:pStyle w:val="Normal"/>
        <w:spacing w:before="0" w:after="160"/>
        <w:ind w:hanging="0"/>
        <w:rPr>
          <w:rFonts w:eastAsia="宋体" w:eastAsiaTheme="minorEastAsia"/>
        </w:rPr>
      </w:pPr>
      <w:r>
        <w:rPr/>
        <w:drawing>
          <wp:inline distT="0" distB="0" distL="0" distR="0">
            <wp:extent cx="5943600" cy="69532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3"/>
                    <a:stretch>
                      <a:fillRect/>
                    </a:stretch>
                  </pic:blipFill>
                  <pic:spPr bwMode="auto">
                    <a:xfrm>
                      <a:off x="0" y="0"/>
                      <a:ext cx="5943600" cy="6953250"/>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3 Profiles of signatures extracted in the 89-type classification scheme</w:t>
      </w:r>
    </w:p>
    <w:p>
      <w:pPr>
        <w:pStyle w:val="Normal"/>
        <w:spacing w:lineRule="auto" w:line="240" w:before="0" w:after="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r>
        <w:br w:type="page"/>
      </w:r>
    </w:p>
    <w:p>
      <w:pPr>
        <w:pStyle w:val="Normal"/>
        <w:spacing w:lineRule="auto" w:line="240" w:before="0" w:after="0"/>
        <w:ind w:hanging="0"/>
        <w:rPr>
          <w:sz w:val="18"/>
          <w:szCs w:val="18"/>
        </w:rPr>
      </w:pPr>
      <w:r>
        <w:rPr/>
        <w:drawing>
          <wp:inline distT="0" distB="0" distL="0" distR="0">
            <wp:extent cx="5709285" cy="754951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4"/>
                    <a:srcRect l="0" t="0" r="0" b="819"/>
                    <a:stretch>
                      <a:fillRect/>
                    </a:stretch>
                  </pic:blipFill>
                  <pic:spPr bwMode="auto">
                    <a:xfrm>
                      <a:off x="0" y="0"/>
                      <a:ext cx="5709285" cy="7549515"/>
                    </a:xfrm>
                    <a:prstGeom prst="rect">
                      <a:avLst/>
                    </a:prstGeom>
                    <a:noFill/>
                  </pic:spPr>
                </pic:pic>
              </a:graphicData>
            </a:graphic>
          </wp:inline>
        </w:drawing>
      </w:r>
    </w:p>
    <w:p>
      <w:pPr>
        <w:pStyle w:val="Normal"/>
        <w:spacing w:lineRule="auto" w:line="240" w:before="0" w:after="0"/>
        <w:ind w:hanging="0"/>
        <w:rPr>
          <w:sz w:val="18"/>
          <w:szCs w:val="18"/>
        </w:rPr>
      </w:pPr>
      <w:r>
        <w:rPr>
          <w:rFonts w:eastAsia="宋体" w:eastAsiaTheme="minorEastAsia"/>
          <w:b/>
          <w:bCs/>
          <w:sz w:val="18"/>
          <w:szCs w:val="18"/>
        </w:rPr>
        <w:t xml:space="preserve">Figure </w:t>
      </w:r>
      <w:r>
        <w:rPr>
          <w:rFonts w:eastAsia="Times New Roman" w:hint="eastAsia"/>
          <w:b/>
          <w:bCs/>
          <w:sz w:val="18"/>
          <w:szCs w:val="18"/>
        </w:rPr>
        <w:t>4</w:t>
      </w:r>
      <w:r>
        <w:rPr>
          <w:rFonts w:eastAsia="宋体" w:eastAsiaTheme="minorEastAsia"/>
          <w:b/>
          <w:bCs/>
          <w:sz w:val="18"/>
          <w:szCs w:val="18"/>
        </w:rPr>
        <w:t xml:space="preserve"> </w:t>
      </w:r>
      <w:r>
        <w:rPr>
          <w:rFonts w:eastAsia="宋体" w:hint="eastAsia" w:eastAsiaTheme="minorEastAsia"/>
          <w:b/>
          <w:bCs/>
          <w:sz w:val="18"/>
          <w:szCs w:val="18"/>
        </w:rPr>
        <w:t>Association of indel signatures with cancer types and SBS signatures and cancer types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 xml:space="preserve">(A) </w:t>
      </w:r>
      <w:r>
        <w:rPr>
          <w:rFonts w:eastAsia="宋体" w:hint="eastAsia" w:eastAsiaTheme="minorEastAsia"/>
          <w:sz w:val="18"/>
          <w:szCs w:val="18"/>
        </w:rPr>
        <w:t>Enrichment for presence of 89-type signatures across cancer types, plus hypermutated (&gt; 4,000 indels) microsatellite stable (MSS) tumors and MSI-high (MSI-H) tumors. Only cancer types with odds ratios .&gt; 6 are shown. Benjamini-Hochberg false discovery rates based on p values from Fisher</w:t>
      </w:r>
      <w:r>
        <w:rPr>
          <w:rFonts w:eastAsia="Times New Roman" w:hint="eastAsia"/>
          <w:sz w:val="18"/>
          <w:szCs w:val="18"/>
        </w:rPr>
        <w:t>’</w:t>
      </w:r>
      <w:r>
        <w:rPr>
          <w:rFonts w:eastAsia="宋体" w:hint="eastAsia" w:eastAsiaTheme="minorEastAsia"/>
          <w:sz w:val="18"/>
          <w:szCs w:val="18"/>
        </w:rPr>
        <w:t>s exact test of number of tumors with the signature versus the number without in a given tumor type versus all other tumors.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(B)</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indel signatures and various SBS signatures. Signatures were excluded if all correlation coefficients were between –0.1 and 0.1. Unsupervised hierarchical clustering of both rows and columns based on signature proportions identified 8 clusters, boxed and labeled in the figure. GI: Gastrointestinal.</w:t>
      </w:r>
      <w:r>
        <w:br w:type="page"/>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4744720" cy="61734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15"/>
                    <a:stretch>
                      <a:fillRect/>
                    </a:stretch>
                  </pic:blipFill>
                  <pic:spPr bwMode="auto">
                    <a:xfrm>
                      <a:off x="0" y="0"/>
                      <a:ext cx="4744720" cy="617347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 xml:space="preserve">Figure </w:t>
      </w:r>
      <w:r>
        <w:rPr>
          <w:rFonts w:eastAsia="Times New Roman"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before="0" w:after="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before="0" w:after="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before="0" w:after="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before="0" w:after="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4075" cy="3819525"/>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16"/>
                    <a:stretch>
                      <a:fillRect/>
                    </a:stretch>
                  </pic:blipFill>
                  <pic:spPr bwMode="auto">
                    <a:xfrm>
                      <a:off x="0" y="0"/>
                      <a:ext cx="5934075" cy="3819525"/>
                    </a:xfrm>
                    <a:prstGeom prst="rect">
                      <a:avLst/>
                    </a:prstGeom>
                    <a:noFill/>
                  </pic:spPr>
                </pic:pic>
              </a:graphicData>
            </a:graphic>
          </wp:inline>
        </w:drawing>
      </w:r>
    </w:p>
    <w:p>
      <w:pPr>
        <w:pStyle w:val="Normal"/>
        <w:spacing w:lineRule="auto" w:line="240" w:before="0" w:after="0"/>
        <w:ind w:hanging="0"/>
        <w:rPr>
          <w:b/>
          <w:bCs/>
          <w:sz w:val="18"/>
          <w:szCs w:val="18"/>
        </w:rPr>
      </w:pPr>
      <w:r>
        <w:rPr>
          <w:b/>
          <w:bCs/>
          <w:sz w:val="18"/>
          <w:szCs w:val="18"/>
        </w:rPr>
        <w:t xml:space="preserve">Figure </w:t>
      </w:r>
      <w:r>
        <w:rPr>
          <w:rFonts w:eastAsia="Times New Roman"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before="0" w:after="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before="0" w:after="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before="0" w:after="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spacing w:before="0" w:after="160"/>
        <w:ind w:hanging="0"/>
        <w:rPr>
          <w:rFonts w:ascii="Calibri" w:hAnsi="Calibri" w:eastAsia="Times New Roman" w:cs="Noto Sans Arabic UI"/>
          <w:sz w:val="22"/>
          <w:szCs w:val="22"/>
        </w:rPr>
      </w:pPr>
      <w:r>
        <w:rPr>
          <w:rFonts w:eastAsia="Times New Roman" w:cs="Noto Sans Arabic UI" w:ascii="Calibri" w:hAnsi="Calibri"/>
          <w:sz w:val="22"/>
          <w:szCs w:val="22"/>
        </w:rPr>
      </w:r>
    </w:p>
    <w:sectPr>
      <w:footerReference w:type="even" r:id="rId17"/>
      <w:footerReference w:type="default" r:id="rId18"/>
      <w:footerReference w:type="first" r:id="rId19"/>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6-29T16:59:00Z" w:initials="ML">
    <w:p>
      <w:pPr>
        <w:overflowPunct w:val="false"/>
        <w:spacing w:lineRule="auto" w:line="240" w:before="0" w:after="0"/>
        <w:rPr/>
      </w:pPr>
      <w:r>
        <w:annotationRef/>
      </w:r>
      <w:r>
        <w:rPr>
          <w:rFonts w:eastAsia="宋体" w:cs="Noto Sans Arabic UI" w:ascii="Calibri" w:hAnsi="Calibri"/>
          <w:sz w:val="22"/>
          <w:szCs w:val="22"/>
        </w:rPr>
        <w:t>About ID_K, the leading strand enrichment is consistent with two POLE SBS signatures, 10a and 10b</w:t>
      </w:r>
    </w:p>
  </w:comment>
  <w:comment w:id="4" w:author="Mo Liu" w:date="2026-05-25T13:45:00Z" w:initials="ML">
    <w:p w14:paraId="01000000">
      <w:pPr>
        <w:overflowPunct w:val="true"/>
        <w:spacing w:lineRule="auto" w:line="240" w:before="0" w:after="0"/>
        <w:rPr/>
      </w:pPr>
      <w:r>
        <w:annotationRef/>
      </w:r>
      <w:r>
        <w:rPr>
          <w:rFonts w:eastAsia="宋体" w:cs="Noto Sans Arabic UI" w:ascii="Calibri" w:hAnsi="Calibri"/>
          <w:sz w:val="22"/>
          <w:szCs w:val="22"/>
        </w:rPr>
        <w:t>This is true. But not sure if this worths mentioning?</w:t>
      </w:r>
    </w:p>
  </w:comment>
  <w:comment w:id="3" w:author="Steve Rozen, Ph.D." w:date="2026-05-28T17:52:00Z" w:initials="SR">
    <w:p w14:paraId="02000000">
      <w:pPr>
        <w:overflowPunct w:val="true"/>
        <w:spacing w:lineRule="auto" w:line="240" w:before="0" w:after="0"/>
        <w:rPr/>
      </w:pPr>
      <w:r>
        <w:annotationRef/>
      </w:r>
      <w:r>
        <w:rPr>
          <w:rFonts w:eastAsia="宋体"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2" w:author="Mo Liu" w:date="2026-05-29T16:03:00Z" w:initials="ML">
    <w:p w14:paraId="03000000">
      <w:pPr>
        <w:overflowPunct w:val="false"/>
        <w:spacing w:lineRule="auto" w:line="240" w:before="0" w:after="0"/>
        <w:rPr/>
      </w:pPr>
      <w:r>
        <w:annotationRef/>
      </w:r>
      <w:r>
        <w:rPr>
          <w:rFonts w:eastAsia="宋体" w:cs="Noto Sans Arabic UI" w:ascii="Calibri" w:hAnsi="Calibri"/>
          <w:sz w:val="22"/>
          <w:szCs w:val="22"/>
        </w:rPr>
        <w:t>I update via email.</w:t>
      </w:r>
    </w:p>
  </w:comment>
  <w:comment w:id="1" w:author="Unknown Author" w:date="2026-07-02T20:23:00Z" w:initials="">
    <w:p>
      <w:pPr>
        <w:overflowPunct w:val="false"/>
        <w:spacing w:lineRule="auto" w:line="240" w:before="0" w:after="0"/>
        <w:rPr/>
      </w:pPr>
      <w:r>
        <w:annotationRef/>
      </w:r>
      <w:r>
        <w:rPr>
          <w:rFonts w:eastAsia="宋体" w:cs="Noto Sans Arabic UI" w:ascii="Calibri" w:hAnsi="Calibri"/>
          <w:i/>
          <w:sz w:val="16"/>
          <w:szCs w:val="22"/>
        </w:rPr>
        <w:t>Reply to Mo Liu (05/29/2026, 16:03): "..."</w:t>
      </w:r>
    </w:p>
    <w:p>
      <w:pPr>
        <w:overflowPunct w:val="false"/>
        <w:spacing w:lineRule="auto" w:line="240" w:before="12109" w:after="0"/>
        <w:rPr/>
      </w:pPr>
      <w:r>
        <w:rPr>
          <w:rFonts w:eastAsia="宋体" w:cs="Noto Sans Arabic UI" w:ascii="Calibri" w:hAnsi="Calibri"/>
          <w:sz w:val="20"/>
          <w:szCs w:val="20"/>
        </w:rPr>
        <w:t>Hi Steve,</w:t>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eastAsia="宋体" w:cs="Noto Sans Arabic UI" w:ascii="Calibri" w:hAnsi="Calibri"/>
          <w:sz w:val="20"/>
          <w:szCs w:val="20"/>
        </w:rPr>
        <w:t>I summarized the topographical annotations available on the COSMIC website.</w:t>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eastAsia="宋体" w:cs="Noto Sans Arabic UI" w:ascii="Calibri" w:hAnsi="Calibri"/>
          <w:sz w:val="20"/>
          <w:szCs w:val="20"/>
        </w:rPr>
        <w:t>In our paper, we examined the following four features: replication strand asymmetry, transcription strand asymmetry, genic strand asymmetry, and replication timing.</w:t>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eastAsia="宋体" w:cs="Noto Sans Arabic UI" w:ascii="Calibri" w:hAnsi="Calibri"/>
          <w:sz w:val="20"/>
          <w:szCs w:val="20"/>
        </w:rPr>
        <w:t>On COSMIC, except for ID6, no signature was fully annotated with all four features. So our work indeed provides important topographical annotations for the 83-type signatures.</w:t>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eastAsia="宋体" w:cs="Noto Sans Arabic UI" w:ascii="Calibri" w:hAnsi="Calibri"/>
          <w:sz w:val="20"/>
          <w:szCs w:val="20"/>
        </w:rPr>
        <w:t>I’ve summarized the information in the attached file.</w:t>
      </w:r>
    </w:p>
    <w:p>
      <w:pPr>
        <w:overflowPunct w:val="false"/>
        <w:spacing w:lineRule="auto" w:line="240" w:before="12109" w:after="0"/>
        <w:rPr/>
      </w:pPr>
      <w:r>
        <w:rPr>
          <w:rFonts w:eastAsia="宋体" w:cs="Noto Sans Arabic UI" w:ascii="Calibri" w:hAnsi="Calibri"/>
          <w:sz w:val="20"/>
          <w:szCs w:val="20"/>
        </w:rPr>
        <w:t>Please let me know if you need more information.</w:t>
      </w:r>
    </w:p>
    <w:p>
      <w:pPr>
        <w:overflowPunct w:val="false"/>
        <w:spacing w:lineRule="auto" w:line="240" w:before="12109" w:after="0"/>
        <w:rPr/>
      </w:pPr>
      <w:r>
        <w:rPr>
          <w:rFonts w:eastAsia="宋体" w:cs="Noto Sans Arabic UI" w:ascii="Calibri" w:hAnsi="Calibri"/>
          <w:sz w:val="20"/>
          <w:szCs w:val="20"/>
        </w:rPr>
        <w:t>Thanks,Mo</w:t>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eastAsia="宋体" w:cs="Noto Sans Arabic UI" w:ascii="Calibri" w:hAnsi="Calibri"/>
          <w:sz w:val="20"/>
          <w:szCs w:val="20"/>
        </w:rPr>
        <w:t>See COSMICv3.6 ID topographical annotation.xlsx</w:t>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pPr>
        <w:overflowPunct w:val="false"/>
        <w:spacing w:lineRule="auto" w:line="240" w:before="12109" w:after="0"/>
        <w:rPr/>
      </w:pPr>
      <w:r>
        <w:rPr>
          <w:rFonts w:cs="Noto Sans Arabic UI" w:eastAsia="宋体" w:ascii="Calibri" w:hAnsi="Calibri"/>
          <w:sz w:val="22"/>
          <w:szCs w:val="22"/>
        </w:rPr>
      </w:r>
    </w:p>
    <w:p w14:paraId="04000000">
      <w:pPr>
        <w:overflowPunct w:val="false"/>
        <w:spacing w:lineRule="auto" w:line="240" w:before="12109" w:after="0"/>
        <w:rPr/>
      </w:pPr>
      <w:r>
        <w:rPr>
          <w:rFonts w:cs="Noto Sans Arabic UI" w:eastAsia="宋体" w:ascii="Calibri" w:hAnsi="Calibri"/>
          <w:sz w:val="22"/>
          <w:szCs w:val="22"/>
        </w:rPr>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Ex w15:paraId="04000000" w15:paraIdParent="0100000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Segoe UI">
    <w:charset w:val="01"/>
    <w:family w:val="swiss"/>
    <w:pitch w:val="variable"/>
  </w:font>
  <w:font w:name="Courier New">
    <w:charset w:val="01"/>
    <w:family w:val="swiss"/>
    <w:pitch w:val="variable"/>
  </w:font>
  <w:font w:name="OpenSymbol">
    <w:altName w:val="Arial Unicode MS"/>
    <w:charset w:val="02"/>
    <w:family w:val="swiss"/>
    <w:pitch w:val="variable"/>
  </w:font>
  <w:font w:name="Liberation Sans">
    <w:altName w:val="Arial"/>
    <w:charset w:val="01"/>
    <w:family w:val="swiss"/>
    <w:pitch w:val="variable"/>
  </w:font>
  <w:font w:name="Google Sans">
    <w:altName w:val="Roboto"/>
    <w:charset w:val="01"/>
    <w:family w:val="roman"/>
    <w:pitch w:val="variable"/>
  </w:font>
  <w:font w:name="DejaVu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Page </w:t>
    </w:r>
  </w:p>
  <w:p>
    <w:pPr>
      <w:pStyle w:val="Footer"/>
      <w:spacing w:before="0" w:after="160"/>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Page </w:t>
    </w:r>
  </w:p>
  <w:p>
    <w:pPr>
      <w:pStyle w:val="Footer"/>
      <w:spacing w:before="0" w:after="160"/>
      <w:jc w:val="righ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lef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left="57" w:right="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mailto:steverozen@pm.me" TargetMode="External"/><Relationship Id="rId4" Type="http://schemas.openxmlformats.org/officeDocument/2006/relationships/image" Target="media/image1.png"/><Relationship Id="rId5" Type="http://schemas.openxmlformats.org/officeDocument/2006/relationships/hyperlink" Target="https://dcc.icgc.org/releases/current/Projects/"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comments" Target="comments.xml"/><Relationship Id="rId21" Type="http://schemas.microsoft.com/office/2011/relationships/commentsExtended" Target="commentsExtended.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3183</TotalTime>
  <Application>LibreOffice/26.2.4.2$Linux_X86_64 LibreOffice_project/620$Build-2</Application>
  <AppVersion>15.0000</AppVersion>
  <Pages>42</Pages>
  <Words>9721</Words>
  <Characters>58255</Characters>
  <CharactersWithSpaces>67635</CharactersWithSpaces>
  <Paragraphs>412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2026-07-31T07:22:00Z</dcterms:created>
  <dc:creator>Mo Liu</dc:creator>
  <dc:description/>
  <dc:language>en-US</dc:language>
  <cp:lastModifiedBy/>
  <cp:lastPrinted>2025-06-06T09:23:00Z</cp:lastPrinted>
  <dcterms:modified xsi:type="dcterms:W3CDTF">2026-08-13T17:27:19Z</dcterms:modified>
  <cp:revision>55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G."}],"issued":{"date-parts":[["2018",5,1]]}}},{"id":"gj4P5laD/2MbUlak1","uris":["http://zotero.org/users/14858941/items/Q53JF7HS"],"itemData":{"id":523,"type":"article-journal","abstract":"Afla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2020)","dontUpdate":true,"noteIndex":0},"citationItems":[{"id":"gj4P5laD/QPA6EwMl","uris":["http://zotero.org/users/14858941/items/6QYA9AF9"],"itemData":{"id":707,"type":"article-journal","abstract":"Cisplatin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G."}],"issued":{"date-parts":[["2017"]]}}},{"id":"gj4P5laD/24uzdp9t","uris":["http://zotero.org/users/14858941/items/68A8PI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inal","given":"Serena"}],"issued":{"date-parts":[["2019",5,2]]}}},{"id":"gj4P5laD/C2vYHXf1","uris":["http://zotero.org/users/14858941/items/ZHYU7DND"],"itemData":{"id":723,"type":"article-journal","abstract":"Human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H."}],"issued":{"date-parts":[["2024",2,19]]}}},{"id":"gj4P5laD/nvjXY5Ke","uris":["http://zotero.org/users/14858941/items/JN7Q4RD4"],"itemData":{"id":724,"type":"article-journal","container-title":"Nature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{"citationID":"mlBPPOsb","properties":{"formattedCitation":"(Alexandrov et al. 2020, 2014; Nik-Zainal et al. 2012; Chen et al. 2024; Koh et al. 2025; Degasperi et al. 2022; Jin et al. 2024)","plainCitation":"(Alexandrov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Tean"},{"family":"Vázquez-García","given":"Ignacio"},{"family":"Yousif","given":"Fouad"},{"family":"Yu","given":"Willie"}],"issued":{"date-parts":[["2020",2,6]]}}},{"id":"gj4P5laD/Y3l1rOFl","uris":["http://zotero.org/us</vt:lpwstr>
  </property>
  <property fmtid="{D5CDD505-2E9C-101B-9397-08002B2CF9AE}" pid="134" name="ZOTERO_BREF_DDRXI6EgPLjA_16">
    <vt:lpwstr>ers/14858941/items/RRYFUNRP"],"itemData":{"id":"gj4P5laD/Y3l1rOFl","type":"article-journal","DOI":"10.1038/nature12477.Signatures","issue":"7463","page":"415-421","title":"Signatures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R"}],"issued":{"date-parts":[["2014"]]}}},{"id":"gj4P5laD/5jvEXMu2","uris":["http://zotero.org/user</vt:lpwstr>
  </property>
  <property fmtid="{D5CDD505-2E9C-101B-9397-08002B2CF9AE}" pid="136" name="ZOTERO_BREF_DDRXI6EgPLjA_18">
    <vt:lpwstr>s/14858941/items/VJYSVGFQ"],"itemData":{"id":"gj4P5laD/5jvEXMu2","type":"article-journal","abstract":"All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Chen et al. 2024; Koh et al. 2025; Degasperi et al. 2022; Jin et al. 2024)","noteIndex":0},"citationItems":[{"id":"gj4P5laD/1z9WhJDP","uris":["http://zotero.org/users/14858941/items/D4J6FKUG"],"itemData":{"id":"gj4P5laD/1z</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9WhJDP","type":"article-journal","abstract":"Somatic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R."}],"issued":{"date-parts":[["2012"]]}}},{"id":"gj4P5laD/OBMuyqOl","uris":["http://zotero.org/users/14858941/items/U9IWAMHL"],"itemData":{"id":"gj4P5laD/OBMuyqOl","type":"article-journal","abstract":"Over half </vt:lpwstr>
  </property>
  <property fmtid="{D5CDD505-2E9C-101B-9397-08002B2CF9AE}" pid="153" name="ZOTERO_BREF_DDRXI6EgPLjA_33">
    <vt:lpwstr>of hepatocellular carcinoma (HCC) cases diagnosed worldwide are in China1–3. However, whole-genome analysis of hepatitis B virus (HBV)-associated HCC in Chinese individuals is limited4–8, with current analyses of HCC mainly from non-HBV-enriched populatio</vt:lpwstr>
  </property>
  <property fmtid="{D5CDD505-2E9C-101B-9397-08002B2CF9AE}" pid="154" name="ZOTERO_BREF_DDRXI6EgPLjA_34">
    <vt:lpwstr>ns9,10. Here we initiated the Chinese Liver Cancer Atlas (CLCA) project and performed deep whole-genome sequencing (average depth, 120×) of 494 HCC tumours. We identified 6 coding and 28 non-coding previously undescribed driver candidates. Five previously</vt:lpwstr>
  </property>
  <property fmtid="{D5CDD505-2E9C-101B-9397-08002B2CF9AE}" pid="155" name="ZOTERO_BREF_DDRXI6EgPLjA_35">
    <vt:lpwstr> undescribed mutational signatures were found, including aristolochic-acid-associated indel and doublet base signatures, and a single-base-substitution signature that we termed SBS_H8. Pentanucleotide context analysis and experimental validation confirmed</vt:lpwstr>
  </property>
  <property fmtid="{D5CDD505-2E9C-101B-9397-08002B2CF9AE}" pid="156" name="ZOTERO_BREF_DDRXI6EgPLjA_36">
    <vt:lpwstr> that SBS_H8 was distinct to the aristolochic-acid-associated SBS22. Notably, HBV integrations could take the form of extrachromosomal circular DNA, resulting in elevated copy numbers and gene expression. Our high-depth data also enabled us to characteriz</vt:lpwstr>
  </property>
  <property fmtid="{D5CDD505-2E9C-101B-9397-08002B2CF9AE}" pid="157" name="ZOTERO_BREF_DDRXI6EgPLjA_37">
    <vt:lpwstr>e subclonal clustered alterations, including chromothripsis, chromoplexy and kataegis, suggesting that these catastrophic events could also occur in late stages of hepatocarcinogenesis. Pathway analysis of all classes of alterations further linked non-cod</vt:lpwstr>
  </property>
  <property fmtid="{D5CDD505-2E9C-101B-9397-08002B2CF9AE}" pid="158" name="ZOTERO_BREF_DDRXI6EgPLjA_38">
    <vt:lpwstr>ing mutations to dysregulation of liver metabolism. Finally, we performed in vitro and in vivo assays to show that fibrinogen alpha chain (FGA), determined as both a candidate coding and non-coding driver, regulates HCC progression and metastasis. Our CLC</vt:lpwstr>
  </property>
  <property fmtid="{D5CDD505-2E9C-101B-9397-08002B2CF9AE}" pid="159" name="ZOTERO_BREF_DDRXI6EgPLjA_39">
    <vt:lpwstr>A study depicts a detailed genomic landscape and evolutionary history of HCC in Chinese individuals, providing important clinical implications.","container-title":"Nature","DOI":"10.1038/s41586-024-07054-3","ISSN":"14764687","language":"en-US","note":"pub</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lisher: Nature Research","title":"Deep whole-genome analysis of 494 hepatocellular carcinomas","author":[{"family":"Chen","given":"Lei"},{"family":"Zhang","given":"Chong"},{"family":"Xue","given":"Ruidong"},{"family":"Liu","given":"Mo"},{"family":"Bai","g</vt:lpwstr>
  </property>
  <property fmtid="{D5CDD505-2E9C-101B-9397-08002B2CF9AE}" pid="162" name="ZOTERO_BREF_DDRXI6EgPLjA_41">
    <vt:lpwstr>iven":"Jian"},{"family":"Bao","given":"Jinxia"},{"family":"Wang","given":"Yin"},{"family":"Jiang","given":"Nanhai"},{"family":"Li","given":"Zhixuan"},{"family":"Wang","given":"Wenwen"},{"family":"Wang","given":"Ruiru"},{"family":"Zheng","given":"Bo"},{"fa</vt:lpwstr>
  </property>
  <property fmtid="{D5CDD505-2E9C-101B-9397-08002B2CF9AE}" pid="163" name="ZOTERO_BREF_DDRXI6EgPLjA_42">
    <vt:lpwstr>mily":"Yang","given":"Airong"},{"family":"Hu","given":"Ji"},{"family":"Liu","given":"Ke"},{"family":"Shen","given":"Siyun"},{"family":"Zhang","given":"Yangqianwen"},{"family":"Bai","given":"Mixue"},{"family":"Wang","given":"Yan"},{"family":"Zhu","given":"</vt:lpwstr>
  </property>
  <property fmtid="{D5CDD505-2E9C-101B-9397-08002B2CF9AE}" pid="164" name="ZOTERO_BREF_DDRXI6EgPLjA_43">
    <vt:lpwstr>Yanjing"},{"family":"Yang","given":"Shuai"},{"family":"Gao","given":"Qiang"},{"family":"Gu","given":"Jin"},{"family":"Gao","given":"Dong"},{"family":"Wang","given":"Xin Wei"},{"family":"Nakagawa","given":"Hidewaki"},{"family":"Zhang","given":"Ning"},{"fam</vt:lpwstr>
  </property>
  <property fmtid="{D5CDD505-2E9C-101B-9397-08002B2CF9AE}" pid="165" name="ZOTERO_BREF_DDRXI6EgPLjA_44">
    <vt:lpwstr>ily":"Wu","given":"Lin"},{"family":"Rozen","given":"Steven G."},{"family":"Bai","given":"Fan"},{"family":"Wang","given":"Hongyang"}],"issued":{"date-parts":[["2024",3,21]]}}},{"id":11805,"uris":["http://zotero.org/groups/6195561/items/NPIKTAJU"],"itemData</vt:lpwstr>
  </property>
  <property fmtid="{D5CDD505-2E9C-101B-9397-08002B2CF9AE}" pid="166" name="ZOTERO_BREF_DDRXI6EgPLjA_45">
    <vt:lpwstr>":{"id":11805,"type":"article-journal","abstract":"Abstract\n            Despite their deleterious effects, small insertions and deletions (InDels) have received far less attention than substitutions. Here we generated isogenic CRISPR-edited human cellula</vt:lpwstr>
  </property>
  <property fmtid="{D5CDD505-2E9C-101B-9397-08002B2CF9AE}" pid="167" name="ZOTERO_BREF_DDRXI6EgPLjA_46">
    <vt:lpwstr>r models of postreplicative repair dysfunction (PRRd), including individual and combined gene edits of DNA mismatch repair (MMR) and replicative polymerases (Pol ε and Pol δ). Unique, diverse InDel mutational footprints were revealed. However, the prevail</vt:lpwstr>
  </property>
  <property fmtid="{D5CDD505-2E9C-101B-9397-08002B2CF9AE}" pid="168" name="ZOTERO_BREF_DDRXI6EgPLjA_47">
    <vt:lpwstr>ing InDel classification framework was unable to discriminate these InDel signatures from background mutagenesis and from each other. To address this, we developed an alternative InDel classification system that considers flanking sequences and informativ</vt:lpwstr>
  </property>
  <property fmtid="{D5CDD505-2E9C-101B-9397-08002B2CF9AE}" pid="169" name="ZOTERO_BREF_DDRXI6EgPLjA_48">
    <vt:lpwstr>e motifs (for example, longer homopolymers), enabling unambiguous InDel classification into 89 subtypes. Through focused characterization of seven tumor types from the 100,000 Genomes Project, we uncovered 37 InDel signatures; 27 were new. In addition to </vt:lpwstr>
  </property>
  <property fmtid="{D5CDD505-2E9C-101B-9397-08002B2CF9AE}" pid="170" name="ZOTERO_BREF_DDRXI6EgPLjA_49">
    <vt:lpwstr>unveiling previously hidden biological insights, we also developed PRRDetect—a highly specific classifier of PRRd status in tumors, with potential implications for immunotherapies.","container-title":"Nature Genetics","DOI":"10.1038/s41588-025-02152-y","I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SSN":"1061-4036, 1546-1718","journalAbbreviation":"Nat Genet","language":"en","PMID":"40210680","PMCID":"PMC12081297","source":"DOI.org (Crossref)","title":"A redefined InDel taxonomy provides insights into mutational signatures","URL":"https://www.nature</vt:lpwstr>
  </property>
  <property fmtid="{D5CDD505-2E9C-101B-9397-08002B2CF9AE}" pid="173" name="ZOTERO_BREF_DDRXI6EgPLjA_51">
    <vt:lpwstr>.com/articles/s41588-025-02152-y","author":[{"family":"Koh","given":"Gene Ching Chiek"},{"family":"Nanda","given":"Arjun Scott"},{"family":"Rinaldi","given":"Giuseppe"},{"family":"Boushaki","given":"Soraya"},{"family":"Degasperi","given":"Andrea"},{"famil</vt:lpwstr>
  </property>
  <property fmtid="{D5CDD505-2E9C-101B-9397-08002B2CF9AE}" pid="174" name="ZOTERO_BREF_DDRXI6EgPLjA_52">
    <vt:lpwstr>y":"Badja","given":"Cherif"},{"family":"Pregnall","given":"Andrew Marcel"},{"family":"Zhao","given":"Salome Jingchen"},{"family":"Chmelova","given":"Lucia"},{"family":"Black","given":"Daniella"},{"family":"Heskin","given":"Laura"},{"family":"Dias","given"</vt:lpwstr>
  </property>
  <property fmtid="{D5CDD505-2E9C-101B-9397-08002B2CF9AE}" pid="175" name="ZOTERO_BREF_DDRXI6EgPLjA_53">
    <vt:lpwstr>:"João"},{"family":"Young","given":"Jamie"},{"family":"Memari","given":"Yasin"},{"family":"Shooter","given":"Scott"},{"family":"Czarnecki","given":"Jan"},{"family":"Brown","given":"Matthew Arthur"},{"family":"Davies","given":"Helen Ruth"},{"family":"Zou",</vt:lpwstr>
  </property>
  <property fmtid="{D5CDD505-2E9C-101B-9397-08002B2CF9AE}" pid="176" name="ZOTERO_BREF_DDRXI6EgPLjA_54">
    <vt:lpwstr>"given":"Xueqing"},{"family":"Nik-Zainal","given":"Serena"}],"accessed":{"date-parts":[["2025",5,13]]},"issued":{"date-parts":[["2025",4,10]]}}},{"id":11840,"uris":["http://zotero.org/groups/6195561/items/MLUPVIFK"],"itemData":{"id":11840,"type":"article-</vt:lpwstr>
  </property>
  <property fmtid="{D5CDD505-2E9C-101B-9397-08002B2CF9AE}" pid="177" name="ZOTERO_BREF_DDRXI6EgPLjA_55">
    <vt:lpwstr>journal","abstract":"Whole-genome sequencing (WGS) permits comprehensive cancer genome analyses, revealing mutational signatures, imprints of DNA damage, and repair processes that have arisen in each patient’s cancer. We performed mutational signature ana</vt:lpwstr>
  </property>
  <property fmtid="{D5CDD505-2E9C-101B-9397-08002B2CF9AE}" pid="178" name="ZOTERO_BREF_DDRXI6EgPLjA_56">
    <vt:lpwstr>lyses on 12,222 whole-genome–sequenced tumor-normal matched pairs from patients recruited via the UK National Health Service (NHS). We contrasted our results with two independent cancer WGS datasets—from the International Cancer Genome Consortium (ICGC) a</vt:lpwstr>
  </property>
  <property fmtid="{D5CDD505-2E9C-101B-9397-08002B2CF9AE}" pid="179" name="ZOTERO_BREF_DDRXI6EgPLjA_57">
    <vt:lpwstr>nd the Hartwig Medical Foundation (HMF)—involving 18,640 whole-genome–sequenced cancers in total. Our analyses add 40 single and 18 double substitution signatures to the current mutational signature tally. We show for each organ that cancers have a limite</vt:lpwstr>
  </property>
  <property fmtid="{D5CDD505-2E9C-101B-9397-08002B2CF9AE}" pid="180" name="ZOTERO_BREF_DDRXI6EgPLjA_58">
    <vt:lpwstr>d number of common signatures and a long tail of rare signatures, and we provide a practical solution for applying this concept of common versus rare signatures to future analyses.","container-title":"Science","DOI":"10.1126/science.abl9283","ISSN":"10959</vt:lpwstr>
  </property>
  <property fmtid="{D5CDD505-2E9C-101B-9397-08002B2CF9AE}" pid="181" name="ZOTERO_BREF_DDRXI6EgPLjA_59">
    <vt:lpwstr>203","issue":"6591","PMID":"35949260","publisher":"American Association for the Advancement of Science","title":"Substitution mutational signatures in whole-genome–sequenced cancers in the UK population","volume":"376","author":[{"family":"Degasperi","giv</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en":"Andrea"},{"family":"Zou","given":"Xueqing"},{"family":"Amarante","given":"Tauanne Dias"},{"family":"Martinez-Martinez","given":"Andrea"},{"family":"Koh","given":"Gene Ching Chiek"},{"family":"Dias","given":"João M.L."},{"family":"Heskin","given":"Lau</vt:lpwstr>
  </property>
  <property fmtid="{D5CDD505-2E9C-101B-9397-08002B2CF9AE}" pid="184" name="ZOTERO_BREF_DDRXI6EgPLjA_61">
    <vt:lpwstr>ra"},{"family":"Chmelova","given":"Lucia"},{"family":"Rinaldi","given":"Giuseppe"},{"family":"Wang","given":"Valerie Ya Wen"},{"family":"Nanda","given":"Arjun S."},{"family":"Bernstein","given":"Aaron"},{"family":"Momen","given":"Sophie E."},{"family":"Yo</vt:lpwstr>
  </property>
  <property fmtid="{D5CDD505-2E9C-101B-9397-08002B2CF9AE}" pid="185" name="ZOTERO_BREF_DDRXI6EgPLjA_62">
    <vt:lpwstr>ung","given":"Jamie"},{"family":"Perez-Gil","given":"Daniel"},{"family":"Memari","given":"Yasin"},{"family":"Badja","given":"Cherif"},{"family":"Shooter","given":"Scott"},{"family":"Czarnecki","given":"Jan"},{"family":"Brown","given":"Matthew A."},{"famil</vt:lpwstr>
  </property>
  <property fmtid="{D5CDD505-2E9C-101B-9397-08002B2CF9AE}" pid="186" name="ZOTERO_BREF_DDRXI6EgPLjA_63">
    <vt:lpwstr>y":"Davies","given":"Helen R."},{"family":"Nik-Zainal","given":"Serena"}],"issued":{"date-parts":[["2022",4,22]]}}},{"id":11839,"uris":["http://zotero.org/groups/6195561/items/DCEPLWPD"],"itemData":{"id":11839,"type":"article-journal","abstract":"Mutation</vt:lpwstr>
  </property>
  <property fmtid="{D5CDD505-2E9C-101B-9397-08002B2CF9AE}" pid="187" name="ZOTERO_BREF_DDRXI6EgPLjA_64">
    <vt:lpwstr>al signature analysis is a recent computational approach for interpreting somatic mutations in the genome. Its application to cancer data has enhanced our understanding of mutational forces driving tumorigenesis and demonstrated its potential to inform pr</vt:lpwstr>
  </property>
  <property fmtid="{D5CDD505-2E9C-101B-9397-08002B2CF9AE}" pid="188" name="ZOTERO_BREF_DDRXI6EgPLjA_65">
    <vt:lpwstr>ognosis and treatment decisions. However, methodological challenges remain for discovering new signatures and assigning proper weights to existing signatures, thereby hindering broader clinical applications. Here we present Mutational Signature Calculator</vt:lpwstr>
  </property>
  <property fmtid="{D5CDD505-2E9C-101B-9397-08002B2CF9AE}" pid="189" name="ZOTERO_BREF_DDRXI6EgPLjA_66">
    <vt:lpwstr> (MuSiCal), a rigorous analytical framework with algorithms that solve major problems in the standard workflow. Our simulation studies demonstrate that MuSiCal outperforms state-of-the-art algorithms for both signature discovery and assignment. By reanaly</vt:lpwstr>
  </property>
  <property fmtid="{D5CDD505-2E9C-101B-9397-08002B2CF9AE}" pid="190" name="ZOTERO_BREF_DDRXI6EgPLjA_67">
    <vt:lpwstr>zing more than 2,700 cancer genomes, we provide an improved catalog of signatures and their assignments, discover nine indel signatures absent in the current catalog, resolve long-standing issues with the ambiguous ‘flat’ signatures and give insights into</vt:lpwstr>
  </property>
  <property fmtid="{D5CDD505-2E9C-101B-9397-08002B2CF9AE}" pid="191" name="ZOTERO_BREF_DDRXI6EgPLjA_68">
    <vt:lpwstr> signatures with unknown etiologies. We expect MuSiCal and the improved catalog to be a step towards establishing best practices for mutational signature analysis.","container-title":"Nature Genetics","DOI":"10.1038/s41588-024-01659-0","ISSN":"15461718","</vt:lpwstr>
  </property>
  <property fmtid="{D5CDD505-2E9C-101B-9397-08002B2CF9AE}" pid="192" name="ZOTERO_BREF_DDRXI6EgPLjA_69">
    <vt:lpwstr>issue":"3","page":"541-552","PMID":"38361034","publisher":"Nature Research","title":"Accurate and sensitive mutational signature analysis with MuSiCal","volume":"56","author":[{"family":"Jin","given":"Hu"},{"family":"Gulhan","given":"Doga C."},{"family":"</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Geiger","given":"Benedikt"},{"family":"Ben-Isvy","given":"Daniel"},{"family":"Geng","given":"David"},{"family":"Ljungström","given":"Viktor"},{"family":"Park","given":"Peter J."}],"issued":{"date-parts":[["2024",3,1]]}}}],"schema":"https://github.com/cita</vt:lpwstr>
  </property>
  <property fmtid="{D5CDD505-2E9C-101B-9397-08002B2CF9AE}" pid="195" name="ZOTERO_BREF_DDRXI6EgPLjA_71">
    <vt:lpwstr>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EyljJoO9yp1B_1">
    <vt:lpwstr>ZOTERO_ITEM CSL_CITATION {"citationID":"2at4BJ0I","properties":{"formattedCitation":"(Degasperi et al. 2022)","plainCitation":"(Degasperi et al. 2022)","noteIndex":0},"citationItems":[{"id":11840,"uris":["http://zotero.org/groups/6195561/items/MLUPVIFK"],</vt:lpwstr>
  </property>
  <property fmtid="{D5CDD505-2E9C-101B-9397-08002B2CF9AE}" pid="222" name="ZOTERO_BREF_EyljJoO9yp1B_10">
    <vt:lpwstr>":"Brown","given":"Matthew A."},{"family":"Davies","given":"Helen R."},{"family":"Nik-Zainal","given":"Serena"}],"issued":{"date-parts":[["2022",4,22]]}}}],"schema":"https://github.com/citation-style-language/schema/raw/master/csl-citation.json"}</vt:lpwstr>
  </property>
  <property fmtid="{D5CDD505-2E9C-101B-9397-08002B2CF9AE}" pid="223" name="ZOTERO_BREF_EyljJoO9yp1B_2">
    <vt:lpwstr>"itemData":{"id":11840,"type":"article-journal","abstract":"Whole-genome sequencing (WGS) permits comprehensive cancer genome analyses, revealing mutational signatures, imprints of DNA damage, and repair processes that have arisen in each patient’s cancer</vt:lpwstr>
  </property>
  <property fmtid="{D5CDD505-2E9C-101B-9397-08002B2CF9AE}" pid="224" name="ZOTERO_BREF_EyljJoO9yp1B_3">
    <vt:lpwstr>. We performed mutational signature analyses on 12,222 whole-genome–sequenced tumor-normal matched pairs from patients recruited via the UK National Health Service (NHS). We contrasted our results with two independent cancer WGS datasets—from the Internat</vt:lpwstr>
  </property>
  <property fmtid="{D5CDD505-2E9C-101B-9397-08002B2CF9AE}" pid="225" name="ZOTERO_BREF_EyljJoO9yp1B_4">
    <vt:lpwstr>ional Cancer Genome Consortium (ICGC) and the Hartwig Medical Foundation (HMF)—involving 18,640 whole-genome–sequenced cancers in total. Our analyses add 40 single and 18 double substitution signatures to the current mutational signature tally. We show fo</vt:lpwstr>
  </property>
  <property fmtid="{D5CDD505-2E9C-101B-9397-08002B2CF9AE}" pid="226" name="ZOTERO_BREF_EyljJoO9yp1B_5">
    <vt:lpwstr>r each organ that cancers have a limited number of common signatures and a long tail of rare signatures, and we provide a practical solution for applying this concept of common versus rare signatures to future analyses.","container-title":"Science","DOI":</vt:lpwstr>
  </property>
  <property fmtid="{D5CDD505-2E9C-101B-9397-08002B2CF9AE}" pid="227" name="ZOTERO_BREF_EyljJoO9yp1B_6">
    <vt:lpwstr>"10.1126/science.abl9283","ISSN":"10959203","issue":"6591","PMID":"35949260","publisher":"American Association for the Advancement of Science","title":"Substitution mutational signatures in whole-genome–sequenced cancers in the UK population","volume":"37</vt:lpwstr>
  </property>
  <property fmtid="{D5CDD505-2E9C-101B-9397-08002B2CF9AE}" pid="228" name="ZOTERO_BREF_EyljJoO9yp1B_7">
    <vt:lpwstr>6","author":[{"family":"Degasperi","given":"Andrea"},{"family":"Zou","given":"Xueqing"},{"family":"Amarante","given":"Tauanne Dias"},{"family":"Martinez-Martinez","given":"Andrea"},{"family":"Koh","given":"Gene Ching Chiek"},{"family":"Dias","given":"João</vt:lpwstr>
  </property>
  <property fmtid="{D5CDD505-2E9C-101B-9397-08002B2CF9AE}" pid="229" name="ZOTERO_BREF_EyljJoO9yp1B_8">
    <vt:lpwstr> M.L."},{"family":"Heskin","given":"Laura"},{"family":"Chmelova","given":"Lucia"},{"family":"Rinaldi","given":"Giuseppe"},{"family":"Wang","given":"Valerie Ya Wen"},{"family":"Nanda","given":"Arjun S."},{"family":"Bernstein","given":"Aaron"},{"family":"Mo</vt:lpwstr>
  </property>
  <property fmtid="{D5CDD505-2E9C-101B-9397-08002B2CF9AE}" pid="230" name="ZOTERO_BREF_EyljJoO9yp1B_9">
    <vt:lpwstr>men","given":"Sophie E."},{"family":"Young","given":"Jamie"},{"family":"Perez-Gil","given":"Daniel"},{"family":"Memari","given":"Yasin"},{"family":"Badja","given":"Cherif"},{"family":"Shooter","given":"Scott"},{"family":"Czarnecki","given":"Jan"},{"family</vt:lpwstr>
  </property>
  <property fmtid="{D5CDD505-2E9C-101B-9397-08002B2CF9AE}" pid="231" name="ZOTERO_BREF_F69glrCEhxC1_1">
    <vt:lpwstr>ZOTERO_ITEM CSL_CITATION {"citationID":"a0qeHwl0","properties":{"formattedCitation":"(Chen et al. 2024)","plainCitation":"(Chen et al. 2024)","noteIndex":0},"citationItems":[{"id":"gj4P5laD/OBMuyqOl","uris":["http://zotero.org/users/14858941/items/U9IWAMH</vt:lpwstr>
  </property>
  <property fmtid="{D5CDD505-2E9C-101B-9397-08002B2CF9AE}" pid="232" name="ZOTERO_BREF_F69glrCEhxC1_10">
    <vt:lpwstr>Xue","given":"Ruidong"},{"family":"Liu","given":"Mo"},{"family":"Bai","given":"Jian"},{"family":"Bao","given":"Jinxia"},{"family":"Wang","given":"Yin"},{"family":"Jiang","given":"Nanhai"},{"family":"Li","given":"Zhixuan"},{"family":"Wang","given":"Wenwen"</vt:lpwstr>
  </property>
  <property fmtid="{D5CDD505-2E9C-101B-9397-08002B2CF9AE}" pid="233" name="ZOTERO_BREF_F69glrCEhxC1_11">
    <vt:lpwstr>},{"family":"Wang","given":"Ruiru"},{"family":"Zheng","given":"Bo"},{"family":"Yang","given":"Airong"},{"family":"Hu","given":"Ji"},{"family":"Liu","given":"Ke"},{"family":"Shen","given":"Siyun"},{"family":"Zhang","given":"Yangqianwen"},{"family":"Bai","g</vt:lpwstr>
  </property>
  <property fmtid="{D5CDD505-2E9C-101B-9397-08002B2CF9AE}" pid="234" name="ZOTERO_BREF_F69glrCEhxC1_12">
    <vt:lpwstr>iven":"Mixue"},{"family":"Wang","given":"Yan"},{"family":"Zhu","given":"Yanjing"},{"family":"Yang","given":"Shuai"},{"family":"Gao","given":"Qiang"},{"family":"Gu","given":"Jin"},{"family":"Gao","given":"Dong"},{"family":"Wang","given":"Xin Wei"},{"family</vt:lpwstr>
  </property>
  <property fmtid="{D5CDD505-2E9C-101B-9397-08002B2CF9AE}" pid="235" name="ZOTERO_BREF_F69glrCEhxC1_13">
    <vt:lpwstr>":"Nakagawa","given":"Hidewaki"},{"family":"Zhang","given":"Ning"},{"family":"Wu","given":"Lin"},{"family":"Rozen","given":"Steven G."},{"family":"Bai","given":"Fan"},{"family":"Wang","given":"Hongyang"}],"issued":{"date-parts":[["2024",3,21]]}}}],"schema</vt:lpwstr>
  </property>
  <property fmtid="{D5CDD505-2E9C-101B-9397-08002B2CF9AE}" pid="236" name="ZOTERO_BREF_F69glrCEhxC1_14">
    <vt:lpwstr>":"https://github.com/citation-style-language/schema/raw/master/csl-citation.json"}</vt:lpwstr>
  </property>
  <property fmtid="{D5CDD505-2E9C-101B-9397-08002B2CF9AE}" pid="23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3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3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4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4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4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4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4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4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4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47" name="ZOTERO_BREF_HAsxUjHZcJ4v_100">
    <vt:lpwstr>iven":"Gu"},{"family":"Kool","given":"Marcel"},{"family":"Korbel","given":"Jan O."},{"family":"Korchina","given":"Viktoriya"},{"family":"Korshunov","given":"Andrey"},{"family":"Koscher","given":"Michael"},{"family":"Koster","given":"Roelof"},{"family":"Ko</vt:lpwstr>
  </property>
  <property fmtid="{D5CDD505-2E9C-101B-9397-08002B2CF9AE}" pid="248" name="ZOTERO_BREF_HAsxUjHZcJ4v_101">
    <vt:lpwstr>te-Jarai","given":"Zsofia"},{"family":"Koures","given":"Antonios"},{"family":"Kovacevic","given":"Milena"},{"family":"Kremeyer","given":"Barbara"},{"family":"Kretzmer","given":"Helene"},{"family":"Kreuz","given":"Markus"},{"family":"Krishnamurthy","given"</vt:lpwstr>
  </property>
  <property fmtid="{D5CDD505-2E9C-101B-9397-08002B2CF9AE}" pid="249" name="ZOTERO_BREF_HAsxUjHZcJ4v_102">
    <vt:lpwstr>:"Savitri"},{"family":"Kube","given":"Dieter"},{"family":"Kumar","given":"Kiran"},{"family":"Kumar","given":"Pardeep"},{"family":"Kumar","given":"Sushant"},{"family":"Kumar","given":"Yogesh"},{"family":"Kundra","given":"Ritika"},{"family":"Kübler","given"</vt:lpwstr>
  </property>
  <property fmtid="{D5CDD505-2E9C-101B-9397-08002B2CF9AE}" pid="250" name="ZOTERO_BREF_HAsxUjHZcJ4v_103">
    <vt:lpwstr>:"Kirsten"},{"family":"Küppers","given":"Ralf"},{"family":"Lagergren","given":"Jesper"},{"family":"Lai","given":"Phillip H."},{"family":"Laird","given":"Peter W."},{"family":"Lakhani","given":"Sunil R."},{"family":"Lalansingh","given":"Christopher M."},{"</vt:lpwstr>
  </property>
  <property fmtid="{D5CDD505-2E9C-101B-9397-08002B2CF9AE}" pid="251" name="ZOTERO_BREF_HAsxUjHZcJ4v_104">
    <vt:lpwstr>family":"Lalonde","given":"Emilie"},{"family":"Lamaze","given":"Fabien C."},{"family":"Lambert","given":"Adam"},{"family":"Lander","given":"Eric"},{"family":"Landgraf","given":"Pablo"},{"family":"Landoni","given":"Luca"},{"family":"Langerød","given":"Anit</vt:lpwstr>
  </property>
  <property fmtid="{D5CDD505-2E9C-101B-9397-08002B2CF9AE}" pid="252" name="ZOTERO_BREF_HAsxUjHZcJ4v_105">
    <vt:lpwstr>a"},{"family":"Lanzós","given":"Andrés"},{"family":"Larsimont","given":"Denis"},{"family":"Larsson","given":"Erik"},{"family":"Lathrop","given":"Mark"},{"family":"Lau","given":"Loretta M. S."},{"family":"Lawerenz","given":"Chris"},{"family":"Lawlor","give</vt:lpwstr>
  </property>
  <property fmtid="{D5CDD505-2E9C-101B-9397-08002B2CF9AE}" pid="253" name="ZOTERO_BREF_HAsxUjHZcJ4v_106">
    <vt:lpwstr>n":"Rita T."},{"family":"Lawrence","given":"Michael S."},{"family":"Lazar","given":"Alexander J."},{"family":"Lazic","given":"Ana Mijalkovic"},{"family":"Le","given":"Xuan"},{"family":"Lee","given":"Darlene"},{"family":"Lee","given":"Donghoon"},{"family":</vt:lpwstr>
  </property>
  <property fmtid="{D5CDD505-2E9C-101B-9397-08002B2CF9AE}" pid="254" name="ZOTERO_BREF_HAsxUjHZcJ4v_107">
    <vt:lpwstr>"Lee","given":"Eunjung Alice"},{"family":"Lee","given":"Hee Jin"},{"family":"Lee","given":"Jake June-Koo"},{"family":"Lee","given":"Jeong-Yeon"},{"family":"Lee","given":"Juhee"},{"family":"Lee","given":"Ming Ta Michael"},{"family":"Lee-Six","given":"Henry</vt:lpwstr>
  </property>
  <property fmtid="{D5CDD505-2E9C-101B-9397-08002B2CF9AE}" pid="255" name="ZOTERO_BREF_HAsxUjHZcJ4v_108">
    <vt:lpwstr>"},{"family":"Lehmann","given":"Kjong-Van"},{"family":"Lehrach","given":"Hans"},{"family":"Lenze","given":"Dido"},{"family":"Leonard","given":"Conrad R."},{"family":"Leongamornlert","given":"Daniel A."},{"family":"Leshchiner","given":"Ignaty"},{"family":"</vt:lpwstr>
  </property>
  <property fmtid="{D5CDD505-2E9C-101B-9397-08002B2CF9AE}" pid="256" name="ZOTERO_BREF_HAsxUjHZcJ4v_109">
    <vt:lpwstr>Letourneau","given":"Louis"},{"family":"Letunic","given":"Ivica"},{"family":"Levine","given":"Douglas A."},{"family":"Lewis","given":"Lora"},{"family":"Ley","given":"Tim"},{"family":"Li","given":"Chang"},{"family":"Li","given":"Constance H."},{"family":"L</vt:lpwstr>
  </property>
  <property fmtid="{D5CDD505-2E9C-101B-9397-08002B2CF9AE}" pid="25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58" name="ZOTERO_BREF_HAsxUjHZcJ4v_110">
    <vt:lpwstr>i","given":"Haiyan Irene"},{"family":"Li","given":"Jun"},{"family":"Li","given":"Lin"},{"family":"Li","given":"Shantao"},{"family":"Li","given":"Siliang"},{"family":"Li","given":"Xiaobo"},{"family":"Li","given":"Xiaotong"},{"family":"Li","given":"Xinyue"}</vt:lpwstr>
  </property>
  <property fmtid="{D5CDD505-2E9C-101B-9397-08002B2CF9AE}" pid="259" name="ZOTERO_BREF_HAsxUjHZcJ4v_111">
    <vt:lpwstr>,{"family":"Li","given":"Yilong"},{"family":"Liang","given":"Han"},{"family":"Liang","given":"Sheng-Ben"},{"family":"Lichter","given":"Peter"},{"family":"Lin","given":"Pei"},{"family":"Lin","given":"Ziao"},{"family":"Linehan","given":"W. M."},{"family":"L</vt:lpwstr>
  </property>
  <property fmtid="{D5CDD505-2E9C-101B-9397-08002B2CF9AE}" pid="260" name="ZOTERO_BREF_HAsxUjHZcJ4v_112">
    <vt:lpwstr>ingjærde","given":"Ole Christian"},{"family":"Liu","given":"Dongbing"},{"family":"Liu","given":"Eric Minwei"},{"family":"Liu","given":"Fei-Fei Fei"},{"family":"Liu","given":"Fenglin"},{"family":"Liu","given":"Jia"},{"family":"Liu","given":"Xingmin"},{"fam</vt:lpwstr>
  </property>
  <property fmtid="{D5CDD505-2E9C-101B-9397-08002B2CF9AE}" pid="261" name="ZOTERO_BREF_HAsxUjHZcJ4v_113">
    <vt:lpwstr>ily":"Livingstone","given":"Julie"},{"family":"Livitz","given":"Dimitri"},{"family":"Livni","given":"Naomi"},{"family":"Lochovsky","given":"Lucas"},{"family":"Loeffler","given":"Markus"},{"family":"Long","given":"Georgina V."},{"family":"Lopez-Guillermo",</vt:lpwstr>
  </property>
  <property fmtid="{D5CDD505-2E9C-101B-9397-08002B2CF9AE}" pid="262" name="ZOTERO_BREF_HAsxUjHZcJ4v_114">
    <vt:lpwstr>"given":"Armando"},{"family":"Lou","given":"Shaoke"},{"family":"Louis","given":"David N."},{"family":"Lovat","given":"Laurence B."},{"family":"Lu","given":"Yiling"},{"family":"Lu","given":"Yong-Jie"},{"family":"Lu","given":"Youyong"},{"family":"Luchini","</vt:lpwstr>
  </property>
  <property fmtid="{D5CDD505-2E9C-101B-9397-08002B2CF9AE}" pid="263" name="ZOTERO_BREF_HAsxUjHZcJ4v_115">
    <vt:lpwstr>given":"Claudio"},{"family":"Lungu","given":"Ilinca"},{"family":"Luo","given":"Xuemei"},{"family":"Luxton","given":"Hayley J."},{"family":"Lynch","given":"Andy G."},{"family":"Lype","given":"Lisa"},{"family":"López","given":"Cristina"},{"family":"López-Ot</vt:lpwstr>
  </property>
  <property fmtid="{D5CDD505-2E9C-101B-9397-08002B2CF9AE}" pid="264" name="ZOTERO_BREF_HAsxUjHZcJ4v_116">
    <vt:lpwstr>ín","given":"Carlos"},{"family":"Ma","given":"Eric Z."},{"family":"Ma","given":"Yussanne"},{"family":"MacGrogan","given":"Gaetan"},{"family":"MacRae","given":"Shona"},{"family":"Macintyre","given":"Geoff"},{"family":"Madsen","given":"Tobias"},{"family":"M</vt:lpwstr>
  </property>
  <property fmtid="{D5CDD505-2E9C-101B-9397-08002B2CF9AE}" pid="265" name="ZOTERO_BREF_HAsxUjHZcJ4v_117">
    <vt:lpwstr>aejima","given":"Kazuhiro"},{"family":"Mafficini","given":"Andrea"},{"family":"Maglinte","given":"Dennis T."},{"family":"Maitra","given":"Arindam"},{"family":"Majumder","given":"Partha P."},{"family":"Malcovati","given":"Luca"},{"family":"Malikic","given"</vt:lpwstr>
  </property>
  <property fmtid="{D5CDD505-2E9C-101B-9397-08002B2CF9AE}" pid="266" name="ZOTERO_BREF_HAsxUjHZcJ4v_118">
    <vt:lpwstr>:"Salem"},{"family":"Malleo","given":"Giuseppe"},{"family":"Mann","given":"Graham J."},{"family":"Mantovani-Löffler","given":"Luisa"},{"family":"Marchal","given":"Kathleen"},{"family":"Marchegiani","given":"Giovanni"},{"family":"Mardis","given":"Elaine R.</vt:lpwstr>
  </property>
  <property fmtid="{D5CDD505-2E9C-101B-9397-08002B2CF9AE}" pid="267" name="ZOTERO_BREF_HAsxUjHZcJ4v_119">
    <vt:lpwstr>"},{"family":"Margolin","given":"Adam A."},{"family":"Marin","given":"Maximillian G."},{"family":"Markowetz","given":"Florian"},{"family":"Markowski","given":"Julia"},{"family":"Marques-Bonet","given":"Tomas"},{"family":"Marra","given":"Marco A."},{"famil</vt:lpwstr>
  </property>
  <property fmtid="{D5CDD505-2E9C-101B-9397-08002B2CF9AE}" pid="268" name="ZOTERO_BREF_HAsxUjHZcJ4v_12">
    <vt:lpwstr>"},{"family":"Cuppen","given":"Edwin"},{"family":"Van Hoeck","given":"Arne"}],"issued":{"date-parts":[["2023",6,8]]}}},{"id":"LEYrocS4/kn8m9CyP","uris":["http://zotero.org/users/14858941/items/J5XJQ3EK"],"itemData":{"id":663,"type":"article-journal","abst</vt:lpwstr>
  </property>
  <property fmtid="{D5CDD505-2E9C-101B-9397-08002B2CF9AE}" pid="269" name="ZOTERO_BREF_HAsxUjHZcJ4v_120">
    <vt:lpwstr>y":"Marsden","given":"Luke"},{"family":"Martens","given":"John W. M."},{"family":"Martin","given":"Sancha"},{"family":"Martin-Subero","given":"Jose I."},{"family":"Martincorena","given":"Iñigo"},{"family":"Martinez-Fundichely","given":"Alexander"},{"famil</vt:lpwstr>
  </property>
  <property fmtid="{D5CDD505-2E9C-101B-9397-08002B2CF9AE}" pid="270" name="ZOTERO_BREF_HAsxUjHZcJ4v_121">
    <vt:lpwstr>y":"Maruvka","given":"Yosef E."},{"family":"Mashl","given":"R. Jay"},{"family":"Massie","given":"Charlie E."},{"family":"Matthew","given":"Thomas J."},{"family":"Matthews","given":"Lucy"},{"family":"Mayer","given":"Erik"},{"family":"Mayes","given":"Simon"</vt:lpwstr>
  </property>
  <property fmtid="{D5CDD505-2E9C-101B-9397-08002B2CF9AE}" pid="271" name="ZOTERO_BREF_HAsxUjHZcJ4v_122">
    <vt:lpwstr>},{"family":"Mayo","given":"Michael"},{"family":"Mbabaali","given":"Faridah"},{"family":"McCune","given":"Karen"},{"family":"McDermott","given":"Ultan"},{"family":"McGillivray","given":"Patrick D."},{"family":"McLellan","given":"Michael D."},{"family":"Mc</vt:lpwstr>
  </property>
  <property fmtid="{D5CDD505-2E9C-101B-9397-08002B2CF9AE}" pid="272" name="ZOTERO_BREF_HAsxUjHZcJ4v_123">
    <vt:lpwstr>Pherson","given":"John D."},{"family":"McPherson","given":"John R."},{"family":"McPherson","given":"Treasa A."},{"family":"Meier","given":"Samuel R."},{"family":"Meng","given":"Alice"},{"family":"Meng","given":"Shaowu"},{"family":"Menzies","given":"Andrew</vt:lpwstr>
  </property>
  <property fmtid="{D5CDD505-2E9C-101B-9397-08002B2CF9AE}" pid="273" name="ZOTERO_BREF_HAsxUjHZcJ4v_124">
    <vt:lpwstr>"},{"family":"Merrett","given":"Neil D."},{"family":"Merson","given":"Sue"},{"family":"Meyerson","given":"Matthew"},{"family":"Meyerson","given":"William"},{"family":"Mieczkowski","given":"Piotr A."},{"family":"Mihaiescu","given":"George L."},{"family":"M</vt:lpwstr>
  </property>
  <property fmtid="{D5CDD505-2E9C-101B-9397-08002B2CF9AE}" pid="274" name="ZOTERO_BREF_HAsxUjHZcJ4v_125">
    <vt:lpwstr>ijalkovic","given":"Sanja"},{"family":"Mikkelsen","given":"Tom"},{"family":"Milella","given":"Michele"},{"family":"Mileshkin","given":"Linda"},{"family":"Miller","given":"Christopher A."},{"family":"Miller","given":"David K."},{"family":"Miller","given":"</vt:lpwstr>
  </property>
  <property fmtid="{D5CDD505-2E9C-101B-9397-08002B2CF9AE}" pid="275" name="ZOTERO_BREF_HAsxUjHZcJ4v_126">
    <vt:lpwstr>Jessica K."},{"family":"Mills","given":"Gordon B."},{"family":"Milovanovic","given":"Ana"},{"family":"Minner","given":"Sarah"},{"family":"Miotto","given":"Marco"},{"family":"Arnau","given":"Gisela Mir"},{"family":"Mirabello","given":"Lisa"},{"family":"Mit</vt:lpwstr>
  </property>
  <property fmtid="{D5CDD505-2E9C-101B-9397-08002B2CF9AE}" pid="276" name="ZOTERO_BREF_HAsxUjHZcJ4v_127">
    <vt:lpwstr>chell","given":"Chris"},{"family":"Mitchell","given":"Thomas J."},{"family":"Miyano","given":"Satoru"},{"family":"Miyoshi","given":"Naoki"},{"family":"Mizuno","given":"Shinichi"},{"family":"Molnár-Gábor","given":"Fruzsina"},{"family":"Moore","given":"Malc</vt:lpwstr>
  </property>
  <property fmtid="{D5CDD505-2E9C-101B-9397-08002B2CF9AE}" pid="277" name="ZOTERO_BREF_HAsxUjHZcJ4v_128">
    <vt:lpwstr>olm J."},{"family":"Moore","given":"Richard A."},{"family":"Morganella","given":"Sandro"},{"family":"Morris","given":"Quaid D."},{"family":"Mose","given":"Lisle E."},{"family":"Moser","given":"Catherine D."},{"family":"Muiños","given":"Ferran"},{"family":</vt:lpwstr>
  </property>
  <property fmtid="{D5CDD505-2E9C-101B-9397-08002B2CF9AE}" pid="278" name="ZOTERO_BREF_HAsxUjHZcJ4v_129">
    <vt:lpwstr>"Mularoni","given":"Loris"},{"family":"Mungall","given":"Andrew J."},{"family":"Mungall","given":"Karen"},{"family":"Musgrove","given":"Elizabeth A."},{"family":"Mustonen","given":"Ville"},{"family":"Mutch","given":"David"},{"family":"Muyas","given":"Fran</vt:lpwstr>
  </property>
  <property fmtid="{D5CDD505-2E9C-101B-9397-08002B2CF9AE}" pid="27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80" name="ZOTERO_BREF_HAsxUjHZcJ4v_130">
    <vt:lpwstr>cesc"},{"family":"Muzny","given":"Donna M."},{"family":"Muñoz","given":"Alfonso"},{"family":"Myers","given":"Jerome"},{"family":"Myklebost","given":"Ola"},{"family":"Möller","given":"Peter"},{"family":"Nagae","given":"Genta"},{"family":"Nagrial","given":"</vt:lpwstr>
  </property>
  <property fmtid="{D5CDD505-2E9C-101B-9397-08002B2CF9AE}" pid="281" name="ZOTERO_BREF_HAsxUjHZcJ4v_131">
    <vt:lpwstr>Adnan M."},{"family":"Nahal-Bose","given":"Hardeep K."},{"family":"Nakagama","given":"Hitoshi"},{"family":"Nakagawa","given":"Hidewaki"},{"family":"Nakamura","given":"Hiromi"},{"family":"Nakamura","given":"Toru"},{"family":"Nakano","given":"Kaoru"},{"fami</vt:lpwstr>
  </property>
  <property fmtid="{D5CDD505-2E9C-101B-9397-08002B2CF9AE}" pid="282" name="ZOTERO_BREF_HAsxUjHZcJ4v_132">
    <vt:lpwstr>ly":"Nandi","given":"Tannistha"},{"family":"Nangalia","given":"Jyoti"},{"family":"Nastic","given":"Mia"},{"family":"Navarro","given":"Arcadi"},{"family":"Navarro","given":"Fabio C. P."},{"family":"Neal","given":"David E."},{"family":"Nettekoven","given":"</vt:lpwstr>
  </property>
  <property fmtid="{D5CDD505-2E9C-101B-9397-08002B2CF9AE}" pid="283" name="ZOTERO_BREF_HAsxUjHZcJ4v_133">
    <vt:lpwstr>Gerd"},{"family":"Newell","given":"Felicity"},{"family":"Newhouse","given":"Steven J."},{"family":"Newton","given":"Yulia"},{"family":"Ng","given":"Alvin Wei Tian"},{"family":"Ng","given":"Anthony"},{"family":"Nicholson","given":"Jonathan"},{"family":"Nic</vt:lpwstr>
  </property>
  <property fmtid="{D5CDD505-2E9C-101B-9397-08002B2CF9AE}" pid="284" name="ZOTERO_BREF_HAsxUjHZcJ4v_134">
    <vt:lpwstr>ol","given":"David"},{"family":"Nie","given":"Yongzhan"},{"family":"Nielsen","given":"G. Petur"},{"family":"Nielsen","given":"Morten Muhlig"},{"family":"Nik-Zainal","given":"Serena"},{"family":"Noble","given":"Michael S."},{"family":"Nones","given":"Katia</vt:lpwstr>
  </property>
  <property fmtid="{D5CDD505-2E9C-101B-9397-08002B2CF9AE}" pid="285" name="ZOTERO_BREF_HAsxUjHZcJ4v_135">
    <vt:lpwstr>"},{"family":"Northcott","given":"Paul A."},{"family":"Notta","given":"Faiyaz"},{"family":"O’Connor","given":"Brian D."},{"family":"O’Donnell","given":"Peter"},{"family":"O’Donovan","given":"Maria"},{"family":"O’Meara","given":"Sarah"},{"family":"O’Neill"</vt:lpwstr>
  </property>
  <property fmtid="{D5CDD505-2E9C-101B-9397-08002B2CF9AE}" pid="286" name="ZOTERO_BREF_HAsxUjHZcJ4v_136">
    <vt:lpwstr>,"given":"Brian Patrick"},{"family":"O’Neill","given":"J. Robert"},{"family":"Ocana","given":"David"},{"family":"Ochoa","given":"Angelica"},{"family":"Oesper","given":"Layla"},{"family":"Ogden","given":"Christopher"},{"family":"Ohdan","given":"Hideki"},{"</vt:lpwstr>
  </property>
  <property fmtid="{D5CDD505-2E9C-101B-9397-08002B2CF9AE}" pid="287" name="ZOTERO_BREF_HAsxUjHZcJ4v_137">
    <vt:lpwstr>family":"Ohi","given":"Kazuhiro"},{"family":"Ohno-Machado","given":"Lucila"},{"family":"Oien","given":"Karin A."},{"family":"Ojesina","given":"Akinyemi I."},{"family":"Ojima","given":"Hidenori"},{"family":"Okusaka","given":"Takuji"},{"family":"Omberg","gi</vt:lpwstr>
  </property>
  <property fmtid="{D5CDD505-2E9C-101B-9397-08002B2CF9AE}" pid="288" name="ZOTERO_BREF_HAsxUjHZcJ4v_138">
    <vt:lpwstr>ven":"Larsson"},{"family":"Ong","given":"Choon Kiat"},{"family":"Ossowski","given":"Stephan"},{"family":"Ott","given":"German"},{"family":"Ouellette","given":"B. F. Francis"},{"family":"P’ng","given":"Christine"},{"family":"Paczkowska","given":"Marta"},{"</vt:lpwstr>
  </property>
  <property fmtid="{D5CDD505-2E9C-101B-9397-08002B2CF9AE}" pid="28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9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91" name="ZOTERO_BREF_HAsxUjHZcJ4v_140">
    <vt:lpwstr>:"Paramasivam","given":"Nagarajan"},{"family":"Park","given":"Ji Wan"},{"family":"Park","given":"Joong-Won"},{"family":"Park","given":"Keunchil"},{"family":"Park","given":"Kiejung"},{"family":"Park","given":"Peter J."},{"family":"Parker","given":"Joel S."</vt:lpwstr>
  </property>
  <property fmtid="{D5CDD505-2E9C-101B-9397-08002B2CF9AE}" pid="292" name="ZOTERO_BREF_HAsxUjHZcJ4v_141">
    <vt:lpwstr>},{"family":"Parsons","given":"Simon L."},{"family":"Pass","given":"Harvey"},{"family":"Pasternack","given":"Danielle"},{"family":"Pastore","given":"Alessandro"},{"family":"Patch","given":"Ann-Marie"},{"family":"Pauporté","given":"Iris"},{"family":"Pearso</vt:lpwstr>
  </property>
  <property fmtid="{D5CDD505-2E9C-101B-9397-08002B2CF9AE}" pid="293" name="ZOTERO_BREF_HAsxUjHZcJ4v_142">
    <vt:lpwstr>n","given":"John V."},{"family":"Pedamallu","given":"Chandra Sekhar"},{"family":"Pedersen","given":"Jakob Skou"},{"family":"Pederzoli","given":"Paolo"},{"family":"Peifer","given":"Martin"},{"family":"Pennell","given":"Nathan A."},{"family":"Perou","given"</vt:lpwstr>
  </property>
  <property fmtid="{D5CDD505-2E9C-101B-9397-08002B2CF9AE}" pid="294" name="ZOTERO_BREF_HAsxUjHZcJ4v_143">
    <vt:lpwstr>:"Charles M."},{"family":"Perry","given":"Marc D."},{"family":"Petersen","given":"Gloria M."},{"family":"Peto","given":"Myron"},{"family":"Petrelli","given":"Nicholas"},{"family":"Petryszak","given":"Robert"},{"family":"Pfister","given":"Stefan M."},{"fam</vt:lpwstr>
  </property>
  <property fmtid="{D5CDD505-2E9C-101B-9397-08002B2CF9AE}" pid="295" name="ZOTERO_BREF_HAsxUjHZcJ4v_144">
    <vt:lpwstr>ily":"Phillips","given":"Mark"},{"family":"Pich","given":"Oriol"},{"family":"Pickett","given":"Hilda A."},{"family":"Pihl","given":"Todd D."},{"family":"Pillay","given":"Nischalan"},{"family":"Pinder","given":"Sarah"},{"family":"Pinese","given":"Mark"},{"</vt:lpwstr>
  </property>
  <property fmtid="{D5CDD505-2E9C-101B-9397-08002B2CF9AE}" pid="296" name="ZOTERO_BREF_HAsxUjHZcJ4v_145">
    <vt:lpwstr>family":"Pinho","given":"Andreia V."},{"family":"Pitkänen","given":"Esa"},{"family":"Piñeiro-Yáñez","given":"Elena"},{"family":"Planko","given":"Laura"},{"family":"Plass","given":"Christoph"},{"family":"Polak","given":"Paz"},{"family":"Pons","given":"Tirs</vt:lpwstr>
  </property>
  <property fmtid="{D5CDD505-2E9C-101B-9397-08002B2CF9AE}" pid="297" name="ZOTERO_BREF_HAsxUjHZcJ4v_146">
    <vt:lpwstr>o"},{"family":"Popescu","given":"Irinel"},{"family":"Potapova","given":"Olga"},{"family":"Prasad","given":"Aparna"},{"family":"Preston","given":"Shaun R."},{"family":"Prinz","given":"Manuel"},{"family":"Pritchard","given":"Antonia L."},{"family":"Prokopec</vt:lpwstr>
  </property>
  <property fmtid="{D5CDD505-2E9C-101B-9397-08002B2CF9AE}" pid="298" name="ZOTERO_BREF_HAsxUjHZcJ4v_147">
    <vt:lpwstr>","given":"Stephenie D."},{"family":"Provenzano","given":"Elena"},{"family":"Puente","given":"Xose S."},{"family":"Puig","given":"Sonia"},{"family":"Puiggròs","given":"Montserrat"},{"family":"Pulido-Tamayo","given":"Sergio"},{"family":"Pupo","given":"Guli</vt:lpwstr>
  </property>
  <property fmtid="{D5CDD505-2E9C-101B-9397-08002B2CF9AE}" pid="299" name="ZOTERO_BREF_HAsxUjHZcJ4v_148">
    <vt:lpwstr>etta M."},{"family":"Purdie","given":"Colin A."},{"family":"Quinn","given":"Michael C."},{"family":"Rabionet","given":"Raquel"},{"family":"Rader","given":"Janet S."},{"family":"Radlwimmer","given":"Bernhard"},{"family":"Radovic","given":"Petar"},{"family"</vt:lpwstr>
  </property>
  <property fmtid="{D5CDD505-2E9C-101B-9397-08002B2CF9AE}" pid="300" name="ZOTERO_BREF_HAsxUjHZcJ4v_149">
    <vt:lpwstr>:"Raeder","given":"Benjamin"},{"family":"Raine","given":"Keiran M."},{"family":"Ramakrishna","given":"Manasa"},{"family":"Ramakrishnan","given":"Kamna"},{"family":"Ramalingam","given":"Suresh"},{"family":"Raphael","given":"Benjamin J."},{"family":"Rathmel</vt:lpwstr>
  </property>
  <property fmtid="{D5CDD505-2E9C-101B-9397-08002B2CF9AE}" pid="30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302" name="ZOTERO_BREF_HAsxUjHZcJ4v_150">
    <vt:lpwstr>l","given":"W. Kimryn"},{"family":"Rausch","given":"Tobias"},{"family":"Reifenberger","given":"Guido"},{"family":"Reimand","given":"Jüri"},{"family":"Reis-Filho","given":"Jorge"},{"family":"Reuter","given":"Victor"},{"family":"Reyes-Salazar","given":"Iker</vt:lpwstr>
  </property>
  <property fmtid="{D5CDD505-2E9C-101B-9397-08002B2CF9AE}" pid="303" name="ZOTERO_BREF_HAsxUjHZcJ4v_151">
    <vt:lpwstr>"},{"family":"Reyna","given":"Matthew A."},{"family":"Reynolds","given":"Sheila M."},{"family":"Rheinbay","given":"Esther"},{"family":"Riazalhosseini","given":"Yasser"},{"family":"Richardson","given":"Andrea L."},{"family":"Richter","given":"Julia"},{"fam</vt:lpwstr>
  </property>
  <property fmtid="{D5CDD505-2E9C-101B-9397-08002B2CF9AE}" pid="304" name="ZOTERO_BREF_HAsxUjHZcJ4v_152">
    <vt:lpwstr>ily":"Ringel","given":"Matthew"},{"family":"Ringnér","given":"Markus"},{"family":"Rino","given":"Yasushi"},{"family":"Rippe","given":"Karsten"},{"family":"Roach","given":"Jeffrey"},{"family":"Roberts","given":"Lewis R."},{"family":"Roberts","given":"Nicol</vt:lpwstr>
  </property>
  <property fmtid="{D5CDD505-2E9C-101B-9397-08002B2CF9AE}" pid="30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306" name="ZOTERO_BREF_HAsxUjHZcJ4v_154">
    <vt:lpwstr>zález","given":"F. Germán"},{"family":"Rohde","given":"Marius"},{"family":"Rokutan","given":"Hirofumi"},{"family":"Rooman","given":"Ilse"},{"family":"Roques","given":"Tom"},{"family":"Rosebrock","given":"Daniel"},{"family":"Rosenberg","given":"Mara"},{"fa</vt:lpwstr>
  </property>
  <property fmtid="{D5CDD505-2E9C-101B-9397-08002B2CF9AE}" pid="307" name="ZOTERO_BREF_HAsxUjHZcJ4v_155">
    <vt:lpwstr>mily":"Rosenstiel","given":"Philip C."},{"family":"Rosenwald","given":"Andreas"},{"family":"Rowe","given":"Edward W."},{"family":"Royo","given":"Romina"},{"family":"Rozen","given":"Steven G."},{"family":"Rubanova","given":"Yulia"},{"family":"Rubin","given</vt:lpwstr>
  </property>
  <property fmtid="{D5CDD505-2E9C-101B-9397-08002B2CF9AE}" pid="308" name="ZOTERO_BREF_HAsxUjHZcJ4v_156">
    <vt:lpwstr>":"Mark A."},{"family":"Rubio-Perez","given":"Carlota"},{"family":"Rudneva","given":"Vasilisa A."},{"family":"Rusev","given":"Borislav C."},{"family":"Ruzzenente","given":"Andrea"},{"family":"Rätsch","given":"Gunnar"},{"family":"Sabarinathan","given":"Rad</vt:lpwstr>
  </property>
  <property fmtid="{D5CDD505-2E9C-101B-9397-08002B2CF9AE}" pid="309" name="ZOTERO_BREF_HAsxUjHZcJ4v_157">
    <vt:lpwstr>hakrishnan"},{"family":"Sabelnykova","given":"Veronica Y."},{"family":"Sadeghi","given":"Sara"},{"family":"Sahinalp","given":"S. Cenk"},{"family":"Saini","given":"Natalie"},{"family":"Saito-Adachi","given":"Mihoko"},{"family":"Saksena","given":"Gordon"},{</vt:lpwstr>
  </property>
  <property fmtid="{D5CDD505-2E9C-101B-9397-08002B2CF9AE}" pid="310" name="ZOTERO_BREF_HAsxUjHZcJ4v_158">
    <vt:lpwstr>"family":"Salgado","given":"Roberto"},{"family":"Salichos","given":"Leonidas"},{"family":"Sallari","given":"Richard"},{"family":"Saller","given":"Charles"},{"family":"Salvia","given":"Roberto"},{"family":"Sam","given":"Michelle"},{"family":"Samra","given"</vt:lpwstr>
  </property>
  <property fmtid="{D5CDD505-2E9C-101B-9397-08002B2CF9AE}" pid="311" name="ZOTERO_BREF_HAsxUjHZcJ4v_159">
    <vt:lpwstr>:"Jaswinder S."},{"family":"Sanchez-Vega","given":"Francisco"},{"family":"Sander","given":"Chris"},{"family":"Sanders","given":"Grant"},{"family":"Sarin","given":"Rajiv"},{"family":"Sarrafi","given":"Iman"},{"family":"Sasaki-Oku","given":"Aya"},{"family":</vt:lpwstr>
  </property>
  <property fmtid="{D5CDD505-2E9C-101B-9397-08002B2CF9AE}" pid="31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13" name="ZOTERO_BREF_HAsxUjHZcJ4v_160">
    <vt:lpwstr>"Sauer","given":"Torill"},{"family":"Sauter","given":"Guido"},{"family":"Saw","given":"Robyn P. M."},{"family":"Scardoni","given":"Maria"},{"family":"Scarlett","given":"Christopher J."},{"family":"Scarpa","given":"Aldo"},{"family":"Scelo","given":"Ghislai</vt:lpwstr>
  </property>
  <property fmtid="{D5CDD505-2E9C-101B-9397-08002B2CF9AE}" pid="314" name="ZOTERO_BREF_HAsxUjHZcJ4v_161">
    <vt:lpwstr>ne"},{"family":"Schadendorf","given":"Dirk"},{"family":"Schein","given":"Jacqueline E."},{"family":"Schilhabel","given":"Markus B."},{"family":"Schlesner","given":"Matthias"},{"family":"Schlomm","given":"Thorsten"},{"family":"Schmidt","given":"Heather K."</vt:lpwstr>
  </property>
  <property fmtid="{D5CDD505-2E9C-101B-9397-08002B2CF9AE}" pid="315" name="ZOTERO_BREF_HAsxUjHZcJ4v_162">
    <vt:lpwstr>},{"family":"Schreiber","given":"Stefan"},{"family":"Schultz","given":"Nikolaus"},{"family":"Schumacher","given":"Steven E."},{"family":"Schwarz","given":"Roland F."},{"family":"Scolyer","given":"Richard A."},{"family":"Scott","given":"David"},{"family":"</vt:lpwstr>
  </property>
  <property fmtid="{D5CDD505-2E9C-101B-9397-08002B2CF9AE}" pid="316" name="ZOTERO_BREF_HAsxUjHZcJ4v_163">
    <vt:lpwstr>Scully","given":"Ralph"},{"family":"Seethala","given":"Raja"},{"family":"Segre","given":"Ayellet V."},{"family":"Selander","given":"Iris"},{"family":"Semple","given":"Colin A."},{"family":"Senbabaoglu","given":"Yasin"},{"family":"Sengupta","given":"Subhaj</vt:lpwstr>
  </property>
  <property fmtid="{D5CDD505-2E9C-101B-9397-08002B2CF9AE}" pid="317" name="ZOTERO_BREF_HAsxUjHZcJ4v_164">
    <vt:lpwstr>it"},{"family":"Sereni","given":"Elisabetta"},{"family":"Serra","given":"Stefano"},{"family":"Shackleton","given":"Mark"},{"family":"Shah","given":"Nimish C."},{"family":"Shahabi","given":"Sagedeh"},{"family":"Shang","given":"Catherine A."},{"family":"Sha</vt:lpwstr>
  </property>
  <property fmtid="{D5CDD505-2E9C-101B-9397-08002B2CF9AE}" pid="318" name="ZOTERO_BREF_HAsxUjHZcJ4v_165">
    <vt:lpwstr>ng","given":"Ping"},{"family":"Shapira","given":"Ofer"},{"family":"Shelton","given":"Troy"},{"family":"Shen","given":"Ciyue"},{"family":"Shen","given":"Hui"},{"family":"Shepherd","given":"Rebecca"},{"family":"Shi","given":"Yan"},{"family":"Shiah","given":</vt:lpwstr>
  </property>
  <property fmtid="{D5CDD505-2E9C-101B-9397-08002B2CF9AE}" pid="319" name="ZOTERO_BREF_HAsxUjHZcJ4v_166">
    <vt:lpwstr>"Yu-Jia"},{"family":"Shibata","given":"Tatsuhiro"},{"family":"Shih","given":"Juliann"},{"family":"Shimizu","given":"Eigo"},{"family":"Shin","given":"Seung Jun"},{"family":"Shiraishi","given":"Yuichi"},{"family":"Shmaya","given":"Tal"},{"family":"Shmulevic</vt:lpwstr>
  </property>
  <property fmtid="{D5CDD505-2E9C-101B-9397-08002B2CF9AE}" pid="320" name="ZOTERO_BREF_HAsxUjHZcJ4v_167">
    <vt:lpwstr>h","given":"Ilya"},{"family":"Shorser","given":"Solomon I."},{"family":"Shrestha","given":"Raunak"},{"family":"Shringarpure","given":"Suyash S."},{"family":"Shriver","given":"Craig"},{"family":"Shuai","given":"Shimin"},{"family":"Sidiropoulos","given":"Ni</vt:lpwstr>
  </property>
  <property fmtid="{D5CDD505-2E9C-101B-9397-08002B2CF9AE}" pid="321" name="ZOTERO_BREF_HAsxUjHZcJ4v_168">
    <vt:lpwstr>kos"},{"family":"Siebert","given":"Reiner"},{"family":"Sieuwerts","given":"Anieta M."},{"family":"Sieverling","given":"Lina"},{"family":"Signoretti","given":"Sabina"},{"family":"Sikora","given":"Katarzyna O."},{"family":"Simbolo","given":"Michele"},{"fami</vt:lpwstr>
  </property>
  <property fmtid="{D5CDD505-2E9C-101B-9397-08002B2CF9AE}" pid="322" name="ZOTERO_BREF_HAsxUjHZcJ4v_169">
    <vt:lpwstr>ly":"Simon","given":"Ronald"},{"family":"Simons","given":"Janae V."},{"family":"Simpson","given":"Jared T."},{"family":"Simpson","given":"Peter T."},{"family":"Singer","given":"Samuel"},{"family":"Sinnott-Armstrong","given":"Nasa"},{"family":"Sipahimalani</vt:lpwstr>
  </property>
  <property fmtid="{D5CDD505-2E9C-101B-9397-08002B2CF9AE}" pid="32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24" name="ZOTERO_BREF_HAsxUjHZcJ4v_170">
    <vt:lpwstr>","given":"Payal"},{"family":"Skelly","given":"Tara J."},{"family":"Smid","given":"Marcel"},{"family":"Smith","given":"Jaclyn"},{"family":"Smith-McCune","given":"Karen"},{"family":"Socci","given":"Nicholas D."},{"family":"Soloway","given":"Matthew G."},{"</vt:lpwstr>
  </property>
  <property fmtid="{D5CDD505-2E9C-101B-9397-08002B2CF9AE}" pid="325" name="ZOTERO_BREF_HAsxUjHZcJ4v_171">
    <vt:lpwstr>family":"Song","given":"Lei"},{"family":"Sood","given":"Anil K."},{"family":"Sothi","given":"Sharmila"},{"family":"Sotiriou","given":"Christos"},{"family":"Soulette","given":"Cameron M."},{"family":"Span","given":"Paul N."},{"family":"Spellman","given":"P</vt:lpwstr>
  </property>
  <property fmtid="{D5CDD505-2E9C-101B-9397-08002B2CF9AE}" pid="326" name="ZOTERO_BREF_HAsxUjHZcJ4v_172">
    <vt:lpwstr>aul T."},{"family":"Spillane","given":"Andrew J."},{"family":"Spiro","given":"Oliver"},{"family":"Spring","given":"Jonathan"},{"family":"Staaf","given":"Johan"},{"family":"Stadler","given":"Peter F."},{"family":"Staib","given":"Peter"},{"family":"Stark","</vt:lpwstr>
  </property>
  <property fmtid="{D5CDD505-2E9C-101B-9397-08002B2CF9AE}" pid="32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28" name="ZOTERO_BREF_HAsxUjHZcJ4v_174">
    <vt:lpwstr>ip"},{"family":"Stilgenbauer","given":"Stephan"},{"family":"Stobbe","given":"Miranda D."},{"family":"Stratton","given":"Michael R."},{"family":"Stretch","given":"Jonathan R."},{"family":"Struck","given":"Adam J."},{"family":"Stuart","given":"Joshua M."},{</vt:lpwstr>
  </property>
  <property fmtid="{D5CDD505-2E9C-101B-9397-08002B2CF9AE}" pid="329" name="ZOTERO_BREF_HAsxUjHZcJ4v_175">
    <vt:lpwstr>"family":"Stunnenberg","given":"Henk G."},{"family":"Su","given":"Hong"},{"family":"Su","given":"Xiaoping"},{"family":"Sungalee","given":"Stephanie"},{"family":"Susak","given":"Hana"},{"family":"Suzuki","given":"Akihiro"},{"family":"Sweep","given":"Fred"}</vt:lpwstr>
  </property>
  <property fmtid="{D5CDD505-2E9C-101B-9397-08002B2CF9AE}" pid="330" name="ZOTERO_BREF_HAsxUjHZcJ4v_176">
    <vt:lpwstr>,{"family":"Szczepanowski","given":"Monika"},{"family":"Sültmann","given":"Holger"},{"family":"Yugawa","given":"Takashi"},{"family":"Tam","given":"Angela"},{"family":"Tamborero","given":"David"},{"family":"Tan","given":"Benita Kiat Tee"},{"family":"Tan","</vt:lpwstr>
  </property>
  <property fmtid="{D5CDD505-2E9C-101B-9397-08002B2CF9AE}" pid="331" name="ZOTERO_BREF_HAsxUjHZcJ4v_177">
    <vt:lpwstr>given":"Donghui"},{"family":"Tan","given":"Patrick"},{"family":"Tanaka","given":"Hiroko"},{"family":"Taniguchi","given":"Hirokazu"},{"family":"Tanskanen","given":"Tomas J."},{"family":"Tarabichi","given":"Maxime"},{"family":"Tarnuzzer","given":"Roy"},{"fa</vt:lpwstr>
  </property>
  <property fmtid="{D5CDD505-2E9C-101B-9397-08002B2CF9AE}" pid="332" name="ZOTERO_BREF_HAsxUjHZcJ4v_178">
    <vt:lpwstr>mily":"Tarpey","given":"Patrick"},{"family":"Taschuk","given":"Morgan L."},{"family":"Tatsuno","given":"Kenji"},{"family":"Tavaré","given":"Simon"},{"family":"Taylor","given":"Darrin F."},{"family":"Taylor-Weiner","given":"Amaro"},{"family":"Teague","give</vt:lpwstr>
  </property>
  <property fmtid="{D5CDD505-2E9C-101B-9397-08002B2CF9AE}" pid="333" name="ZOTERO_BREF_HAsxUjHZcJ4v_179">
    <vt:lpwstr>n":"Jon W."},{"family":"Teh","given":"Bin Tean"},{"family":"Tembe","given":"Varsha"},{"family":"Temes","given":"Javier"},{"family":"Thai","given":"Kevin"},{"family":"Thiessen","given":"Nina"},{"family":"Thomas","given":"Gilles"},{"family":"Thomas","given"</vt:lpwstr>
  </property>
  <property fmtid="{D5CDD505-2E9C-101B-9397-08002B2CF9AE}" pid="33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35" name="ZOTERO_BREF_HAsxUjHZcJ4v_180">
    <vt:lpwstr>:"Sarah"},{"family":"Thompson","given":"Alastair M."},{"family":"Thompson","given":"John F. F."},{"family":"Thompson","given":"R. Houston"},{"family":"Thorne","given":"Heather"},{"family":"Thorne","given":"Leigh B."},{"family":"Thorogood","given":"Adrian"</vt:lpwstr>
  </property>
  <property fmtid="{D5CDD505-2E9C-101B-9397-08002B2CF9AE}" pid="336" name="ZOTERO_BREF_HAsxUjHZcJ4v_181">
    <vt:lpwstr>},{"family":"Tiao","given":"Grace"},{"family":"Tijanic","given":"Nebojsa"},{"family":"Timms","given":"Lee E."},{"family":"Tirabosco","given":"Roberto"},{"family":"Tojo","given":"Marta"},{"family":"Tommasi","given":"Stefania"},{"family":"Toon","given":"Chr</vt:lpwstr>
  </property>
  <property fmtid="{D5CDD505-2E9C-101B-9397-08002B2CF9AE}" pid="337" name="ZOTERO_BREF_HAsxUjHZcJ4v_182">
    <vt:lpwstr>istopher W."},{"family":"Torrents","given":"David"},{"family":"Tortora","given":"Giampaolo"},{"family":"Tost","given":"Jörg"},{"family":"Totoki","given":"Yasushi"},{"family":"Townend","given":"David"},{"family":"Traficante","given":"Nadia"},{"family":"Tro</vt:lpwstr>
  </property>
  <property fmtid="{D5CDD505-2E9C-101B-9397-08002B2CF9AE}" pid="338" name="ZOTERO_BREF_HAsxUjHZcJ4v_183">
    <vt:lpwstr>tta","given":"Jean-Rémi"},{"family":"Trümper","given":"Lorenz H. P."},{"family":"Tsao","given":"Ming"},{"family":"Tsunoda","given":"Tatsuhiko"},{"family":"Tucker","given":"Olga"},{"family":"Turkington","given":"Richard"},{"family":"Turner","given":"Daniel</vt:lpwstr>
  </property>
  <property fmtid="{D5CDD505-2E9C-101B-9397-08002B2CF9AE}" pid="339" name="ZOTERO_BREF_HAsxUjHZcJ4v_184">
    <vt:lpwstr> J."},{"family":"Tutt","given":"Andrew"},{"family":"Ueno","given":"Masaki"},{"family":"Umbricht","given":"Christopher"},{"family":"Umer","given":"Husen M."},{"family":"Underwood","given":"Timothy J."},{"family":"Urushidate","given":"Tomoko"},{"family":"Us</vt:lpwstr>
  </property>
  <property fmtid="{D5CDD505-2E9C-101B-9397-08002B2CF9AE}" pid="34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41" name="ZOTERO_BREF_HAsxUjHZcJ4v_186">
    <vt:lpwstr>nden","given":"Gert G."},{"family":"Van der Kwast","given":"Theodorus"},{"family":"Vasudev","given":"Naveen"},{"family":"Vazquez","given":"Miguel"},{"family":"Vedururu","given":"Ravikiran"},{"family":"Veluvolu","given":"Umadevi"},{"family":"Vembu","given"</vt:lpwstr>
  </property>
  <property fmtid="{D5CDD505-2E9C-101B-9397-08002B2CF9AE}" pid="342" name="ZOTERO_BREF_HAsxUjHZcJ4v_187">
    <vt:lpwstr>:"Shankar"},{"family":"Verbeke","given":"Lieven P. C."},{"family":"Vermeulen","given":"Peter"},{"family":"Verrill","given":"Clare"},{"family":"Viari","given":"Alain"},{"family":"Vicente","given":"David"},{"family":"Vicentini","given":"Caterina"},{"family"</vt:lpwstr>
  </property>
  <property fmtid="{D5CDD505-2E9C-101B-9397-08002B2CF9AE}" pid="343" name="ZOTERO_BREF_HAsxUjHZcJ4v_188">
    <vt:lpwstr>:"VijayRaghavan","given":"K."},{"family":"Viksna","given":"Juris"},{"family":"Vilain","given":"Ricardo E."},{"family":"Villasante","given":"Izar"},{"family":"Vincent-Salomon","given":"Anne"},{"family":"Voet","given":"Douglas"},{"family":"Vázquez-García","</vt:lpwstr>
  </property>
  <property fmtid="{D5CDD505-2E9C-101B-9397-08002B2CF9AE}" pid="344" name="ZOTERO_BREF_HAsxUjHZcJ4v_189">
    <vt:lpwstr>given":"Ignacio"},{"family":"Waddell","given":"Nick M."},{"family":"Waddell","given":"Nicola"},{"family":"Wadelius","given":"Claes"},{"family":"Wadi","given":"Lina"},{"family":"Wagener","given":"Rabea"},{"family":"Wala","given":"Jeremiah A."},{"family":"W</vt:lpwstr>
  </property>
  <property fmtid="{D5CDD505-2E9C-101B-9397-08002B2CF9AE}" pid="34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46" name="ZOTERO_BREF_HAsxUjHZcJ4v_190">
    <vt:lpwstr>ang","given":"Jian"},{"family":"Wang","given":"Jiayin"},{"family":"Wang","given":"Linghua"},{"family":"Wang","given":"Wenyi"},{"family":"Wang","given":"Yumeng"},{"family":"Wang","given":"Zhining"},{"family":"Waring","given":"Paul M."},{"family":"Warnatz",</vt:lpwstr>
  </property>
  <property fmtid="{D5CDD505-2E9C-101B-9397-08002B2CF9AE}" pid="347" name="ZOTERO_BREF_HAsxUjHZcJ4v_191">
    <vt:lpwstr>"given":"Hans-Jörg"},{"family":"Warrell","given":"Jonathan"},{"family":"Warren","given":"Anne Y."},{"family":"Waszak","given":"Sebastian M."},{"family":"Wedge","given":"David C."},{"family":"Weichenhan","given":"Dieter"},{"family":"Weinstein","given":"Joh</vt:lpwstr>
  </property>
  <property fmtid="{D5CDD505-2E9C-101B-9397-08002B2CF9AE}" pid="348" name="ZOTERO_BREF_HAsxUjHZcJ4v_192">
    <vt:lpwstr>n N."},{"family":"Weischenfeldt","given":"Joachim"},{"family":"Weisenberger","given":"Daniel J."},{"family":"Welch","given":"Ian"},{"family":"Wendl","given":"Michael C."},{"family":"Werner","given":"Johannes"},{"family":"Wheeler","given":"David A."},{"fam</vt:lpwstr>
  </property>
  <property fmtid="{D5CDD505-2E9C-101B-9397-08002B2CF9AE}" pid="349" name="ZOTERO_BREF_HAsxUjHZcJ4v_193">
    <vt:lpwstr>ily":"Whitaker","given":"Hayley C."},{"family":"Wigle","given":"Dennis"},{"family":"Wilkerson","given":"Matthew D."},{"family":"Williams","given":"Ashley"},{"family":"Wilmott","given":"James S."},{"family":"Wilson","given":"Gavin W."},{"family":"Wilson","</vt:lpwstr>
  </property>
  <property fmtid="{D5CDD505-2E9C-101B-9397-08002B2CF9AE}" pid="350" name="ZOTERO_BREF_HAsxUjHZcJ4v_194">
    <vt:lpwstr>given":"Julie M."},{"family":"Wilson","given":"Richard K."},{"family":"Winterhoff","given":"Boris"},{"family":"Wintersinger","given":"Jeffrey A."},{"family":"Wiznerowicz","given":"Maciej"},{"family":"Wolf","given":"Stephan"},{"family":"Wong","given":"Bern</vt:lpwstr>
  </property>
  <property fmtid="{D5CDD505-2E9C-101B-9397-08002B2CF9AE}" pid="351" name="ZOTERO_BREF_HAsxUjHZcJ4v_195">
    <vt:lpwstr>ice H."},{"family":"Wong","given":"Tina"},{"family":"Wong","given":"Winghing"},{"family":"Wood","given":"Scott"},{"family":"Wouters","given":"Bradly G."},{"family":"Wright","given":"Adam J."},{"family":"Wright","given":"Derek W."},{"family":"Wu","given":"</vt:lpwstr>
  </property>
  <property fmtid="{D5CDD505-2E9C-101B-9397-08002B2CF9AE}" pid="352" name="ZOTERO_BREF_HAsxUjHZcJ4v_196">
    <vt:lpwstr>Chin-Lee"},{"family":"Wu","given":"Dai-Ying"},{"family":"Wu","given":"Jianmin"},{"family":"Wu","given":"Kui"},{"family":"Wu","given":"Yang"},{"family":"Wu","given":"Zhenggang"},{"family":"Xi","given":"Liu"},{"family":"Xia","given":"Tian"},{"family":"Xiao"</vt:lpwstr>
  </property>
  <property fmtid="{D5CDD505-2E9C-101B-9397-08002B2CF9AE}" pid="353" name="ZOTERO_BREF_HAsxUjHZcJ4v_197">
    <vt:lpwstr>,"given":"Xiao"},{"family":"Xing","given":"Rui"},{"family":"Xiong","given":"Heng"},{"family":"Xu","given":"Qinying"},{"family":"Xu","given":"Yanxun"},{"family":"Xue","given":"Hong"},{"family":"Yachida","given":"Shinichi"},{"family":"Yakneen","given":"Serg</vt:lpwstr>
  </property>
  <property fmtid="{D5CDD505-2E9C-101B-9397-08002B2CF9AE}" pid="354" name="ZOTERO_BREF_HAsxUjHZcJ4v_198">
    <vt:lpwstr>ei"},{"family":"Yamaguchi","given":"Rui"},{"family":"Yamaguchi","given":"Takafumi N."},{"family":"Yamamoto","given":"Masakazu"},{"family":"Yamamoto","given":"Shogo"},{"family":"Yamaue","given":"Hiroki"},{"family":"Yang","given":"Fan"},{"family":"Yang","gi</vt:lpwstr>
  </property>
  <property fmtid="{D5CDD505-2E9C-101B-9397-08002B2CF9AE}" pid="355" name="ZOTERO_BREF_HAsxUjHZcJ4v_199">
    <vt:lpwstr>ven":"Jean Y."},{"family":"Yang","given":"Liming"},{"family":"Yang","given":"Lixing"},{"family":"Yang","given":"Shanlin"},{"family":"Yang","given":"Tsun-Po"},{"family":"Yang","given":"Yang"},{"family":"Yao","given":"Xiaotong"},{"family":"Yaspo","given":"M</vt:lpwstr>
  </property>
  <property fmtid="{D5CDD505-2E9C-101B-9397-08002B2CF9AE}" pid="35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5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58" name="ZOTERO_BREF_HAsxUjHZcJ4v_200">
    <vt:lpwstr>arie-Laure"},{"family":"Yates","given":"Lucy"},{"family":"Yau","given":"Christina"},{"family":"Ye","given":"Kai"},{"family":"Yellapantula","given":"Venkata D."},{"family":"Yoon","given":"Christopher J."},{"family":"Yoon","given":"Sung-Soo"},{"family":"You</vt:lpwstr>
  </property>
  <property fmtid="{D5CDD505-2E9C-101B-9397-08002B2CF9AE}" pid="359" name="ZOTERO_BREF_HAsxUjHZcJ4v_201">
    <vt:lpwstr>sif","given":"Fouad"},{"family":"Yu","given":"Jun"},{"family":"Yu","given":"Kaixian"},{"family":"Yu","given":"Willie"},{"family":"Yu","given":"Yingyan"},{"family":"Yuan","given":"Ke"},{"family":"Yuan","given":"Yuan"},{"family":"Yuen","given":"Denis"},{"fa</vt:lpwstr>
  </property>
  <property fmtid="{D5CDD505-2E9C-101B-9397-08002B2CF9AE}" pid="360" name="ZOTERO_BREF_HAsxUjHZcJ4v_202">
    <vt:lpwstr>mily":"Yung","given":"Christina K."},{"family":"Zaikova","given":"Olga"},{"family":"Zamora","given":"Jorge"},{"family":"Zenklusen","given":"Jean C."},{"family":"Zenz","given":"Thorsten"},{"family":"Zeps","given":"Nikolajs"},{"family":"Zhang","given":"Chen</vt:lpwstr>
  </property>
  <property fmtid="{D5CDD505-2E9C-101B-9397-08002B2CF9AE}" pid="361" name="ZOTERO_BREF_HAsxUjHZcJ4v_203">
    <vt:lpwstr>g-Zhong"},{"family":"Zhang","given":"Fan"},{"family":"Zhang","given":"Hailei"},{"family":"Zhang","given":"Hongwei"},{"family":"Zhang","given":"Jiashan"},{"family":"Zhang","given":"Jing"},{"family":"Zhang","given":"Junjun"},{"family":"Zhang","given":"Xuanp</vt:lpwstr>
  </property>
  <property fmtid="{D5CDD505-2E9C-101B-9397-08002B2CF9AE}" pid="362" name="ZOTERO_BREF_HAsxUjHZcJ4v_204">
    <vt:lpwstr>ing"},{"family":"Zhang","given":"Zemin"},{"family":"Zheng","given":"Liangtao"},{"family":"Zheng","given":"Xiuqing"},{"family":"Zhou","given":"Wanding"},{"family":"Zhou","given":"Yong"},{"family":"Zhu","given":"Bin"},{"family":"Zhu","given":"Hongtu"},{"fam</vt:lpwstr>
  </property>
  <property fmtid="{D5CDD505-2E9C-101B-9397-08002B2CF9AE}" pid="363" name="ZOTERO_BREF_HAsxUjHZcJ4v_205">
    <vt:lpwstr>ily":"Zhu","given":"Jingchun"},{"family":"Zhu","given":"Shida"},{"family":"Zou","given":"Lihua"},{"family":"Zou","given":"Xueqing"},{"family":"deFazio","given":"Anna"},{"family":"As","given":"Nicholas","non-dropping-particle":"van"},{"family":"Deurzen","g</vt:lpwstr>
  </property>
  <property fmtid="{D5CDD505-2E9C-101B-9397-08002B2CF9AE}" pid="36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65" name="ZOTERO_BREF_HAsxUjHZcJ4v_207">
    <vt:lpwstr>"}],"issued":{"date-parts":[["2020",2,6]]}}}],"schema":"https://github.com/citation-style-language/schema/raw/master/csl-citation.json"}</vt:lpwstr>
  </property>
  <property fmtid="{D5CDD505-2E9C-101B-9397-08002B2CF9AE}" pid="36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67" name="ZOTERO_BREF_HAsxUjHZcJ4v_22">
    <vt:lpwstr>,{"family":"Baylin","given":"Stephen B."},{"family":"Bazant","given":"Wojciech"},{"family":"Beardsmore","given":"Duncan"},{"family":"Beck","given":"Timothy A."},{"family":"Behjati","given":"Sam"},{"family":"Behren","given":"Andreas"},{"family":"Niu","give</vt:lpwstr>
  </property>
  <property fmtid="{D5CDD505-2E9C-101B-9397-08002B2CF9AE}" pid="368" name="ZOTERO_BREF_HAsxUjHZcJ4v_23">
    <vt:lpwstr>n":"Beifang"},{"family":"Bell","given":"Cindy"},{"family":"Beltran","given":"Sergi"},{"family":"Benz","given":"Christopher"},{"family":"Berchuck","given":"Andrew"},{"family":"Bergmann","given":"Anke K."},{"family":"Bergstrom","given":"Erik N."},{"family":</vt:lpwstr>
  </property>
  <property fmtid="{D5CDD505-2E9C-101B-9397-08002B2CF9AE}" pid="369" name="ZOTERO_BREF_HAsxUjHZcJ4v_24">
    <vt:lpwstr>"Berman","given":"Benjamin P."},{"family":"Berney","given":"Daniel M."},{"family":"Bernhart","given":"Stephan H."},{"family":"Beroukhim","given":"Rameen"},{"family":"Berrios","given":"Mario"},{"family":"Bersani","given":"Samantha"},{"family":"Bertl","give</vt:lpwstr>
  </property>
  <property fmtid="{D5CDD505-2E9C-101B-9397-08002B2CF9AE}" pid="370" name="ZOTERO_BREF_HAsxUjHZcJ4v_25">
    <vt:lpwstr>n":"Johanna"},{"family":"Betancourt","given":"Miguel"},{"family":"Bhandari","given":"Vinayak"},{"family":"Bhosle","given":"Shriram G."},{"family":"Biankin","given":"Andrew V."},{"family":"Bieg","given":"Matthias"},{"family":"Bigner","given":"Darell"},{"fa</vt:lpwstr>
  </property>
  <property fmtid="{D5CDD505-2E9C-101B-9397-08002B2CF9AE}" pid="371" name="ZOTERO_BREF_HAsxUjHZcJ4v_26">
    <vt:lpwstr>mily":"Binder","given":"Hans"},{"family":"Birney","given":"Ewan"},{"family":"Birrer","given":"Michael"},{"family":"Biswas","given":"Nidhan K."},{"family":"Bjerkehagen","given":"Bodil"},{"family":"Bodenheimer","given":"Tom"},{"family":"Boice","given":"Lori</vt:lpwstr>
  </property>
  <property fmtid="{D5CDD505-2E9C-101B-9397-08002B2CF9AE}" pid="372" name="ZOTERO_BREF_HAsxUjHZcJ4v_27">
    <vt:lpwstr>"},{"family":"Bonizzato","given":"Giada"},{"family":"De Bono","given":"Johann S."},{"family":"Boot","given":"Arnoud"},{"family":"Bootwalla","given":"Moiz S."},{"family":"Borg","given":"Ake"},{"family":"Borkhardt","given":"Arndt"},{"family":"Boroevich","gi</vt:lpwstr>
  </property>
  <property fmtid="{D5CDD505-2E9C-101B-9397-08002B2CF9AE}" pid="373" name="ZOTERO_BREF_HAsxUjHZcJ4v_28">
    <vt:lpwstr>ven":"Keith A."},{"family":"Borozan","given":"Ivan"},{"family":"Borst","given":"Christoph"},{"family":"Bosenberg","given":"Marcus"},{"family":"Bosio","given":"Mattia"},{"family":"Boultwood","given":"Jacqueline"},{"family":"Bourque","given":"Guillaume"},{"</vt:lpwstr>
  </property>
  <property fmtid="{D5CDD505-2E9C-101B-9397-08002B2CF9AE}" pid="374" name="ZOTERO_BREF_HAsxUjHZcJ4v_29">
    <vt:lpwstr>family":"Boutros","given":"Paul C."},{"family":"Bova","given":"G. Steven"},{"family":"Bowen","given":"David T."},{"family":"Bowlby","given":"Reanne"},{"family":"Bowtell","given":"David D. L."},{"family":"Boyault","given":"Sandrine"},{"family":"Boyce","giv</vt:lpwstr>
  </property>
  <property fmtid="{D5CDD505-2E9C-101B-9397-08002B2CF9AE}" pid="37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76" name="ZOTERO_BREF_HAsxUjHZcJ4v_30">
    <vt:lpwstr>en":"Rich"},{"family":"Boyd","given":"Jeffrey"},{"family":"Brazma","given":"Alvis"},{"family":"Brennan","given":"Paul"},{"family":"Brewer","given":"Daniel S."},{"family":"Brinkman","given":"Arie B."},{"family":"Bristow","given":"Robert G."},{"family":"Bro</vt:lpwstr>
  </property>
  <property fmtid="{D5CDD505-2E9C-101B-9397-08002B2CF9AE}" pid="377" name="ZOTERO_BREF_HAsxUjHZcJ4v_31">
    <vt:lpwstr>addus","given":"Russell R."},{"family":"Brock","given":"Jane E."},{"family":"Brock","given":"Malcolm"},{"family":"Broeks","given":"Annegien"},{"family":"Brooks","given":"Angela N."},{"family":"Brooks","given":"Denise"},{"family":"Brors","given":"Benedikt"</vt:lpwstr>
  </property>
  <property fmtid="{D5CDD505-2E9C-101B-9397-08002B2CF9AE}" pid="378" name="ZOTERO_BREF_HAsxUjHZcJ4v_32">
    <vt:lpwstr>},{"family":"Brunak","given":"Søren"},{"family":"Bruxner","given":"Timothy J. C."},{"family":"Bruzos","given":"Alicia L."},{"family":"Buchanan","given":"Alex"},{"family":"Buchhalter","given":"Ivo"},{"family":"Buchholz","given":"Christiane"},{"family":"Bul</vt:lpwstr>
  </property>
  <property fmtid="{D5CDD505-2E9C-101B-9397-08002B2CF9AE}" pid="379" name="ZOTERO_BREF_HAsxUjHZcJ4v_33">
    <vt:lpwstr>lman","given":"Susan"},{"family":"Burke","given":"Hazel"},{"family":"Burkhardt","given":"Birgit"},{"family":"Burns","given":"Kathleen H."},{"family":"Busanovich","given":"John"},{"family":"Bustamante","given":"Carlos D."},{"family":"Butler","given":"Adam </vt:lpwstr>
  </property>
  <property fmtid="{D5CDD505-2E9C-101B-9397-08002B2CF9AE}" pid="380" name="ZOTERO_BREF_HAsxUjHZcJ4v_34">
    <vt:lpwstr>P."},{"family":"Butte","given":"Atul J."},{"family":"Byrne","given":"Niall J."},{"family":"Børresen-Dale","given":"Anne-Lise"},{"family":"Caesar-Johnson","given":"Samantha J."},{"family":"Cafferkey","given":"Andy"},{"family":"Cahill","given":"Declan"},{"f</vt:lpwstr>
  </property>
  <property fmtid="{D5CDD505-2E9C-101B-9397-08002B2CF9AE}" pid="381" name="ZOTERO_BREF_HAsxUjHZcJ4v_35">
    <vt:lpwstr>amily":"Calabrese","given":"Claudia"},{"family":"Caldas","given":"Carlos"},{"family":"Calvo","given":"Fabien"},{"family":"Camacho","given":"Niedzica"},{"family":"Campbell","given":"Peter J."},{"family":"Campo","given":"Elias"},{"family":"Cantù","given":"C</vt:lpwstr>
  </property>
  <property fmtid="{D5CDD505-2E9C-101B-9397-08002B2CF9AE}" pid="382" name="ZOTERO_BREF_HAsxUjHZcJ4v_36">
    <vt:lpwstr>inzia"},{"family":"Cao","given":"Shaolong"},{"family":"Carey","given":"Thomas E."},{"family":"Carlevaro-Fita","given":"Joana"},{"family":"Carlsen","given":"Rebecca"},{"family":"Cataldo","given":"Ivana"},{"family":"Cazzola","given":"Mario"},{"family":"Cebo</vt:lpwstr>
  </property>
  <property fmtid="{D5CDD505-2E9C-101B-9397-08002B2CF9AE}" pid="383" name="ZOTERO_BREF_HAsxUjHZcJ4v_37">
    <vt:lpwstr>n","given":"Jonathan"},{"family":"Cerfolio","given":"Robert"},{"family":"Chadwick","given":"Dianne E."},{"family":"Chakravarty","given":"Dimple"},{"family":"Chalmers","given":"Don"},{"family":"Chan","given":"Calvin Wing Yiu"},{"family":"Chan","given":"Kin</vt:lpwstr>
  </property>
  <property fmtid="{D5CDD505-2E9C-101B-9397-08002B2CF9AE}" pid="384" name="ZOTERO_BREF_HAsxUjHZcJ4v_38">
    <vt:lpwstr>"},{"family":"Chan-Seng-Yue","given":"Michelle"},{"family":"Chandan","given":"Vishal S."},{"family":"Chang","given":"David K."},{"family":"Chanock","given":"Stephen J."},{"family":"Chantrill","given":"Lorraine A."},{"family":"Chateigner","given":"Aurélien</vt:lpwstr>
  </property>
  <property fmtid="{D5CDD505-2E9C-101B-9397-08002B2CF9AE}" pid="385" name="ZOTERO_BREF_HAsxUjHZcJ4v_39">
    <vt:lpwstr>"},{"family":"Chatterjee","given":"Nilanjan"},{"family":"Chayama","given":"Kazuaki"},{"family":"Chen","given":"Hsiao-Wei"},{"family":"Chen","given":"Jieming"},{"family":"Chen","given":"Ken"},{"family":"Chen","given":"Yiwen"},{"family":"Chen","given":"Zhao</vt:lpwstr>
  </property>
  <property fmtid="{D5CDD505-2E9C-101B-9397-08002B2CF9AE}" pid="38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87" name="ZOTERO_BREF_HAsxUjHZcJ4v_40">
    <vt:lpwstr>hong"},{"family":"Cherniack","given":"Andrew D."},{"family":"Chien","given":"Jeremy"},{"family":"Chiew","given":"Yoke-Eng"},{"family":"Chin","given":"Suet-Feung"},{"family":"Cho","given":"Juok"},{"family":"Cho","given":"Sunghoon"},{"family":"Choi","given"</vt:lpwstr>
  </property>
  <property fmtid="{D5CDD505-2E9C-101B-9397-08002B2CF9AE}" pid="388" name="ZOTERO_BREF_HAsxUjHZcJ4v_41">
    <vt:lpwstr>:"Jung Kyoon"},{"family":"Choi","given":"Wan"},{"family":"Chomienne","given":"Christine"},{"family":"Chong","given":"Zechen"},{"family":"Choo","given":"Su Pin"},{"family":"Chou","given":"Angela"},{"family":"Christ","given":"Angelika N."},{"family":"Christ</vt:lpwstr>
  </property>
  <property fmtid="{D5CDD505-2E9C-101B-9397-08002B2CF9AE}" pid="389" name="ZOTERO_BREF_HAsxUjHZcJ4v_42">
    <vt:lpwstr>ie","given":"Elizabeth L."},{"family":"Chuah","given":"Eric"},{"family":"Cibulskis","given":"Carrie"},{"family":"Cibulskis","given":"Kristian"},{"family":"Cingarlini","given":"Sara"},{"family":"Clapham","given":"Peter"},{"family":"Claviez","given":"Alexan</vt:lpwstr>
  </property>
  <property fmtid="{D5CDD505-2E9C-101B-9397-08002B2CF9AE}" pid="390" name="ZOTERO_BREF_HAsxUjHZcJ4v_43">
    <vt:lpwstr>der"},{"family":"Cleary","given":"Sean"},{"family":"Cloonan","given":"Nicole"},{"family":"Cmero","given":"Marek"},{"family":"Collins","given":"Colin C."},{"family":"Connor","given":"Ashton A."},{"family":"Cooke","given":"Susanna L."},{"family":"Cooper","g</vt:lpwstr>
  </property>
  <property fmtid="{D5CDD505-2E9C-101B-9397-08002B2CF9AE}" pid="391" name="ZOTERO_BREF_HAsxUjHZcJ4v_44">
    <vt:lpwstr>iven":"Colin S."},{"family":"Cope","given":"Leslie"},{"family":"Corbo","given":"Vincenzo"},{"family":"Cordes","given":"Matthew G."},{"family":"Cordner","given":"Stephen M."},{"family":"Cortés-Ciriano","given":"Isidro"},{"family":"Covington","given":"Kyle"</vt:lpwstr>
  </property>
  <property fmtid="{D5CDD505-2E9C-101B-9397-08002B2CF9AE}" pid="392" name="ZOTERO_BREF_HAsxUjHZcJ4v_45">
    <vt:lpwstr>},{"family":"Cowin","given":"Prue A."},{"family":"Craft","given":"Brian"},{"family":"Craft","given":"David"},{"family":"Creighton","given":"Chad J."},{"family":"Cun","given":"Yupeng"},{"family":"Curley","given":"Erin"},{"family":"Cutcutache","given":"Ioan</vt:lpwstr>
  </property>
  <property fmtid="{D5CDD505-2E9C-101B-9397-08002B2CF9AE}" pid="393" name="ZOTERO_BREF_HAsxUjHZcJ4v_46">
    <vt:lpwstr>a"},{"family":"Czajka","given":"Karolina"},{"family":"Czerniak","given":"Bogdan"},{"family":"Dagg","given":"Rebecca A."},{"family":"Danilova","given":"Ludmila"},{"family":"Davi","given":"Maria Vittoria"},{"family":"Davidson","given":"Natalie R."},{"family</vt:lpwstr>
  </property>
  <property fmtid="{D5CDD505-2E9C-101B-9397-08002B2CF9AE}" pid="394" name="ZOTERO_BREF_HAsxUjHZcJ4v_47">
    <vt:lpwstr>":"Davies","given":"Helen"},{"family":"Davis","given":"Ian J."},{"family":"Davis-Dusenbery","given":"Brandi N."},{"family":"Dawson","given":"Kevin J."},{"family":"De La Vega","given":"Francisco M."},{"family":"De Paoli-Iseppi","given":"Ricardo"},{"family"</vt:lpwstr>
  </property>
  <property fmtid="{D5CDD505-2E9C-101B-9397-08002B2CF9AE}" pid="395" name="ZOTERO_BREF_HAsxUjHZcJ4v_48">
    <vt:lpwstr>:"Defreitas","given":"Timothy"},{"family":"Tos","given":"Angelo P. Dei"},{"family":"Delaneau","given":"Olivier"},{"family":"Demchok","given":"John A."},{"family":"Demeulemeester","given":"Jonas"},{"family":"Demidov","given":"German M."},{"family":"Demirci</vt:lpwstr>
  </property>
  <property fmtid="{D5CDD505-2E9C-101B-9397-08002B2CF9AE}" pid="396" name="ZOTERO_BREF_HAsxUjHZcJ4v_49">
    <vt:lpwstr>oğlu","given":"Deniz"},{"family":"Dennis","given":"Nening M."},{"family":"Denroche","given":"Robert E."},{"family":"Dentro","given":"Stefan C."},{"family":"Desai","given":"Nikita"},{"family":"Deshpande","given":"Vikram"},{"family":"Deshwar","given":"Amit </vt:lpwstr>
  </property>
  <property fmtid="{D5CDD505-2E9C-101B-9397-08002B2CF9AE}" pid="39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98" name="ZOTERO_BREF_HAsxUjHZcJ4v_50">
    <vt:lpwstr>G."},{"family":"Desmedt","given":"Christine"},{"family":"Deu-Pons","given":"Jordi"},{"family":"Dhalla","given":"Noreen"},{"family":"Dhani","given":"Neesha C."},{"family":"Dhingra","given":"Priyanka"},{"family":"Dhir","given":"Rajiv"},{"family":"DiBiase","</vt:lpwstr>
  </property>
  <property fmtid="{D5CDD505-2E9C-101B-9397-08002B2CF9AE}" pid="399" name="ZOTERO_BREF_HAsxUjHZcJ4v_51">
    <vt:lpwstr>given":"Anthony"},{"family":"Diamanti","given":"Klev"},{"family":"Ding","given":"Li"},{"family":"Ding","given":"Shuai"},{"family":"Dinh","given":"Huy Q."},{"family":"Dirix","given":"Luc"},{"family":"Doddapaneni","given":"HarshaVardhan"},{"family":"Donmez"</vt:lpwstr>
  </property>
  <property fmtid="{D5CDD505-2E9C-101B-9397-08002B2CF9AE}" pid="400" name="ZOTERO_BREF_HAsxUjHZcJ4v_52">
    <vt:lpwstr>,"given":"Nilgun"},{"family":"Dow","given":"Michelle T."},{"family":"Drapkin","given":"Ronny"},{"family":"Drechsel","given":"Oliver"},{"family":"Drews","given":"Ruben M."},{"family":"Serge","given":"Serge"},{"family":"Dudderidge","given":"Tim"},{"family":</vt:lpwstr>
  </property>
  <property fmtid="{D5CDD505-2E9C-101B-9397-08002B2CF9AE}" pid="401" name="ZOTERO_BREF_HAsxUjHZcJ4v_53">
    <vt:lpwstr>"Dueso-Barroso","given":"Ana"},{"family":"Dunford","given":"Andrew J."},{"family":"Dunn","given":"Michael"},{"family":"Dursi","given":"Lewis Jonathan"},{"family":"Duthie","given":"Fraser R."},{"family":"Dutton-Regester","given":"Ken"},{"family":"Eagles","</vt:lpwstr>
  </property>
  <property fmtid="{D5CDD505-2E9C-101B-9397-08002B2CF9AE}" pid="402" name="ZOTERO_BREF_HAsxUjHZcJ4v_54">
    <vt:lpwstr>given":"Jenna"},{"family":"Easton","given":"Douglas F."},{"family":"Edmonds","given":"Stuart"},{"family":"Edwards","given":"Paul A."},{"family":"Edwards","given":"Sandra E."},{"family":"Eeles","given":"Rosalind A."},{"family":"Ehinger","given":"Anna"},{"f</vt:lpwstr>
  </property>
  <property fmtid="{D5CDD505-2E9C-101B-9397-08002B2CF9AE}" pid="403" name="ZOTERO_BREF_HAsxUjHZcJ4v_55">
    <vt:lpwstr>amily":"Eils","given":"Juergen"},{"family":"Eils","given":"Roland"},{"family":"El-Naggar","given":"Adel"},{"family":"Eldridge","given":"Matthew"},{"family":"Ellrott","given":"Kyle"},{"family":"Erkek","given":"Serap"},{"family":"Escaramis","given":"Georgia</vt:lpwstr>
  </property>
  <property fmtid="{D5CDD505-2E9C-101B-9397-08002B2CF9AE}" pid="404" name="ZOTERO_BREF_HAsxUjHZcJ4v_56">
    <vt:lpwstr>"},{"family":"Espiritu","given":"Shadrielle M. G."},{"family":"Estivill","given":"Xavier"},{"family":"Etemadmoghadam","given":"Dariush"},{"family":"Eyfjord","given":"Jorunn E."},{"family":"Faltas","given":"Bishoy M."},{"family":"Fan","given":"Daiming"},{"</vt:lpwstr>
  </property>
  <property fmtid="{D5CDD505-2E9C-101B-9397-08002B2CF9AE}" pid="405" name="ZOTERO_BREF_HAsxUjHZcJ4v_57">
    <vt:lpwstr>family":"Faquin","given":"William C."},{"family":"Farcas","given":"Claudiu"},{"family":"Fassan","given":"Matteo"},{"family":"Fatima","given":"Aquila"},{"family":"Favero","given":"Francesco"},{"family":"Fayzullaev","given":"Nodirjon"},{"family":"Felau","gi</vt:lpwstr>
  </property>
  <property fmtid="{D5CDD505-2E9C-101B-9397-08002B2CF9AE}" pid="406" name="ZOTERO_BREF_HAsxUjHZcJ4v_58">
    <vt:lpwstr>ven":"Ina"},{"family":"Fereday","given":"Sian"},{"family":"Ferguson","given":"Martin L."},{"family":"Ferretti","given":"Vincent"},{"family":"Feuerbach","given":"Lars"},{"family":"Field","given":"Matthew A."},{"family":"Fink","given":"J. Lynn"},{"family":"</vt:lpwstr>
  </property>
  <property fmtid="{D5CDD505-2E9C-101B-9397-08002B2CF9AE}" pid="407" name="ZOTERO_BREF_HAsxUjHZcJ4v_59">
    <vt:lpwstr>Finocchiaro","given":"Gaetano"},{"family":"Fisher","given":"Cyril"},{"family":"Fittall","given":"Matthew W."},{"family":"Fitzgerald","given":"Anna"},{"family":"Fitzgerald","given":"Rebecca C."},{"family":"Flanagan","given":"Adrienne M."},{"family":"Fleshn</vt:lpwstr>
  </property>
  <property fmtid="{D5CDD505-2E9C-101B-9397-08002B2CF9AE}" pid="40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409" name="ZOTERO_BREF_HAsxUjHZcJ4v_60">
    <vt:lpwstr>er","given":"Neil E."},{"family":"Flicek","given":"Paul"},{"family":"Foekens","given":"John A."},{"family":"Fong","given":"Kwun M."},{"family":"Fonseca","given":"Nuno A."},{"family":"Foster","given":"Christopher S."},{"family":"Fox","given":"Natalie S."},</vt:lpwstr>
  </property>
  <property fmtid="{D5CDD505-2E9C-101B-9397-08002B2CF9AE}" pid="410" name="ZOTERO_BREF_HAsxUjHZcJ4v_61">
    <vt:lpwstr>{"family":"Fraser","given":"Michael"},{"family":"Frazer","given":"Scott"},{"family":"Frenkel-Morgenstern","given":"Milana"},{"family":"Friedman","given":"William"},{"family":"Frigola","given":"Joan"},{"family":"Fronick","given":"Catrina C."},{"family":"Fu</vt:lpwstr>
  </property>
  <property fmtid="{D5CDD505-2E9C-101B-9397-08002B2CF9AE}" pid="411" name="ZOTERO_BREF_HAsxUjHZcJ4v_62">
    <vt:lpwstr>jimoto","given":"Akihiro"},{"family":"Fujita","given":"Masashi"},{"family":"Fukayama","given":"Masashi"},{"family":"Fulton","given":"Lucinda A."},{"family":"Fulton","given":"Robert S."},{"family":"Furuta","given":"Mayuko"},{"family":"Futreal","given":"P. </vt:lpwstr>
  </property>
  <property fmtid="{D5CDD505-2E9C-101B-9397-08002B2CF9AE}" pid="412" name="ZOTERO_BREF_HAsxUjHZcJ4v_63">
    <vt:lpwstr>Andrew"},{"family":"Füllgrabe","given":"Anja"},{"family":"Gabriel","given":"Stacey B."},{"family":"Gallinger","given":"Steven"},{"family":"Gambacorti-Passerini","given":"Carlo"},{"family":"Gao","given":"Jianjiong"},{"family":"Gao","given":"Shengjie"},{"fa</vt:lpwstr>
  </property>
  <property fmtid="{D5CDD505-2E9C-101B-9397-08002B2CF9AE}" pid="413" name="ZOTERO_BREF_HAsxUjHZcJ4v_64">
    <vt:lpwstr>mily":"Garraway","given":"Levi"},{"family":"Garred","given":"Øystein"},{"family":"Garrison","given":"Erik"},{"family":"Garsed","given":"Dale W."},{"family":"Gehlenborg","given":"Nils"},{"family":"Gelpi","given":"Josep L. L."},{"family":"George","given":"J</vt:lpwstr>
  </property>
  <property fmtid="{D5CDD505-2E9C-101B-9397-08002B2CF9AE}" pid="414" name="ZOTERO_BREF_HAsxUjHZcJ4v_65">
    <vt:lpwstr>oshy"},{"family":"Gerhard","given":"Daniela S."},{"family":"Gerhauser","given":"Clarissa"},{"family":"Gershenwald","given":"Jeffrey E."},{"family":"Gerstein","given":"Mark"},{"family":"Gerstung","given":"Moritz"},{"family":"Getz","given":"Gad"},{"family":</vt:lpwstr>
  </property>
  <property fmtid="{D5CDD505-2E9C-101B-9397-08002B2CF9AE}" pid="415" name="ZOTERO_BREF_HAsxUjHZcJ4v_66">
    <vt:lpwstr>"Ghori","given":"Mohammed"},{"family":"Ghossein","given":"Ronald"},{"family":"Giama","given":"Nasra H."},{"family":"Gibbs","given":"Richard A."},{"family":"Gibson","given":"Bob"},{"family":"Gill","given":"Anthony J."},{"family":"Gill","given":"Pelvender"}</vt:lpwstr>
  </property>
  <property fmtid="{D5CDD505-2E9C-101B-9397-08002B2CF9AE}" pid="416" name="ZOTERO_BREF_HAsxUjHZcJ4v_67">
    <vt:lpwstr>,{"family":"Giri","given":"Dilip D."},{"family":"Glodzik","given":"Dominik"},{"family":"Gnanapragasam","given":"Vincent J."},{"family":"Goebler","given":"Maria Elisabeth"},{"family":"Goldman","given":"Mary J."},{"family":"Gomez","given":"Carmen"},{"family</vt:lpwstr>
  </property>
  <property fmtid="{D5CDD505-2E9C-101B-9397-08002B2CF9AE}" pid="417" name="ZOTERO_BREF_HAsxUjHZcJ4v_68">
    <vt:lpwstr>":"Gonzalez","given":"Santiago"},{"family":"Gonzalez-Perez","given":"Abel"},{"family":"Gordenin","given":"Dmitry A."},{"family":"Gossage","given":"James"},{"family":"Gotoh","given":"Kunihito"},{"family":"Govindan","given":"Ramaswamy"},{"family":"Grabau","</vt:lpwstr>
  </property>
  <property fmtid="{D5CDD505-2E9C-101B-9397-08002B2CF9AE}" pid="418" name="ZOTERO_BREF_HAsxUjHZcJ4v_69">
    <vt:lpwstr>given":"Dorthe"},{"family":"Graham","given":"Janet S."},{"family":"Grant","given":"Robert C."},{"family":"Green","given":"Anthony R."},{"family":"Green","given":"Eric"},{"family":"Greger","given":"Liliana"},{"family":"Grehan","given":"Nicola"},{"family":"</vt:lpwstr>
  </property>
  <property fmtid="{D5CDD505-2E9C-101B-9397-08002B2CF9AE}" pid="41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20" name="ZOTERO_BREF_HAsxUjHZcJ4v_70">
    <vt:lpwstr>Grimaldi","given":"Sonia"},{"family":"Grimmond","given":"Sean M."},{"family":"Grossman","given":"Robert L."},{"family":"Gundem","given":"Gunes"},{"family":"Guo","given":"Qianyun"},{"family":"Gupta","given":"Manaswi"},{"family":"Gupta","given":"Shailja"},{</vt:lpwstr>
  </property>
  <property fmtid="{D5CDD505-2E9C-101B-9397-08002B2CF9AE}" pid="421" name="ZOTERO_BREF_HAsxUjHZcJ4v_71">
    <vt:lpwstr>"family":"Gut","given":"Ivo G."},{"family":"Gut","given":"Marta"},{"family":"Göke","given":"Jonathan"},{"family":"Ha","given":"Gavin"},{"family":"Haake","given":"Andrea"},{"family":"Haan","given":"David"},{"family":"Haas","given":"Siegfried"},{"family":"H</vt:lpwstr>
  </property>
  <property fmtid="{D5CDD505-2E9C-101B-9397-08002B2CF9AE}" pid="422" name="ZOTERO_BREF_HAsxUjHZcJ4v_72">
    <vt:lpwstr>aase","given":"Kerstin"},{"family":"Haber","given":"James E."},{"family":"Habermann","given":"Nina"},{"family":"Hach","given":"Faraz"},{"family":"Haider","given":"Syed"},{"family":"Hama","given":"Natsuko"},{"family":"Hamdy","given":"Freddie C."},{"family"</vt:lpwstr>
  </property>
  <property fmtid="{D5CDD505-2E9C-101B-9397-08002B2CF9AE}" pid="423" name="ZOTERO_BREF_HAsxUjHZcJ4v_73">
    <vt:lpwstr>:"Hamilton","given":"Anne"},{"family":"Hamilton","given":"Mark P."},{"family":"Han","given":"Leng"},{"family":"Hanna","given":"George B."},{"family":"Hansmann","given":"Martin"},{"family":"Haradhvala","given":"Nicholas J."},{"family":"Harismendy","given":</vt:lpwstr>
  </property>
  <property fmtid="{D5CDD505-2E9C-101B-9397-08002B2CF9AE}" pid="424" name="ZOTERO_BREF_HAsxUjHZcJ4v_74">
    <vt:lpwstr>"Olivier"},{"family":"Harliwong","given":"Ivon"},{"family":"Harmanci","given":"Arif O."},{"family":"Harrington","given":"Eoghan"},{"family":"Hasegawa","given":"Takanori"},{"family":"Haussler","given":"David"},{"family":"Hawkins","given":"Steve"},{"family"</vt:lpwstr>
  </property>
  <property fmtid="{D5CDD505-2E9C-101B-9397-08002B2CF9AE}" pid="425" name="ZOTERO_BREF_HAsxUjHZcJ4v_75">
    <vt:lpwstr>:"Hayami","given":"Shinya"},{"family":"Hayashi","given":"Shuto"},{"family":"Hayes","given":"D. Neil"},{"family":"Hayes","given":"Stephen J."},{"family":"Hayward","given":"Nicholas K."},{"family":"Hazell","given":"Steven"},{"family":"He","given":"Yao"},{"f</vt:lpwstr>
  </property>
  <property fmtid="{D5CDD505-2E9C-101B-9397-08002B2CF9AE}" pid="426" name="ZOTERO_BREF_HAsxUjHZcJ4v_76">
    <vt:lpwstr>amily":"Heath","given":"Allison P."},{"family":"Heath","given":"Simon C."},{"family":"Hedley","given":"David"},{"family":"Hegde","given":"Apurva M."},{"family":"Heiman","given":"David I."},{"family":"Heinold","given":"Michael C."},{"family":"Heins","given</vt:lpwstr>
  </property>
  <property fmtid="{D5CDD505-2E9C-101B-9397-08002B2CF9AE}" pid="427" name="ZOTERO_BREF_HAsxUjHZcJ4v_77">
    <vt:lpwstr>":"Zachary"},{"family":"Heisler","given":"Lawrence E."},{"family":"Hellstrom-Lindberg","given":"Eva"},{"family":"Helmy","given":"Mohamed"},{"family":"Heo","given":"Seong Gu"},{"family":"Hepperla","given":"Austin J."},{"family":"Heredia-Genestar","given":"</vt:lpwstr>
  </property>
  <property fmtid="{D5CDD505-2E9C-101B-9397-08002B2CF9AE}" pid="428" name="ZOTERO_BREF_HAsxUjHZcJ4v_78">
    <vt:lpwstr>José María"},{"family":"Herrmann","given":"Carl"},{"family":"Hersey","given":"Peter"},{"family":"Hess","given":"Julian M."},{"family":"Hilmarsdottir","given":"Holmfridur"},{"family":"Hinton","given":"Jonathan"},{"family":"Hirano","given":"Satoshi"},{"fami</vt:lpwstr>
  </property>
  <property fmtid="{D5CDD505-2E9C-101B-9397-08002B2CF9AE}" pid="429" name="ZOTERO_BREF_HAsxUjHZcJ4v_79">
    <vt:lpwstr>ly":"Hiraoka","given":"Nobuyoshi"},{"family":"Hoadley","given":"Katherine A."},{"family":"Hobolth","given":"Asger"},{"family":"Hodzic","given":"Ermin"},{"family":"Hoell","given":"Jessica I."},{"family":"Hoffmann","given":"Steve"},{"family":"Hofmann","give</vt:lpwstr>
  </property>
  <property fmtid="{D5CDD505-2E9C-101B-9397-08002B2CF9AE}" pid="43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31" name="ZOTERO_BREF_HAsxUjHZcJ4v_80">
    <vt:lpwstr>n":"Oliver"},{"family":"Holbrook","given":"Andrea"},{"family":"Holik","given":"Aliaksei Z."},{"family":"Hollingsworth","given":"Michael A."},{"family":"Holmes","given":"Oliver"},{"family":"Holt","given":"Robert A."},{"family":"Hong","given":"Chen"},{"fami</vt:lpwstr>
  </property>
  <property fmtid="{D5CDD505-2E9C-101B-9397-08002B2CF9AE}" pid="432" name="ZOTERO_BREF_HAsxUjHZcJ4v_81">
    <vt:lpwstr>ly":"Hong","given":"Eun Pyo"},{"family":"Hong","given":"Jongwhi H."},{"family":"Hooijer","given":"Gerrit K."},{"family":"Hornshøj","given":"Henrik"},{"family":"Hosoda","given":"Fumie"},{"family":"Hou","given":"Yong"},{"family":"Hovestadt","given":"Volker"</vt:lpwstr>
  </property>
  <property fmtid="{D5CDD505-2E9C-101B-9397-08002B2CF9AE}" pid="433" name="ZOTERO_BREF_HAsxUjHZcJ4v_82">
    <vt:lpwstr>},{"family":"Howat","given":"William"},{"family":"Hoyle","given":"Alan P."},{"family":"Hruban","given":"Ralph H."},{"family":"Hu","given":"Jianhong"},{"family":"Hu","given":"Taobo"},{"family":"Hua","given":"Xing"},{"family":"Huang","given":"Kuan-lin"},{"f</vt:lpwstr>
  </property>
  <property fmtid="{D5CDD505-2E9C-101B-9397-08002B2CF9AE}" pid="434" name="ZOTERO_BREF_HAsxUjHZcJ4v_83">
    <vt:lpwstr>amily":"Huang","given":"Mei"},{"family":"Huang","given":"Mi Ni"},{"family":"Huang","given":"Vincent"},{"family":"Huang","given":"Yi"},{"family":"Huber","given":"Wolfgang"},{"family":"Hudson","given":"Thomas J."},{"family":"Hummel","given":"Michael"},{"fam</vt:lpwstr>
  </property>
  <property fmtid="{D5CDD505-2E9C-101B-9397-08002B2CF9AE}" pid="435" name="ZOTERO_BREF_HAsxUjHZcJ4v_84">
    <vt:lpwstr>ily":"Hung","given":"Jillian A."},{"family":"Huntsman","given":"David"},{"family":"Hupp","given":"Ted R."},{"family":"Huse","given":"Jason"},{"family":"Huska","given":"Matthew R."},{"family":"Hutter","given":"Barbara"},{"family":"Hutter","given":"Carolyn </vt:lpwstr>
  </property>
  <property fmtid="{D5CDD505-2E9C-101B-9397-08002B2CF9AE}" pid="43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37" name="ZOTERO_BREF_HAsxUjHZcJ4v_86">
    <vt:lpwstr>m B."},{"family":"Isaev","given":"Keren"},{"family":"Ishikawa","given":"Shumpei"},{"family":"Iskar","given":"Murat"},{"family":"Islam","given":"S. M. Ashiqul"},{"family":"Ittmann","given":"Michael"},{"family":"Ivkovic","given":"Sinisa"},{"family":"Izarzug</vt:lpwstr>
  </property>
  <property fmtid="{D5CDD505-2E9C-101B-9397-08002B2CF9AE}" pid="438" name="ZOTERO_BREF_HAsxUjHZcJ4v_87">
    <vt:lpwstr>aza","given":"Jose M. G."},{"family":"Jacquemier","given":"Jocelyne"},{"family":"Jakrot","given":"Valerie"},{"family":"Jamieson","given":"Nigel B."},{"family":"Jang","given":"Gun Ho"},{"family":"Jang","given":"Se Jin"},{"family":"Jayaseelan","given":"Joy </vt:lpwstr>
  </property>
  <property fmtid="{D5CDD505-2E9C-101B-9397-08002B2CF9AE}" pid="439" name="ZOTERO_BREF_HAsxUjHZcJ4v_88">
    <vt:lpwstr>C."},{"family":"Jayasinghe","given":"Reyka"},{"family":"Jefferys","given":"Stuart R."},{"family":"Jegalian","given":"Karine"},{"family":"Jennings","given":"Jennifer L."},{"family":"Jeon","given":"Seung-Hyup"},{"family":"Jerman","given":"Lara"},{"family":"</vt:lpwstr>
  </property>
  <property fmtid="{D5CDD505-2E9C-101B-9397-08002B2CF9AE}" pid="440" name="ZOTERO_BREF_HAsxUjHZcJ4v_89">
    <vt:lpwstr>Ji","given":"Yuan"},{"family":"Jiao","given":"Wei"},{"family":"Johansson","given":"Peter A."},{"family":"Johns","given":"Amber L."},{"family":"Johns","given":"Jeremy"},{"family":"Johnson","given":"Rory"},{"family":"Johnson","given":"Todd A."},{"family":"J</vt:lpwstr>
  </property>
  <property fmtid="{D5CDD505-2E9C-101B-9397-08002B2CF9AE}" pid="44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42" name="ZOTERO_BREF_HAsxUjHZcJ4v_90">
    <vt:lpwstr>olly","given":"Clemency"},{"family":"Joly","given":"Yann"},{"family":"Jonasson","given":"Jon G."},{"family":"Jones","given":"Corbin D."},{"family":"Jones","given":"David R."},{"family":"Jones","given":"David T. W."},{"family":"Jones","given":"Nic"},{"fami</vt:lpwstr>
  </property>
  <property fmtid="{D5CDD505-2E9C-101B-9397-08002B2CF9AE}" pid="443" name="ZOTERO_BREF_HAsxUjHZcJ4v_91">
    <vt:lpwstr>ly":"Jones","given":"Steven J. M."},{"family":"Jonkers","given":"Jos"},{"family":"Ju","given":"Young Seok"},{"family":"Juhl","given":"Hartmut"},{"family":"Jung","given":"Jongsun"},{"family":"Juul","given":"Malene"},{"family":"Juul","given":"Randi Istrup"}</vt:lpwstr>
  </property>
  <property fmtid="{D5CDD505-2E9C-101B-9397-08002B2CF9AE}" pid="444" name="ZOTERO_BREF_HAsxUjHZcJ4v_92">
    <vt:lpwstr>,{"family":"Juul","given":"Sissel"},{"family":"Jäger","given":"Natalie"},{"family":"Kahles","given":"Andre"},{"family":"Kahraman","given":"Abdullah"},{"family":"Kaiser","given":"Vera B."},{"family":"Kakavand","given":"Hojabr"},{"family":"Kalimuthu","given</vt:lpwstr>
  </property>
  <property fmtid="{D5CDD505-2E9C-101B-9397-08002B2CF9AE}" pid="445" name="ZOTERO_BREF_HAsxUjHZcJ4v_93">
    <vt:lpwstr>":"Sangeetha"},{"family":"Kalle","given":"Christof","non-dropping-particle":"von"},{"family":"Kang","given":"Koo Jeong"},{"family":"Karlan","given":"Beth"},{"family":"Karlić","given":"Rosa"},{"family":"Karsch","given":"Dennis"},{"family":"Kasaian","given"</vt:lpwstr>
  </property>
  <property fmtid="{D5CDD505-2E9C-101B-9397-08002B2CF9AE}" pid="446" name="ZOTERO_BREF_HAsxUjHZcJ4v_94">
    <vt:lpwstr>:"Katayoon"},{"family":"Kassahn","given":"Karin S."},{"family":"Katai","given":"Hitoshi"},{"family":"Kato","given":"Mamoru"},{"family":"Katoh","given":"Hiroto"},{"family":"Kawakami","given":"Yoshiiku"},{"family":"Kay","given":"Jonathan D."},{"family":"Kaz</vt:lpwstr>
  </property>
  <property fmtid="{D5CDD505-2E9C-101B-9397-08002B2CF9AE}" pid="447" name="ZOTERO_BREF_HAsxUjHZcJ4v_95">
    <vt:lpwstr>akoff","given":"Stephen H."},{"family":"Kazanov","given":"Marat D."},{"family":"Keays","given":"Maria"},{"family":"Kebebew","given":"Electron"},{"family":"Kefford","given":"Richard F."},{"family":"Kellis","given":"Manolis"},{"family":"Kench","given":"Jame</vt:lpwstr>
  </property>
  <property fmtid="{D5CDD505-2E9C-101B-9397-08002B2CF9AE}" pid="448" name="ZOTERO_BREF_HAsxUjHZcJ4v_96">
    <vt:lpwstr>s G."},{"family":"Kennedy","given":"Catherine J."},{"family":"Kerssemakers","given":"Jules N. A."},{"family":"Khoo","given":"David"},{"family":"Khoo","given":"Vincent"},{"family":"Khuntikeo","given":"Narong"},{"family":"Khurana","given":"Ekta"},{"family":</vt:lpwstr>
  </property>
  <property fmtid="{D5CDD505-2E9C-101B-9397-08002B2CF9AE}" pid="449" name="ZOTERO_BREF_HAsxUjHZcJ4v_97">
    <vt:lpwstr>"Kilpinen","given":"Helena"},{"family":"Kim","given":"Hark Kyun"},{"family":"Kim","given":"Hyung-Lae"},{"family":"Kim","given":"Hyung-Yong"},{"family":"Kim","given":"Hyunghwan"},{"family":"Kim","given":"Jaegil"},{"family":"Kim","given":"Jihoon"},{"family"</vt:lpwstr>
  </property>
  <property fmtid="{D5CDD505-2E9C-101B-9397-08002B2CF9AE}" pid="450" name="ZOTERO_BREF_HAsxUjHZcJ4v_98">
    <vt:lpwstr>:"Kim","given":"Jong K."},{"family":"Kim","given":"Youngwook"},{"family":"King","given":"Tari A."},{"family":"Klapper","given":"Wolfram"},{"family":"Kleinheinz","given":"Kortine"},{"family":"Klimczak","given":"Leszek J."},{"family":"Knappskog","given":"St</vt:lpwstr>
  </property>
  <property fmtid="{D5CDD505-2E9C-101B-9397-08002B2CF9AE}" pid="451" name="ZOTERO_BREF_HAsxUjHZcJ4v_99">
    <vt:lpwstr>ian"},{"family":"Kneba","given":"Michael"},{"family":"Knoppers","given":"Bartha M."},{"family":"Koh","given":"Youngil"},{"family":"Komorowski","given":"Jan"},{"family":"Komura","given":"Daisuke"},{"family":"Komura","given":"Mitsuhiro"},{"family":"Kong","g</vt:lpwstr>
  </property>
  <property fmtid="{D5CDD505-2E9C-101B-9397-08002B2CF9AE}" pid="45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53" name="ZOTERO_BREF_IM4gJ3yQ6hq2_10">
    <vt:lpwstr>"}],"issued":{"date-parts":[["2016",11,4]]}}},{"id":"gj4P5laD/e5haCZq8","uris":["http://zotero.org/users/14858941/items/MRBGYGMA"],"itemData":{"id":703,"type":"article-journal","abstract":"Many traditional pharmacopeias include Aristolochia and related pl</vt:lpwstr>
  </property>
  <property fmtid="{D5CDD505-2E9C-101B-9397-08002B2CF9AE}" pid="45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5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5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5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5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5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6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61" name="ZOTERO_BREF_IM4gJ3yQ6hq2_18">
    <vt:lpwstr>y":"Huang","given":"Mi Ni"},{"family":"Lim","given":"Jing Quan"},{"family":"Boot","given":"Arnoud"},{"family":"Yu","given":"Willie"},{"family":"Suzuki","given":"Yuka"},{"family":"Thangaraju","given":"Saranya"},{"family":"Ng","given":"Cedric C Y"},{"family</vt:lpwstr>
  </property>
  <property fmtid="{D5CDD505-2E9C-101B-9397-08002B2CF9AE}" pid="462" name="ZOTERO_BREF_IM4gJ3yQ6hq2_19">
    <vt:lpwstr>":"Tan","given":"Patrick"},{"family":"Pang","given":"See-Tong"},{"family":"Huang","given":"Hao-Yi"},{"family":"Yu","given":"Ming-Chin"},{"family":"Lee","given":"Po-Huang"},{"family":"Hsieh","given":"Sen-Yung"},{"family":"Chang","given":"Alex Y"},{"family"</vt:lpwstr>
  </property>
  <property fmtid="{D5CDD505-2E9C-101B-9397-08002B2CF9AE}" pid="463" name="ZOTERO_BREF_IM4gJ3yQ6hq2_2">
    <vt:lpwstr>ka-Kusibab et al. 2020; Boot et al. 2020)","noteIndex":0},"citationItems":[{"id":"gj4P5laD/Xb7WHoZm","uris":["http://zotero.org/users/14858941/items/D7AJ6DEW"],"itemData":{"id":719,"type":"article-journal","abstract":"Tobacco smoking increases the risk of</vt:lpwstr>
  </property>
  <property fmtid="{D5CDD505-2E9C-101B-9397-08002B2CF9AE}" pid="464" name="ZOTERO_BREF_IM4gJ3yQ6hq2_20">
    <vt:lpwstr>:"Bin","given":"†"},{"family":"Teh","given":"T"},{"family":"Steven","given":"†"},{"family":"Rozen","given":"G"}],"issued":{"date-parts":[["2017"]]}}},{"id":"gj4P5laD/lmKs2JU9","uris":["http://zotero.org/users/14858941/items/H6T3QXLU"],"itemData":{"id":715</vt:lpwstr>
  </property>
  <property fmtid="{D5CDD505-2E9C-101B-9397-08002B2CF9AE}" pid="46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6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6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6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6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70" name="ZOTERO_BREF_IM4gJ3yQ6hq2_26">
    <vt:lpwstr>l cancer","volume":"26","author":[{"family":"Dziubańska-Kusibab","given":"Paulina J."},{"family":"Berger","given":"Hilmar"},{"family":"Battistini","given":"Federica"},{"family":"Bouwman","given":"Britta A.M."},{"family":"Iftekhar","given":"Amina"},{"famil</vt:lpwstr>
  </property>
  <property fmtid="{D5CDD505-2E9C-101B-9397-08002B2CF9AE}" pid="471" name="ZOTERO_BREF_IM4gJ3yQ6hq2_27">
    <vt:lpwstr>y":"Katainen","given":"Riku"},{"family":"Cajuso","given":"Tatiana"},{"family":"Crosetto","given":"Nicola"},{"family":"Orozco","given":"Modesto"},{"family":"Aaltonen","given":"Lauri A."},{"family":"Meyer","given":"Thomas F."}],"issued":{"date-parts":[["202</vt:lpwstr>
  </property>
  <property fmtid="{D5CDD505-2E9C-101B-9397-08002B2CF9AE}" pid="472" name="ZOTERO_BREF_IM4gJ3yQ6hq2_28">
    <vt:lpwstr>0",7,1]]}}},{"id":"gj4P5laD/xmFCuZYP","uris":["http://zotero.org/users/14858941/items/52N2VB8F"],"itemData":{"id":709,"type":"article-journal","abstract":"Mutational signatures can reveal the history of mutagenic processes that cells were exposed to befor</vt:lpwstr>
  </property>
  <property fmtid="{D5CDD505-2E9C-101B-9397-08002B2CF9AE}" pid="47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7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7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7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7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7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79" name="ZOTERO_BREF_IM4gJ3yQ6hq2_34">
    <vt:lpwstr>uthor":[{"family":"Boot","given":"Arnoud"},{"family":"Ng","given":"Alvin W.T."},{"family":"Chong","given":"Fui Teen"},{"family":"Ho","given":"Szu Chi"},{"family":"Yu","given":"Willie"},{"family":"Tan","given":"Daniel S.W."},{"family":"Iyer","given":"N. Go</vt:lpwstr>
  </property>
  <property fmtid="{D5CDD505-2E9C-101B-9397-08002B2CF9AE}" pid="480" name="ZOTERO_BREF_IM4gJ3yQ6hq2_35">
    <vt:lpwstr>palakrishna"},{"family":"Roze","given":"Steven G."}],"issued":{"date-parts":[["2020",6,1]]}}}],"schema":"https://github.com/citation-style-language/schema/raw/master/csl-citation.json"}</vt:lpwstr>
  </property>
  <property fmtid="{D5CDD505-2E9C-101B-9397-08002B2CF9AE}" pid="48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8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8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8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85" name="ZOTERO_BREF_IM4gJ3yQ6hq2_8">
    <vt:lpwstr>family":"Ju","given":"Young Seok"},{"family":"Haase","given":"Kerstin"},{"family":"Van Loo","given":"Peter"},{"family":"Martincorena","given":"Iñigo"},{"family":"Nik-Zainal","given":"Serena"},{"family":"Totoki","given":"Yasushi"},{"family":"Fujimoto","giv</vt:lpwstr>
  </property>
  <property fmtid="{D5CDD505-2E9C-101B-9397-08002B2CF9AE}" pid="486" name="ZOTERO_BREF_IM4gJ3yQ6hq2_9">
    <vt:lpwstr>en":"Akihiro"},{"family":"Nakagawa","given":"Hidewaki"},{"family":"Shibata","given":"Tatsuhiro"},{"family":"Campbell","given":"Peter J."},{"family":"Vineis","given":"Paolo"},{"family":"Phillips","given":"David H."},{"family":"Stratton","given":"Michael R.</vt:lpwstr>
  </property>
  <property fmtid="{D5CDD505-2E9C-101B-9397-08002B2CF9AE}" pid="48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88" name="ZOTERO_BREF_Icd6wZN2C4n7_10">
    <vt:lpwstr>ai"},{"family":"Wu","given":"Yang"},{"family":"Rozen","given":"Steven G"}],"issued":{"date-parts":[["2024"]]}}}],"schema":"https://github.com/citation-style-language/schema/raw/master/csl-citation.json"}</vt:lpwstr>
  </property>
  <property fmtid="{D5CDD505-2E9C-101B-9397-08002B2CF9AE}" pid="48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9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9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9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9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9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9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9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9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98" name="ZOTERO_BREF_Jmprd6S6YeS8_10">
    <vt:lpwstr>","given":"Neeltje"},{"family":"Bruijn","given":"Ewart","non-dropping-particle":"de"},{"family":"Shale","given":"Charles"},{"family":"Duyvesteyn","given":"Korneel"},{"family":"Haidari","given":"Susan"},{"family":"Hoeck","given":"Arne","non-dropping-partic</vt:lpwstr>
  </property>
  <property fmtid="{D5CDD505-2E9C-101B-9397-08002B2CF9AE}" pid="499" name="ZOTERO_BREF_Jmprd6S6YeS8_11">
    <vt:lpwstr>le":"van"},{"family":"Onstenk","given":"Wendy"},{"family":"Roepman","given":"Paul"},{"family":"Voda","given":"Mircea"},{"family":"Bloemendal","given":"Haiko J."},{"family":"Tjan-Heijnen","given":"Vivianne C.G."},{"family":"Herpen","given":"Carla M.L.","no</vt:lpwstr>
  </property>
  <property fmtid="{D5CDD505-2E9C-101B-9397-08002B2CF9AE}" pid="500" name="ZOTERO_BREF_Jmprd6S6YeS8_12">
    <vt:lpwstr>n-dropping-particle":"van"},{"family":"Labots","given":"Mariette"},{"family":"Witteveen","given":"Petronella O."},{"family":"Smit","given":"Egbert F."},{"family":"Sleijfer","given":"Stefan"},{"family":"Voest","given":"Emile E."},{"family":"Cuppen","given"</vt:lpwstr>
  </property>
  <property fmtid="{D5CDD505-2E9C-101B-9397-08002B2CF9AE}" pid="501" name="ZOTERO_BREF_Jmprd6S6YeS8_13">
    <vt:lpwstr>:"Edwin"}],"issued":{"date-parts":[["2019",11,7]]}}}],"schema":"https://github.com/citation-style-language/schema/raw/master/csl-citation.json"}</vt:lpwstr>
  </property>
  <property fmtid="{D5CDD505-2E9C-101B-9397-08002B2CF9AE}" pid="50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50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50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50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50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50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50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50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10" name="ZOTERO_BREF_JvwdUEeJfzJa_1">
    <vt:lpwstr>ZOTERO_ITEM CSL_CITATION {"citationID":"earEN8hA","properties":{"formattedCitation":"(Hoang et al. 2013; Poon et al. 2013)","plainCitation":"(Hoang et al. 2013; Poon et al. 2013)","noteIndex":0},"citationItems":[{"id":"gj4P5laD/EugC1kPa","uris":["http://z</vt:lpwstr>
  </property>
  <property fmtid="{D5CDD505-2E9C-101B-9397-08002B2CF9AE}" pid="51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1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1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1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1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1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1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1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1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20" name="ZOTERO_BREF_JvwdUEeJfzJa_19">
    <vt:lpwstr>"Chen","given":"Chung-Hsin"},{"family":"Sidorenko","given":"Viktoriya S."},{"family":"He","given":"Jian"},{"family":"Dickman","given":"Kathleen G."},{"family":"Yun","given":"Byeong Hwa"},{"family":"Moriya","given":"Masaaki"},{"family":"Niknafs","given":"N</vt:lpwstr>
  </property>
  <property fmtid="{D5CDD505-2E9C-101B-9397-08002B2CF9AE}" pid="52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22" name="ZOTERO_BREF_JvwdUEeJfzJa_20">
    <vt:lpwstr>oushin"},{"family":"Douville","given":"Christopher"},{"family":"Karchin","given":"Rachel"},{"family":"Turesky","given":"Robert J."},{"family":"Pu","given":"Yeong-Shiau"},{"family":"Vogelstein","given":"Bert"},{"family":"Papadopoulos","given":"Nickolas"},{</vt:lpwstr>
  </property>
  <property fmtid="{D5CDD505-2E9C-101B-9397-08002B2CF9AE}" pid="523" name="ZOTERO_BREF_JvwdUEeJfzJa_21">
    <vt:lpwstr>"family":"Grollman","given":"Arthur P."},{"family":"Kinzler","given":"Kenneth W."},{"family":"Rosenquist","given":"Thomas A."}],"accessed":{"date-parts":[["2025",4,17]]},"issued":{"date-parts":[["2013",8,7]]}}},{"id":"gj4P5laD/V8nMCP7y","uris":["http://zo</vt:lpwstr>
  </property>
  <property fmtid="{D5CDD505-2E9C-101B-9397-08002B2CF9AE}" pid="52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25" name="ZOTERO_BREF_JvwdUEeJfzJa_23">
    <vt:lpwstr>n            Carcinogen AAlert\n            \n              Aristolochic acid (AA) is a natural compound derived from plants in the\n              Aristolochia\n              genus. For centuries,\n              Aristolochia\n              has been used t</vt:lpwstr>
  </property>
  <property fmtid="{D5CDD505-2E9C-101B-9397-08002B2CF9AE}" pid="52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2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2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2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3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3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32" name="ZOTERO_BREF_JvwdUEeJfzJa_3">
    <vt:lpwstr>        , \n            Carcinogen AAlert\n            \n              Aristolochic acid (AA) is a natural compound derived from plants in the\n              Aristolochia\n              genus. For centuries,\n              Aristolochia\n              has </vt:lpwstr>
  </property>
  <property fmtid="{D5CDD505-2E9C-101B-9397-08002B2CF9AE}" pid="53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3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3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3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3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3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3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4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4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4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4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4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45" name="ZOTERO_BREF_JvwdUEeJfzJa_41">
    <vt:lpwstr>itranslmed.3006086","volume":"5","author":[{"family":"Poon","given":"Song Ling"},{"family":"Pang","given":"See-Tong"},{"family":"McPherson","given":"John R."},{"family":"Yu","given":"Willie"},{"family":"Huang","given":"Kie Kyon"},{"family":"Guan","given":</vt:lpwstr>
  </property>
  <property fmtid="{D5CDD505-2E9C-101B-9397-08002B2CF9AE}" pid="546" name="ZOTERO_BREF_JvwdUEeJfzJa_42">
    <vt:lpwstr>"Peiyong"},{"family":"Weng","given":"Wen-Hui"},{"family":"Siew","given":"Ee Yan"},{"family":"Liu","given":"Yujing"},{"family":"Heng","given":"Hong Lee"},{"family":"Chong","given":"Soo Ching"},{"family":"Gan","given":"Anna"},{"family":"Tay","given":"Su Tin</vt:lpwstr>
  </property>
  <property fmtid="{D5CDD505-2E9C-101B-9397-08002B2CF9AE}" pid="547" name="ZOTERO_BREF_JvwdUEeJfzJa_43">
    <vt:lpwstr>g"},{"family":"Lim","given":"Weng Khong"},{"family":"Cutcutache","given":"Ioana"},{"family":"Huang","given":"Dachuan"},{"family":"Ler","given":"Lian Dee"},{"family":"Nairismägi","given":"Maarja-Liisa"},{"family":"Lee","given":"Ming Hui"},{"family":"Chang"</vt:lpwstr>
  </property>
  <property fmtid="{D5CDD505-2E9C-101B-9397-08002B2CF9AE}" pid="548" name="ZOTERO_BREF_JvwdUEeJfzJa_44">
    <vt:lpwstr>,"given":"Ying-Hsu"},{"family":"Yu","given":"Kai-Jie"},{"family":"Chan-on","given":"Waraporn"},{"family":"Li","given":"Bin-Kui"},{"family":"Yuan","given":"Yun-Fei"},{"family":"Qian","given":"Chao-Nan"},{"family":"Ng","given":"Kwai-Fong"},{"family":"Wu","g</vt:lpwstr>
  </property>
  <property fmtid="{D5CDD505-2E9C-101B-9397-08002B2CF9AE}" pid="549" name="ZOTERO_BREF_JvwdUEeJfzJa_45">
    <vt:lpwstr>iven":"Ching-Fang"},{"family":"Hsu","given":"Cheng-Lung"},{"family":"Bunte","given":"Ralph M."},{"family":"Stratton","given":"Michael R."},{"family":"Futreal","given":"P. Andrew"},{"family":"Sung","given":"Wing-Kin"},{"family":"Chuang","given":"Cheng-Keng</vt:lpwstr>
  </property>
  <property fmtid="{D5CDD505-2E9C-101B-9397-08002B2CF9AE}" pid="550" name="ZOTERO_BREF_JvwdUEeJfzJa_46">
    <vt:lpwstr>"},{"family":"Ong","given":"Choon Kiat"},{"family":"Rozen","given":"Steven G."},{"family":"Tan","given":"Patrick"},{"family":"Teh","given":"Bin Tean"}],"accessed":{"date-parts":[["2025",4,17]]},"issued":{"date-parts":[["2013",8,7]]}}}],"schema":"https://g</vt:lpwstr>
  </property>
  <property fmtid="{D5CDD505-2E9C-101B-9397-08002B2CF9AE}" pid="551" name="ZOTERO_BREF_JvwdUEeJfzJa_47">
    <vt:lpwstr>ithub.com/citation-style-language/schema/raw/master/csl-citation.json"}</vt:lpwstr>
  </property>
  <property fmtid="{D5CDD505-2E9C-101B-9397-08002B2CF9AE}" pid="55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5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5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5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5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57" name="ZOTERO_BREF_L6W3MQdRrF02_1">
    <vt:lpwstr/>
  </property>
  <property fmtid="{D5CDD505-2E9C-101B-9397-08002B2CF9AE}" pid="558" name="ZOTERO_BREF_L6W3MQdRrF02_10">
    <vt:lpwstr/>
  </property>
  <property fmtid="{D5CDD505-2E9C-101B-9397-08002B2CF9AE}" pid="559" name="ZOTERO_BREF_L6W3MQdRrF02_11">
    <vt:lpwstr/>
  </property>
  <property fmtid="{D5CDD505-2E9C-101B-9397-08002B2CF9AE}" pid="560" name="ZOTERO_BREF_L6W3MQdRrF02_2">
    <vt:lpwstr/>
  </property>
  <property fmtid="{D5CDD505-2E9C-101B-9397-08002B2CF9AE}" pid="561" name="ZOTERO_BREF_L6W3MQdRrF02_3">
    <vt:lpwstr/>
  </property>
  <property fmtid="{D5CDD505-2E9C-101B-9397-08002B2CF9AE}" pid="562" name="ZOTERO_BREF_L6W3MQdRrF02_4">
    <vt:lpwstr/>
  </property>
  <property fmtid="{D5CDD505-2E9C-101B-9397-08002B2CF9AE}" pid="563" name="ZOTERO_BREF_L6W3MQdRrF02_5">
    <vt:lpwstr/>
  </property>
  <property fmtid="{D5CDD505-2E9C-101B-9397-08002B2CF9AE}" pid="564" name="ZOTERO_BREF_L6W3MQdRrF02_6">
    <vt:lpwstr/>
  </property>
  <property fmtid="{D5CDD505-2E9C-101B-9397-08002B2CF9AE}" pid="565" name="ZOTERO_BREF_L6W3MQdRrF02_7">
    <vt:lpwstr/>
  </property>
  <property fmtid="{D5CDD505-2E9C-101B-9397-08002B2CF9AE}" pid="566" name="ZOTERO_BREF_L6W3MQdRrF02_8">
    <vt:lpwstr/>
  </property>
  <property fmtid="{D5CDD505-2E9C-101B-9397-08002B2CF9AE}" pid="567" name="ZOTERO_BREF_L6W3MQdRrF02_9">
    <vt:lpwstr/>
  </property>
  <property fmtid="{D5CDD505-2E9C-101B-9397-08002B2CF9AE}" pid="568" name="ZOTERO_BREF_LiVs887hgA47_1">
    <vt:lpwstr>ZOTERO_BIBL {"uncited":[],"omitted":[],"custom":[]} CSL_BIBLIOGRAPHY</vt:lpwstr>
  </property>
  <property fmtid="{D5CDD505-2E9C-101B-9397-08002B2CF9AE}" pid="569" name="ZOTERO_BREF_NhmgMLG5UTqp_1">
    <vt:lpwstr>ZOTERO_ITEM CSL_CITATION {"citationID":"m8DfwMxt","properties":{"formattedCitation":"(Ng et al. 2017; Poon et al. 2015)","plainCitation":"(Ng et al. 2017; Poon et al. 2015)","noteIndex":0},"citationItems":[{"id":"gj4P5laD/e5haCZq8","uris":["http://zotero.</vt:lpwstr>
  </property>
  <property fmtid="{D5CDD505-2E9C-101B-9397-08002B2CF9AE}" pid="570" name="ZOTERO_BREF_NhmgMLG5UTqp_10">
    <vt:lpwstr>ud"},{"family":"Yu","given":"Willie"},{"family":"Suzuki","given":"Yuka"},{"family":"Thangaraju","given":"Saranya"},{"family":"Ng","given":"Cedric C Y"},{"family":"Tan","given":"Patrick"},{"family":"Pang","given":"See-Tong"},{"family":"Huang","given":"Hao-</vt:lpwstr>
  </property>
  <property fmtid="{D5CDD505-2E9C-101B-9397-08002B2CF9AE}" pid="571" name="ZOTERO_BREF_NhmgMLG5UTqp_11">
    <vt:lpwstr>Yi"},{"family":"Yu","given":"Ming-Chin"},{"family":"Lee","given":"Po-Huang"},{"family":"Hsieh","given":"Sen-Yung"},{"family":"Chang","given":"Alex Y"},{"family":"Bin","given":"†"},{"family":"Teh","given":"T"},{"family":"Steven","given":"†"},{"family":"Roz</vt:lpwstr>
  </property>
  <property fmtid="{D5CDD505-2E9C-101B-9397-08002B2CF9AE}" pid="572" name="ZOTERO_BREF_NhmgMLG5UTqp_12">
    <vt:lpwstr>en","given":"G"}],"issued":{"date-parts":[["2017"]]}}},{"id":"gj4P5laD/cdmfwlYN","uris":["http://zotero.org/users/14858941/items/UIWWU7GW"],"itemData":{"id":893,"type":"article-journal","abstract":"Background: Aristolochic acid (AA) is a natural compound </vt:lpwstr>
  </property>
  <property fmtid="{D5CDD505-2E9C-101B-9397-08002B2CF9AE}" pid="57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7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7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7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7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7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7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8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8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8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8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84" name="ZOTERO_BREF_NhmgMLG5UTqp_23">
    <vt:lpwstr>},{"family":"Choo","given":"Yang"},{"family":"McPherson","given":"John R"},{"family":"Yu","given":"Willie"},{"family":"Heng","given":"Hong Lee"},{"family":"Gan","given":"Anna"},{"family":"Myint","given":"Swe Swe"},{"family":"Siew","given":"Ee Yan"},{"fami</vt:lpwstr>
  </property>
  <property fmtid="{D5CDD505-2E9C-101B-9397-08002B2CF9AE}" pid="585" name="ZOTERO_BREF_NhmgMLG5UTqp_24">
    <vt:lpwstr>ly":"Ler","given":"Lian Dee"},{"family":"Ng","given":"Lay Guat"},{"family":"Weng","given":"Wen-Hui"},{"family":"Chuang","given":"Cheng-Keng"},{"family":"Yuen","given":"John Sp"},{"family":"Pang","given":"See-Tong"},{"family":"Tan","given":"Patrick"},{"fam</vt:lpwstr>
  </property>
  <property fmtid="{D5CDD505-2E9C-101B-9397-08002B2CF9AE}" pid="586" name="ZOTERO_BREF_NhmgMLG5UTqp_25">
    <vt:lpwstr>ily":"Teh","given":"Bin Tean"},{"family":"Rozen","given":"Steven G"}],"issued":{"date-parts":[["2015",4,28]]}}}],"schema":"https://github.com/citation-style-language/schema/raw/master/csl-citation.json"}</vt:lpwstr>
  </property>
  <property fmtid="{D5CDD505-2E9C-101B-9397-08002B2CF9AE}" pid="58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8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8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9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9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9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9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9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9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9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97" name="ZOTERO_BREF_PIzfJaCA5fo2_4">
    <vt:lpwstr>m"},{"family":"Petryk","given":"Nataliya"},{"family":"Chen","given":"Chun-Long"},{"family":"Hyrien","given":"Olivier"},{"family":"Szüts","given":"Dávid"},{"family":"Green","given":"Abby M."}],"issued":{"date-parts":[["2022",3]]}}}],"schema":"https://githu</vt:lpwstr>
  </property>
  <property fmtid="{D5CDD505-2E9C-101B-9397-08002B2CF9AE}" pid="598" name="ZOTERO_BREF_PIzfJaCA5fo2_5">
    <vt:lpwstr>b.com/citation-style-language/schema/raw/master/csl-citation.json"}</vt:lpwstr>
  </property>
  <property fmtid="{D5CDD505-2E9C-101B-9397-08002B2CF9AE}" pid="599" name="ZOTERO_BREF_PpR8PYcxNNRP_1">
    <vt:lpwstr>ZOTERO_ITEM CSL_CITATION {"citationID":"Un6KqxcK","properties":{"formattedCitation":"(Lawson et al. 2020)","plainCitation":"(Lawson et al. 2020)","noteIndex":0},"citationItems":[{"id":13132,"uris":["http://zotero.org/groups/6195561/items/6UJMBNDS"],"itemD</vt:lpwstr>
  </property>
  <property fmtid="{D5CDD505-2E9C-101B-9397-08002B2CF9AE}" pid="600" name="ZOTERO_BREF_PpR8PYcxNNRP_10">
    <vt:lpwstr>in several major bladder cancer genes. There was extensive interindividual variation in selection, with different driver genes dominating the clonal landscape across individuals. Mutational signatures were heterogeneous across clones and individuals, whic</vt:lpwstr>
  </property>
  <property fmtid="{D5CDD505-2E9C-101B-9397-08002B2CF9AE}" pid="601" name="ZOTERO_BREF_PpR8PYcxNNRP_11">
    <vt:lpwstr>h suggests differential exposure to mutagens in the urine. Evidence of APOBEC mutagenesis was found in 22% of the microbiopsies. Sequencing multiple microbiopsies from five patients with bladder cancer enabled comparisons with cancer-free individuals and </vt:lpwstr>
  </property>
  <property fmtid="{D5CDD505-2E9C-101B-9397-08002B2CF9AE}" pid="602" name="ZOTERO_BREF_PpR8PYcxNNRP_12">
    <vt:lpwstr>across histological features. This study reveals a rich landscape of mutational processes and selection in normal urothelium with large heterogeneity across clones and individuals.","container-title":"Science","DOI":"10.1126/science.aba8347","ISSN":"0036-</vt:lpwstr>
  </property>
  <property fmtid="{D5CDD505-2E9C-101B-9397-08002B2CF9AE}" pid="603" name="ZOTERO_BREF_PpR8PYcxNNRP_13">
    <vt:lpwstr>8075, 1095-9203","issue":"6512","journalAbbreviation":"Science","language":"en","page":"75-82","PMID":"33004514","source":"DOI.org (Crossref)","title":"Extensive heterogeneity in somatic mutation and selection in the human bladder","volume":"370","author"</vt:lpwstr>
  </property>
  <property fmtid="{D5CDD505-2E9C-101B-9397-08002B2CF9AE}" pid="604" name="ZOTERO_BREF_PpR8PYcxNNRP_14">
    <vt:lpwstr>:[{"family":"Lawson","given":"Andrew R. J."},{"family":"Abascal","given":"Federico"},{"family":"Coorens","given":"Tim H. H."},{"family":"Hooks","given":"Yvette"},{"family":"O’Neill","given":"Laura"},{"family":"Latimer","given":"Calli"},{"family":"Raine","</vt:lpwstr>
  </property>
  <property fmtid="{D5CDD505-2E9C-101B-9397-08002B2CF9AE}" pid="605" name="ZOTERO_BREF_PpR8PYcxNNRP_15">
    <vt:lpwstr>given":"Keiran"},{"family":"Sanders","given":"Mathijs A."},{"family":"Warren","given":"Anne Y."},{"family":"Mahbubani","given":"Krishnaa T. A."},{"family":"Bareham","given":"Bethany"},{"family":"Butler","given":"Timothy M."},{"family":"Harvey","given":"Lu</vt:lpwstr>
  </property>
  <property fmtid="{D5CDD505-2E9C-101B-9397-08002B2CF9AE}" pid="606" name="ZOTERO_BREF_PpR8PYcxNNRP_16">
    <vt:lpwstr>ke M. R."},{"family":"Cagan","given":"Alex"},{"family":"Menzies","given":"Andrew"},{"family":"Moore","given":"Luiza"},{"family":"Colquhoun","given":"Alexandra J."},{"family":"Turner","given":"William"},{"family":"Thomas","given":"Benjamin"},{"family":"Gna</vt:lpwstr>
  </property>
  <property fmtid="{D5CDD505-2E9C-101B-9397-08002B2CF9AE}" pid="607" name="ZOTERO_BREF_PpR8PYcxNNRP_17">
    <vt:lpwstr>napragasam","given":"Vincent"},{"family":"Williams","given":"Nicholas"},{"family":"Rassl","given":"Doris M."},{"family":"Vöhringer","given":"Harald"},{"family":"Zumalave","given":"Sonia"},{"family":"Nangalia","given":"Jyoti"},{"family":"Tubío","given":"Jo</vt:lpwstr>
  </property>
  <property fmtid="{D5CDD505-2E9C-101B-9397-08002B2CF9AE}" pid="608" name="ZOTERO_BREF_PpR8PYcxNNRP_18">
    <vt:lpwstr>sé M. C."},{"family":"Gerstung","given":"Moritz"},{"family":"Saeb-Parsy","given":"Kourosh"},{"family":"Stratton","given":"Michael R."},{"family":"Campbell","given":"Peter J."},{"family":"Mitchell","given":"Thomas J."},{"family":"Martincorena","given":"Iñi</vt:lpwstr>
  </property>
  <property fmtid="{D5CDD505-2E9C-101B-9397-08002B2CF9AE}" pid="609" name="ZOTERO_BREF_PpR8PYcxNNRP_19">
    <vt:lpwstr>go"}],"issued":{"date-parts":[["2020",10,2]]}}}],"schema":"https://github.com/citation-style-language/schema/raw/master/csl-citation.json"}</vt:lpwstr>
  </property>
  <property fmtid="{D5CDD505-2E9C-101B-9397-08002B2CF9AE}" pid="610" name="ZOTERO_BREF_PpR8PYcxNNRP_2">
    <vt:lpwstr>ata":{"id":13132,"type":"article-journal","abstract":"Genetic profiles of the bladder\n            \n              Depending on the environment of the individual, the human bladder can be exposed to carcinogens as they are flushed through the body. Lawson</vt:lpwstr>
  </property>
  <property fmtid="{D5CDD505-2E9C-101B-9397-08002B2CF9AE}" pid="611" name="ZOTERO_BREF_PpR8PYcxNNRP_3">
    <vt:lpwstr>\n              et al.\n              and Li\n              et al.\n              examined the genetic composition of laser-dissected microbiopsies from normal and cancer cells collected from the urothelium, a specialized epithelium lining the lower urina</vt:lpwstr>
  </property>
  <property fmtid="{D5CDD505-2E9C-101B-9397-08002B2CF9AE}" pid="612" name="ZOTERO_BREF_PpR8PYcxNNRP_4">
    <vt:lpwstr>ry tract (see the Perspective by Rozen). These complementary studies identified the mutational landscape of bladder urothelium through various sequencing strategies and identified high mutational heterogeneity within and between individuals and tumors. Bo</vt:lpwstr>
  </property>
  <property fmtid="{D5CDD505-2E9C-101B-9397-08002B2CF9AE}" pid="613" name="ZOTERO_BREF_PpR8PYcxNNRP_5">
    <vt:lpwstr>th studies identified mutational profiles related to specific carcinogens such as aristolochic acid and the molecules found in tobacco. These studies present a comprehensive description of the diverse mutational landscape of the human bladder in health an</vt:lpwstr>
  </property>
  <property fmtid="{D5CDD505-2E9C-101B-9397-08002B2CF9AE}" pid="614" name="ZOTERO_BREF_PpR8PYcxNNRP_6">
    <vt:lpwstr>d disease, unraveling positive selection for cancer-causing mutations, a diversity of mutational processes, and large differences across individuals.\n            \n            \n              Science\n              , this issue p.\n              75\n    </vt:lpwstr>
  </property>
  <property fmtid="{D5CDD505-2E9C-101B-9397-08002B2CF9AE}" pid="615" name="ZOTERO_BREF_PpR8PYcxNNRP_7">
    <vt:lpwstr>          , p.\n              82\n              ; see also p.\n              34\n            \n          , \n            Genome sequencing of healthy human bladder tissue reveals a diverse landscape of mutations that vary between individuals.\n          ,</vt:lpwstr>
  </property>
  <property fmtid="{D5CDD505-2E9C-101B-9397-08002B2CF9AE}" pid="616" name="ZOTERO_BREF_PpR8PYcxNNRP_8">
    <vt:lpwstr> \n            \n              The extent of somatic mutation and clonal selection in the human bladder remains unknown. We sequenced 2097 bladder microbiopsies from 20 individuals using targeted (\n              n\n              = 1914 microbiopsies), wh</vt:lpwstr>
  </property>
  <property fmtid="{D5CDD505-2E9C-101B-9397-08002B2CF9AE}" pid="617" name="ZOTERO_BREF_PpR8PYcxNNRP_9">
    <vt:lpwstr>ole-exome (\n              n\n              = 655), and whole-genome (\n              n\n              = 88) sequencing. We found widespread positive selection in 17 genes. Chromatin remodeling genes were frequently mutated, whereas mutations were absent </vt:lpwstr>
  </property>
  <property fmtid="{D5CDD505-2E9C-101B-9397-08002B2CF9AE}" pid="618" name="ZOTERO_BREF_SKWaXNETtpY0_1">
    <vt:lpwstr>ZOTERO_ITEM CSL_CITATION {"citationID":"myrzr0HC","properties":{"formattedCitation":"(Alexandrov et al. 2014)","plainCitation":"(Alexandrov et al. 2014)","noteIndex":0},"citationItems":[{"id":"gj4P5laD/Y3l1rOFl","uris":["http://zotero.org/users/14858941/i</vt:lpwstr>
  </property>
  <property fmtid="{D5CDD505-2E9C-101B-9397-08002B2CF9AE}" pid="619"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620"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621" name="ZOTERO_BREF_SKWaXNETtpY0_4">
    <vt:lpwstr>on"}</vt:lpwstr>
  </property>
  <property fmtid="{D5CDD505-2E9C-101B-9397-08002B2CF9AE}" pid="622" name="ZOTERO_BREF_U9rrNwGiSBZb_1">
    <vt:lpwstr>ZOTERO_ITEM CSL_CITATION {"citationID":"J66nFpKK","properties":{"formattedCitation":"(Jin et al. 2024b)","plainCitation":"(Jin et al. 2024b)","noteIndex":0},"citationItems":[{"id":11839,"uris":["http://zotero.org/groups/6195561/items/DCEPLWPD"],"itemData"</vt:lpwstr>
  </property>
  <property fmtid="{D5CDD505-2E9C-101B-9397-08002B2CF9AE}" pid="623" name="ZOTERO_BREF_U9rrNwGiSBZb_2">
    <vt:lpwstr>:{"id":11839,"type":"article-journal","abstract":"Mutational signature analysis is a recent computational approach for interpreting somatic mutations in the genome. Its application to cancer data has enhanced our understanding of mutational forces driving</vt:lpwstr>
  </property>
  <property fmtid="{D5CDD505-2E9C-101B-9397-08002B2CF9AE}" pid="624" name="ZOTERO_BREF_U9rrNwGiSBZb_3">
    <vt:lpwstr> tumorigenesis and demonstrated its potential to inform prognosis and treatment decisions. However, methodological challenges remain for discovering new signatures and assigning proper weights to existing signatures, thereby hindering broader clinical app</vt:lpwstr>
  </property>
  <property fmtid="{D5CDD505-2E9C-101B-9397-08002B2CF9AE}" pid="625" name="ZOTERO_BREF_U9rrNwGiSBZb_4">
    <vt:lpwstr>lications. Here we present Mutational Signature Calculator (MuSiCal), a rigorous analytical framework with algorithms that solve major problems in the standard workflow. Our simulation studies demonstrate that MuSiCal outperforms state-of-the-art algorith</vt:lpwstr>
  </property>
  <property fmtid="{D5CDD505-2E9C-101B-9397-08002B2CF9AE}" pid="626" name="ZOTERO_BREF_U9rrNwGiSBZb_5">
    <vt:lpwstr>ms for both signature discovery and assignment. By reanalyzing more than 2,700 cancer genomes, we provide an improved catalog of signatures and their assignments, discover nine indel signatures absent in the current catalog, resolve long-standing issues w</vt:lpwstr>
  </property>
  <property fmtid="{D5CDD505-2E9C-101B-9397-08002B2CF9AE}" pid="627" name="ZOTERO_BREF_U9rrNwGiSBZb_6">
    <vt:lpwstr>ith the ambiguous ‘flat’ signatures and give insights into signatures with unknown etiologies. We expect MuSiCal and the improved catalog to be a step towards establishing best practices for mutational signature analysis.","container-title":"Nature Geneti</vt:lpwstr>
  </property>
  <property fmtid="{D5CDD505-2E9C-101B-9397-08002B2CF9AE}" pid="628" name="ZOTERO_BREF_U9rrNwGiSBZb_7">
    <vt:lpwstr>cs","DOI":"10.1038/s41588-024-01659-0","ISSN":"15461718","issue":"3","page":"541-552","PMID":"38361034","publisher":"Nature Research","title":"Accurate and sensitive mutational signature analysis with MuSiCal","volume":"56","author":[{"family":"Jin","give</vt:lpwstr>
  </property>
  <property fmtid="{D5CDD505-2E9C-101B-9397-08002B2CF9AE}" pid="629" name="ZOTERO_BREF_U9rrNwGiSBZb_8">
    <vt:lpwstr>n":"Hu"},{"family":"Gulhan","given":"Doga C."},{"family":"Geiger","given":"Benedikt"},{"family":"Ben-Isvy","given":"Daniel"},{"family":"Geng","given":"David"},{"family":"Ljungström","given":"Viktor"},{"family":"Park","given":"Peter J."}],"issued":{"date-p</vt:lpwstr>
  </property>
  <property fmtid="{D5CDD505-2E9C-101B-9397-08002B2CF9AE}" pid="630" name="ZOTERO_BREF_U9rrNwGiSBZb_9">
    <vt:lpwstr>arts":[["2024",3,1]]}}}],"schema":"https://github.com/citation-style-language/schema/raw/master/csl-citation.json"}</vt:lpwstr>
  </property>
  <property fmtid="{D5CDD505-2E9C-101B-9397-08002B2CF9AE}" pid="631"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632" name="ZOTERO_BREF_UO38VADlX1rp_10">
    <vt:lpwstr>:"Xue","given":"Ruidong"},{"family":"Liu","given":"Mo"},{"family":"Bai","given":"Jian"},{"family":"Bao","given":"Jinxia"},{"family":"Wang","given":"Yin"},{"family":"Jiang","given":"Nanhai"},{"family":"Li","given":"Zhixuan"},{"family":"Wang","given":"Wenwe</vt:lpwstr>
  </property>
  <property fmtid="{D5CDD505-2E9C-101B-9397-08002B2CF9AE}" pid="633" name="ZOTERO_BREF_UO38VADlX1rp_11">
    <vt:lpwstr>n"},{"family":"Wang","given":"Ruiru"},{"family":"Zheng","given":"Bo"},{"family":"Yang","given":"Airong"},{"family":"Hu","given":"Ji"},{"family":"Liu","given":"Ke"},{"family":"Shen","given":"Siyun"},{"family":"Zhang","given":"Yangqianwen"},{"family":"Bai",</vt:lpwstr>
  </property>
  <property fmtid="{D5CDD505-2E9C-101B-9397-08002B2CF9AE}" pid="634" name="ZOTERO_BREF_UO38VADlX1rp_12">
    <vt:lpwstr>"given":"Mixue"},{"family":"Wang","given":"Yan"},{"family":"Zhu","given":"Yanjing"},{"family":"Yang","given":"Shuai"},{"family":"Gao","given":"Qiang"},{"family":"Gu","given":"Jin"},{"family":"Gao","given":"Dong"},{"family":"Wang","given":"Xin Wei"},{"fami</vt:lpwstr>
  </property>
  <property fmtid="{D5CDD505-2E9C-101B-9397-08002B2CF9AE}" pid="635" name="ZOTERO_BREF_UO38VADlX1rp_13">
    <vt:lpwstr>ly":"Nakagawa","given":"Hidewaki"},{"family":"Zhang","given":"Ning"},{"family":"Wu","given":"Lin"},{"family":"Rozen","given":"Steven G."},{"family":"Bai","given":"Fan"},{"family":"Wang","given":"Hongyang"}],"issued":{"date-parts":[["2024",3,21]]}}}],"sche</vt:lpwstr>
  </property>
  <property fmtid="{D5CDD505-2E9C-101B-9397-08002B2CF9AE}" pid="636" name="ZOTERO_BREF_UO38VADlX1rp_14">
    <vt:lpwstr>ma":"https://github.com/citation-style-language/schema/raw/master/csl-citation.json"}</vt:lpwstr>
  </property>
  <property fmtid="{D5CDD505-2E9C-101B-9397-08002B2CF9AE}" pid="637"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38"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39"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40"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41"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42"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43"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44"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45"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46" name="ZOTERO_BREF_Yu0snU1feDwM_10">
    <vt:lpwstr>iven":"Dominik"},{"family":"Morganella","given":"Sandro"},{"family":"Yates","given":"Lucy R."},{"family":"Staaf","given":"Johan"},{"family":"Zou","given":"Xueqing"},{"family":"Ramakrishna","given":"Manasa"},{"family":"Martin","given":"Sancha"},{"family":"</vt:lpwstr>
  </property>
  <property fmtid="{D5CDD505-2E9C-101B-9397-08002B2CF9AE}" pid="647" name="ZOTERO_BREF_Yu0snU1feDwM_11">
    <vt:lpwstr>Boyault","given":"Sandrine"},{"family":"Sieuwerts","given":"Anieta M."},{"family":"Simpson","given":"Peter T."},{"family":"King","given":"Tari A."},{"family":"Raine","given":"Keiran"},{"family":"Eyfjord","given":"Jorunn E."},{"family":"Kong","given":"Gu"}</vt:lpwstr>
  </property>
  <property fmtid="{D5CDD505-2E9C-101B-9397-08002B2CF9AE}" pid="648" name="ZOTERO_BREF_Yu0snU1feDwM_12">
    <vt:lpwstr>,{"family":"Borg","given":"Åke"},{"family":"Birney","given":"Ewan"},{"family":"Stunnenberg","given":"Hendrik G."},{"family":"Van De Vijver","given":"Marc J."},{"family":"Børresen-Dale","given":"Anne Lise"},{"family":"Martens","given":"John W.M."},{"family</vt:lpwstr>
  </property>
  <property fmtid="{D5CDD505-2E9C-101B-9397-08002B2CF9AE}" pid="649" name="ZOTERO_BREF_Yu0snU1feDwM_13">
    <vt:lpwstr>":"Span","given":"Paul N."},{"family":"Lakhani","given":"Sunil R."},{"family":"Vincent-Salomon","given":"Anne"},{"family":"Sotiriou","given":"Christos"},{"family":"Tutt","given":"Andrew"},{"family":"Thompson","given":"Alastair M."},{"family":"Van Laere","</vt:lpwstr>
  </property>
  <property fmtid="{D5CDD505-2E9C-101B-9397-08002B2CF9AE}" pid="650" name="ZOTERO_BREF_Yu0snU1feDwM_14">
    <vt:lpwstr>given":"Steven"},{"family":"Richardson","given":"Andrea L."},{"family":"Viari","given":"Alain"},{"family":"Campbell","given":"Peter J."},{"family":"Stratton","given":"Michael R."},{"family":"Nik-Zainal","given":"Serena"}],"issued":{"date-parts":[["2017",4</vt:lpwstr>
  </property>
  <property fmtid="{D5CDD505-2E9C-101B-9397-08002B2CF9AE}" pid="651" name="ZOTERO_BREF_Yu0snU1feDwM_15">
    <vt:lpwstr>,1]]}}}],"schema":"https://github.com/citation-style-language/schema/raw/master/csl-citation.json"}</vt:lpwstr>
  </property>
  <property fmtid="{D5CDD505-2E9C-101B-9397-08002B2CF9AE}" pid="652"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53"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54"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55"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56"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57"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58"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59"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60"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61"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62"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63"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64"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65"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66"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67"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68" name="ZOTERO_BREF_hhD988u0jN7V_17">
    <vt:lpwstr>y":"Boushaki","given":"Soraya"},{"family":"Degasperi","given":"Andrea"},{"family":"Badja","given":"Cherif"},{"family":"Pregnall","given":"Andrew Marcel"},{"family":"Zhao","given":"Salome Jingchen"},{"family":"Chmelova","given":"Lucia"},{"family":"Black","</vt:lpwstr>
  </property>
  <property fmtid="{D5CDD505-2E9C-101B-9397-08002B2CF9AE}" pid="669" name="ZOTERO_BREF_hhD988u0jN7V_18">
    <vt:lpwstr>given":"Daniella"},{"family":"Heskin","given":"Laura"},{"family":"Dias","given":"João"},{"family":"Young","given":"Jamie"},{"family":"Memari","given":"Yasin"},{"family":"Shooter","given":"Scott"},{"family":"Czarnecki","given":"Jan"},{"family":"Brown","giv</vt:lpwstr>
  </property>
  <property fmtid="{D5CDD505-2E9C-101B-9397-08002B2CF9AE}" pid="670" name="ZOTERO_BREF_hhD988u0jN7V_19">
    <vt:lpwstr>en":"Matthew Arthur"},{"family":"Davies","given":"Helen Ruth"},{"family":"Zou","given":"Xueqing"},{"family":"Nik-Zainal","given":"Serena"}],"accessed":{"date-parts":[["2025",5,13]]},"issued":{"date-parts":[["2025",4,10]]}}},{"id":11826,"uris":["http://zot</vt:lpwstr>
  </property>
  <property fmtid="{D5CDD505-2E9C-101B-9397-08002B2CF9AE}" pid="671"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72"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73"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74"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75"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76"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77"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78"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79"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80" name="ZOTERO_BREF_hhD988u0jN7V_28">
    <vt:lpwstr>y":"Davies","given":"Helen"},{"family":"Glodzik","given":"Dominik"},{"family":"Morganella","given":"Sandro"},{"family":"Yates","given":"Lucy R."},{"family":"Staaf","given":"Johan"},{"family":"Zou","given":"Xueqing"},{"family":"Ramakrishna","given":"Manasa</vt:lpwstr>
  </property>
  <property fmtid="{D5CDD505-2E9C-101B-9397-08002B2CF9AE}" pid="681" name="ZOTERO_BREF_hhD988u0jN7V_29">
    <vt:lpwstr>"},{"family":"Martin","given":"Sancha"},{"family":"Boyault","given":"Sandrine"},{"family":"Sieuwerts","given":"Anieta M."},{"family":"Simpson","given":"Peter T."},{"family":"King","given":"Tari A."},{"family":"Raine","given":"Keiran"},{"family":"Eyfjord",</vt:lpwstr>
  </property>
  <property fmtid="{D5CDD505-2E9C-101B-9397-08002B2CF9AE}" pid="682"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83" name="ZOTERO_BREF_hhD988u0jN7V_30">
    <vt:lpwstr>"given":"Jorunn E."},{"family":"Kong","given":"Gu"},{"family":"Borg","given":"Åke"},{"family":"Birney","given":"Ewan"},{"family":"Stunnenberg","given":"Hendrik G."},{"family":"Van De Vijver","given":"Marc J."},{"family":"Børresen-Dale","given":"Anne Lise"</vt:lpwstr>
  </property>
  <property fmtid="{D5CDD505-2E9C-101B-9397-08002B2CF9AE}" pid="684" name="ZOTERO_BREF_hhD988u0jN7V_31">
    <vt:lpwstr>},{"family":"Martens","given":"John W.M."},{"family":"Span","given":"Paul N."},{"family":"Lakhani","given":"Sunil R."},{"family":"Vincent-Salomon","given":"Anne"},{"family":"Sotiriou","given":"Christos"},{"family":"Tutt","given":"Andrew"},{"family":"Thomp</vt:lpwstr>
  </property>
  <property fmtid="{D5CDD505-2E9C-101B-9397-08002B2CF9AE}" pid="685" name="ZOTERO_BREF_hhD988u0jN7V_32">
    <vt:lpwstr>son","given":"Alastair M."},{"family":"Van Laere","given":"Steven"},{"family":"Richardson","given":"Andrea L."},{"family":"Viari","given":"Alain"},{"family":"Campbell","given":"Peter J."},{"family":"Stratton","given":"Michael R."},{"family":"Nik-Zainal","</vt:lpwstr>
  </property>
  <property fmtid="{D5CDD505-2E9C-101B-9397-08002B2CF9AE}" pid="686" name="ZOTERO_BREF_hhD988u0jN7V_33">
    <vt:lpwstr>given":"Serena"}],"issued":{"date-parts":[["2017",4,1]]}}}],"schema":"https://github.com/citation-style-language/schema/raw/master/csl-citation.json"}</vt:lpwstr>
  </property>
  <property fmtid="{D5CDD505-2E9C-101B-9397-08002B2CF9AE}" pid="687"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88"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89"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90"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91"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92" name="ZOTERO_BREF_hhD988u0jN7V_9">
    <vt:lpwstr>ng","given":"Mini"},{"family":"McPherson","given":"John R."},{"family":"Cutcutache","given":"Ioana"},{"family":"Teh","given":"Bin Tean"},{"family":"Tan","given":"Patrick"},{"family":"Rozen","given":"Steven G."}],"issued":{"date-parts":[["2015",8,26]]}}},{</vt:lpwstr>
  </property>
  <property fmtid="{D5CDD505-2E9C-101B-9397-08002B2CF9AE}" pid="693"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94" name="ZOTERO_BREF_hycBRyjwvW2u_10">
    <vt:lpwstr>oão"},{"family":"Young","given":"Jamie"},{"family":"Memari","given":"Yasin"},{"family":"Shooter","given":"Scott"},{"family":"Czarnecki","given":"Jan"},{"family":"Brown","given":"Matthew Arthur"},{"family":"Davies","given":"Helen Ruth"},{"family":"Zou","gi</vt:lpwstr>
  </property>
  <property fmtid="{D5CDD505-2E9C-101B-9397-08002B2CF9AE}" pid="695" name="ZOTERO_BREF_hycBRyjwvW2u_11">
    <vt:lpwstr>ven":"Xueqing"},{"family":"Nik-Zainal","given":"Serena"}],"accessed":{"date-parts":[["2025",5,13]]},"issued":{"date-parts":[["2025",4,10]]}}}],"schema":"https://github.com/citation-style-language/schema/raw/master/csl-citation.json"}</vt:lpwstr>
  </property>
  <property fmtid="{D5CDD505-2E9C-101B-9397-08002B2CF9AE}" pid="696"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97"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98"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99"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700"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701"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702" name="ZOTERO_BREF_hycBRyjwvW2u_8">
    <vt:lpwstr>m/articles/s41588-025-02152-y","author":[{"family":"Koh","given":"Gene Ching Chiek"},{"family":"Nanda","given":"Arjun Scott"},{"family":"Rinaldi","given":"Giuseppe"},{"family":"Boushaki","given":"Soraya"},{"family":"Degasperi","given":"Andrea"},{"family":</vt:lpwstr>
  </property>
  <property fmtid="{D5CDD505-2E9C-101B-9397-08002B2CF9AE}" pid="703" name="ZOTERO_BREF_hycBRyjwvW2u_9">
    <vt:lpwstr>"Badja","given":"Cherif"},{"family":"Pregnall","given":"Andrew Marcel"},{"family":"Zhao","given":"Salome Jingchen"},{"family":"Chmelova","given":"Lucia"},{"family":"Black","given":"Daniella"},{"family":"Heskin","given":"Laura"},{"family":"Dias","given":"J</vt:lpwstr>
  </property>
  <property fmtid="{D5CDD505-2E9C-101B-9397-08002B2CF9AE}" pid="704" name="ZOTERO_BREF_qtuc1qdBuTrl_1">
    <vt:lpwstr>ZOTERO_ITEM CSL_CITATION {"citationID":"xSlpmEtQ","properties":{"formattedCitation":"(Jin et al. 2024)","plainCitation":"(Jin et al. 2024)","noteIndex":0},"citationItems":[{"id":11839,"uris":["http://zotero.org/groups/6195561/items/DCEPLWPD"],"itemData":{</vt:lpwstr>
  </property>
  <property fmtid="{D5CDD505-2E9C-101B-9397-08002B2CF9AE}" pid="705" name="ZOTERO_BREF_qtuc1qdBuTrl_2">
    <vt:lpwstr>"id":11839,"type":"article-journal","abstract":"Mutational signature analysis is a recent computational approach for interpreting somatic mutations in the genome. Its application to cancer data has enhanced our understanding of mutational forces driving t</vt:lpwstr>
  </property>
  <property fmtid="{D5CDD505-2E9C-101B-9397-08002B2CF9AE}" pid="706" name="ZOTERO_BREF_qtuc1qdBuTrl_3">
    <vt:lpwstr>umorigenesis and demonstrated its potential to inform prognosis and treatment decisions. However, methodological challenges remain for discovering new signatures and assigning proper weights to existing signatures, thereby hindering broader clinical appli</vt:lpwstr>
  </property>
  <property fmtid="{D5CDD505-2E9C-101B-9397-08002B2CF9AE}" pid="707" name="ZOTERO_BREF_qtuc1qdBuTrl_4">
    <vt:lpwstr>cations. Here we present Mutational Signature Calculator (MuSiCal), a rigorous analytical framework with algorithms that solve major problems in the standard workflow. Our simulation studies demonstrate that MuSiCal outperforms state-of-the-art algorithms</vt:lpwstr>
  </property>
  <property fmtid="{D5CDD505-2E9C-101B-9397-08002B2CF9AE}" pid="708" name="ZOTERO_BREF_qtuc1qdBuTrl_5">
    <vt:lpwstr> for both signature discovery and assignment. By reanalyzing more than 2,700 cancer genomes, we provide an improved catalog of signatures and their assignments, discover nine indel signatures absent in the current catalog, resolve long-standing issues wit</vt:lpwstr>
  </property>
  <property fmtid="{D5CDD505-2E9C-101B-9397-08002B2CF9AE}" pid="709" name="ZOTERO_BREF_qtuc1qdBuTrl_6">
    <vt:lpwstr>h the ambiguous ‘flat’ signatures and give insights into signatures with unknown etiologies. We expect MuSiCal and the improved catalog to be a step towards establishing best practices for mutational signature analysis.","container-title":"Nature Genetics</vt:lpwstr>
  </property>
  <property fmtid="{D5CDD505-2E9C-101B-9397-08002B2CF9AE}" pid="710" name="ZOTERO_BREF_qtuc1qdBuTrl_7">
    <vt:lpwstr>","DOI":"10.1038/s41588-024-01659-0","ISSN":"15461718","issue":"3","page":"541-552","PMID":"38361034","publisher":"Nature Research","title":"Accurate and sensitive mutational signature analysis with MuSiCal","volume":"56","author":[{"family":"Jin","given"</vt:lpwstr>
  </property>
  <property fmtid="{D5CDD505-2E9C-101B-9397-08002B2CF9AE}" pid="711" name="ZOTERO_BREF_qtuc1qdBuTrl_8">
    <vt:lpwstr>:"Hu"},{"family":"Gulhan","given":"Doga C."},{"family":"Geiger","given":"Benedikt"},{"family":"Ben-Isvy","given":"Daniel"},{"family":"Geng","given":"David"},{"family":"Ljungström","given":"Viktor"},{"family":"Park","given":"Peter J."}],"issued":{"date-par</vt:lpwstr>
  </property>
  <property fmtid="{D5CDD505-2E9C-101B-9397-08002B2CF9AE}" pid="712" name="ZOTERO_BREF_qtuc1qdBuTrl_9">
    <vt:lpwstr>ts":[["2024",3,1]]}}}],"schema":"https://github.com/citation-style-language/schema/raw/master/csl-citation.json"}</vt:lpwstr>
  </property>
  <property fmtid="{D5CDD505-2E9C-101B-9397-08002B2CF9AE}" pid="713"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714" name="ZOTERO_BREF_sXKgi2ptdMXh_10">
    <vt:lpwstr>,{"family":"Rozen","given":"Steven G"}],"issued":{"date-parts":[["2023",1,10]]}}}],"schema":"https://github.com/citation-style-language/schema/raw/master/csl-citation.json"}</vt:lpwstr>
  </property>
  <property fmtid="{D5CDD505-2E9C-101B-9397-08002B2CF9AE}" pid="715"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716"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717"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718"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719"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720"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721"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722"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723"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724" name="ZOTERO_BREF_wf6rWor3LEDN_10">
    <vt:lpwstr>"João"},{"family":"Young","given":"Jamie"},{"family":"Memari","given":"Yasin"},{"family":"Shooter","given":"Scott"},{"family":"Czarnecki","given":"Jan"},{"family":"Brown","given":"Matthew Arthur"},{"family":"Davies","given":"Helen Ruth"},{"family":"Zou","</vt:lpwstr>
  </property>
  <property fmtid="{D5CDD505-2E9C-101B-9397-08002B2CF9AE}" pid="725" name="ZOTERO_BREF_wf6rWor3LEDN_11">
    <vt:lpwstr>given":"Xueqing"},{"family":"Nik-Zainal","given":"Serena"}],"accessed":{"date-parts":[["2025",5,13]]},"issued":{"date-parts":[["2025",4,10]]}}}],"schema":"https://github.com/citation-style-language/schema/raw/master/csl-citation.json"}</vt:lpwstr>
  </property>
  <property fmtid="{D5CDD505-2E9C-101B-9397-08002B2CF9AE}" pid="726"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27"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728"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729"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730"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731"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732"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733" name="ZOTERO_BREF_wf6rWor3LEDN_9">
    <vt:lpwstr>":"Badja","given":"Cherif"},{"family":"Pregnall","given":"Andrew Marcel"},{"family":"Zhao","given":"Salome Jingchen"},{"family":"Chmelova","given":"Lucia"},{"family":"Black","given":"Daniella"},{"family":"Heskin","given":"Laura"},{"family":"Dias","given":</vt:lpwstr>
  </property>
  <property fmtid="{D5CDD505-2E9C-101B-9397-08002B2CF9AE}" pid="734" name="ZOTERO_BREF_xeDB1zkV4c3y_1">
    <vt:lpwstr>ZOTERO_ITEM CSL_CITATION {"citationID":"BfIzr6gw","properties":{"formattedCitation":"(Reijns et al. 2022; Koh et al. 2025; Jin et al. 2024)","plainCitation":"(Reijns et al. 2022; Koh et al. 2025; Jin et al. 2024)","noteIndex":0},"citationItems":[{"id":"gj</vt:lpwstr>
  </property>
  <property fmtid="{D5CDD505-2E9C-101B-9397-08002B2CF9AE}" pid="735" name="ZOTERO_BREF_xeDB1zkV4c3y_10">
    <vt:lpwstr>given":"Rebecca L."},{"family":"Rios Szwed","given":"Diana O."},{"family":"Nicholson","given":"Michael D."},{"family":"Carroll","given":"Paula"},{"family":"Boyle","given":"Shelagh"},{"family":"Royo","given":"Romina"},{"family":"Cornish","given":"Alex J."}</vt:lpwstr>
  </property>
  <property fmtid="{D5CDD505-2E9C-101B-9397-08002B2CF9AE}" pid="736" name="ZOTERO_BREF_xeDB1zkV4c3y_11">
    <vt:lpwstr>,{"family":"Xiang","given":"Hang"},{"family":"Ridout","given":"Kate"},{"literal":"The Genomics England Research Consortium"},{"family":"Ambrose","given":"John C."},{"family":"Arumugam","given":"Prabhu"},{"family":"Bevers","given":"Roel"},{"family":"Bleda"</vt:lpwstr>
  </property>
  <property fmtid="{D5CDD505-2E9C-101B-9397-08002B2CF9AE}" pid="737" name="ZOTERO_BREF_xeDB1zkV4c3y_12">
    <vt:lpwstr>,"given":"Marta"},{"family":"Boardman-Pretty","given":"Freya"},{"family":"Boustred","given":"Christopher R."},{"family":"Brittain","given":"Helen"},{"family":"Caulfield","given":"Mark J."},{"family":"Chan","given":"Georgia C."},{"family":"Elgar","given":"</vt:lpwstr>
  </property>
  <property fmtid="{D5CDD505-2E9C-101B-9397-08002B2CF9AE}" pid="738" name="ZOTERO_BREF_xeDB1zkV4c3y_13">
    <vt:lpwstr>Greg"},{"family":"Fowler","given":"Tom"},{"family":"Giess","given":"Adam"},{"family":"Hamblin","given":"Angela"},{"family":"Henderson","given":"Shirley"},{"family":"Hubbard","given":"Tim J. P."},{"family":"Jackson","given":"Rob"},{"family":"Jones","given"</vt:lpwstr>
  </property>
  <property fmtid="{D5CDD505-2E9C-101B-9397-08002B2CF9AE}" pid="739" name="ZOTERO_BREF_xeDB1zkV4c3y_14">
    <vt:lpwstr>:"Louise J."},{"family":"Kasperaviciute","given":"Dalia"},{"family":"Kayikci","given":"Melis"},{"family":"Kousathanas","given":"Athanasios"},{"family":"Lahnstein","given":"Lea"},{"family":"Leigh","given":"Sarah E. A."},{"family":"Leong","given":"Ivonne U.</vt:lpwstr>
  </property>
  <property fmtid="{D5CDD505-2E9C-101B-9397-08002B2CF9AE}" pid="740" name="ZOTERO_BREF_xeDB1zkV4c3y_15">
    <vt:lpwstr> S."},{"family":"Lopez","given":"Javier F."},{"family":"Maleady-Crowe","given":"Fiona"},{"family":"McEntagart","given":"Meriel"},{"family":"Minneci","given":"Federico"},{"family":"Moutsianas","given":"Loukas"},{"family":"Mueller","given":"Michael"},{"fami</vt:lpwstr>
  </property>
  <property fmtid="{D5CDD505-2E9C-101B-9397-08002B2CF9AE}" pid="741" name="ZOTERO_BREF_xeDB1zkV4c3y_16">
    <vt:lpwstr>ly":"Murugaesu","given":"Nirupa"},{"family":"Need","given":"Anna C."},{"family":"O’Donovan","given":"Peter"},{"family":"Odhams","given":"Chris A."},{"family":"Patch","given":"Christine"},{"family":"Pereira","given":"Mariana Buongermino"},{"family":"Perez-</vt:lpwstr>
  </property>
  <property fmtid="{D5CDD505-2E9C-101B-9397-08002B2CF9AE}" pid="742" name="ZOTERO_BREF_xeDB1zkV4c3y_17">
    <vt:lpwstr>Gil","given":"Daniel"},{"family":"Pullinger","given":"John"},{"family":"Rahim","given":"Tahrima"},{"family":"Rendon","given":"Augusto"},{"family":"Rogers","given":"Tim"},{"family":"Savage","given":"Kevin"},{"family":"Sawant","given":"Kushmita"},{"family":</vt:lpwstr>
  </property>
  <property fmtid="{D5CDD505-2E9C-101B-9397-08002B2CF9AE}" pid="743" name="ZOTERO_BREF_xeDB1zkV4c3y_18">
    <vt:lpwstr>"Scott","given":"Richard H."},{"family":"Siddiq","given":"Afshan"},{"family":"Sieghart","given":"Alexander"},{"family":"Smith","given":"Samuel C."},{"family":"Sosinsky","given":"Alona"},{"family":"Stuckey","given":"Alexander"},{"family":"Tanguy","given":"</vt:lpwstr>
  </property>
  <property fmtid="{D5CDD505-2E9C-101B-9397-08002B2CF9AE}" pid="744" name="ZOTERO_BREF_xeDB1zkV4c3y_19">
    <vt:lpwstr>Mélanie"},{"family":"Taylor Tavares","given":"Ana Lisa"},{"family":"Thomas","given":"Ellen R. A."},{"family":"Thompson","given":"Simon R."},{"family":"Tucci","given":"Arianna"},{"family":"Welland","given":"Matthew J."},{"family":"Williams","given":"Eleano</vt:lpwstr>
  </property>
  <property fmtid="{D5CDD505-2E9C-101B-9397-08002B2CF9AE}" pid="745" name="ZOTERO_BREF_xeDB1zkV4c3y_2">
    <vt:lpwstr>4P5laD/Mtv9fLli","uris":["http://zotero.org/users/14858941/items/X8LCP38K"],"itemData":{"id":"gj4P5laD/Mtv9fLli","type":"article-journal","abstract":"Abstract\n            \n              The mutational landscape is shaped by many processes. Genic regions</vt:lpwstr>
  </property>
  <property fmtid="{D5CDD505-2E9C-101B-9397-08002B2CF9AE}" pid="746" name="ZOTERO_BREF_xeDB1zkV4c3y_20">
    <vt:lpwstr>r"},{"family":"Witkowska","given":"Katarzyna"},{"family":"Wood","given":"Suzanne M."},{"literal":"Colorectal Cancer Domain UK 100,000 Genomes Project"},{"family":"Chubb","given":"Daniel"},{"family":"Cornish","given":"Alex"},{"family":"Kinnersley","given":</vt:lpwstr>
  </property>
  <property fmtid="{D5CDD505-2E9C-101B-9397-08002B2CF9AE}" pid="747" name="ZOTERO_BREF_xeDB1zkV4c3y_21">
    <vt:lpwstr>"Ben"},{"family":"Houlston","given":"Richard"},{"family":"Wedge","given":"David"},{"family":"Gruber","given":"Andreas"},{"family":"Frangou","given":"Anna"},{"family":"Cross","given":"William"},{"family":"Graham","given":"Trevor"},{"family":"Sottoriva","gi</vt:lpwstr>
  </property>
  <property fmtid="{D5CDD505-2E9C-101B-9397-08002B2CF9AE}" pid="748" name="ZOTERO_BREF_xeDB1zkV4c3y_22">
    <vt:lpwstr>ven":"Andrea"},{"family":"Caravagna","given":"Gulio"},{"family":"Lopez-Bigas","given":"Nuria"},{"family":"Arnedo-Pac","given":"Claudia"},{"family":"Church","given":"David"},{"family":"Culliford","given":"Richard"},{"family":"Thorn","given":"Steve"},{"fami</vt:lpwstr>
  </property>
  <property fmtid="{D5CDD505-2E9C-101B-9397-08002B2CF9AE}" pid="749" name="ZOTERO_BREF_xeDB1zkV4c3y_23">
    <vt:lpwstr>ly":"Quirke","given":"Phil"},{"family":"Wood","given":"Henry"},{"family":"Tomlinson","given":"Ian"},{"family":"Noyvert","given":"Boris"},{"family":"Schuh","given":"Anna"},{"family":"Aden","given":"Konrad"},{"family":"Palles","given":"Claire"},{"family":"C</vt:lpwstr>
  </property>
  <property fmtid="{D5CDD505-2E9C-101B-9397-08002B2CF9AE}" pid="750" name="ZOTERO_BREF_xeDB1zkV4c3y_24">
    <vt:lpwstr>ampo","given":"Elias"},{"family":"Stankovic","given":"Tatjana"},{"family":"Taylor","given":"Martin S."},{"family":"Jackson","given":"Andrew P."}],"issued":{"date-parts":[["2022",2,24]]}}},{"id":11805,"uris":["http://zotero.org/groups/6195561/items/NPIKTAJ</vt:lpwstr>
  </property>
  <property fmtid="{D5CDD505-2E9C-101B-9397-08002B2CF9AE}" pid="751" name="ZOTERO_BREF_xeDB1zkV4c3y_25">
    <vt:lpwstr>U"],"itemData":{"id":11805,"type":"article-journal","abstract":"Abstract\n            Despite their deleterious effects, small insertions and deletions (InDels) have received far less attention than substitutions. Here we generated isogenic CRISPR-edited </vt:lpwstr>
  </property>
  <property fmtid="{D5CDD505-2E9C-101B-9397-08002B2CF9AE}" pid="752" name="ZOTERO_BREF_xeDB1zkV4c3y_26">
    <vt:lpwstr>human cellular models of postreplicative repair dysfunction (PRRd), including individual and combined gene edits of DNA mismatch repair (MMR) and replicative polymerases (Pol ε and Pol δ). Unique, diverse InDel mutational footprints were revealed. However</vt:lpwstr>
  </property>
  <property fmtid="{D5CDD505-2E9C-101B-9397-08002B2CF9AE}" pid="753" name="ZOTERO_BREF_xeDB1zkV4c3y_27">
    <vt:lpwstr>, the prevailing InDel classification framework was unable to discriminate these InDel signatures from background mutagenesis and from each other. To address this, we developed an alternative InDel classification system that considers flanking sequences a</vt:lpwstr>
  </property>
  <property fmtid="{D5CDD505-2E9C-101B-9397-08002B2CF9AE}" pid="754" name="ZOTERO_BREF_xeDB1zkV4c3y_28">
    <vt:lpwstr>nd informative motifs (for example, longer homopolymers), enabling unambiguous InDel classification into 89 subtypes. Through focused characterization of seven tumor types from the 100,000 Genomes Project, we uncovered 37 InDel signatures; 27 were new. In</vt:lpwstr>
  </property>
  <property fmtid="{D5CDD505-2E9C-101B-9397-08002B2CF9AE}" pid="755" name="ZOTERO_BREF_xeDB1zkV4c3y_29">
    <vt:lpwstr> addition to unveiling previously hidden biological insights, we also developed PRRDetect—a highly specific classifier of PRRd status in tumors, with potential implications for immunotherapies.","container-title":"Nature Genetics","DOI":"10.1038/s41588-02</vt:lpwstr>
  </property>
  <property fmtid="{D5CDD505-2E9C-101B-9397-08002B2CF9AE}" pid="756" name="ZOTERO_BREF_xeDB1zkV4c3y_3">
    <vt:lpwstr> are vulnerable to mutation but are preferentially protected by transcription-coupled repair\n              1\n              . In microorganisms, transcription has been demonstrated to be mutagenic\n              2,3\n              ; however, the impact o</vt:lpwstr>
  </property>
  <property fmtid="{D5CDD505-2E9C-101B-9397-08002B2CF9AE}" pid="757" name="ZOTERO_BREF_xeDB1zkV4c3y_30">
    <vt:lpwstr>5-02152-y","ISSN":"1061-4036, 1546-1718","journalAbbreviation":"Nat Genet","language":"en","PMID":"40210680","PMCID":"PMC12081297","source":"DOI.org (Crossref)","title":"A redefined InDel taxonomy provides insights into mutational signatures","URL":"https</vt:lpwstr>
  </property>
  <property fmtid="{D5CDD505-2E9C-101B-9397-08002B2CF9AE}" pid="758" name="ZOTERO_BREF_xeDB1zkV4c3y_31">
    <vt:lpwstr>://www.nature.com/articles/s41588-025-02152-y","author":[{"family":"Koh","given":"Gene Ching Chiek"},{"family":"Nanda","given":"Arjun Scott"},{"family":"Rinaldi","given":"Giuseppe"},{"family":"Boushaki","given":"Soraya"},{"family":"Degasperi","given":"And</vt:lpwstr>
  </property>
  <property fmtid="{D5CDD505-2E9C-101B-9397-08002B2CF9AE}" pid="759" name="ZOTERO_BREF_xeDB1zkV4c3y_32">
    <vt:lpwstr>rea"},{"family":"Badja","given":"Cherif"},{"family":"Pregnall","given":"Andrew Marcel"},{"family":"Zhao","given":"Salome Jingchen"},{"family":"Chmelova","given":"Lucia"},{"family":"Black","given":"Daniella"},{"family":"Heskin","given":"Laura"},{"family":"</vt:lpwstr>
  </property>
  <property fmtid="{D5CDD505-2E9C-101B-9397-08002B2CF9AE}" pid="760" name="ZOTERO_BREF_xeDB1zkV4c3y_33">
    <vt:lpwstr>Dias","given":"João"},{"family":"Young","given":"Jamie"},{"family":"Memari","given":"Yasin"},{"family":"Shooter","given":"Scott"},{"family":"Czarnecki","given":"Jan"},{"family":"Brown","given":"Matthew Arthur"},{"family":"Davies","given":"Helen Ruth"},{"f</vt:lpwstr>
  </property>
  <property fmtid="{D5CDD505-2E9C-101B-9397-08002B2CF9AE}" pid="761" name="ZOTERO_BREF_xeDB1zkV4c3y_34">
    <vt:lpwstr>amily":"Zou","given":"Xueqing"},{"family":"Nik-Zainal","given":"Serena"}],"accessed":{"date-parts":[["2025",5,13]]},"issued":{"date-parts":[["2025",4,10]]}}},{"id":11839,"uris":["http://zotero.org/groups/6195561/items/DCEPLWPD"],"itemData":{"id":11839,"ty</vt:lpwstr>
  </property>
  <property fmtid="{D5CDD505-2E9C-101B-9397-08002B2CF9AE}" pid="762" name="ZOTERO_BREF_xeDB1zkV4c3y_35">
    <vt:lpwstr>pe":"article-journal","abstract":"Mutational signature analysis is a recent computational approach for interpreting somatic mutations in the genome. Its application to cancer data has enhanced our understanding of mutational forces driving tumorigenesis a</vt:lpwstr>
  </property>
  <property fmtid="{D5CDD505-2E9C-101B-9397-08002B2CF9AE}" pid="763" name="ZOTERO_BREF_xeDB1zkV4c3y_36">
    <vt:lpwstr>nd demonstrated its potential to inform prognosis and treatment decisions. However, methodological challenges remain for discovering new signatures and assigning proper weights to existing signatures, thereby hindering broader clinical applications. Here </vt:lpwstr>
  </property>
  <property fmtid="{D5CDD505-2E9C-101B-9397-08002B2CF9AE}" pid="764" name="ZOTERO_BREF_xeDB1zkV4c3y_37">
    <vt:lpwstr>we present Mutational Signature Calculator (MuSiCal), a rigorous analytical framework with algorithms that solve major problems in the standard workflow. Our simulation studies demonstrate that MuSiCal outperforms state-of-the-art algorithms for both sign</vt:lpwstr>
  </property>
  <property fmtid="{D5CDD505-2E9C-101B-9397-08002B2CF9AE}" pid="765" name="ZOTERO_BREF_xeDB1zkV4c3y_38">
    <vt:lpwstr>ature discovery and assignment. By reanalyzing more than 2,700 cancer genomes, we provide an improved catalog of signatures and their assignments, discover nine indel signatures absent in the current catalog, resolve long-standing issues with the ambiguou</vt:lpwstr>
  </property>
  <property fmtid="{D5CDD505-2E9C-101B-9397-08002B2CF9AE}" pid="766" name="ZOTERO_BREF_xeDB1zkV4c3y_39">
    <vt:lpwstr>s ‘flat’ signatures and give insights into signatures with unknown etiologies. We expect MuSiCal and the improved catalog to be a step towards establishing best practices for mutational signature analysis.","container-title":"Nature Genetics","DOI":"10.10</vt:lpwstr>
  </property>
  <property fmtid="{D5CDD505-2E9C-101B-9397-08002B2CF9AE}" pid="767" name="ZOTERO_BREF_xeDB1zkV4c3y_4">
    <vt:lpwstr>f transcription-associated mutagenesis remains to be established in higher eukaryotes\n              4\n              . Here we show that ID4—a cancer insertion–deletion (indel) mutation signature of unknown aetiology\n              5\n              chara</vt:lpwstr>
  </property>
  <property fmtid="{D5CDD505-2E9C-101B-9397-08002B2CF9AE}" pid="768" name="ZOTERO_BREF_xeDB1zkV4c3y_40">
    <vt:lpwstr>38/s41588-024-01659-0","ISSN":"15461718","issue":"3","page":"541-552","PMID":"38361034","publisher":"Nature Research","title":"Accurate and sensitive mutational signature analysis with MuSiCal","volume":"56","author":[{"family":"Jin","given":"Hu"},{"famil</vt:lpwstr>
  </property>
  <property fmtid="{D5CDD505-2E9C-101B-9397-08002B2CF9AE}" pid="769" name="ZOTERO_BREF_xeDB1zkV4c3y_41">
    <vt:lpwstr>y":"Gulhan","given":"Doga C."},{"family":"Geiger","given":"Benedikt"},{"family":"Ben-Isvy","given":"Daniel"},{"family":"Geng","given":"David"},{"family":"Ljungström","given":"Viktor"},{"family":"Park","given":"Peter J."}],"issued":{"date-parts":[["2024",3</vt:lpwstr>
  </property>
  <property fmtid="{D5CDD505-2E9C-101B-9397-08002B2CF9AE}" pid="770" name="ZOTERO_BREF_xeDB1zkV4c3y_42">
    <vt:lpwstr>,1]]}}}],"schema":"https://github.com/citation-style-language/schema/raw/master/csl-citation.json"}</vt:lpwstr>
  </property>
  <property fmtid="{D5CDD505-2E9C-101B-9397-08002B2CF9AE}" pid="771" name="ZOTERO_BREF_xeDB1zkV4c3y_5">
    <vt:lpwstr>cterized by short (2 to 5 base pair) deletions —is due to a transcription-associated mutagenesis process. We demonstrate that defective ribonucleotide excision repair in mammals is associated with the ID4 signature, with mutations occurring at a TNT seque</vt:lpwstr>
  </property>
  <property fmtid="{D5CDD505-2E9C-101B-9397-08002B2CF9AE}" pid="772" name="ZOTERO_BREF_xeDB1zkV4c3y_6">
    <vt:lpwstr>nce motif, implicating topoisomerase 1 (TOP1) activity at sites of genome-embedded ribonucleotides as a mechanistic basis. Such TOP1-mediated deletions occur somatically in cancer, and the ID-TOP1 signature is also found in physiological settings, contrib</vt:lpwstr>
  </property>
  <property fmtid="{D5CDD505-2E9C-101B-9397-08002B2CF9AE}" pid="773" name="ZOTERO_BREF_xeDB1zkV4c3y_7">
    <vt:lpwstr>uting to genic de novo indel mutations in the germline. Thus, although topoisomerases protect against genome instability by relieving topological stress\n              6\n              , their activity may also be an important source of mutations in the h</vt:lpwstr>
  </property>
  <property fmtid="{D5CDD505-2E9C-101B-9397-08002B2CF9AE}" pid="774" name="ZOTERO_BREF_xeDB1zkV4c3y_8">
    <vt:lpwstr>uman genome.","container-title":"Nature","DOI":"10.1038/s41586-022-04403-y","ISSN":"0028-0836, 1476-4687","issue":"7898","journalAbbreviation":"Nature","language":"en","page":"623-631","source":"DOI.org (Crossref)","title":"Signatures of TOP1 transcriptio</vt:lpwstr>
  </property>
  <property fmtid="{D5CDD505-2E9C-101B-9397-08002B2CF9AE}" pid="775" name="ZOTERO_BREF_xeDB1zkV4c3y_9">
    <vt:lpwstr>n-associated mutagenesis in cancer and germline","volume":"602","author":[{"family":"Reijns","given":"Martin A. M."},{"family":"Parry","given":"David A."},{"family":"Williams","given":"Thomas C."},{"family":"Nadeu","given":"Ferran"},{"family":"Hindshaw","</vt:lpwstr>
  </property>
  <property fmtid="{D5CDD505-2E9C-101B-9397-08002B2CF9AE}" pid="776" name="ZOTERO_PREF_1">
    <vt:lpwstr>&lt;data data-version="3" zotero-version="9.0.3"&gt;&lt;session id="gj4P5laD"/&gt;&lt;style id="http://www.zotero.org/styles/chicago-author-date" locale="en-GB" hasBibliography="1" bibliographyStyleHasBeenSet="1"/&gt;&lt;prefs&gt;&lt;pref name="fieldType" value="Bookmark"/&gt;&lt;pref na</vt:lpwstr>
  </property>
  <property fmtid="{D5CDD505-2E9C-101B-9397-08002B2CF9AE}" pid="777" name="ZOTERO_PREF_2">
    <vt:lpwstr>me="automaticJournalAbbreviations" value="true"/&gt;&lt;/prefs&gt;&lt;/data&gt;</vt:lpwstr>
  </property>
</Properties>
</file>