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35149EA" w14:textId="77777777" w:rsidR="009B7E06" w:rsidRDefault="00AD3E97">
      <w:pPr>
        <w:pStyle w:val="Title"/>
      </w:pPr>
      <w:r>
        <w:t>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308D40B8" w14:textId="77777777" w:rsidR="009B7E06" w:rsidRDefault="00AD3E97">
      <w:pPr>
        <w:pStyle w:val="authorsandaff"/>
        <w:spacing w:after="240"/>
      </w:pPr>
      <w:r>
        <w:t>Mo Liu</w:t>
      </w:r>
      <w:r>
        <w:rPr>
          <w:rFonts w:hint="eastAsia"/>
        </w:rPr>
        <w:t>1*#</w:t>
      </w:r>
      <w:r>
        <w:t>,</w:t>
      </w:r>
      <w:r>
        <w:rPr>
          <w:rFonts w:hint="eastAsia"/>
        </w:rPr>
        <w:t xml:space="preserve"> Mi Ni Huang2*,</w:t>
      </w:r>
      <w:r>
        <w:t xml:space="preserve"> </w:t>
      </w:r>
      <w:proofErr w:type="spellStart"/>
      <w:r>
        <w:t>Xue</w:t>
      </w:r>
      <w:proofErr w:type="spellEnd"/>
      <w:r>
        <w:t xml:space="preserve"> Ming Wu1, Qi Zheng</w:t>
      </w:r>
      <w:r>
        <w:rPr>
          <w:rFonts w:hint="eastAsia"/>
        </w:rPr>
        <w:t xml:space="preserve">1, </w:t>
      </w:r>
      <w:proofErr w:type="spellStart"/>
      <w:r>
        <w:t>Runtian</w:t>
      </w:r>
      <w:proofErr w:type="spellEnd"/>
      <w:r>
        <w:t xml:space="preserve"> Yao</w:t>
      </w:r>
      <w:r>
        <w:rPr>
          <w:rFonts w:hint="eastAsia"/>
        </w:rPr>
        <w:t>2</w:t>
      </w:r>
      <w:r>
        <w:t xml:space="preserve">, </w:t>
      </w:r>
      <w:r>
        <w:rPr>
          <w:rFonts w:hint="eastAsia"/>
        </w:rPr>
        <w:t xml:space="preserve">Ying Yang1, </w:t>
      </w:r>
      <w:proofErr w:type="spellStart"/>
      <w:r>
        <w:rPr>
          <w:rFonts w:hint="eastAsia"/>
        </w:rPr>
        <w:t>Runxi</w:t>
      </w:r>
      <w:proofErr w:type="spellEnd"/>
      <w:r>
        <w:rPr>
          <w:rFonts w:hint="eastAsia"/>
        </w:rPr>
        <w:t xml:space="preserve"> Shen3, </w:t>
      </w:r>
      <w:r>
        <w:t>Steven G. Rozen4</w:t>
      </w:r>
      <w:r>
        <w:rPr>
          <w:rFonts w:hint="eastAsia"/>
        </w:rPr>
        <w:t>#</w:t>
      </w:r>
    </w:p>
    <w:p w14:paraId="35F89ADA" w14:textId="77777777" w:rsidR="009B7E06" w:rsidRDefault="00AD3E97">
      <w:pPr>
        <w:pStyle w:val="authorsandaff"/>
      </w:pPr>
      <w:r>
        <w:t>1 Sino-French Hoffmann Institute, School of Basic Medical Sciences, Guangzhou Medical University, Guangzhou, Guangdong 511436, China</w:t>
      </w:r>
    </w:p>
    <w:p w14:paraId="1D596607" w14:textId="77777777" w:rsidR="009B7E06" w:rsidRDefault="00AD3E97">
      <w:pPr>
        <w:pStyle w:val="authorsandaff"/>
      </w:pPr>
      <w:r>
        <w:rPr>
          <w:rFonts w:hint="eastAsia"/>
        </w:rPr>
        <w:t xml:space="preserve">2 </w:t>
      </w:r>
      <w:r>
        <w:t xml:space="preserve">Molecular Cancer Research Center, School of Medicine, Shenzhen Campus of Sun </w:t>
      </w:r>
      <w:proofErr w:type="spellStart"/>
      <w:r>
        <w:t>Yat</w:t>
      </w:r>
      <w:proofErr w:type="spellEnd"/>
      <w:r>
        <w:t>-</w:t>
      </w:r>
      <w:r>
        <w:rPr>
          <w:rFonts w:hint="eastAsia"/>
        </w:rPr>
        <w:t>S</w:t>
      </w:r>
      <w:r>
        <w:t xml:space="preserve">en University, Sun </w:t>
      </w:r>
      <w:proofErr w:type="spellStart"/>
      <w:r>
        <w:t>Yat-sen</w:t>
      </w:r>
      <w:proofErr w:type="spellEnd"/>
      <w:r>
        <w:t xml:space="preserve"> University, Shenzhen, 518107, China</w:t>
      </w:r>
    </w:p>
    <w:p w14:paraId="09ABE34D" w14:textId="77777777" w:rsidR="009B7E06" w:rsidRDefault="00AD3E97">
      <w:pPr>
        <w:pStyle w:val="authorsandaff"/>
      </w:pPr>
      <w:r>
        <w:rPr>
          <w:rFonts w:hint="eastAsia"/>
        </w:rPr>
        <w:t xml:space="preserve">3 </w:t>
      </w:r>
      <w:r>
        <w:t>Imaging Platform, Broad Institute of Harvard and MIT, Cambridge, Massachusetts, United States</w:t>
      </w:r>
    </w:p>
    <w:p w14:paraId="223BC2C3" w14:textId="77777777" w:rsidR="009B7E06" w:rsidRDefault="00AD3E97">
      <w:pPr>
        <w:pStyle w:val="authorsandaff"/>
      </w:pPr>
      <w:r>
        <w:rPr>
          <w:rFonts w:hint="eastAsia"/>
        </w:rPr>
        <w:t>4</w:t>
      </w:r>
      <w:r>
        <w:t xml:space="preserve"> Department of Biostatistics and Bioinformatics, Duke University School of Medicine, Durham, North Carolina, 27710, United States</w:t>
      </w:r>
    </w:p>
    <w:p w14:paraId="69AB78BF" w14:textId="77777777" w:rsidR="009B7E06" w:rsidRDefault="00AD3E97">
      <w:pPr>
        <w:pStyle w:val="authorsandaff"/>
      </w:pPr>
      <w:r>
        <w:t xml:space="preserve"># Corresponding authors: E-mails: </w:t>
      </w:r>
      <w:hyperlink r:id="rId7">
        <w:r>
          <w:rPr>
            <w:rFonts w:hint="eastAsia"/>
          </w:rPr>
          <w:t>mo.liu@gzhmu.edu.cn</w:t>
        </w:r>
      </w:hyperlink>
      <w:r>
        <w:rPr>
          <w:rFonts w:hint="eastAsia"/>
        </w:rPr>
        <w:t>, steverozen@pm.me</w:t>
      </w:r>
    </w:p>
    <w:p w14:paraId="72442348" w14:textId="77777777" w:rsidR="009B7E06" w:rsidRDefault="00AD3E97">
      <w:r>
        <w:br w:type="page"/>
      </w:r>
    </w:p>
    <w:p w14:paraId="3B0A7093" w14:textId="77777777" w:rsidR="009B7E06" w:rsidRDefault="00AD3E97">
      <w:pPr>
        <w:pStyle w:val="Heading1"/>
        <w:spacing w:before="0"/>
      </w:pPr>
      <w:r>
        <w:rPr>
          <w:rFonts w:hint="eastAsia"/>
        </w:rPr>
        <w:lastRenderedPageBreak/>
        <w:t>Abstract</w:t>
      </w:r>
    </w:p>
    <w:p w14:paraId="1A8D9524" w14:textId="77777777" w:rsidR="009B7E06" w:rsidRDefault="00AD3E97">
      <w:pPr>
        <w:pStyle w:val="normalfirst"/>
      </w:pPr>
      <w:r>
        <w:t>Mutational signatures can be viewed as latent factors that can reconstruct observed mutational spectra and that ideally correspond to specific mutagenic mechanisms. The mutational signatures of small insertions and deletions (“indels”) have been under-studied, but Koh, Nanda, and colleagues recently published two new classifications that recognize 89 types and 476 types of indels. We show here that both these classifications provide better discrimination between spectra and signatures than the older classification into 83 types of indel. We analyzed somatic indels in 6,975 whole genomes from 32 cancer types to create comprehensive collections of indel signatures. We identified signatures in all three classification schemes (476, 89, and 83 types of indels) using a method based on hierarchical Dirichlet processes and a method based on non-negative matrix factorization, with consistent results across the two methods. We identified 44 mutational signatures in the 89-type classification and corresponding s</w:t>
      </w:r>
      <w:r>
        <w:rPr>
          <w:shd w:val="clear" w:color="auto" w:fill="FFFF00"/>
        </w:rPr>
        <w:t>ignatures in the 476-type classification.</w:t>
      </w:r>
      <w:r>
        <w:t xml:space="preserve"> Of these, to our knowledge, similar 89-type signatures were previously described for 18. Lossless algorithmic translation between signatures in the 83-type and the two new classification schemes is impossible. However, we leveraged tumor mutational spectra dominated by individual signatures to exhaustively elucidate the correspondences between signatures in the three classification schemes. Nevertheless, the new classification schemes are in most cases superior, in that they detect differences between spectra and signatures that the 83-type classification does not. We provide a web site for exploring indel signatures and their relationships across the three classifications, as well as </w:t>
      </w:r>
      <w:r>
        <w:rPr>
          <w:shd w:val="clear" w:color="auto" w:fill="FFFF00"/>
        </w:rPr>
        <w:t>signatures’ presence in tumors</w:t>
      </w:r>
      <w:r>
        <w:t xml:space="preserve"> and signatures’ relationships to genomic topography. </w:t>
      </w:r>
    </w:p>
    <w:p w14:paraId="449F4278" w14:textId="77777777" w:rsidR="009B7E06" w:rsidRDefault="00AD3E97">
      <w:pPr>
        <w:pStyle w:val="normalfirst"/>
      </w:pPr>
      <w:r>
        <w:t>(Currently 254 words)</w:t>
      </w:r>
    </w:p>
    <w:p w14:paraId="2CC5DEDF" w14:textId="77777777" w:rsidR="009B7E06" w:rsidRDefault="009B7E06">
      <w:pPr>
        <w:pStyle w:val="normalfirst"/>
      </w:pPr>
    </w:p>
    <w:p w14:paraId="3E03CC5B" w14:textId="77777777" w:rsidR="009B7E06" w:rsidRDefault="009B7E06">
      <w:pPr>
        <w:pStyle w:val="normalfirst"/>
      </w:pPr>
    </w:p>
    <w:p w14:paraId="32C39381" w14:textId="77777777" w:rsidR="009B7E06" w:rsidRDefault="009B7E06">
      <w:pPr>
        <w:pStyle w:val="normalfirst"/>
      </w:pPr>
    </w:p>
    <w:p w14:paraId="13FE8A8A" w14:textId="77777777" w:rsidR="009B7E06" w:rsidRDefault="00AD3E97">
      <w:r>
        <w:t xml:space="preserve">NOTES On possible journals: abstract word limits:, </w:t>
      </w:r>
      <w:proofErr w:type="spellStart"/>
      <w:r>
        <w:t>nat</w:t>
      </w:r>
      <w:proofErr w:type="spellEnd"/>
      <w:r>
        <w:t xml:space="preserve"> genet </w:t>
      </w:r>
      <w:proofErr w:type="spellStart"/>
      <w:r>
        <w:t>abst</w:t>
      </w:r>
      <w:proofErr w:type="spellEnd"/>
      <w:r>
        <w:t xml:space="preserve"> limit 150, 4000 words 8 display items;  cancer research, 250 words; cancer discovery 150 words; cell genomics, 150 words; genome research 250 words; </w:t>
      </w:r>
      <w:proofErr w:type="spellStart"/>
      <w:r>
        <w:rPr>
          <w:shd w:val="clear" w:color="auto" w:fill="FFFF00"/>
        </w:rPr>
        <w:t>Elife</w:t>
      </w:r>
      <w:proofErr w:type="spellEnd"/>
      <w:r>
        <w:rPr>
          <w:shd w:val="clear" w:color="auto" w:fill="FFFF00"/>
        </w:rPr>
        <w:t>? Cell / cell genomics resource? https://share.google/aimode/QKRo26NUhoR9S8WBd</w:t>
      </w:r>
    </w:p>
    <w:p w14:paraId="27159F55" w14:textId="77777777" w:rsidR="009B7E06" w:rsidRDefault="00AD3E97">
      <w:r>
        <w:t xml:space="preserve">NOTE: Koh et al. Extracted from tumor types: bladder (n = 347), brain (CNS, n = 392), colorectal (n = 2,146), endometrial (n = 695), lung (n = 958), stomach (n = 181) and skin (n = 56) cancers from the GEL 100,000 Genomes Project35 </w:t>
      </w:r>
      <w:proofErr w:type="spellStart"/>
      <w:r>
        <w:t>Strelka</w:t>
      </w:r>
      <w:proofErr w:type="spellEnd"/>
      <w:r>
        <w:t xml:space="preserve"> (page 1136, top right column)  </w:t>
      </w:r>
      <w:hyperlink r:id="rId8">
        <w:r>
          <w:rPr>
            <w:rStyle w:val="Hyperlink"/>
          </w:rPr>
          <w:t>https://signal.mutationalsignatures.com/explore/main/cancer/signatures?mutationType=3&amp;study=7</w:t>
        </w:r>
      </w:hyperlink>
      <w:r>
        <w:rPr>
          <w:rStyle w:val="Hyperlink"/>
        </w:rPr>
        <w:t xml:space="preserve"> </w:t>
      </w:r>
      <w:r>
        <w:t>We extracted from 32 types &gt; 4 times as many (</w:t>
      </w:r>
      <w:proofErr w:type="spellStart"/>
      <w:r>
        <w:t>koh</w:t>
      </w:r>
      <w:proofErr w:type="spellEnd"/>
      <w:r>
        <w:t xml:space="preserve"> extracted from 7)</w:t>
      </w:r>
    </w:p>
    <w:p w14:paraId="038E597F" w14:textId="77777777" w:rsidR="009B7E06" w:rsidRDefault="00AD3E97">
      <w:pPr>
        <w:pStyle w:val="Heading1"/>
        <w:spacing w:before="0"/>
      </w:pPr>
      <w:r>
        <w:br w:type="page"/>
      </w:r>
    </w:p>
    <w:p w14:paraId="070C19E8" w14:textId="77777777" w:rsidR="009B7E06" w:rsidRDefault="00AD3E97">
      <w:pPr>
        <w:pStyle w:val="Heading1"/>
        <w:spacing w:before="0"/>
      </w:pPr>
      <w:r>
        <w:lastRenderedPageBreak/>
        <w:t>Introduction</w:t>
      </w:r>
    </w:p>
    <w:p w14:paraId="764A98AB" w14:textId="77777777" w:rsidR="009B7E06" w:rsidRDefault="00AD3E97">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1" w:name="ZOTERO_BREF_SKWaXNETtpY0"/>
      <w:r>
        <w:t>(</w:t>
      </w:r>
      <w:proofErr w:type="spellStart"/>
      <w:r>
        <w:t>Alexandrov</w:t>
      </w:r>
      <w:proofErr w:type="spellEnd"/>
      <w:r>
        <w:t xml:space="preserve"> et al. 2014)</w:t>
      </w:r>
      <w:bookmarkEnd w:id="1"/>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2" w:name="ZOTERO_BREF_IM4gJ3yQ6hq2"/>
      <w:r>
        <w:t>(</w:t>
      </w:r>
      <w:proofErr w:type="spellStart"/>
      <w:r>
        <w:t>Alexandrov</w:t>
      </w:r>
      <w:proofErr w:type="spellEnd"/>
      <w:r>
        <w:t xml:space="preserve"> et al. 2016; Ng et al. 2017; </w:t>
      </w:r>
      <w:proofErr w:type="spellStart"/>
      <w:r>
        <w:t>Dziubańska-Kusibab</w:t>
      </w:r>
      <w:proofErr w:type="spellEnd"/>
      <w:r>
        <w:t xml:space="preserve"> et al. 2020; Boot et al. 2020)</w:t>
      </w:r>
      <w:bookmarkEnd w:id="2"/>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26CFCB96" w14:textId="77777777" w:rsidR="009B7E06" w:rsidRDefault="00AD3E97">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3" w:name="ZOTERO_BREF_97iR0u2ckHXQ"/>
      <w:r>
        <w:t xml:space="preserve">(Boot et al. 2018; Huang et al. 2017; </w:t>
      </w:r>
      <w:proofErr w:type="spellStart"/>
      <w:r>
        <w:t>Kucab</w:t>
      </w:r>
      <w:proofErr w:type="spellEnd"/>
      <w:r>
        <w:t xml:space="preserve"> et al. 2019; </w:t>
      </w:r>
      <w:proofErr w:type="spellStart"/>
      <w:r>
        <w:t>Caipa</w:t>
      </w:r>
      <w:proofErr w:type="spellEnd"/>
      <w:r>
        <w:t xml:space="preserve"> Garcia et al. 2024; Riva et al. 2020)</w:t>
      </w:r>
      <w:bookmarkEnd w:id="3"/>
      <w:r>
        <w:t>. In addition, machine learning can identify mutational signatures as latent factors that explain the patterns of mutations in large collections of somatic mutation dat</w:t>
      </w:r>
      <w:r>
        <w:rPr>
          <w:rFonts w:hint="eastAsia"/>
        </w:rPr>
        <w:t xml:space="preserve">a </w:t>
      </w:r>
      <w:bookmarkStart w:id="4" w:name="ZOTERO_BREF_DDRXI6EgPLjA"/>
      <w:r>
        <w:rPr>
          <w:rFonts w:hint="eastAsia"/>
        </w:rPr>
        <w:t>(</w:t>
      </w:r>
      <w:proofErr w:type="spellStart"/>
      <w:r>
        <w:rPr>
          <w:rFonts w:hint="eastAsia"/>
        </w:rPr>
        <w:t>Alexandrov</w:t>
      </w:r>
      <w:proofErr w:type="spellEnd"/>
      <w:r>
        <w:rPr>
          <w:rFonts w:hint="eastAsia"/>
        </w:rPr>
        <w:t xml:space="preserve"> et al. 2020; 2014; Nik-Zainal et al. 2012; </w:t>
      </w:r>
      <w:proofErr w:type="spellStart"/>
      <w:r>
        <w:rPr>
          <w:rFonts w:hint="eastAsia"/>
        </w:rPr>
        <w:t>Degasperi</w:t>
      </w:r>
      <w:proofErr w:type="spellEnd"/>
      <w:r>
        <w:rPr>
          <w:rFonts w:hint="eastAsia"/>
        </w:rPr>
        <w:t xml:space="preserve"> et al. 2022; Chen et al. 2024; </w:t>
      </w:r>
      <w:proofErr w:type="spellStart"/>
      <w:r>
        <w:rPr>
          <w:rFonts w:hint="eastAsia"/>
        </w:rPr>
        <w:t>Jin</w:t>
      </w:r>
      <w:proofErr w:type="spellEnd"/>
      <w:r>
        <w:rPr>
          <w:rFonts w:hint="eastAsia"/>
        </w:rPr>
        <w:t xml:space="preserve"> et al. 2024; Koh et al. 2025a)</w:t>
      </w:r>
      <w:bookmarkEnd w:id="4"/>
      <w:r>
        <w:t xml:space="preserve">.  </w:t>
      </w:r>
      <w:r>
        <w:rPr>
          <w:shd w:val="clear" w:color="auto" w:fill="FFFF00"/>
        </w:rPr>
        <w:t xml:space="preserve">NOTE THERE IS A DUPLICATE for Koh et </w:t>
      </w:r>
      <w:proofErr w:type="spellStart"/>
      <w:r>
        <w:rPr>
          <w:shd w:val="clear" w:color="auto" w:fill="FFFF00"/>
        </w:rPr>
        <w:t>al.</w:t>
      </w:r>
      <w:r>
        <w:t>For</w:t>
      </w:r>
      <w:proofErr w:type="spellEnd"/>
      <w:r>
        <w:t xml:space="preserve"> example, data mining of upper tract urothelial cancers (UTUC) from Taiwan initially identified the aristolochic acid (AA) single-base substitution (SBS) signature</w:t>
      </w:r>
      <w:r>
        <w:rPr>
          <w:rFonts w:hint="eastAsia"/>
        </w:rPr>
        <w:t xml:space="preserve"> </w:t>
      </w:r>
      <w:bookmarkStart w:id="5" w:name="ZOTERO_BREF_JvwdUEeJfzJa"/>
      <w:r>
        <w:t>(Hoang et al. 2013; Poon et al. 2013)</w:t>
      </w:r>
      <w:bookmarkEnd w:id="5"/>
      <w:r>
        <w:rPr>
          <w:rFonts w:hint="eastAsia"/>
        </w:rPr>
        <w:t>.</w:t>
      </w:r>
      <w:r>
        <w:t xml:space="preserve"> Subsequent analysis revealed that this signature was also present in bladder, kidney, and liver cancers</w:t>
      </w:r>
      <w:r>
        <w:rPr>
          <w:rFonts w:hint="eastAsia"/>
        </w:rPr>
        <w:t xml:space="preserve"> </w:t>
      </w:r>
      <w:bookmarkStart w:id="6" w:name="ZOTERO_BREF_NhmgMLG5UTqp"/>
      <w:r>
        <w:t>(Ng et al. 2017; Poon et al. 2015)</w:t>
      </w:r>
      <w:bookmarkEnd w:id="6"/>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w:t>
      </w:r>
      <w:r>
        <w:lastRenderedPageBreak/>
        <w:t>double-base-substitution (DBS) signatures and, relevant to the current study, small insertion-and-deletion (indel) signatures (Figure 1)</w:t>
      </w:r>
      <w:r>
        <w:rPr>
          <w:rFonts w:hint="eastAsia"/>
        </w:rPr>
        <w:t xml:space="preserve"> </w:t>
      </w:r>
      <w:bookmarkStart w:id="7" w:name="ZOTERO_BREF_F69glrCEhxC1"/>
      <w:r>
        <w:t>(Chen et al. 2024)</w:t>
      </w:r>
      <w:bookmarkEnd w:id="7"/>
      <w:r>
        <w:rPr>
          <w:rFonts w:hint="eastAsia"/>
        </w:rPr>
        <w:t>.</w:t>
      </w:r>
    </w:p>
    <w:p w14:paraId="0CC20FE3" w14:textId="77777777" w:rsidR="009B7E06" w:rsidRDefault="00AD3E97">
      <w:r>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8" w:name="ZOTERO_BREF_Yu0snU1feDwM"/>
      <w:r>
        <w:t>(Davies et al. 2017)</w:t>
      </w:r>
      <w:bookmarkStart w:id="9" w:name="ZOTERO_BREF_0R4W6QbbYRxt"/>
      <w:bookmarkEnd w:id="8"/>
      <w:r>
        <w:t>(Koh et al. 2025b)</w:t>
      </w:r>
      <w:bookmarkStart w:id="10" w:name="ZOTERO_BREF_hhD988u0jN7V"/>
      <w:bookmarkEnd w:id="9"/>
      <w:r>
        <w:t>(Huang et al. 2015)</w:t>
      </w:r>
      <w:bookmarkEnd w:id="10"/>
      <w:r>
        <w:t xml:space="preserve"> and a rare indel hypermutator phenotype due to a mutation in topoisomerase 2 alpha </w:t>
      </w:r>
      <w:bookmarkStart w:id="11" w:name="ZOTERO_BREF_D2iecPnvmjdB"/>
      <w:r>
        <w:t>(Boot et al. 2022)</w:t>
      </w:r>
      <w:r>
        <w:fldChar w:fldCharType="begin"/>
      </w:r>
      <w: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fldChar w:fldCharType="separate"/>
      </w:r>
      <w:r>
        <w:rPr>
          <w:rStyle w:val="normalfirstChar"/>
        </w:rPr>
        <w:t>(Boot et al. 2022)</w:t>
      </w:r>
      <w:r>
        <w:fldChar w:fldCharType="end"/>
      </w:r>
      <w:bookmarkEnd w:id="11"/>
      <w:r>
        <w:rPr>
          <w:rStyle w:val="normalfirstChar"/>
        </w:rPr>
        <w:t xml:space="preserve">. </w:t>
      </w:r>
    </w:p>
    <w:p w14:paraId="0BE83B81" w14:textId="77777777" w:rsidR="009B7E06" w:rsidRDefault="00AD3E97">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2" w:name="ZOTERO_BREF_2bTJlJjriYWb"/>
      <w:r>
        <w:t>(Koh et al. 2025b)</w:t>
      </w:r>
      <w:r>
        <w:fldChar w:fldCharType="begin"/>
      </w:r>
      <w:r>
        <w:instrText>vnd.oasis.opendocument.field.UNHANDLED</w:instrText>
      </w:r>
      <w:r>
        <w:fldChar w:fldCharType="separate"/>
      </w:r>
      <w:r>
        <w:t>(Koh et al. 2025)</w:t>
      </w:r>
      <w:r>
        <w:fldChar w:fldCharType="end"/>
      </w:r>
      <w:bookmarkEnd w:id="12"/>
      <w:r>
        <w:t xml:space="preserve"> proposed two classification schemes, one with 89 types of indel and one with 476 types (Figure 1). </w:t>
      </w:r>
    </w:p>
    <w:p w14:paraId="673F74A4" w14:textId="77777777" w:rsidR="009B7E06" w:rsidRDefault="00AD3E97">
      <w:r>
        <w:t xml:space="preserve">The older, 83-type scheme primarily categorizes indels based on the number of bases inserted or deleted, and for single-base insertions and deletions the identity of the deleted or inserted base (conventionally shown as pyrimidines, C or T) </w:t>
      </w:r>
      <w:r>
        <w:rPr>
          <w:shd w:val="clear" w:color="auto" w:fill="FFFF00"/>
        </w:rPr>
        <w:t xml:space="preserve">&lt;make a </w:t>
      </w:r>
      <w:proofErr w:type="spellStart"/>
      <w:r>
        <w:rPr>
          <w:shd w:val="clear" w:color="auto" w:fill="FFFF00"/>
        </w:rPr>
        <w:t>zenodo</w:t>
      </w:r>
      <w:proofErr w:type="spellEnd"/>
      <w:r>
        <w:rPr>
          <w:shd w:val="clear" w:color="auto" w:fill="FFFF00"/>
        </w:rPr>
        <w:t xml:space="preserve"> </w:t>
      </w:r>
      <w:proofErr w:type="spellStart"/>
      <w:r>
        <w:rPr>
          <w:shd w:val="clear" w:color="auto" w:fill="FFFF00"/>
        </w:rPr>
        <w:t>doi</w:t>
      </w:r>
      <w:proofErr w:type="spellEnd"/>
      <w:r>
        <w:rPr>
          <w:shd w:val="clear" w:color="auto" w:fill="FFFF00"/>
        </w:rPr>
        <w:t xml:space="preserve"> for this&gt;</w:t>
      </w:r>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w:t>
      </w:r>
      <w:r>
        <w:lastRenderedPageBreak/>
        <w:t>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 xml:space="preserve">|GG </w:t>
      </w:r>
      <w:r>
        <w:rPr>
          <w:rFonts w:hint="eastAsia"/>
        </w:rPr>
        <w:t>→</w:t>
      </w:r>
      <w:r>
        <w:rPr>
          <w:rFonts w:hint="eastAsia"/>
        </w:rPr>
        <w:t xml:space="preserve"> A</w:t>
      </w:r>
      <w:r>
        <w:rPr>
          <w:b/>
          <w:bCs/>
        </w:rPr>
        <w:t>CA</w:t>
      </w:r>
      <w:r>
        <w:rPr>
          <w:rFonts w:hint="eastAsia"/>
        </w:rPr>
        <w:t>GG) exhibits a 2-b</w:t>
      </w:r>
      <w:r>
        <w:t>ase</w:t>
      </w:r>
      <w:r>
        <w:rPr>
          <w:rFonts w:hint="eastAsia"/>
        </w:rPr>
        <w:t xml:space="preserve"> microhomology (CA)</w:t>
      </w:r>
      <w:r>
        <w:t xml:space="preserve">. </w:t>
      </w:r>
    </w:p>
    <w:p w14:paraId="086A9AF0" w14:textId="77777777" w:rsidR="009B7E06" w:rsidRDefault="00AD3E97">
      <w:r>
        <w:t xml:space="preserve">The two new indel classification scheme consist of one based on 476 types of indel and one based on 89 types, which mainly consolidates similar mutation types in the 476-type classification into coarser-grained mutation types </w:t>
      </w:r>
      <w:bookmarkStart w:id="13" w:name="ZOTERO_BREF_6zFIi2vPZWZ4"/>
      <w:r>
        <w:t>(Koh et al. 2025a)</w:t>
      </w:r>
      <w:bookmarkEnd w:id="13"/>
      <w:r>
        <w:rPr>
          <w:color w:val="000000"/>
        </w:rPr>
        <w:t>.</w:t>
      </w:r>
      <w:r>
        <w:t xml:space="preserve"> Critically, unlike the 83-type classification scheme, both the 476 and the 89-type classifications distinguish different types indels of a single T or C according to the non-T (respectively, non-C) flaking bases. This dramatically improves discrimination between mutational spectra and signatures containing single-base indels, which are present in most signatures. For example, the 89-type classification distinguishes between deletions of a T in which the preceding base is A, C, or G (in Figure 1B, signature InsDel23). Thus, deletions of ATA&gt;AA or ATTA&gt;ATA are distinguished from deletions of CTA&gt;CA or CTTA&gt;CTA, distinctions that the 83-type classification does not capture. At the same time, however, for deletions of a single T, the 89-type classification groups together deletions of a single T in isolation along with deletions of a single T from repeats of 2 to 4 Ts, a distinction that the 83-type and 476-type classification schemes capture (Figure 1B versus Figure 1C). </w:t>
      </w:r>
    </w:p>
    <w:p w14:paraId="7CC6971D" w14:textId="77777777" w:rsidR="009B7E06" w:rsidRDefault="00AD3E97">
      <w:r>
        <w:rPr>
          <w:shd w:val="clear" w:color="auto" w:fill="FFFF00"/>
        </w:rPr>
        <w:t xml:space="preserve">&lt;possibly delete this paragraph and put this in the vignette, in which case we can delete fig 1c, d&gt; </w:t>
      </w:r>
      <w:r>
        <w:t xml:space="preserve">There are advantages to each of the indel classification schemes. In the 83-type and 476-type classifications the most common AA-related deletions of single Ts are deletions of single Ts, while the 89-type collapses these to a single types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for the </w:t>
      </w:r>
      <w:r>
        <w:lastRenderedPageBreak/>
        <w:t>predominance of A&gt;T single base substitutions in the AA SBS signature and of the frequent involvement of adenines in the AA DBS signatures (Figure 1C,D).</w:t>
      </w:r>
    </w:p>
    <w:p w14:paraId="69A040FF" w14:textId="77777777" w:rsidR="009B7E06" w:rsidRDefault="00AD3E97">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classification. We also mapped the mutational signatures based on the 83-type classification to signatures in the other two classifications based on tumor samples with high cosine similarities to signatures. We further profiled the replication timing, asymmetry</w:t>
      </w:r>
      <w:r>
        <w:rPr>
          <w:rFonts w:hint="eastAsia"/>
        </w:rPr>
        <w:t xml:space="preserve"> between genic and intergenic regions and </w:t>
      </w:r>
      <w:r>
        <w:t>asymmetry</w:t>
      </w:r>
      <w:r>
        <w:rPr>
          <w:rFonts w:hint="eastAsia"/>
        </w:rPr>
        <w:t xml:space="preserve"> between leading and lagging </w:t>
      </w:r>
      <w:r>
        <w:t xml:space="preserve">replication strand of each signature, providing insights into their underlying mutational processes. We also tallied </w:t>
      </w:r>
      <w:r>
        <w:rPr>
          <w:shd w:val="clear" w:color="auto" w:fill="FFFF00"/>
        </w:rPr>
        <w:t>their contributions to key cancer genes, associations to SBSs and to sex within a given cancer type. In addition to the supplementary information provided here, we also provide a web site to facilitate exploration of these signatures.</w:t>
      </w:r>
    </w:p>
    <w:p w14:paraId="43EA7471" w14:textId="77777777" w:rsidR="009B7E06" w:rsidRDefault="00AD3E97">
      <w:pPr>
        <w:pStyle w:val="Heading1"/>
      </w:pPr>
      <w:r>
        <w:t>Results.</w:t>
      </w:r>
    </w:p>
    <w:p w14:paraId="1481EBEB" w14:textId="77777777" w:rsidR="009B7E06" w:rsidRDefault="00AD3E97">
      <w:pPr>
        <w:pStyle w:val="Heading2"/>
      </w:pPr>
      <w:r>
        <w:t>Repertoire of indel signatures based on de novo signature discovery</w:t>
      </w:r>
    </w:p>
    <w:p w14:paraId="57445A2E" w14:textId="77777777" w:rsidR="009B7E06" w:rsidRDefault="00AD3E97">
      <w:pPr>
        <w:pStyle w:val="normalfirst"/>
      </w:pPr>
      <w:r>
        <w:t xml:space="preserve">We identified indel signatures in all three classifications from a total of 6,975 cancer genomes encompassing 32 cancer types </w:t>
      </w:r>
      <w:r>
        <w:rPr>
          <w:shd w:val="clear" w:color="auto" w:fill="FFFF00"/>
        </w:rPr>
        <w:t xml:space="preserve">(put these on </w:t>
      </w:r>
      <w:proofErr w:type="spellStart"/>
      <w:r>
        <w:rPr>
          <w:shd w:val="clear" w:color="auto" w:fill="FFFF00"/>
        </w:rPr>
        <w:t>zenodo</w:t>
      </w:r>
      <w:proofErr w:type="spellEnd"/>
      <w:r>
        <w:rPr>
          <w:shd w:val="clear" w:color="auto" w:fill="FFFF00"/>
        </w:rPr>
        <w:t xml:space="preserve">) </w:t>
      </w:r>
      <w:r>
        <w:t xml:space="preserve">using a method based on hierarchical Dirichlet processes  </w:t>
      </w:r>
      <w:bookmarkStart w:id="14" w:name="ZOTERO_BREF_sXKgi2ptdMXh"/>
      <w:r>
        <w:t>(Liu et al. 2023)</w:t>
      </w:r>
      <w:bookmarkEnd w:id="14"/>
      <w:r>
        <w:t xml:space="preserve">, and </w:t>
      </w:r>
      <w:proofErr w:type="spellStart"/>
      <w:r>
        <w:t>SigProfilerExtractor</w:t>
      </w:r>
      <w:proofErr w:type="spellEnd"/>
      <w:r>
        <w:t xml:space="preserve"> (</w:t>
      </w:r>
      <w:proofErr w:type="spellStart"/>
      <w:r>
        <w:t>SigPro</w:t>
      </w:r>
      <w:proofErr w:type="spellEnd"/>
      <w:r>
        <w:t xml:space="preserve">), a method based on non-negative matrix factorization </w:t>
      </w:r>
      <w:bookmarkStart w:id="15" w:name="ZOTERO_BREF_Ax2rB3g50il2"/>
      <w:r>
        <w:t>(Islam et al. 2022)</w:t>
      </w:r>
      <w:bookmarkEnd w:id="15"/>
      <w:r>
        <w:t>. The extracted signatures were broadly consistent between the two methods (</w:t>
      </w:r>
      <w:r>
        <w:rPr>
          <w:shd w:val="clear" w:color="auto" w:fill="FFFF00"/>
        </w:rPr>
        <w:t xml:space="preserve">see table 1, our web page, and details in table S12 and &lt;elsewhere&gt;, including our web page), </w:t>
      </w:r>
      <w:r>
        <w:t>We identified 47 mutational signatures in the new 89-</w:t>
      </w:r>
      <w:r>
        <w:lastRenderedPageBreak/>
        <w:t xml:space="preserve">type classification and 45 of those in the new 476-type classification. We identified signatures in the two classification systems independently. We assessed concordance between signatures identified in two classification systems by collapsing the 476-type signatures to their 89-type counterparts and comparing them to signatures extracted in the 89-type classification. Mean cosine similarity was &gt; 0.990 (median &gt; 0.997, minimum &gt; 0.930), providing evidence that these represent robust latent factors. Further evidence of their robustness derives from the identification of tumor spectra dominated by a single signature. For </w:t>
      </w:r>
      <w:r>
        <w:rPr>
          <w:shd w:val="clear" w:color="auto" w:fill="FFFF00"/>
        </w:rPr>
        <w:t>35</w:t>
      </w:r>
      <w:r>
        <w:t xml:space="preserve"> of the 47 signatures we identified tumors with &gt; </w:t>
      </w:r>
      <w:r>
        <w:rPr>
          <w:shd w:val="clear" w:color="auto" w:fill="FFFF00"/>
        </w:rPr>
        <w:t>0.95</w:t>
      </w:r>
      <w:r>
        <w:t xml:space="preserve"> cosine similarity and 41 had tumors with &gt; 0.90 similarity (Table 1). We then compared the spectra of these tumors in the 83-type classification to signatures identified in the 83-type classification, and thereby establish concordance between these signatures and the 89 and 476-type signatures. Table 1 shows the concordances, with details and discussion in &lt;vignette and web page&gt;. We observed that some signatures extracted in the 83-type classification had diminished proportions of (sometime near absence of) insertions or deletions in the context of long poly-T regions. </w:t>
      </w:r>
      <w:r>
        <w:rPr>
          <w:shd w:val="clear" w:color="auto" w:fill="FFFF00"/>
        </w:rPr>
        <w:t>&lt;expand?&gt;</w:t>
      </w:r>
      <w:r>
        <w:t>.</w:t>
      </w:r>
    </w:p>
    <w:p w14:paraId="74447F4F" w14:textId="77777777" w:rsidR="009B7E06" w:rsidRDefault="00AD3E97">
      <w:pPr>
        <w:pStyle w:val="normalfirst"/>
      </w:pPr>
      <w:r>
        <w:tab/>
        <w:t>Of the 47 signatures identified in the 89-type classification, similar signatures were previously described for 18</w:t>
      </w:r>
      <w:r>
        <w:rPr>
          <w:shd w:val="clear" w:color="auto" w:fill="FFFF00"/>
        </w:rPr>
        <w:t xml:space="preserve"> &lt;cite Koh 2925). Of the XX signatures identified in the 83-type classification, XX were similar to signatures in COSMIC, and an additional 4 were similar to signatures identified by </w:t>
      </w:r>
      <w:proofErr w:type="spellStart"/>
      <w:r>
        <w:rPr>
          <w:shd w:val="clear" w:color="auto" w:fill="FFFF00"/>
        </w:rPr>
        <w:t>Jin</w:t>
      </w:r>
      <w:proofErr w:type="spellEnd"/>
      <w:r>
        <w:rPr>
          <w:shd w:val="clear" w:color="auto" w:fill="FFFF00"/>
        </w:rPr>
        <w:t xml:space="preserve"> et al. (reference). Table 1 shows the correspondences and Supplementary/Note/Table/or vignette discusses differences. We did not identify signatures similar to 5 of the indel signatures on COSMIC. Supplementary Note/or Table for details &lt;see separate document insdel_5_and_8_discussion&gt;</w:t>
      </w:r>
    </w:p>
    <w:p w14:paraId="02D4E96C" w14:textId="77777777" w:rsidR="009B7E06" w:rsidRDefault="009B7E06">
      <w:pPr>
        <w:pStyle w:val="normalfirst"/>
      </w:pPr>
    </w:p>
    <w:p w14:paraId="3D0B811E" w14:textId="77777777" w:rsidR="009B7E06" w:rsidRDefault="00AD3E97">
      <w:pPr>
        <w:pStyle w:val="Heading2"/>
      </w:pPr>
      <w:r>
        <w:lastRenderedPageBreak/>
        <w:t>Signature activity</w:t>
      </w:r>
    </w:p>
    <w:p w14:paraId="7D652E2B" w14:textId="77777777" w:rsidR="009B7E06" w:rsidRDefault="00AD3E97">
      <w:pPr>
        <w:rPr>
          <w:rFonts w:eastAsia="SimSun"/>
        </w:rPr>
      </w:pPr>
      <w:commentRangeStart w:id="16"/>
      <w:r>
        <w:rPr>
          <w:rFonts w:eastAsia="SimSun"/>
        </w:rPr>
        <w:t xml:space="preserve">To leverage the resolution of both the 83-type and 89-type mutational signatures, we constructed a unified 172-type reference set and applied </w:t>
      </w:r>
      <w:proofErr w:type="spellStart"/>
      <w:r>
        <w:rPr>
          <w:rFonts w:eastAsia="SimSun"/>
        </w:rPr>
        <w:t>SigProfilerAssignment</w:t>
      </w:r>
      <w:proofErr w:type="spellEnd"/>
      <w:r>
        <w:rPr>
          <w:rFonts w:eastAsia="SimSun"/>
        </w:rPr>
        <w:t xml:space="preserve"> to decompose the 172-type spectra in low-TMB tumors (indels &lt; 5,000). In high-TMB tumors (indels ≥ 5,000), the spectra were sparse due to recurrent 1-bp insertions and deletions of thymine within long </w:t>
      </w:r>
      <w:proofErr w:type="spellStart"/>
      <w:r>
        <w:rPr>
          <w:rFonts w:eastAsia="SimSun"/>
        </w:rPr>
        <w:t>homopolymeric</w:t>
      </w:r>
      <w:proofErr w:type="spellEnd"/>
      <w:r>
        <w:rPr>
          <w:rFonts w:eastAsia="SimSun"/>
        </w:rPr>
        <w:t xml:space="preserve"> T tracts, which obscure other signals. For these cases, we employed </w:t>
      </w:r>
      <w:proofErr w:type="spellStart"/>
      <w:r>
        <w:rPr>
          <w:rFonts w:eastAsia="SimSun"/>
        </w:rPr>
        <w:t>mSigAct</w:t>
      </w:r>
      <w:proofErr w:type="spellEnd"/>
      <w:r>
        <w:rPr>
          <w:rFonts w:eastAsia="SimSun"/>
        </w:rPr>
        <w:t xml:space="preserve">, estimating likelihoods under a multinomial distribution. Final signature assignments were obtained by integrating results from </w:t>
      </w:r>
      <w:proofErr w:type="spellStart"/>
      <w:r>
        <w:rPr>
          <w:rFonts w:eastAsia="SimSun"/>
        </w:rPr>
        <w:t>SigProfilerAssignment</w:t>
      </w:r>
      <w:proofErr w:type="spellEnd"/>
      <w:r>
        <w:rPr>
          <w:rFonts w:eastAsia="SimSun"/>
        </w:rPr>
        <w:t xml:space="preserve"> for low-TMB tumors and </w:t>
      </w:r>
      <w:proofErr w:type="spellStart"/>
      <w:r>
        <w:rPr>
          <w:rFonts w:eastAsia="SimSun"/>
        </w:rPr>
        <w:t>mSigAct</w:t>
      </w:r>
      <w:proofErr w:type="spellEnd"/>
      <w:r>
        <w:rPr>
          <w:rFonts w:eastAsia="SimSun"/>
        </w:rPr>
        <w:t xml:space="preserve"> for high-TMB tumors</w:t>
      </w:r>
      <w:r>
        <w:rPr>
          <w:rFonts w:eastAsia="SimSun" w:hint="eastAsia"/>
        </w:rPr>
        <w:t>.</w:t>
      </w:r>
      <w:commentRangeEnd w:id="16"/>
      <w:r>
        <w:commentReference w:id="16"/>
      </w:r>
    </w:p>
    <w:p w14:paraId="2DA92966" w14:textId="77777777" w:rsidR="009B7E06" w:rsidRDefault="00AD3E97">
      <w:pPr>
        <w:rPr>
          <w:strike/>
        </w:rPr>
      </w:pPr>
      <w:r>
        <w:rPr>
          <w:rFonts w:eastAsia="SimSun" w:hint="eastAsia"/>
        </w:rPr>
        <w:t xml:space="preserve">. </w:t>
      </w:r>
      <w:r>
        <w:rPr>
          <w:rFonts w:eastAsia="SimSun" w:hint="eastAsia"/>
          <w:strike/>
        </w:rPr>
        <w:t xml:space="preserve">We evaluated the activity of 83-type and 89-type signatures using </w:t>
      </w:r>
      <w:proofErr w:type="spellStart"/>
      <w:r>
        <w:rPr>
          <w:rFonts w:eastAsia="SimSun" w:hint="eastAsia"/>
          <w:strike/>
        </w:rPr>
        <w:t>SigProfilerAssignment</w:t>
      </w:r>
      <w:r>
        <w:rPr>
          <w:strike/>
        </w:rPr>
        <w:t>We</w:t>
      </w:r>
      <w:proofErr w:type="spellEnd"/>
      <w:r>
        <w:rPr>
          <w:strike/>
        </w:rPr>
        <w:t xml:space="preserve"> evaluated the activity of </w:t>
      </w:r>
      <w:r>
        <w:rPr>
          <w:rFonts w:hint="eastAsia"/>
          <w:strike/>
        </w:rPr>
        <w:t>83-type and 89-type</w:t>
      </w:r>
      <w:r>
        <w:rPr>
          <w:strike/>
        </w:rPr>
        <w:t xml:space="preserve"> signatures &lt;what about 476?&gt; using </w:t>
      </w:r>
      <w:proofErr w:type="spellStart"/>
      <w:r>
        <w:rPr>
          <w:strike/>
        </w:rPr>
        <w:t>mSigAct</w:t>
      </w:r>
      <w:proofErr w:type="spellEnd"/>
      <w:r>
        <w:rPr>
          <w:strike/>
        </w:rPr>
        <w:t xml:space="preserve">, a tool </w:t>
      </w:r>
      <w:r>
        <w:rPr>
          <w:rFonts w:hint="eastAsia"/>
          <w:strike/>
        </w:rPr>
        <w:t xml:space="preserve">incorporating statistical analysis for the presence of a given signature </w:t>
      </w:r>
      <w:bookmarkStart w:id="17" w:name="ZOTERO_BREF_Icd6wZN2C4n7"/>
      <w:r>
        <w:rPr>
          <w:strike/>
        </w:rPr>
        <w:t>(Jiang et al. 2024)</w:t>
      </w:r>
      <w:bookmarkEnd w:id="17"/>
      <w:r>
        <w:rPr>
          <w:strike/>
        </w:rPr>
        <w:t xml:space="preserve">. Tumors with high TMB often exhibit </w:t>
      </w:r>
      <w:r>
        <w:rPr>
          <w:rFonts w:hint="eastAsia"/>
          <w:strike/>
        </w:rPr>
        <w:t xml:space="preserve">large amounts of </w:t>
      </w:r>
      <w:r>
        <w:rPr>
          <w:strike/>
        </w:rPr>
        <w:t xml:space="preserve">1 bp T deletions and/or insertions in </w:t>
      </w:r>
      <w:proofErr w:type="spellStart"/>
      <w:r>
        <w:rPr>
          <w:strike/>
        </w:rPr>
        <w:t>polyT</w:t>
      </w:r>
      <w:proofErr w:type="spellEnd"/>
      <w:r>
        <w:rPr>
          <w:strike/>
        </w:rPr>
        <w:t xml:space="preserve"> sequences (DEL:T:1:5+ and/or INS:T:1:5+). These predominant peaks can obscure other signals, affecting the accuracy of signature assignment analysis. To address this, we propose a </w:t>
      </w:r>
      <w:r>
        <w:rPr>
          <w:rFonts w:hint="eastAsia"/>
          <w:strike/>
        </w:rPr>
        <w:t>novel</w:t>
      </w:r>
      <w:r>
        <w:rPr>
          <w:strike/>
        </w:rPr>
        <w:t xml:space="preserve"> approach for analyzing signature assignments </w:t>
      </w:r>
      <w:r>
        <w:rPr>
          <w:rFonts w:hint="eastAsia"/>
          <w:strike/>
        </w:rPr>
        <w:t xml:space="preserve">specialized for 83-type spectra: </w:t>
      </w:r>
      <w:r>
        <w:rPr>
          <w:rFonts w:hint="eastAsia"/>
          <w:strike/>
          <w:shd w:val="clear" w:color="auto" w:fill="FFFF00"/>
        </w:rPr>
        <w:t>&lt;Mo to provide sup fig showing this&gt;</w:t>
      </w:r>
      <w:r>
        <w:rPr>
          <w:strike/>
        </w:rPr>
        <w:t xml:space="preserve"> </w:t>
      </w:r>
      <w:r>
        <w:rPr>
          <w:rFonts w:hint="eastAsia"/>
          <w:strike/>
        </w:rPr>
        <w:t>f</w:t>
      </w:r>
      <w:r>
        <w:rPr>
          <w:strike/>
        </w:rPr>
        <w:t xml:space="preserve">irst, we removed DEL:T:1:5+ and INS:T:1:5+ mutations to enhance the visibility of other peaks, resulting in </w:t>
      </w:r>
      <w:r>
        <w:rPr>
          <w:rFonts w:hint="eastAsia"/>
          <w:strike/>
        </w:rPr>
        <w:t xml:space="preserve">Indel81 </w:t>
      </w:r>
      <w:r>
        <w:rPr>
          <w:strike/>
        </w:rPr>
        <w:t xml:space="preserve">catalogs/signatures. Next, these </w:t>
      </w:r>
      <w:r>
        <w:rPr>
          <w:rFonts w:hint="eastAsia"/>
          <w:strike/>
        </w:rPr>
        <w:t xml:space="preserve">Indel81 </w:t>
      </w:r>
      <w:r>
        <w:rPr>
          <w:strike/>
        </w:rPr>
        <w:t xml:space="preserve">catalogs were reconstructed from the </w:t>
      </w:r>
      <w:r>
        <w:rPr>
          <w:rFonts w:hint="eastAsia"/>
          <w:strike/>
        </w:rPr>
        <w:t xml:space="preserve">Indel81 </w:t>
      </w:r>
      <w:r>
        <w:rPr>
          <w:strike/>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14:paraId="4DA5F89C" w14:textId="77777777" w:rsidR="009B7E06" w:rsidRDefault="00AD3E97">
      <w:r>
        <w:lastRenderedPageBreak/>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t xml:space="preserve">). The novel signatures identified by </w:t>
      </w:r>
      <w:proofErr w:type="spellStart"/>
      <w:r>
        <w:t>mSigHdp</w:t>
      </w:r>
      <w:proofErr w:type="spellEnd"/>
      <w:r>
        <w:t xml:space="preserve"> generally exhibited activity in fewer cancer types compared to established COSMIC signatures, with the exception of ID_A and ID_B, which were prevalent across a wide range of cancers (Figure </w:t>
      </w:r>
      <w:r>
        <w:rPr>
          <w:rFonts w:hint="eastAsia"/>
        </w:rPr>
        <w:t>4b</w:t>
      </w:r>
      <w:r>
        <w:t xml:space="preserve">). </w:t>
      </w:r>
    </w:p>
    <w:p w14:paraId="733F483E" w14:textId="77777777" w:rsidR="009B7E06" w:rsidRDefault="00AD3E97">
      <w:commentRangeStart w:id="18"/>
      <w:r>
        <w:rPr>
          <w:shd w:val="clear" w:color="auto" w:fill="FFFF00"/>
        </w:rPr>
        <w:t>&lt;need to show this&gt; 8</w:t>
      </w:r>
      <w:r>
        <w:t xml:space="preserve">9-type signature assignments revealed strong concordance with the 83-type signatures when a one-to-one mapping was present. </w:t>
      </w:r>
      <w:commentRangeEnd w:id="18"/>
      <w:r>
        <w:commentReference w:id="18"/>
      </w:r>
      <w:r>
        <w:t>When an 83-type signature was represented by multiple 89-type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t xml:space="preserve">Figure </w:t>
      </w:r>
      <w:r>
        <w:rPr>
          <w:rFonts w:hint="eastAsia"/>
        </w:rPr>
        <w:t>4a</w:t>
      </w:r>
      <w:r>
        <w:t>).</w:t>
      </w:r>
    </w:p>
    <w:p w14:paraId="5DC36EFA" w14:textId="77777777" w:rsidR="009B7E06" w:rsidRDefault="00AD3E97">
      <w:pPr>
        <w:pStyle w:val="Heading3"/>
        <w:numPr>
          <w:ilvl w:val="0"/>
          <w:numId w:val="0"/>
        </w:numPr>
        <w:rPr>
          <w:i/>
          <w:iCs/>
          <w:sz w:val="24"/>
          <w:szCs w:val="24"/>
        </w:rPr>
      </w:pPr>
      <w:r>
        <w:rPr>
          <w:i/>
          <w:iCs/>
          <w:sz w:val="24"/>
          <w:szCs w:val="24"/>
        </w:rPr>
        <w:t>Associations between indel signatures and SBS signatures</w:t>
      </w:r>
    </w:p>
    <w:p w14:paraId="2D8561C9" w14:textId="77777777" w:rsidR="009B7E06" w:rsidRDefault="00AD3E97">
      <w:r>
        <w:t xml:space="preserve">We further analyzed the correlations between our </w:t>
      </w:r>
      <w:r>
        <w:rPr>
          <w:rFonts w:hint="eastAsia"/>
        </w:rPr>
        <w:t>Indel</w:t>
      </w:r>
      <w:r>
        <w:t xml:space="preserve"> signature activities and SBS signature activities from </w:t>
      </w:r>
      <w:proofErr w:type="spellStart"/>
      <w:r>
        <w:t>Degasperi</w:t>
      </w:r>
      <w:proofErr w:type="spellEnd"/>
      <w:r>
        <w:t xml:space="preserve"> et al. in both PCAWG and HMF samples (Table S</w:t>
      </w:r>
      <w:r>
        <w:rPr>
          <w:rFonts w:hint="eastAsia"/>
        </w:rPr>
        <w:t>2&amp;S3</w:t>
      </w:r>
      <w:r>
        <w:t xml:space="preserve">). Correlation analysis revealed that 89-type signatures can distinguish more nuanced mutational processes—showing distinct correlation patterns </w:t>
      </w:r>
      <w:r>
        <w:rPr>
          <w:rFonts w:hint="eastAsia"/>
        </w:rPr>
        <w:t>with SBS signatures</w:t>
      </w:r>
      <w:r>
        <w:t xml:space="preserve">—highlighting the greater resolution and specificity provided by the 89-type taxonomy compared to the 83-type classification scheme. Unsupervised hierarchical clustering (see Methods) grouped mutational signatures into distinct biological modules. The APOBEC cluster (SBS2 and SBS13) showed </w:t>
      </w:r>
      <w:r>
        <w:lastRenderedPageBreak/>
        <w:t xml:space="preserve">moderate correlations with </w:t>
      </w:r>
      <w:proofErr w:type="spellStart"/>
      <w:r>
        <w:t>InsDel_A</w:t>
      </w:r>
      <w:proofErr w:type="spellEnd"/>
      <w:r>
        <w:t>β and InsDel5b. The homologous recombination deficiency (</w:t>
      </w:r>
      <w:proofErr w:type="spellStart"/>
      <w:r>
        <w:t>dHR</w:t>
      </w:r>
      <w:proofErr w:type="spellEnd"/>
      <w:r>
        <w:t>) cluster (SBS3 and SBS8) exhibited strong associations with C_ID6 and InsDel6 (Figure 5, “HR defects”). UV exposure-related signatures (SBS7a, C_ID13, and InsDel13) also formed a distinct group. The “</w:t>
      </w:r>
      <w:r>
        <w:rPr>
          <w:rFonts w:hint="eastAsia"/>
        </w:rPr>
        <w:t>Liver</w:t>
      </w:r>
      <w:r>
        <w:t>” cluster highlights that Hx_ID25/ID_B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t xml:space="preserve">Notably, a strong correlation network was observed among mismatch repair (MMR) deficiency signatures, specifically linking SBS6, SBS26, SBS44, and a range of indel signatures including C_ID2, InsDel2b, InsDel2c, C_ID7, </w:t>
      </w:r>
      <w:r>
        <w:rPr>
          <w:shd w:val="clear" w:color="auto" w:fill="FFFF00"/>
        </w:rPr>
        <w:t>ID_J</w:t>
      </w:r>
      <w:r>
        <w:t xml:space="preserve">, </w:t>
      </w:r>
      <w:r>
        <w:rPr>
          <w:shd w:val="clear" w:color="auto" w:fill="FFFF00"/>
        </w:rPr>
        <w:t>InsDelx33&lt;fix&gt;&lt;fix&gt;</w:t>
      </w:r>
      <w:r>
        <w:t xml:space="preserve">, Hx_ID34/ID_K, </w:t>
      </w:r>
      <w:r>
        <w:rPr>
          <w:shd w:val="clear" w:color="auto" w:fill="FFFF00"/>
        </w:rPr>
        <w:t>Hx_ID37/ID_N</w:t>
      </w:r>
      <w:r>
        <w:t>, Hx_ID38/ID_O, and InsDelx38/</w:t>
      </w:r>
      <w:proofErr w:type="spellStart"/>
      <w:r>
        <w:t>InsDel_O</w:t>
      </w:r>
      <w:proofErr w:type="spellEnd"/>
      <w:r>
        <w:t xml:space="preserve"> (Figure 5, “MMR defects”).</w:t>
      </w:r>
      <w:r>
        <w:rPr>
          <w:rFonts w:hint="eastAsia"/>
        </w:rPr>
        <w:t xml:space="preserve"> </w:t>
      </w:r>
      <w:r>
        <w:t xml:space="preserve">The 89-type taxonomy provided finer resolution of mutational processes. The four 89-type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t>“Gastrointestinal</w:t>
      </w:r>
      <w:r>
        <w:rPr>
          <w:rFonts w:hint="eastAsia"/>
        </w:rPr>
        <w:t>-</w:t>
      </w:r>
      <w:r>
        <w:t>Reactive Oxygen Species</w:t>
      </w:r>
      <w:r>
        <w:rPr>
          <w:rFonts w:hint="eastAsia"/>
        </w:rPr>
        <w:t xml:space="preserve">) </w:t>
      </w:r>
      <w:r>
        <w:t xml:space="preserve">cluster, while InsDel1c was more specifically associated with SBS44. InsDel1d showed moderate correlations with SBS9, SBS17, and SBS28, which are </w:t>
      </w:r>
      <w:r>
        <w:rPr>
          <w:rFonts w:hint="eastAsia"/>
        </w:rPr>
        <w:t xml:space="preserve">predominantly </w:t>
      </w:r>
      <w:r>
        <w:t>characterized by T&gt;C and T&gt;G substitutions.</w:t>
      </w:r>
    </w:p>
    <w:p w14:paraId="7105243F" w14:textId="77777777" w:rsidR="009B7E06" w:rsidRDefault="00AD3E97">
      <w:r>
        <w:t xml:space="preserve">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w:t>
      </w:r>
      <w:r>
        <w:lastRenderedPageBreak/>
        <w:t>cluster—encompassing signatures prevalent in gastrointestinal tumors such as SBS17, SBS18 (ROS), SBS1 (5-mC deamination</w:t>
      </w:r>
      <w:r>
        <w:rPr>
          <w:rFonts w:hint="eastAsia"/>
        </w:rPr>
        <w:t xml:space="preserve"> which can be partially induced by ROS</w:t>
      </w:r>
      <w:r>
        <w:t>), SBS88 (colibactin exposure), and SBS93—we found that C_ID14, C_ID18, InsDel18, and ID_D are more strongly correlated with signatures frequently observed in the GI tract. In contrast, C_ID1, C_ID2, and InsDel2a showed stronger correlations with SBS1 and SBS17, indicative of ROS-associated mutagenic processes (Figure 5, “GI-ROS”).</w:t>
      </w:r>
    </w:p>
    <w:p w14:paraId="6D4C88FC" w14:textId="77777777" w:rsidR="009B7E06" w:rsidRDefault="00AD3E97">
      <w:pPr>
        <w:pStyle w:val="Heading2"/>
      </w:pPr>
      <w:r>
        <w:rPr>
          <w:rFonts w:hint="eastAsia"/>
        </w:rPr>
        <w:t>Topography of indel mutational signatures</w:t>
      </w:r>
    </w:p>
    <w:p w14:paraId="2C300E61" w14:textId="77777777" w:rsidR="009B7E06" w:rsidRDefault="00AD3E97">
      <w:r>
        <w:t>Interesting – ID_K lagging strand enrichment related to POLE</w:t>
      </w:r>
    </w:p>
    <w:p w14:paraId="4AA46931" w14:textId="68849EF8" w:rsidR="009B7E06" w:rsidRDefault="00AD3E97">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(add cite)</w:t>
      </w:r>
      <w:r>
        <w:rPr>
          <w:shd w:val="clear" w:color="auto" w:fill="FFFF00"/>
        </w:rPr>
        <w:t xml:space="preserve">. </w:t>
      </w:r>
      <w:r>
        <w:t>Transcription strand asymmetries were shown in</w:t>
      </w:r>
      <w:ins w:id="19" w:author="Mini Huang" w:date="2026-04-03T12:33:00Z">
        <w:r w:rsidR="000A3DF0">
          <w:t xml:space="preserve"> </w:t>
        </w:r>
      </w:ins>
      <w:del w:id="20" w:author="Mini Huang" w:date="2026-04-03T12:33:00Z">
        <w:r w:rsidDel="000A3DF0">
          <w:delText xml:space="preserve"> 20</w:delText>
        </w:r>
      </w:del>
      <w:ins w:id="21" w:author="Mini Huang" w:date="2026-04-03T14:06:00Z">
        <w:r w:rsidR="005824BA">
          <w:t>17</w:t>
        </w:r>
      </w:ins>
      <w:r>
        <w:t xml:space="preserve"> out of 33 83-type signatures (Figures </w:t>
      </w:r>
      <w:r>
        <w:rPr>
          <w:rFonts w:hint="eastAsia"/>
        </w:rPr>
        <w:t>6A and S4C</w:t>
      </w:r>
      <w:r>
        <w:t xml:space="preserve">, Table </w:t>
      </w:r>
      <w:r>
        <w:rPr>
          <w:rFonts w:hint="eastAsia"/>
        </w:rPr>
        <w:t>S4</w:t>
      </w:r>
      <w:r>
        <w:t>). Signatures attributed to exogenous mutational processes, such as C_ID3 (tobacco smoking exposure), C_ID14 (</w:t>
      </w:r>
      <w:r>
        <w:rPr>
          <w:shd w:val="clear" w:color="auto" w:fill="FFFF00"/>
        </w:rPr>
        <w:t>GI&lt;huh?&gt;</w:t>
      </w:r>
      <w:r>
        <w:t xml:space="preserve">-platinum treatment associated)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was observed for C_ID1 (slippage during DNA replication) and C_ID5 (clock-like signature), while enriched mutations on the transcribed strand was observed for </w:t>
      </w:r>
      <w:r>
        <w:rPr>
          <w:rFonts w:eastAsia="SimSun" w:hint="eastAsia"/>
          <w:shd w:val="clear" w:color="auto" w:fill="FFFF00"/>
        </w:rPr>
        <w:t>ID_F</w:t>
      </w:r>
      <w:r>
        <w:rPr>
          <w:shd w:val="clear" w:color="auto" w:fill="FFFF00"/>
        </w:rPr>
        <w:t xml:space="preserve"> (TOP1-mediated mutagenesis). Interestingly, </w:t>
      </w:r>
      <w:ins w:id="22" w:author="Mini Huang" w:date="2026-04-03T14:03:00Z">
        <w:r w:rsidR="00C61F35">
          <w:rPr>
            <w:shd w:val="clear" w:color="auto" w:fill="FFFF00"/>
          </w:rPr>
          <w:t>3</w:t>
        </w:r>
      </w:ins>
      <w:del w:id="23" w:author="Mini Huang" w:date="2026-04-03T14:03:00Z">
        <w:r w:rsidDel="00C61F35">
          <w:rPr>
            <w:shd w:val="clear" w:color="auto" w:fill="FFFF00"/>
          </w:rPr>
          <w:delText>4</w:delText>
        </w:r>
      </w:del>
      <w:r>
        <w:rPr>
          <w:shd w:val="clear" w:color="auto" w:fill="FFFF00"/>
        </w:rPr>
        <w:t xml:space="preserve"> defective MMR signatures also showed tran</w:t>
      </w:r>
      <w:r>
        <w:t xml:space="preserve">scription strand asymmetries in </w:t>
      </w:r>
      <w:r>
        <w:lastRenderedPageBreak/>
        <w:t xml:space="preserve">different directions, with </w:t>
      </w:r>
      <w:del w:id="24" w:author="Mini Huang" w:date="2026-04-03T14:03:00Z">
        <w:r w:rsidDel="00C61F35">
          <w:delText>two of them (</w:delText>
        </w:r>
        <w:r w:rsidDel="00C61F35">
          <w:rPr>
            <w:rFonts w:eastAsia="SimSun" w:hint="eastAsia"/>
          </w:rPr>
          <w:delText>ID_J and ID_N</w:delText>
        </w:r>
        <w:r w:rsidDel="00C61F35">
          <w:delText xml:space="preserve">) having enriched mutations on the un-transcribed strand, and </w:delText>
        </w:r>
      </w:del>
      <w:r>
        <w:t xml:space="preserve">two of them (C_ID7 and </w:t>
      </w:r>
      <w:r>
        <w:rPr>
          <w:rFonts w:eastAsia="SimSun" w:hint="eastAsia"/>
        </w:rPr>
        <w:t>ID_K</w:t>
      </w:r>
      <w:r>
        <w:t>) having enriched mutations on the transcribed strand</w:t>
      </w:r>
      <w:ins w:id="25" w:author="Mini Huang" w:date="2026-04-03T14:04:00Z">
        <w:r w:rsidR="00C61F35">
          <w:t>, and one of them (</w:t>
        </w:r>
        <w:r w:rsidR="00C61F35">
          <w:rPr>
            <w:rFonts w:eastAsia="SimSun" w:hint="eastAsia"/>
          </w:rPr>
          <w:t>ID_N</w:t>
        </w:r>
        <w:r w:rsidR="00C61F35">
          <w:t>) having enriched mutations mainly on the un-transcribed strand</w:t>
        </w:r>
      </w:ins>
      <w:r>
        <w:t xml:space="preserve">. Replication strand asymmetries were observed in </w:t>
      </w:r>
      <w:del w:id="26" w:author="Mini Huang" w:date="2026-04-03T14:06:00Z">
        <w:r w:rsidDel="007B1EB9">
          <w:delText xml:space="preserve">18 </w:delText>
        </w:r>
      </w:del>
      <w:ins w:id="27" w:author="Mini Huang" w:date="2026-04-03T14:06:00Z">
        <w:r w:rsidR="007B1EB9">
          <w:t xml:space="preserve">12 </w:t>
        </w:r>
      </w:ins>
      <w:r>
        <w:t>out of 33 83</w:t>
      </w:r>
      <w:r>
        <w:rPr>
          <w:rFonts w:hint="eastAsia"/>
        </w:rPr>
        <w:t>-</w:t>
      </w:r>
      <w:r>
        <w:t xml:space="preserve">type signatures (Figure </w:t>
      </w:r>
      <w:r>
        <w:rPr>
          <w:rFonts w:hint="eastAsia"/>
        </w:rPr>
        <w:t>6B &amp; S4B</w:t>
      </w:r>
      <w:r>
        <w:t xml:space="preserve">, Table </w:t>
      </w:r>
      <w:r>
        <w:rPr>
          <w:rFonts w:hint="eastAsia"/>
        </w:rPr>
        <w:t>S4</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ins w:id="28" w:author="Mini Huang" w:date="2026-04-03T14:13:00Z">
        <w:r w:rsidR="00B11F45">
          <w:rPr>
            <w:rFonts w:hint="eastAsia"/>
          </w:rPr>
          <w:t>mainly</w:t>
        </w:r>
        <w:r w:rsidR="00B11F45">
          <w:t xml:space="preserve"> </w:t>
        </w:r>
      </w:ins>
      <w:r>
        <w:t>on the leading strand (</w:t>
      </w:r>
      <w:r>
        <w:rPr>
          <w:rFonts w:eastAsia="SimSun" w:hint="eastAsia"/>
        </w:rPr>
        <w:t>ID_K</w:t>
      </w:r>
      <w:r>
        <w:t xml:space="preserve">) or on the lagging strand (C_ID7 and </w:t>
      </w:r>
      <w:r>
        <w:rPr>
          <w:rFonts w:eastAsia="SimSun" w:hint="eastAsia"/>
        </w:rPr>
        <w:t>ID_</w:t>
      </w:r>
      <w:ins w:id="29" w:author="Mini Huang" w:date="2026-04-03T14:13:00Z">
        <w:r w:rsidR="00122333">
          <w:rPr>
            <w:rFonts w:eastAsia="SimSun" w:hint="eastAsia"/>
          </w:rPr>
          <w:t>N</w:t>
        </w:r>
      </w:ins>
      <w:del w:id="30" w:author="Mini Huang" w:date="2026-04-03T14:13:00Z">
        <w:r w:rsidDel="00122333">
          <w:rPr>
            <w:rFonts w:eastAsia="SimSun" w:hint="eastAsia"/>
          </w:rPr>
          <w:delText>J</w:delText>
        </w:r>
      </w:del>
      <w:r>
        <w:t>).</w:t>
      </w:r>
    </w:p>
    <w:p w14:paraId="2064615B" w14:textId="213CF500" w:rsidR="009B7E06" w:rsidRDefault="00AD3E97">
      <w:r>
        <w:t>We also examined the mutation enrichment of 83-type signatures in genic and intergenic regions</w:t>
      </w:r>
      <w:r>
        <w:rPr>
          <w:rFonts w:hint="eastAsia"/>
        </w:rPr>
        <w:t xml:space="preserve"> (Figure S4A)</w:t>
      </w:r>
      <w:r>
        <w:t xml:space="preserve">. Most signatures showed mutation bias towards intergenic regions, while </w:t>
      </w:r>
      <w:del w:id="31" w:author="Mini Huang" w:date="2026-04-03T14:06:00Z">
        <w:r w:rsidDel="0009453E">
          <w:delText xml:space="preserve">8 </w:delText>
        </w:r>
      </w:del>
      <w:ins w:id="32" w:author="Mini Huang" w:date="2026-04-03T14:06:00Z">
        <w:r w:rsidR="0009453E">
          <w:t xml:space="preserve">6 </w:t>
        </w:r>
      </w:ins>
      <w:r>
        <w:t>signatures showed enrichment in genic regions</w:t>
      </w:r>
      <w:r>
        <w:rPr>
          <w:rFonts w:hint="eastAsia"/>
        </w:rPr>
        <w:t xml:space="preserve"> (</w:t>
      </w:r>
      <w:r>
        <w:t xml:space="preserve">Figure </w:t>
      </w:r>
      <w:r>
        <w:rPr>
          <w:rFonts w:hint="eastAsia"/>
        </w:rPr>
        <w:t>6C)</w:t>
      </w:r>
      <w:r>
        <w:t xml:space="preserve">. Among the </w:t>
      </w:r>
      <w:ins w:id="33" w:author="Mini Huang" w:date="2026-04-03T14:13:00Z">
        <w:r w:rsidR="00D832B5">
          <w:t>6</w:t>
        </w:r>
      </w:ins>
      <w:del w:id="34" w:author="Mini Huang" w:date="2026-04-03T14:13:00Z">
        <w:r w:rsidDel="00D832B5">
          <w:delText>8</w:delText>
        </w:r>
      </w:del>
      <w:r>
        <w:t xml:space="preserve"> signatures, 5 of them were associated with defective endogenous mutational processes, including </w:t>
      </w:r>
      <w:ins w:id="35" w:author="Mini Huang" w:date="2026-04-03T14:14:00Z">
        <w:r w:rsidR="004C5EEE">
          <w:rPr>
            <w:rFonts w:hint="eastAsia"/>
          </w:rPr>
          <w:t>C_ID8</w:t>
        </w:r>
        <w:r w:rsidR="004C5EEE" w:rsidRPr="004C5EEE">
          <w:t xml:space="preserve"> </w:t>
        </w:r>
        <w:r w:rsidR="004C5EEE">
          <w:t>(</w:t>
        </w:r>
        <w:r w:rsidR="004C5EEE" w:rsidRPr="004C5EEE">
          <w:t>Repair of DNA double strand breaks by NHEJ</w:t>
        </w:r>
        <w:r w:rsidR="004C5EEE">
          <w:t>)</w:t>
        </w:r>
        <w:r w:rsidR="00405B0F">
          <w:t>,</w:t>
        </w:r>
        <w:r w:rsidR="004C5EEE" w:rsidRPr="004C5EEE">
          <w:t xml:space="preserve"> </w:t>
        </w:r>
      </w:ins>
      <w:r>
        <w:t xml:space="preserve">C_ID17(TOP2A K743N mediated mutagenesis), </w:t>
      </w:r>
      <w:r>
        <w:rPr>
          <w:rFonts w:eastAsia="SimSun" w:hint="eastAsia"/>
        </w:rPr>
        <w:t xml:space="preserve">ID_F </w:t>
      </w:r>
      <w:r>
        <w:t>(TOP1-mediated mutagenesis)</w:t>
      </w:r>
      <w:del w:id="36" w:author="Mini Huang" w:date="2026-04-03T14:16:00Z">
        <w:r w:rsidDel="008535AA">
          <w:delText>,</w:delText>
        </w:r>
      </w:del>
      <w:r>
        <w:t xml:space="preserve"> </w:t>
      </w:r>
      <w:r>
        <w:rPr>
          <w:rFonts w:hint="eastAsia"/>
        </w:rPr>
        <w:t>a</w:t>
      </w:r>
      <w:r>
        <w:t xml:space="preserve">nd </w:t>
      </w:r>
      <w:ins w:id="37" w:author="Mini Huang" w:date="2026-04-03T14:15:00Z">
        <w:r w:rsidR="00F87164">
          <w:t>I</w:t>
        </w:r>
      </w:ins>
      <w:ins w:id="38" w:author="Mini Huang" w:date="2026-04-03T14:16:00Z">
        <w:r w:rsidR="00F87164">
          <w:t>D_L</w:t>
        </w:r>
      </w:ins>
      <w:del w:id="39" w:author="Mini Huang" w:date="2026-04-03T14:15:00Z">
        <w:r w:rsidDel="00F87164">
          <w:delText>3</w:delText>
        </w:r>
      </w:del>
      <w:r>
        <w:t xml:space="preserve"> </w:t>
      </w:r>
      <w:ins w:id="40" w:author="Mini Huang" w:date="2026-04-03T14:15:00Z">
        <w:r w:rsidR="00F87164">
          <w:t>(</w:t>
        </w:r>
      </w:ins>
      <w:r>
        <w:t>defective MMR</w:t>
      </w:r>
      <w:del w:id="41" w:author="Mini Huang" w:date="2026-04-03T14:16:00Z">
        <w:r w:rsidDel="00F87164">
          <w:delText xml:space="preserve"> signatures</w:delText>
        </w:r>
      </w:del>
      <w:ins w:id="42" w:author="Mini Huang" w:date="2026-04-03T14:15:00Z">
        <w:r w:rsidR="00F87164">
          <w:t>)</w:t>
        </w:r>
      </w:ins>
      <w:del w:id="43" w:author="Mini Huang" w:date="2026-04-03T14:16:00Z">
        <w:r w:rsidDel="00F87164">
          <w:delText xml:space="preserve"> (C_ID7, </w:delText>
        </w:r>
        <w:r w:rsidDel="00F87164">
          <w:rPr>
            <w:rFonts w:eastAsia="SimSun" w:hint="eastAsia"/>
          </w:rPr>
          <w:delText>ID_J</w:delText>
        </w:r>
        <w:r w:rsidDel="00F87164">
          <w:delText xml:space="preserve"> and </w:delText>
        </w:r>
        <w:r w:rsidDel="00F87164">
          <w:rPr>
            <w:rFonts w:eastAsia="SimSun" w:hint="eastAsia"/>
          </w:rPr>
          <w:delText>ID_N</w:delText>
        </w:r>
        <w:r w:rsidDel="00F87164">
          <w:delText>)</w:delText>
        </w:r>
      </w:del>
      <w:r>
        <w:t xml:space="preserve">. Another </w:t>
      </w:r>
      <w:ins w:id="44" w:author="Mini Huang" w:date="2026-04-03T14:17:00Z">
        <w:r w:rsidR="00304710">
          <w:t>2</w:t>
        </w:r>
      </w:ins>
      <w:del w:id="45" w:author="Mini Huang" w:date="2026-04-03T14:17:00Z">
        <w:r w:rsidDel="00304710">
          <w:delText>3</w:delText>
        </w:r>
      </w:del>
      <w:r>
        <w:t xml:space="preserve"> signatures with mutation enriched in genic regions were of unknown etiology (C_ID</w:t>
      </w:r>
      <w:ins w:id="46" w:author="Mini Huang" w:date="2026-04-03T14:16:00Z">
        <w:r w:rsidR="00304710">
          <w:t>4</w:t>
        </w:r>
      </w:ins>
      <w:del w:id="47" w:author="Mini Huang" w:date="2026-04-03T14:16:00Z">
        <w:r w:rsidDel="00304710">
          <w:delText>10</w:delText>
        </w:r>
      </w:del>
      <w:r>
        <w:t xml:space="preserve">, </w:t>
      </w:r>
      <w:r>
        <w:rPr>
          <w:rFonts w:eastAsia="SimSun" w:hint="eastAsia"/>
        </w:rPr>
        <w:t>ID_</w:t>
      </w:r>
      <w:ins w:id="48" w:author="Mini Huang" w:date="2026-04-03T14:16:00Z">
        <w:r w:rsidR="00304710">
          <w:rPr>
            <w:rFonts w:eastAsia="SimSun"/>
          </w:rPr>
          <w:t>E</w:t>
        </w:r>
      </w:ins>
      <w:del w:id="49" w:author="Mini Huang" w:date="2026-04-03T14:16:00Z">
        <w:r w:rsidDel="00304710">
          <w:rPr>
            <w:rFonts w:eastAsia="SimSun" w:hint="eastAsia"/>
          </w:rPr>
          <w:delText>G</w:delText>
        </w:r>
      </w:del>
      <w:del w:id="50" w:author="Mini Huang" w:date="2026-04-03T14:17:00Z">
        <w:r w:rsidDel="00304710">
          <w:delText xml:space="preserve">, </w:delText>
        </w:r>
        <w:r w:rsidDel="00304710">
          <w:rPr>
            <w:rFonts w:eastAsia="SimSun" w:hint="eastAsia"/>
          </w:rPr>
          <w:delText>ID_H</w:delText>
        </w:r>
      </w:del>
      <w:r>
        <w:t>).</w:t>
      </w:r>
    </w:p>
    <w:p w14:paraId="45F7B0C2" w14:textId="5C379D64" w:rsidR="009B7E06" w:rsidRDefault="00AD3E97">
      <w:r>
        <w:t>The effect of DNA replication timing was also observed in many 83-type signatures</w:t>
      </w:r>
      <w:r>
        <w:rPr>
          <w:rFonts w:hint="eastAsia"/>
        </w:rPr>
        <w:t xml:space="preserve"> (Figure 6D &amp; S5</w:t>
      </w:r>
      <w:ins w:id="51" w:author="Mini Huang" w:date="2026-04-03T16:00:00Z">
        <w:r w:rsidR="00392A28">
          <w:t xml:space="preserve">, </w:t>
        </w:r>
        <w:r w:rsidR="00392A28">
          <w:t>Table S-topo-</w:t>
        </w:r>
        <w:r w:rsidR="00392A28">
          <w:t>2</w:t>
        </w:r>
      </w:ins>
      <w:r>
        <w:rPr>
          <w:rFonts w:hint="eastAsia"/>
        </w:rPr>
        <w:t>)</w:t>
      </w:r>
      <w:r>
        <w:t xml:space="preserve">. Most signatures were consistently enriched in late-replicating regions across different cancer types, while only </w:t>
      </w:r>
      <w:del w:id="52" w:author="Mini Huang" w:date="2026-04-03T14:24:00Z">
        <w:r w:rsidDel="007238B9">
          <w:delText xml:space="preserve">one </w:delText>
        </w:r>
      </w:del>
      <w:ins w:id="53" w:author="Mini Huang" w:date="2026-04-03T14:24:00Z">
        <w:r w:rsidR="007238B9">
          <w:t xml:space="preserve">two </w:t>
        </w:r>
      </w:ins>
      <w:r>
        <w:t>signature</w:t>
      </w:r>
      <w:ins w:id="54" w:author="Mini Huang" w:date="2026-04-03T14:24:00Z">
        <w:r w:rsidR="007238B9">
          <w:t>s, C_ID10 a</w:t>
        </w:r>
      </w:ins>
      <w:ins w:id="55" w:author="Mini Huang" w:date="2026-04-03T14:25:00Z">
        <w:r w:rsidR="007238B9">
          <w:t>nd C_ID17 (TOP2A K743N mediated mutagenesis),</w:t>
        </w:r>
      </w:ins>
      <w:r>
        <w:t xml:space="preserve"> </w:t>
      </w:r>
      <w:del w:id="56" w:author="Mini Huang" w:date="2026-04-03T14:24:00Z">
        <w:r w:rsidDel="007238B9">
          <w:delText xml:space="preserve">C_ID17 (TOP2A K743N mediated mutagenesis) </w:delText>
        </w:r>
      </w:del>
      <w:r>
        <w:t xml:space="preserve">showed enrichment in early-replicating regions. Four signatures were un-affected by replication timing in the majority of cancers presenting this signature, including C_ID1 (Slippage during DNA replication), C_ID5 (Clock-like signature), </w:t>
      </w:r>
      <w:ins w:id="57" w:author="Mini Huang" w:date="2026-04-03T15:11:00Z">
        <w:r w:rsidR="006306B8">
          <w:t xml:space="preserve">C_ID18 (Colibactin exposure), </w:t>
        </w:r>
      </w:ins>
      <w:del w:id="58" w:author="Mini Huang" w:date="2026-04-03T15:10:00Z">
        <w:r w:rsidDel="006306B8">
          <w:rPr>
            <w:rFonts w:hint="eastAsia"/>
          </w:rPr>
          <w:delText xml:space="preserve">C_ID13 </w:delText>
        </w:r>
      </w:del>
      <w:ins w:id="59" w:author="Mini Huang" w:date="2026-04-03T15:10:00Z">
        <w:r w:rsidR="006306B8">
          <w:rPr>
            <w:rFonts w:hint="eastAsia"/>
          </w:rPr>
          <w:t>and</w:t>
        </w:r>
        <w:r w:rsidR="006306B8">
          <w:t xml:space="preserve"> two defective MMR signatures </w:t>
        </w:r>
      </w:ins>
      <w:r>
        <w:t>(</w:t>
      </w:r>
      <w:del w:id="60" w:author="Mini Huang" w:date="2026-04-03T15:10:00Z">
        <w:r w:rsidDel="006306B8">
          <w:delText>Ultraviolet light exposure</w:delText>
        </w:r>
      </w:del>
      <w:ins w:id="61" w:author="Mini Huang" w:date="2026-04-03T15:10:00Z">
        <w:r w:rsidR="006306B8">
          <w:t>ID_7 and ID_K</w:t>
        </w:r>
      </w:ins>
      <w:r>
        <w:t>)</w:t>
      </w:r>
      <w:ins w:id="62" w:author="Mini Huang" w:date="2026-04-03T15:11:00Z">
        <w:r w:rsidR="006306B8">
          <w:t>.</w:t>
        </w:r>
      </w:ins>
      <w:del w:id="63" w:author="Mini Huang" w:date="2026-04-03T15:11:00Z">
        <w:r w:rsidDel="006306B8">
          <w:delText>, C_ID18 (Colibactin exposure).</w:delText>
        </w:r>
      </w:del>
      <w:r>
        <w:t xml:space="preserve"> Interestingly, Several signatures showed cancer-specific enrichment in replication timing,</w:t>
      </w:r>
      <w:ins w:id="64" w:author="Mini Huang" w:date="2026-04-03T15:12:00Z">
        <w:r w:rsidR="00D37281" w:rsidRPr="00D37281">
          <w:t xml:space="preserve"> </w:t>
        </w:r>
      </w:ins>
      <w:ins w:id="65" w:author="Mini Huang" w:date="2026-04-03T15:13:00Z">
        <w:r w:rsidR="00D37281">
          <w:t xml:space="preserve">including </w:t>
        </w:r>
        <w:r w:rsidR="00D37281">
          <w:rPr>
            <w:rFonts w:hint="eastAsia"/>
          </w:rPr>
          <w:t>C_ID8</w:t>
        </w:r>
        <w:r w:rsidR="00D37281">
          <w:t xml:space="preserve"> </w:t>
        </w:r>
        <w:r w:rsidR="00D37281">
          <w:lastRenderedPageBreak/>
          <w:t>(</w:t>
        </w:r>
      </w:ins>
      <w:ins w:id="66" w:author="Mini Huang" w:date="2026-04-03T15:12:00Z">
        <w:r w:rsidR="00D37281" w:rsidRPr="00D37281">
          <w:t>Repair of DNA double strand breaks by NHEJ</w:t>
        </w:r>
      </w:ins>
      <w:ins w:id="67" w:author="Mini Huang" w:date="2026-04-03T15:13:00Z">
        <w:r w:rsidR="00D37281">
          <w:t>) and ID_F</w:t>
        </w:r>
      </w:ins>
      <w:ins w:id="68" w:author="Mini Huang" w:date="2026-04-03T15:14:00Z">
        <w:r w:rsidR="00D37281">
          <w:t xml:space="preserve"> (TOP1-mediated mutagenesis) </w:t>
        </w:r>
      </w:ins>
      <w:del w:id="69" w:author="Mini Huang" w:date="2026-04-03T15:12:00Z">
        <w:r w:rsidDel="00D37281">
          <w:delText xml:space="preserve"> especially for defective MMR signatures</w:delText>
        </w:r>
      </w:del>
      <w:r>
        <w:t xml:space="preserve">. </w:t>
      </w:r>
      <w:del w:id="70" w:author="Mini Huang" w:date="2026-04-03T15:14:00Z">
        <w:r w:rsidDel="00981B83">
          <w:delText xml:space="preserve">In the 5 defective MMR signatures, C_ID7, </w:delText>
        </w:r>
        <w:r w:rsidDel="00981B83">
          <w:rPr>
            <w:rFonts w:eastAsia="SimSun" w:hint="eastAsia"/>
          </w:rPr>
          <w:delText>ID_J</w:delText>
        </w:r>
        <w:r w:rsidDel="00981B83">
          <w:delText xml:space="preserve"> and </w:delText>
        </w:r>
        <w:r w:rsidDel="00981B83">
          <w:rPr>
            <w:rFonts w:eastAsia="SimSun" w:hint="eastAsia"/>
          </w:rPr>
          <w:delText>ID_K</w:delText>
        </w:r>
        <w:r w:rsidDel="00981B83">
          <w:delText xml:space="preserve"> </w:delText>
        </w:r>
      </w:del>
      <w:ins w:id="71" w:author="Mini Huang" w:date="2026-04-03T15:14:00Z">
        <w:r w:rsidR="00981B83">
          <w:t xml:space="preserve">For example, ID_F </w:t>
        </w:r>
      </w:ins>
      <w:r>
        <w:t xml:space="preserve">showed enriched mutations in </w:t>
      </w:r>
      <w:del w:id="72" w:author="Mini Huang" w:date="2026-04-03T15:16:00Z">
        <w:r w:rsidDel="00552F61">
          <w:delText xml:space="preserve">early </w:delText>
        </w:r>
      </w:del>
      <w:ins w:id="73" w:author="Mini Huang" w:date="2026-04-03T15:16:00Z">
        <w:r w:rsidR="00552F61">
          <w:t xml:space="preserve">late </w:t>
        </w:r>
      </w:ins>
      <w:r>
        <w:t xml:space="preserve">replication regions in </w:t>
      </w:r>
      <w:ins w:id="74" w:author="Mini Huang" w:date="2026-04-03T15:16:00Z">
        <w:r w:rsidR="00552F61">
          <w:t xml:space="preserve">bladder </w:t>
        </w:r>
      </w:ins>
      <w:del w:id="75" w:author="Mini Huang" w:date="2026-04-03T15:15:00Z">
        <w:r w:rsidDel="00335807">
          <w:delText xml:space="preserve">breast </w:delText>
        </w:r>
      </w:del>
      <w:r>
        <w:t xml:space="preserve">cancer, while </w:t>
      </w:r>
      <w:del w:id="76" w:author="Mini Huang" w:date="2026-04-03T15:15:00Z">
        <w:r w:rsidDel="00335807">
          <w:rPr>
            <w:rFonts w:eastAsia="SimSun" w:hint="eastAsia"/>
          </w:rPr>
          <w:delText>ID_N</w:delText>
        </w:r>
        <w:r w:rsidDel="00335807">
          <w:delText xml:space="preserve"> and </w:delText>
        </w:r>
        <w:r w:rsidDel="00335807">
          <w:rPr>
            <w:rFonts w:eastAsia="SimSun" w:hint="eastAsia"/>
          </w:rPr>
          <w:delText>ID_O</w:delText>
        </w:r>
        <w:r w:rsidDel="00335807">
          <w:delText xml:space="preserve"> showed this enrichment </w:delText>
        </w:r>
      </w:del>
      <w:r>
        <w:t xml:space="preserve">in </w:t>
      </w:r>
      <w:del w:id="77" w:author="Mini Huang" w:date="2026-04-03T15:15:00Z">
        <w:r w:rsidDel="00335807">
          <w:delText xml:space="preserve">colon </w:delText>
        </w:r>
      </w:del>
      <w:ins w:id="78" w:author="Mini Huang" w:date="2026-04-03T15:16:00Z">
        <w:r w:rsidR="00552F61">
          <w:t xml:space="preserve">skin </w:t>
        </w:r>
      </w:ins>
      <w:r>
        <w:t xml:space="preserve">cancer </w:t>
      </w:r>
      <w:del w:id="79" w:author="Mini Huang" w:date="2026-04-03T15:16:00Z">
        <w:r w:rsidDel="00335807">
          <w:delText>and stomach cancer, respectively</w:delText>
        </w:r>
      </w:del>
      <w:ins w:id="80" w:author="Mini Huang" w:date="2026-04-03T15:16:00Z">
        <w:r w:rsidR="00335807">
          <w:t>it showed the opposite trend</w:t>
        </w:r>
      </w:ins>
      <w:r>
        <w:t xml:space="preserve">. For 89-type signatures, we conducted similar analysis without simulation data. The majority of signatures showed enrichment in late-replicating regions, which is consistent with what we observed 83-type signatures (Figure </w:t>
      </w:r>
      <w:del w:id="81" w:author="Mini Huang" w:date="2026-04-03T15:59:00Z">
        <w:r w:rsidDel="00392A28">
          <w:delText>SX</w:delText>
        </w:r>
      </w:del>
      <w:ins w:id="82" w:author="Mini Huang" w:date="2026-04-03T15:59:00Z">
        <w:r w:rsidR="00392A28">
          <w:t>S</w:t>
        </w:r>
        <w:r w:rsidR="00392A28">
          <w:t xml:space="preserve">-topo-ID89, </w:t>
        </w:r>
      </w:ins>
      <w:ins w:id="83" w:author="Mini Huang" w:date="2026-04-03T16:00:00Z">
        <w:r w:rsidR="00392A28">
          <w:t>Table S-topo-3</w:t>
        </w:r>
      </w:ins>
      <w:r>
        <w:t xml:space="preserve">). </w:t>
      </w:r>
      <w:proofErr w:type="spellStart"/>
      <w:r>
        <w:t>InsDel</w:t>
      </w:r>
      <w:r>
        <w:rPr>
          <w:rFonts w:eastAsia="SimSun" w:hint="eastAsia"/>
        </w:rPr>
        <w:t>_</w:t>
      </w:r>
      <w:del w:id="84" w:author="Mini Huang" w:date="2026-04-03T17:39:00Z">
        <w:r w:rsidDel="001760C5">
          <w:rPr>
            <w:rFonts w:eastAsia="SimSun" w:hint="eastAsia"/>
          </w:rPr>
          <w:delText>O</w:delText>
        </w:r>
      </w:del>
      <w:ins w:id="85" w:author="Mini Huang" w:date="2026-04-03T17:39:00Z">
        <w:r w:rsidR="001760C5">
          <w:rPr>
            <w:rFonts w:eastAsia="SimSun" w:hint="eastAsia"/>
          </w:rPr>
          <w:t>L</w:t>
        </w:r>
      </w:ins>
      <w:proofErr w:type="spellEnd"/>
      <w:r>
        <w:t xml:space="preserve">, the corresponding signature of </w:t>
      </w:r>
      <w:ins w:id="86" w:author="Mini Huang" w:date="2026-04-03T17:40:00Z">
        <w:r w:rsidR="000F626C">
          <w:rPr>
            <w:rFonts w:hint="eastAsia"/>
          </w:rPr>
          <w:t>ID</w:t>
        </w:r>
        <w:r w:rsidR="000F626C">
          <w:t>_L</w:t>
        </w:r>
      </w:ins>
      <w:del w:id="87" w:author="Mini Huang" w:date="2026-04-03T17:40:00Z">
        <w:r w:rsidDel="000F626C">
          <w:delText>C_ID18</w:delText>
        </w:r>
      </w:del>
      <w:r>
        <w:t>, showed the same stomach cancer specific enrichment in early replication regions, which strengthen the correlation between 83-type and 89-type signatures.</w:t>
      </w:r>
    </w:p>
    <w:p w14:paraId="4A44CE01" w14:textId="77777777" w:rsidR="009B7E06" w:rsidRDefault="00AD3E97">
      <w:pPr>
        <w:pStyle w:val="Heading2"/>
      </w:pPr>
      <w:r>
        <w:t>Novel Signatures</w:t>
      </w:r>
    </w:p>
    <w:p w14:paraId="4C9FD9CC" w14:textId="77777777" w:rsidR="009B7E06" w:rsidRDefault="009B7E06"/>
    <w:p w14:paraId="2B73545B" w14:textId="77777777" w:rsidR="009B7E06" w:rsidRDefault="009B7E06"/>
    <w:p w14:paraId="0277FA75" w14:textId="77777777" w:rsidR="009B7E06" w:rsidRDefault="00AD3E97">
      <w:r>
        <w:t xml:space="preserve">2b 2c 7, J, </w:t>
      </w:r>
      <w:proofErr w:type="spellStart"/>
      <w:r>
        <w:t>Kbeta</w:t>
      </w:r>
      <w:proofErr w:type="spellEnd"/>
      <w:r>
        <w:t xml:space="preserve">, N, O, </w:t>
      </w:r>
    </w:p>
    <w:p w14:paraId="4FD01459" w14:textId="77777777" w:rsidR="009B7E06" w:rsidRDefault="00AD3E97">
      <w:pPr>
        <w:numPr>
          <w:ilvl w:val="0"/>
          <w:numId w:val="3"/>
        </w:numPr>
      </w:pPr>
      <w:r>
        <w:t xml:space="preserve">2b: mostly </w:t>
      </w:r>
      <w:proofErr w:type="spellStart"/>
      <w:r>
        <w:t>delT</w:t>
      </w:r>
      <w:proofErr w:type="spellEnd"/>
      <w:r>
        <w:t xml:space="preserve"> 5,7, all contexts, some Ins5, 5,7 all contexts; del somewhat </w:t>
      </w:r>
      <w:proofErr w:type="spellStart"/>
      <w:r>
        <w:t>impovershed</w:t>
      </w:r>
      <w:proofErr w:type="spellEnd"/>
      <w:r>
        <w:t xml:space="preserve"> for G….del peaks at 7, ins peaks at 7</w:t>
      </w:r>
    </w:p>
    <w:p w14:paraId="7CA97CDD" w14:textId="77777777" w:rsidR="009B7E06" w:rsidRDefault="00AD3E97">
      <w:pPr>
        <w:numPr>
          <w:ilvl w:val="0"/>
          <w:numId w:val="3"/>
        </w:numPr>
      </w:pPr>
      <w:r>
        <w:t xml:space="preserve">2c all </w:t>
      </w:r>
      <w:proofErr w:type="spellStart"/>
      <w:r>
        <w:t>delT</w:t>
      </w:r>
      <w:proofErr w:type="spellEnd"/>
      <w:r>
        <w:t xml:space="preserve">, &gt;= 8 peak for C(T8)C (476 shows peak at &gt;= 9) what is actual length distribution? Look at </w:t>
      </w:r>
      <w:r>
        <w:rPr>
          <w:rFonts w:ascii="system-ui;apple-system;Segoe UI" w:hAnsi="system-ui;apple-system;Segoe UI"/>
          <w:color w:val="212529"/>
          <w:sz w:val="23"/>
        </w:rPr>
        <w:t>Lymphoid::CPCT02120032T /</w:t>
      </w:r>
      <w:r>
        <w:rPr>
          <w:rFonts w:ascii="system-ui;apple-system;Segoe UI" w:hAnsi="system-ui;apple-system;Segoe UI"/>
          <w:color w:val="212529"/>
          <w:sz w:val="23"/>
          <w:shd w:val="clear" w:color="auto" w:fill="FFFF00"/>
        </w:rPr>
        <w:t xml:space="preserve"> maybe look at the  del&gt;=2</w:t>
      </w:r>
    </w:p>
    <w:p w14:paraId="0D2815A9" w14:textId="77777777" w:rsidR="009B7E06" w:rsidRDefault="00AD3E97">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t xml:space="preserve">7 somewhat impoverished for G….., peaks at R8/9; some </w:t>
      </w:r>
      <w:proofErr w:type="spellStart"/>
      <w:r>
        <w:rPr>
          <w:rFonts w:ascii="system-ui;apple-system;Segoe UI" w:hAnsi="system-ui;apple-system;Segoe UI"/>
          <w:color w:val="212529"/>
          <w:sz w:val="23"/>
        </w:rPr>
        <w:t>insT</w:t>
      </w:r>
      <w:proofErr w:type="spellEnd"/>
      <w:r>
        <w:rPr>
          <w:rFonts w:ascii="system-ui;apple-system;Segoe UI" w:hAnsi="system-ui;apple-system;Segoe UI"/>
          <w:color w:val="212529"/>
          <w:sz w:val="23"/>
        </w:rPr>
        <w:t>, some del2:u2:R5/9, Ins2:u2(R5,9) – do these really go higher? Look at Uterus::SP94741/</w:t>
      </w:r>
      <w:r>
        <w:rPr>
          <w:rFonts w:ascii="system-ui;apple-system;Segoe UI" w:hAnsi="system-ui;apple-system;Segoe UI"/>
          <w:color w:val="212529"/>
          <w:sz w:val="23"/>
          <w:shd w:val="clear" w:color="auto" w:fill="FFFF00"/>
        </w:rPr>
        <w:t xml:space="preserve"> maybe look at the  del&gt;=2</w:t>
      </w:r>
    </w:p>
    <w:p w14:paraId="55D3B31C" w14:textId="77777777" w:rsidR="009B7E06" w:rsidRDefault="00AD3E97">
      <w:pPr>
        <w:numPr>
          <w:ilvl w:val="0"/>
          <w:numId w:val="3"/>
        </w:numPr>
        <w:rPr>
          <w:rFonts w:ascii="system-ui;apple-system;Segoe UI" w:hAnsi="system-ui;apple-system;Segoe UI"/>
          <w:color w:val="212529"/>
          <w:sz w:val="23"/>
        </w:rPr>
      </w:pPr>
      <w:r>
        <w:rPr>
          <w:rFonts w:ascii="system-ui;apple-system;Segoe UI" w:hAnsi="system-ui;apple-system;Segoe UI"/>
          <w:color w:val="212529"/>
          <w:sz w:val="23"/>
        </w:rPr>
        <w:lastRenderedPageBreak/>
        <w:t xml:space="preserve">J T del in longest class of poly T, 2 bp deletions in very long 2-bp tracts; differs from N because of del of 2 in 5 and 6+ and presence of del3 / 4 repeats and Del4 3 repeats </w:t>
      </w:r>
      <w:r>
        <w:rPr>
          <w:rFonts w:ascii="system-ui;apple-system;Segoe UI" w:hAnsi="system-ui;apple-system;Segoe UI"/>
          <w:color w:val="212529"/>
          <w:sz w:val="23"/>
          <w:shd w:val="clear" w:color="auto" w:fill="FF4000"/>
        </w:rPr>
        <w:t>definitely look at the  del&gt;=2 also for N</w:t>
      </w:r>
    </w:p>
    <w:p w14:paraId="358B1449" w14:textId="77777777" w:rsidR="009B7E06" w:rsidRDefault="00AD3E97">
      <w:pPr>
        <w:numPr>
          <w:ilvl w:val="0"/>
          <w:numId w:val="3"/>
        </w:numPr>
        <w:rPr>
          <w:rFonts w:ascii="system-ui;apple-system;Segoe UI" w:hAnsi="system-ui;apple-system;Segoe UI"/>
          <w:color w:val="212529"/>
          <w:sz w:val="23"/>
        </w:rPr>
      </w:pPr>
      <w:proofErr w:type="spellStart"/>
      <w:r>
        <w:rPr>
          <w:rFonts w:ascii="system-ui;apple-system;Segoe UI" w:hAnsi="system-ui;apple-system;Segoe UI"/>
          <w:color w:val="212529"/>
          <w:sz w:val="23"/>
        </w:rPr>
        <w:t>K_beta</w:t>
      </w:r>
      <w:proofErr w:type="spellEnd"/>
      <w:r>
        <w:rPr>
          <w:rFonts w:ascii="system-ui;apple-system;Segoe UI" w:hAnsi="system-ui;apple-system;Segoe UI"/>
          <w:color w:val="212529"/>
          <w:sz w:val="23"/>
        </w:rPr>
        <w:t xml:space="preserve"> – POLE …. </w:t>
      </w:r>
    </w:p>
    <w:p w14:paraId="33960990" w14:textId="77777777" w:rsidR="009B7E06" w:rsidRDefault="00AD3E97">
      <w:pPr>
        <w:numPr>
          <w:ilvl w:val="0"/>
          <w:numId w:val="3"/>
        </w:numPr>
        <w:rPr>
          <w:rFonts w:ascii="system-ui;apple-system;Segoe UI" w:hAnsi="system-ui;apple-system;Segoe UI"/>
          <w:color w:val="212529"/>
          <w:sz w:val="23"/>
        </w:rPr>
      </w:pPr>
      <w:proofErr w:type="spellStart"/>
      <w:r>
        <w:rPr>
          <w:rFonts w:ascii="system-ui;apple-system;Segoe UI" w:hAnsi="system-ui;apple-system;Segoe UI"/>
          <w:color w:val="212529"/>
          <w:sz w:val="23"/>
        </w:rPr>
        <w:t>InsDel_O</w:t>
      </w:r>
      <w:proofErr w:type="spellEnd"/>
      <w:r>
        <w:rPr>
          <w:rFonts w:ascii="system-ui;apple-system;Segoe UI" w:hAnsi="system-ui;apple-system;Segoe UI"/>
          <w:color w:val="212529"/>
          <w:sz w:val="23"/>
        </w:rPr>
        <w:t xml:space="preserve">, ins T in longest 2 groups, plus ins2:U2:R5+ </w:t>
      </w:r>
      <w:r>
        <w:rPr>
          <w:rFonts w:ascii="system-ui;apple-system;Segoe UI" w:hAnsi="system-ui;apple-system;Segoe UI"/>
          <w:color w:val="212529"/>
          <w:sz w:val="23"/>
          <w:shd w:val="clear" w:color="auto" w:fill="FF4000"/>
        </w:rPr>
        <w:t>definitely look at the  ins&gt;=2 also for N</w:t>
      </w:r>
    </w:p>
    <w:p w14:paraId="1DF9B95F" w14:textId="77777777" w:rsidR="009B7E06" w:rsidRDefault="00AD3E97">
      <w:pPr>
        <w:numPr>
          <w:ilvl w:val="0"/>
          <w:numId w:val="3"/>
        </w:numPr>
        <w:rPr>
          <w:rFonts w:ascii="system-ui;apple-system;Segoe UI" w:hAnsi="system-ui;apple-system;Segoe UI"/>
          <w:color w:val="212529"/>
          <w:sz w:val="23"/>
        </w:rPr>
      </w:pPr>
      <w:proofErr w:type="spellStart"/>
      <w:r>
        <w:rPr>
          <w:rFonts w:ascii="system-ui;apple-system;Segoe UI" w:hAnsi="system-ui;apple-system;Segoe UI"/>
          <w:color w:val="212529"/>
          <w:sz w:val="23"/>
        </w:rPr>
        <w:t>InsDelP</w:t>
      </w:r>
      <w:proofErr w:type="spellEnd"/>
      <w:r>
        <w:rPr>
          <w:rFonts w:ascii="system-ui;apple-system;Segoe UI" w:hAnsi="system-ui;apple-system;Segoe UI"/>
          <w:color w:val="212529"/>
          <w:sz w:val="23"/>
        </w:rPr>
        <w:t xml:space="preserve"> ~= InD21, MMR + POLE</w:t>
      </w:r>
    </w:p>
    <w:p w14:paraId="1049461C" w14:textId="77777777" w:rsidR="009B7E06" w:rsidRDefault="00AD3E97">
      <w:pPr>
        <w:ind w:firstLine="0"/>
        <w:rPr>
          <w:rFonts w:ascii="system-ui;apple-system;Segoe UI" w:hAnsi="system-ui;apple-system;Segoe UI"/>
          <w:color w:val="212529"/>
          <w:sz w:val="23"/>
        </w:rPr>
      </w:pPr>
      <w:r>
        <w:rPr>
          <w:rFonts w:ascii="system-ui;apple-system;Segoe UI" w:hAnsi="system-ui;apple-system;Segoe UI"/>
          <w:color w:val="212529"/>
          <w:sz w:val="23"/>
        </w:rPr>
        <w:t>ADD POLE/POLD</w:t>
      </w:r>
    </w:p>
    <w:p w14:paraId="6613566B" w14:textId="77777777" w:rsidR="009B7E06" w:rsidRDefault="009B7E06">
      <w:pPr>
        <w:ind w:firstLine="0"/>
        <w:rPr>
          <w:rFonts w:ascii="system-ui;apple-system;Segoe UI" w:hAnsi="system-ui;apple-system;Segoe UI"/>
          <w:color w:val="212529"/>
          <w:sz w:val="23"/>
        </w:rPr>
      </w:pPr>
    </w:p>
    <w:p w14:paraId="0EE73432" w14:textId="77777777" w:rsidR="009B7E06" w:rsidRDefault="00AD3E97">
      <w:pPr>
        <w:pStyle w:val="Heading2"/>
      </w:pPr>
      <w:r>
        <w:t>New indel type classifications reveal a more accurate signature of RNase H2 deficiency</w:t>
      </w:r>
    </w:p>
    <w:p w14:paraId="56CA162A" w14:textId="77777777" w:rsidR="009B7E06" w:rsidRDefault="00AD3E97">
      <w:pPr>
        <w:ind w:firstLine="0"/>
      </w:pPr>
      <w:r>
        <w:t xml:space="preserve">Cells with RNase H2 deficiency cannot efficiently remove ribonucleotides that had been incorporated into genomic DNA, which sets the stage for topoisomerase-1 (TOP1) associated mutagenesis. This was previously thought to generate indel signature ID4 </w:t>
      </w:r>
      <w:bookmarkStart w:id="88" w:name="ZOTERO_BREF_xeDB1zkV4c3y"/>
      <w:r>
        <w:t>(</w:t>
      </w:r>
      <w:proofErr w:type="spellStart"/>
      <w:r>
        <w:t>Jin</w:t>
      </w:r>
      <w:proofErr w:type="spellEnd"/>
      <w:r>
        <w:t xml:space="preserve"> et al. 2024; Koh et al. 2025a; </w:t>
      </w:r>
      <w:proofErr w:type="spellStart"/>
      <w:r>
        <w:t>Reijns</w:t>
      </w:r>
      <w:proofErr w:type="spellEnd"/>
      <w:r>
        <w:t xml:space="preserve"> et al. 2022)</w:t>
      </w:r>
      <w:bookmarkEnd w:id="88"/>
      <w:r>
        <w:t xml:space="preserve">. However, we detected a new indel signature, </w:t>
      </w:r>
      <w:proofErr w:type="spellStart"/>
      <w:r>
        <w:t>InsDel_F</w:t>
      </w:r>
      <w:proofErr w:type="spellEnd"/>
      <w:r>
        <w:t xml:space="preserve">, which better corresponds to RNase H2 deficiency experimental data than ID4 </w:t>
      </w:r>
      <w:r>
        <w:rPr>
          <w:shd w:val="clear" w:color="auto" w:fill="FFFF00"/>
        </w:rPr>
        <w:t>(Figure or Supplementary Figure Fvs4)</w:t>
      </w:r>
      <w:r>
        <w:t xml:space="preserve">. The profile of deletions of </w:t>
      </w:r>
      <w:r>
        <w:rPr>
          <w:rFonts w:ascii="Liberation Serif" w:eastAsia="Liberation Serif" w:hAnsi="Liberation Serif" w:cs="Liberation Serif"/>
        </w:rPr>
        <w:t>≥</w:t>
      </w:r>
      <w:r>
        <w:t xml:space="preserve">2 bases is very different between </w:t>
      </w:r>
      <w:proofErr w:type="spellStart"/>
      <w:r>
        <w:t>InsDel_F</w:t>
      </w:r>
      <w:proofErr w:type="spellEnd"/>
      <w:r>
        <w:t xml:space="preserve"> and ID4: </w:t>
      </w:r>
      <w:proofErr w:type="spellStart"/>
      <w:r>
        <w:t>InsDel_F</w:t>
      </w:r>
      <w:proofErr w:type="spellEnd"/>
      <w:r>
        <w:t xml:space="preserve"> has distinctively high proportions of (</w:t>
      </w:r>
      <w:proofErr w:type="spellStart"/>
      <w:r>
        <w:t>i</w:t>
      </w:r>
      <w:proofErr w:type="spellEnd"/>
      <w:r>
        <w:t xml:space="preserve">) 2-base deletions with microhomology (almost all TCT → T or TGT → T) and (ii) 2-base deletions from paired 2-base doublets (most often CTCT → CT). InsDel4 has much lower proportions of these two deletion types and also has additional prominent deletion types that are essentially absent in </w:t>
      </w:r>
      <w:proofErr w:type="spellStart"/>
      <w:r>
        <w:t>InsDel_F</w:t>
      </w:r>
      <w:proofErr w:type="spellEnd"/>
      <w:r>
        <w:t xml:space="preserve">. The additional deletion types are mainly deletions of 3 or 4 bases with microhomology and deletions of 3 or 4 bases from paired doublets (e.g. </w:t>
      </w:r>
      <w:r>
        <w:rPr>
          <w:shd w:val="clear" w:color="auto" w:fill="FF4000"/>
        </w:rPr>
        <w:t>TCTTCT → TCT</w:t>
      </w:r>
      <w:r>
        <w:t xml:space="preserve">, GTTTGTTT → GTTT). The spectra in </w:t>
      </w:r>
      <w:r>
        <w:lastRenderedPageBreak/>
        <w:t xml:space="preserve">RNase H2 deficient cell lines consist of signatures due to mutational processes intrinsic to the parental cell line combined with high proportions of mutations characteristic of </w:t>
      </w:r>
      <w:proofErr w:type="spellStart"/>
      <w:r>
        <w:t>InsDel_F</w:t>
      </w:r>
      <w:proofErr w:type="spellEnd"/>
      <w:r>
        <w:t xml:space="preserve">. Like </w:t>
      </w:r>
      <w:proofErr w:type="spellStart"/>
      <w:r>
        <w:t>InsDel_F</w:t>
      </w:r>
      <w:proofErr w:type="spellEnd"/>
      <w:r>
        <w:t xml:space="preserve">, these cell-line spectra conspicuously lack the 3 and 4 base deletions present in InsDel4. Similarly, RNase H2 deficient mouse tumors have high proportions of the 2-base deletions characteristic of </w:t>
      </w:r>
      <w:proofErr w:type="spellStart"/>
      <w:r>
        <w:t>InsDel_F</w:t>
      </w:r>
      <w:proofErr w:type="spellEnd"/>
      <w:r>
        <w:t xml:space="preserve"> and again, like </w:t>
      </w:r>
      <w:proofErr w:type="spellStart"/>
      <w:r>
        <w:t>InsDel_F</w:t>
      </w:r>
      <w:proofErr w:type="spellEnd"/>
      <w:r>
        <w:t>, lack the 3 and 4 base deletions present in InsDel4.</w:t>
      </w:r>
    </w:p>
    <w:p w14:paraId="21C12559" w14:textId="77777777" w:rsidR="009B7E06" w:rsidRDefault="009B7E06">
      <w:pPr>
        <w:ind w:firstLine="0"/>
      </w:pPr>
    </w:p>
    <w:p w14:paraId="09C283E1" w14:textId="77777777" w:rsidR="009B7E06" w:rsidRDefault="00AD3E97">
      <w:pPr>
        <w:ind w:firstLine="0"/>
        <w:rPr>
          <w:color w:val="000000"/>
          <w:shd w:val="clear" w:color="auto" w:fill="FFFF00"/>
        </w:rPr>
      </w:pPr>
      <w:r>
        <w:rPr>
          <w:color w:val="000000"/>
          <w:shd w:val="clear" w:color="auto" w:fill="FFFF00"/>
        </w:rPr>
        <w:t>NOVEL SIGNATURES MAYBE JUST A TABLE</w:t>
      </w:r>
    </w:p>
    <w:p w14:paraId="0649F93A" w14:textId="77777777" w:rsidR="009B7E06" w:rsidRDefault="00AD3E97">
      <w:pPr>
        <w:pStyle w:val="Heading2"/>
      </w:pPr>
      <w:r>
        <w:t>Functional and Demographic Associations  &lt;was here, removed to separate doc functional_and_demographic.docx&gt; Are we keeping sex differences?</w:t>
      </w:r>
    </w:p>
    <w:p w14:paraId="5EEAD92B" w14:textId="77777777" w:rsidR="009B7E06" w:rsidRDefault="00AD3E97">
      <w:pPr>
        <w:pStyle w:val="Heading1"/>
      </w:pPr>
      <w:r>
        <w:t>Discussion</w:t>
      </w:r>
    </w:p>
    <w:p w14:paraId="729A422D" w14:textId="77777777" w:rsidR="009B7E06" w:rsidRDefault="00AD3E97">
      <w:r>
        <w:t xml:space="preserve">Leveraging a novel nonparametric Bayesian framework, we conducted mutational signature analysis on over </w:t>
      </w:r>
      <w:r>
        <w:rPr>
          <w:rFonts w:hint="eastAsia"/>
        </w:rPr>
        <w:t>6,975</w:t>
      </w:r>
      <w:r>
        <w:t xml:space="preserve"> whole-genome tumor samples spanning 25 cancer types from the PCAWG and HMF cohorts. As the first study to apply both the 83-type and 89-type taxonomies to such a large dataset, we established a comprehensive catalog of 33 83-type and 41 89-type signatures, alongside a unified mapping system to facilitate cross-referencing of signatures between the two classifications. Notably, we discovered two novel indel signatures (Hx_ID29/ID_F and InsDelx29/</w:t>
      </w:r>
      <w:proofErr w:type="spellStart"/>
      <w:r>
        <w:t>InsDel_F</w:t>
      </w:r>
      <w:proofErr w:type="spellEnd"/>
      <w:r>
        <w:t>) associated with TOP1-TAM, and validated their biological relevance using both CRISPR/Cas9-mediated RNASEH2B knockout cell models and published data from RNaseH2-deficient systems. Additionally, we identified several indel signatures—four 83-type and six 89-type—strongly associated with microsatellite instability (MSI), further elucidating the mutational footprints of defective MMR processes.</w:t>
      </w:r>
    </w:p>
    <w:p w14:paraId="22E9A658" w14:textId="77777777" w:rsidR="009B7E06" w:rsidRDefault="00AD3E97">
      <w:r>
        <w:lastRenderedPageBreak/>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w:t>
      </w:r>
      <w:proofErr w:type="spellStart"/>
      <w:r>
        <w:rPr>
          <w:rFonts w:hint="eastAsia"/>
        </w:rPr>
        <w:t>InDel</w:t>
      </w:r>
      <w:proofErr w:type="spellEnd"/>
      <w:r>
        <w:rPr>
          <w:rFonts w:hint="eastAsia"/>
        </w:rPr>
        <w:t xml:space="preserve"> signature database sourced from 4,775 genomes across 7 cancer types. </w:t>
      </w:r>
      <w:r>
        <w:t>However, challenges remain in connecting the nomenclature of 89-type signatures to the established 83-type signatures.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the 83-type and 89-type signatures. This unified framework will support more consistent interpretation and application of indel mutational signatures</w:t>
      </w:r>
      <w:r>
        <w:rPr>
          <w:rFonts w:hint="eastAsia"/>
        </w:rPr>
        <w:t xml:space="preserve"> (Vignette).</w:t>
      </w:r>
    </w:p>
    <w:p w14:paraId="789F4A51" w14:textId="77777777" w:rsidR="009B7E06" w:rsidRDefault="00AD3E97">
      <w: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t>Furthermore, we expect the development of mutational signatures as clinical biomarkers to enhance cancer diagnosis and treatment strategies.</w:t>
      </w:r>
      <w:bookmarkEnd w:id="0"/>
    </w:p>
    <w:p w14:paraId="11F30927" w14:textId="77777777" w:rsidR="009B7E06" w:rsidRDefault="00AD3E97">
      <w:pPr>
        <w:pStyle w:val="Heading1"/>
      </w:pPr>
      <w:r>
        <w:t>Materials and methods</w:t>
      </w:r>
    </w:p>
    <w:p w14:paraId="33B2DD3C" w14:textId="77777777" w:rsidR="009B7E06" w:rsidRDefault="00AD3E97">
      <w:pPr>
        <w:pStyle w:val="Heading2"/>
      </w:pPr>
      <w:r>
        <w:t>Data sources</w:t>
      </w:r>
    </w:p>
    <w:p w14:paraId="6FDE05E2" w14:textId="77777777" w:rsidR="009B7E06" w:rsidRDefault="00AD3E97">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2">
        <w:r>
          <w:rPr>
            <w:rStyle w:val="Hyperlink"/>
          </w:rPr>
          <w:t>https://dcc.icgc.org/releases/current/Projects/</w:t>
        </w:r>
      </w:hyperlink>
      <w:r>
        <w:t xml:space="preserve">, which has been retired. The data were </w:t>
      </w:r>
      <w:r>
        <w:lastRenderedPageBreak/>
        <w:t>downloaded on 9 May, 2024. Hartwig Medical Foundation</w:t>
      </w:r>
      <w:r>
        <w:rPr>
          <w:rFonts w:eastAsiaTheme="minorEastAsia"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Theme="minorEastAsia" w:hint="eastAsia"/>
        </w:rPr>
        <w:t>Hartwig</w:t>
      </w:r>
      <w:r>
        <w:t xml:space="preserve"> genomes were found from supplementary files of </w:t>
      </w:r>
      <w:r>
        <w:rPr>
          <w:color w:val="000000"/>
        </w:rPr>
        <w:t>Priestley et al., 2019.</w:t>
      </w:r>
      <w:r>
        <w:t xml:space="preserve"> These data was also provided in Table S</w:t>
      </w:r>
      <w:r>
        <w:rPr>
          <w:rFonts w:hint="eastAsia"/>
        </w:rPr>
        <w:t xml:space="preserve">10 &lt;OF </w:t>
      </w:r>
      <w:proofErr w:type="spellStart"/>
      <w:r>
        <w:rPr>
          <w:rFonts w:hint="eastAsia"/>
        </w:rPr>
        <w:t>Prieslty</w:t>
      </w:r>
      <w:proofErr w:type="spellEnd"/>
      <w:r>
        <w:rPr>
          <w:rFonts w:hint="eastAsia"/>
        </w:rPr>
        <w:t>&gt;</w:t>
      </w:r>
      <w: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EndPr/>
        <w:sdtContent>
          <w:r>
            <w:rPr>
              <w:color w:val="000000"/>
            </w:rPr>
            <w:t>(</w:t>
          </w:r>
          <w:proofErr w:type="spellStart"/>
          <w:r>
            <w:rPr>
              <w:color w:val="000000"/>
            </w:rPr>
            <w:t>Sondka</w:t>
          </w:r>
          <w:proofErr w:type="spellEnd"/>
          <w:r>
            <w:rPr>
              <w:color w:val="000000"/>
            </w:rPr>
            <w:t xml:space="preserve"> et al., 2018</w:t>
          </w:r>
          <w:r>
            <w:rPr>
              <w:rFonts w:hint="eastAsia"/>
              <w:color w:val="000000"/>
            </w:rPr>
            <w:t xml:space="preserve">, downloaded from </w:t>
          </w:r>
          <w:hyperlink r:id="rId13">
            <w:r>
              <w:rPr>
                <w:rStyle w:val="Hyperlink"/>
              </w:rPr>
              <w:t>https://cancer.sanger.ac.uk/cosmic/census?tier=1</w:t>
            </w:r>
          </w:hyperlink>
          <w:r>
            <w:rPr>
              <w:rFonts w:hint="eastAsia"/>
              <w:color w:val="000000"/>
            </w:rPr>
            <w:t xml:space="preserve"> on 9 Jun, 2024</w:t>
          </w:r>
          <w:r>
            <w:rPr>
              <w:color w:val="000000"/>
            </w:rPr>
            <w:t>)</w:t>
          </w:r>
        </w:sdtContent>
      </w:sdt>
      <w:r>
        <w:t>.</w:t>
      </w:r>
    </w:p>
    <w:p w14:paraId="3394AD0F" w14:textId="77777777" w:rsidR="009B7E06" w:rsidRDefault="00AD3E97">
      <w:pPr>
        <w:pStyle w:val="Heading2"/>
      </w:pPr>
      <w:r>
        <w:rPr>
          <w:rFonts w:hint="eastAsia"/>
        </w:rPr>
        <w:t xml:space="preserve">De novo </w:t>
      </w:r>
      <w:r>
        <w:t>Mutational signature extraction</w:t>
      </w:r>
    </w:p>
    <w:p w14:paraId="69BFD8F6" w14:textId="77777777" w:rsidR="009B7E06" w:rsidRDefault="00AD3E97">
      <w:pPr>
        <w:ind w:firstLineChars="200" w:firstLine="480"/>
        <w:rPr>
          <w:rFonts w:eastAsiaTheme="minorEastAsia"/>
        </w:rPr>
      </w:pPr>
      <w:r>
        <w:rPr>
          <w:rFonts w:eastAsiaTheme="minorEastAsia"/>
          <w:i/>
          <w:iCs/>
        </w:rPr>
        <w:t>De novo</w:t>
      </w:r>
      <w:r>
        <w:rPr>
          <w:rFonts w:eastAsiaTheme="minorEastAsia"/>
        </w:rPr>
        <w:t xml:space="preserve"> mutational signature extraction was performed using two complementary tools applied to the 83</w:t>
      </w:r>
      <w:r>
        <w:rPr>
          <w:rFonts w:eastAsiaTheme="minorEastAsia"/>
        </w:rPr>
        <w:noBreakHyphen/>
        <w:t>type, 89</w:t>
      </w:r>
      <w:r>
        <w:rPr>
          <w:rFonts w:eastAsiaTheme="minorEastAsia"/>
        </w:rPr>
        <w:noBreakHyphen/>
        <w:t>type, and 476</w:t>
      </w:r>
      <w:r>
        <w:rPr>
          <w:rFonts w:eastAsiaTheme="minorEastAsia"/>
        </w:rPr>
        <w:noBreakHyphen/>
        <w:t>type mutational spectra.</w:t>
      </w:r>
    </w:p>
    <w:p w14:paraId="7FF33E43" w14:textId="77777777" w:rsidR="009B7E06" w:rsidRDefault="00AD3E97">
      <w:pPr>
        <w:ind w:firstLineChars="200" w:firstLine="480"/>
        <w:rPr>
          <w:rFonts w:eastAsiaTheme="minorEastAsia"/>
        </w:rPr>
      </w:pPr>
      <w:r>
        <w:rPr>
          <w:rFonts w:eastAsiaTheme="minorEastAsia"/>
        </w:rPr>
        <w:t xml:space="preserve">For the hierarchical Dirichlet process–based approach, </w:t>
      </w:r>
      <w:proofErr w:type="spellStart"/>
      <w:r>
        <w:rPr>
          <w:rFonts w:eastAsiaTheme="minorEastAsia"/>
        </w:rPr>
        <w:t>mSigHdp</w:t>
      </w:r>
      <w:proofErr w:type="spellEnd"/>
      <w:r>
        <w:rPr>
          <w:rFonts w:eastAsiaTheme="minorEastAsia"/>
        </w:rPr>
        <w:t xml:space="preserve">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Theme="minorEastAsia"/>
        </w:rPr>
        <w:noBreakHyphen/>
        <w:t xml:space="preserve">layer hierarchical Dirichlet process (HDP) mixture models. In all </w:t>
      </w:r>
      <w:proofErr w:type="spellStart"/>
      <w:r>
        <w:rPr>
          <w:rFonts w:eastAsiaTheme="minorEastAsia"/>
        </w:rPr>
        <w:t>mSigHdp</w:t>
      </w:r>
      <w:proofErr w:type="spellEnd"/>
      <w:r>
        <w:rPr>
          <w:rFonts w:eastAsiaTheme="minorEastAsia"/>
        </w:rPr>
        <w:t xml:space="preserve"> analyses, the following parameters were applied: </w:t>
      </w:r>
      <w:proofErr w:type="spellStart"/>
      <w:r>
        <w:rPr>
          <w:rFonts w:eastAsiaTheme="minorEastAsia"/>
        </w:rPr>
        <w:t>seedNumber</w:t>
      </w:r>
      <w:proofErr w:type="spellEnd"/>
      <w:r>
        <w:rPr>
          <w:rFonts w:eastAsiaTheme="minorEastAsia"/>
        </w:rPr>
        <w:t xml:space="preserve"> = 1234, </w:t>
      </w:r>
      <w:proofErr w:type="spellStart"/>
      <w:r>
        <w:rPr>
          <w:rFonts w:eastAsiaTheme="minorEastAsia"/>
        </w:rPr>
        <w:t>burnin</w:t>
      </w:r>
      <w:proofErr w:type="spellEnd"/>
      <w:r>
        <w:rPr>
          <w:rFonts w:eastAsiaTheme="minorEastAsia"/>
        </w:rPr>
        <w:t xml:space="preserve"> = 1000, </w:t>
      </w:r>
      <w:proofErr w:type="spellStart"/>
      <w:r>
        <w:rPr>
          <w:rFonts w:eastAsiaTheme="minorEastAsia"/>
        </w:rPr>
        <w:t>burnin.multiplier</w:t>
      </w:r>
      <w:proofErr w:type="spellEnd"/>
      <w:r>
        <w:rPr>
          <w:rFonts w:eastAsiaTheme="minorEastAsia"/>
        </w:rPr>
        <w:t xml:space="preserve"> = 20, </w:t>
      </w:r>
      <w:proofErr w:type="spellStart"/>
      <w:r>
        <w:rPr>
          <w:rFonts w:eastAsiaTheme="minorEastAsia"/>
        </w:rPr>
        <w:t>post.n</w:t>
      </w:r>
      <w:proofErr w:type="spellEnd"/>
      <w:r>
        <w:rPr>
          <w:rFonts w:eastAsiaTheme="minorEastAsia"/>
        </w:rPr>
        <w:t xml:space="preserve"> = 200, </w:t>
      </w:r>
      <w:proofErr w:type="spellStart"/>
      <w:r>
        <w:rPr>
          <w:rFonts w:eastAsiaTheme="minorEastAsia"/>
        </w:rPr>
        <w:t>post.space</w:t>
      </w:r>
      <w:proofErr w:type="spellEnd"/>
      <w:r>
        <w:rPr>
          <w:rFonts w:eastAsiaTheme="minorEastAsia"/>
        </w:rPr>
        <w:t xml:space="preserve"> = 100, </w:t>
      </w:r>
      <w:proofErr w:type="spellStart"/>
      <w:r>
        <w:rPr>
          <w:rFonts w:eastAsiaTheme="minorEastAsia"/>
        </w:rPr>
        <w:t>num.child.process</w:t>
      </w:r>
      <w:proofErr w:type="spellEnd"/>
      <w:r>
        <w:rPr>
          <w:rFonts w:eastAsiaTheme="minorEastAsia"/>
        </w:rPr>
        <w:t xml:space="preserve"> = 20, </w:t>
      </w:r>
      <w:proofErr w:type="spellStart"/>
      <w:r>
        <w:rPr>
          <w:rFonts w:eastAsiaTheme="minorEastAsia"/>
        </w:rPr>
        <w:t>gamma.alpha</w:t>
      </w:r>
      <w:proofErr w:type="spellEnd"/>
      <w:r>
        <w:rPr>
          <w:rFonts w:eastAsiaTheme="minorEastAsia"/>
        </w:rPr>
        <w:t xml:space="preserve"> = 1, and </w:t>
      </w:r>
      <w:proofErr w:type="spellStart"/>
      <w:r>
        <w:rPr>
          <w:rFonts w:eastAsiaTheme="minorEastAsia"/>
        </w:rPr>
        <w:t>gamma.beta</w:t>
      </w:r>
      <w:proofErr w:type="spellEnd"/>
      <w:r>
        <w:rPr>
          <w:rFonts w:eastAsiaTheme="minorEastAsia"/>
        </w:rPr>
        <w:t xml:space="preserve"> = 50. For analyses including all samples or genomes with high tumor mutational burden, an additional </w:t>
      </w:r>
      <w:proofErr w:type="spellStart"/>
      <w:r>
        <w:rPr>
          <w:rFonts w:eastAsiaTheme="minorEastAsia"/>
        </w:rPr>
        <w:t>downsampling</w:t>
      </w:r>
      <w:proofErr w:type="spellEnd"/>
      <w:r>
        <w:rPr>
          <w:rFonts w:eastAsiaTheme="minorEastAsia"/>
        </w:rPr>
        <w:t xml:space="preserve"> step was applied (</w:t>
      </w:r>
      <w:proofErr w:type="spellStart"/>
      <w:r>
        <w:rPr>
          <w:rFonts w:eastAsiaTheme="minorEastAsia"/>
        </w:rPr>
        <w:t>downsample_threshold</w:t>
      </w:r>
      <w:proofErr w:type="spellEnd"/>
      <w:r>
        <w:rPr>
          <w:rFonts w:eastAsiaTheme="minorEastAsia"/>
        </w:rPr>
        <w:t xml:space="preserve"> = 3000) to reduce computational time.</w:t>
      </w:r>
    </w:p>
    <w:p w14:paraId="31A89BEF" w14:textId="77777777" w:rsidR="009B7E06" w:rsidRDefault="00AD3E97">
      <w:pPr>
        <w:ind w:firstLineChars="200" w:firstLine="480"/>
        <w:rPr>
          <w:rFonts w:eastAsiaTheme="minorEastAsia"/>
        </w:rPr>
      </w:pPr>
      <w:r>
        <w:rPr>
          <w:rFonts w:eastAsiaTheme="minorEastAsia"/>
        </w:rPr>
        <w:t xml:space="preserve">In parallel, de novo mutational signatures were extracted using </w:t>
      </w:r>
      <w:r>
        <w:rPr>
          <w:rFonts w:eastAsiaTheme="minorEastAsia" w:hint="eastAsia"/>
        </w:rPr>
        <w:t xml:space="preserve">the Non-negative matrix factorization based approach (NMF), </w:t>
      </w:r>
      <w:proofErr w:type="spellStart"/>
      <w:r>
        <w:rPr>
          <w:rFonts w:eastAsiaTheme="minorEastAsia"/>
        </w:rPr>
        <w:t>SigProfilerExtractor</w:t>
      </w:r>
      <w:proofErr w:type="spellEnd"/>
      <w:r>
        <w:rPr>
          <w:rFonts w:eastAsiaTheme="minorEastAsia"/>
        </w:rPr>
        <w:t xml:space="preserve"> (v1.1.24). For analyses including all genomes, NMF was performed with the number of signatures evaluated between 10 and 40 (</w:t>
      </w:r>
      <w:proofErr w:type="spellStart"/>
      <w:r>
        <w:rPr>
          <w:rFonts w:eastAsiaTheme="minorEastAsia"/>
        </w:rPr>
        <w:t>minimum_signatures</w:t>
      </w:r>
      <w:proofErr w:type="spellEnd"/>
      <w:r>
        <w:rPr>
          <w:rFonts w:eastAsiaTheme="minorEastAsia"/>
        </w:rPr>
        <w:t xml:space="preserve"> = 10; </w:t>
      </w:r>
      <w:proofErr w:type="spellStart"/>
      <w:r>
        <w:rPr>
          <w:rFonts w:eastAsiaTheme="minorEastAsia"/>
        </w:rPr>
        <w:t>maximum_signatures</w:t>
      </w:r>
      <w:proofErr w:type="spellEnd"/>
      <w:r>
        <w:rPr>
          <w:rFonts w:eastAsiaTheme="minorEastAsia"/>
        </w:rPr>
        <w:t xml:space="preserve"> = 40). For analyses restricted to individual </w:t>
      </w:r>
      <w:r>
        <w:rPr>
          <w:rFonts w:eastAsiaTheme="minorEastAsia"/>
        </w:rPr>
        <w:lastRenderedPageBreak/>
        <w:t>cancer types or to genomes with high tumor mutational burden, the number of signatures evaluated ranged from 2 to 20 (</w:t>
      </w:r>
      <w:proofErr w:type="spellStart"/>
      <w:r>
        <w:rPr>
          <w:rFonts w:eastAsiaTheme="minorEastAsia"/>
        </w:rPr>
        <w:t>minimum_signatures</w:t>
      </w:r>
      <w:proofErr w:type="spellEnd"/>
      <w:r>
        <w:rPr>
          <w:rFonts w:eastAsiaTheme="minorEastAsia"/>
        </w:rPr>
        <w:t xml:space="preserve"> = 2; </w:t>
      </w:r>
      <w:proofErr w:type="spellStart"/>
      <w:r>
        <w:rPr>
          <w:rFonts w:eastAsiaTheme="minorEastAsia"/>
        </w:rPr>
        <w:t>maximum_signatures</w:t>
      </w:r>
      <w:proofErr w:type="spellEnd"/>
      <w:r>
        <w:rPr>
          <w:rFonts w:eastAsiaTheme="minorEastAsia"/>
        </w:rPr>
        <w:t xml:space="preserve"> = 20). Each factorization was repeated 100 times (</w:t>
      </w:r>
      <w:proofErr w:type="spellStart"/>
      <w:r>
        <w:rPr>
          <w:rFonts w:eastAsiaTheme="minorEastAsia"/>
        </w:rPr>
        <w:t>nmf_replicates</w:t>
      </w:r>
      <w:proofErr w:type="spellEnd"/>
      <w:r>
        <w:rPr>
          <w:rFonts w:eastAsiaTheme="minorEastAsia"/>
        </w:rPr>
        <w:t xml:space="preserve"> = 100), with all other parameters set to their recommended default values. Signature interpretation was primarily based on the “Optimal Solution” identified by the software, although several rare signatures were identified in alternative solutions (</w:t>
      </w:r>
      <w:r>
        <w:rPr>
          <w:rFonts w:eastAsiaTheme="minorEastAsia"/>
          <w:shd w:val="clear" w:color="auto" w:fill="FFFF00"/>
        </w:rPr>
        <w:t>Table S</w:t>
      </w:r>
      <w:r>
        <w:rPr>
          <w:rFonts w:eastAsiaTheme="minorEastAsia"/>
        </w:rPr>
        <w:t>).</w:t>
      </w:r>
    </w:p>
    <w:p w14:paraId="2C72E296" w14:textId="77777777" w:rsidR="009B7E06" w:rsidRDefault="00AD3E97">
      <w:pPr>
        <w:pStyle w:val="Heading2"/>
        <w:rPr>
          <w:rFonts w:eastAsia="SimSun"/>
        </w:rPr>
      </w:pPr>
      <w:r>
        <w:rPr>
          <w:rFonts w:eastAsia="SimSun"/>
        </w:rPr>
        <w:t xml:space="preserve">Match </w:t>
      </w:r>
      <w:r>
        <w:rPr>
          <w:rFonts w:eastAsia="SimSun" w:hint="eastAsia"/>
        </w:rPr>
        <w:t>83-type and 83-type</w:t>
      </w:r>
      <w:r>
        <w:rPr>
          <w:rFonts w:eastAsia="SimSun"/>
        </w:rPr>
        <w:t xml:space="preserve"> signatures into reference signatures</w:t>
      </w:r>
    </w:p>
    <w:p w14:paraId="4E6B6843" w14:textId="77777777" w:rsidR="009B7E06" w:rsidRDefault="00AD3E97">
      <w:pPr>
        <w:ind w:firstLineChars="200" w:firstLine="480"/>
        <w:rPr>
          <w:rFonts w:eastAsiaTheme="minorEastAsia"/>
        </w:rPr>
      </w:pPr>
      <w:r>
        <w:rPr>
          <w:rFonts w:eastAsiaTheme="minorEastAsia" w:hint="eastAsia"/>
        </w:rPr>
        <w:t xml:space="preserve">For 83-type signatures, the signatures were matched to previously identified COSMIC signatures (v3.5, </w:t>
      </w:r>
      <w:hyperlink r:id="rId14">
        <w:r>
          <w:rPr>
            <w:rStyle w:val="Hyperlink"/>
            <w:rFonts w:eastAsiaTheme="minorEastAsia"/>
          </w:rPr>
          <w:t>https://cancer.sanger.ac.uk/signatures/id/</w:t>
        </w:r>
      </w:hyperlink>
      <w:r>
        <w:rPr>
          <w:rFonts w:eastAsiaTheme="minorEastAsia" w:hint="eastAsia"/>
        </w:rPr>
        <w:t xml:space="preserve">). For 89-type signatures, the signatures supported by both </w:t>
      </w:r>
      <w:proofErr w:type="spellStart"/>
      <w:r>
        <w:rPr>
          <w:rFonts w:eastAsiaTheme="minorEastAsia" w:hint="eastAsia"/>
        </w:rPr>
        <w:t>mSigHdp</w:t>
      </w:r>
      <w:proofErr w:type="spellEnd"/>
      <w:r>
        <w:rPr>
          <w:rFonts w:eastAsiaTheme="minorEastAsia" w:hint="eastAsia"/>
        </w:rPr>
        <w:t xml:space="preserve"> and </w:t>
      </w:r>
      <w:proofErr w:type="spellStart"/>
      <w:r>
        <w:rPr>
          <w:rFonts w:eastAsiaTheme="minorEastAsia" w:hint="eastAsia"/>
        </w:rPr>
        <w:t>SigProfilerExtractor</w:t>
      </w:r>
      <w:proofErr w:type="spellEnd"/>
      <w:r>
        <w:rPr>
          <w:rFonts w:eastAsiaTheme="minorEastAsia" w:hint="eastAsia"/>
        </w:rPr>
        <w:t xml:space="preserve"> were matched to the signatures reported in Koh et al. A detailed comparison can be found at Table 1.</w:t>
      </w:r>
    </w:p>
    <w:p w14:paraId="098BAF08" w14:textId="77777777" w:rsidR="009B7E06" w:rsidRDefault="00AD3E97">
      <w:pPr>
        <w:ind w:firstLineChars="200" w:firstLine="480"/>
        <w:rPr>
          <w:rFonts w:eastAsiaTheme="minorEastAsia"/>
        </w:rPr>
      </w:pPr>
      <w:r>
        <w:t xml:space="preserve">We compared all </w:t>
      </w:r>
      <w:r>
        <w:rPr>
          <w:i/>
          <w:iCs/>
        </w:rPr>
        <w:t>de novo</w:t>
      </w:r>
      <w:r>
        <w:t xml:space="preserve"> signatures </w:t>
      </w:r>
      <w:r>
        <w:rPr>
          <w:rFonts w:eastAsiaTheme="minorEastAsia" w:hint="eastAsia"/>
        </w:rPr>
        <w:t xml:space="preserve">supported by both </w:t>
      </w:r>
      <w:proofErr w:type="spellStart"/>
      <w:r>
        <w:rPr>
          <w:rFonts w:eastAsiaTheme="minorEastAsia" w:hint="eastAsia"/>
        </w:rPr>
        <w:t>mSigHdp</w:t>
      </w:r>
      <w:proofErr w:type="spellEnd"/>
      <w:r>
        <w:rPr>
          <w:rFonts w:eastAsiaTheme="minorEastAsia" w:hint="eastAsia"/>
        </w:rPr>
        <w:t xml:space="preserve"> and </w:t>
      </w:r>
      <w:proofErr w:type="spellStart"/>
      <w:r>
        <w:rPr>
          <w:rFonts w:eastAsiaTheme="minorEastAsia" w:hint="eastAsia"/>
        </w:rPr>
        <w:t>SigProfilerExtractor</w:t>
      </w:r>
      <w:proofErr w:type="spellEnd"/>
      <w:r>
        <w:rPr>
          <w:rFonts w:eastAsiaTheme="minorEastAsia" w:hint="eastAsia"/>
        </w:rPr>
        <w:t xml:space="preserve"> </w:t>
      </w:r>
      <w:r>
        <w:t xml:space="preserve">to </w:t>
      </w:r>
      <w:r>
        <w:rPr>
          <w:rFonts w:eastAsiaTheme="minorEastAsia" w:hint="eastAsia"/>
        </w:rPr>
        <w:t>the published</w:t>
      </w:r>
      <w:r>
        <w:t xml:space="preserve"> signatures and categorized them into three groups: (1) known signature: if</w:t>
      </w:r>
      <w:r>
        <w:rPr>
          <w:rFonts w:eastAsiaTheme="minorEastAsia" w:hint="eastAsia"/>
        </w:rPr>
        <w:t xml:space="preserve"> an extracted</w:t>
      </w:r>
      <w:r>
        <w:t xml:space="preserve"> signature has a cosine similarity of ≥ 0.</w:t>
      </w:r>
      <w:r>
        <w:rPr>
          <w:rFonts w:hint="eastAsia"/>
        </w:rPr>
        <w:t>85</w:t>
      </w:r>
      <w:r>
        <w:t xml:space="preserve"> with a COSMIC signature; (2) merged signatures: if </w:t>
      </w:r>
      <w:r>
        <w:rPr>
          <w:rFonts w:eastAsiaTheme="minorEastAsia"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Theme="minorEastAsia" w:hint="eastAsia"/>
        </w:rPr>
        <w:t xml:space="preserve">extracted </w:t>
      </w:r>
      <w:r>
        <w:t xml:space="preserve">signatures do not fit into the known signatures or the merged signatures. </w:t>
      </w:r>
      <w:r>
        <w:rPr>
          <w:rFonts w:eastAsiaTheme="minorEastAsia" w:hint="eastAsia"/>
        </w:rPr>
        <w:t>We focused on (1) and (3) in this study.</w:t>
      </w:r>
    </w:p>
    <w:p w14:paraId="4EC66D78" w14:textId="77777777" w:rsidR="009B7E06" w:rsidRDefault="00AD3E97">
      <w:pPr>
        <w:pStyle w:val="Heading2"/>
        <w:rPr>
          <w:rFonts w:eastAsia="SimSun"/>
        </w:rPr>
      </w:pPr>
      <w:r>
        <w:rPr>
          <w:rFonts w:eastAsia="SimSun" w:hint="eastAsia"/>
        </w:rPr>
        <w:t>Assignment of signature activity to each individual genome</w:t>
      </w:r>
    </w:p>
    <w:p w14:paraId="2D626AD6" w14:textId="77777777" w:rsidR="009B7E06" w:rsidRDefault="00AD3E97">
      <w:pPr>
        <w:pStyle w:val="normalfirst"/>
        <w:ind w:firstLineChars="200" w:firstLine="480"/>
      </w:pPr>
      <w:r>
        <w:t>Indel signature activities for the 83</w:t>
      </w:r>
      <w:r>
        <w:noBreakHyphen/>
        <w:t>type and 89</w:t>
      </w:r>
      <w:r>
        <w:noBreakHyphen/>
        <w:t>type spectra were assigned to each sample using a two</w:t>
      </w:r>
      <w:r>
        <w:noBreakHyphen/>
        <w:t xml:space="preserve">step computational framework. First, we applied the </w:t>
      </w:r>
      <w:proofErr w:type="spellStart"/>
      <w:r>
        <w:t>find_best_reconstruction_QP</w:t>
      </w:r>
      <w:proofErr w:type="spellEnd"/>
      <w:r>
        <w:t xml:space="preserve"> function from the </w:t>
      </w:r>
      <w:proofErr w:type="spellStart"/>
      <w:r>
        <w:t>SigTools</w:t>
      </w:r>
      <w:proofErr w:type="spellEnd"/>
      <w:r>
        <w:t xml:space="preserve"> R package (v1.0.7), which performs fast signature attribution via quadratic programming optimization. Second, we refined these initial estimates using the </w:t>
      </w:r>
      <w:proofErr w:type="spellStart"/>
      <w:r>
        <w:lastRenderedPageBreak/>
        <w:t>PresenceAttributeSigActivity</w:t>
      </w:r>
      <w:proofErr w:type="spellEnd"/>
      <w:r>
        <w:t xml:space="preserve"> function from the </w:t>
      </w:r>
      <w:proofErr w:type="spellStart"/>
      <w:r>
        <w:t>mSigAct</w:t>
      </w:r>
      <w:proofErr w:type="spellEnd"/>
      <w:r>
        <w:t xml:space="preserve"> R package (v1.0.1) with default parameters.</w:t>
      </w:r>
    </w:p>
    <w:p w14:paraId="33A97034" w14:textId="77777777" w:rsidR="009B7E06" w:rsidRDefault="00AD3E97">
      <w:pPr>
        <w:pStyle w:val="normalfirst"/>
        <w:ind w:firstLineChars="200" w:firstLine="480"/>
      </w:pPr>
      <w:r>
        <w:t>The 83-type indel spectra are frequently dominated by 1</w:t>
      </w:r>
      <w:r>
        <w:noBreakHyphen/>
        <w:t>bp T insertions and deletions at poly</w:t>
      </w:r>
      <w:r>
        <w:noBreakHyphen/>
        <w:t>T tracts (≥5 consecutive T’s), which can obscure the contribution of other indel types during signature assignment. To mitigate this interference, we implemented a three</w:t>
      </w:r>
      <w:r>
        <w:noBreakHyphen/>
        <w:t>step deconvolution strategy:</w:t>
      </w:r>
      <w:r>
        <w:rPr>
          <w:rFonts w:hint="eastAsia"/>
        </w:rPr>
        <w:t xml:space="preserve"> </w:t>
      </w:r>
      <w:r>
        <w:t>(1) We constructed “ablated” spectra and an “ablated” signature matrix by removing the two poly</w:t>
      </w:r>
      <w:r>
        <w:noBreakHyphen/>
        <w:t>T peaks from both the observed spectrum and the reference signatures, explicitly excluding C_ID1 and C_ID2. Signature fitting was then performed on these ablated inputs using the two</w:t>
      </w:r>
      <w:r>
        <w:noBreakHyphen/>
        <w:t>step pipeline</w:t>
      </w:r>
      <w:r>
        <w:rPr>
          <w:rFonts w:hint="eastAsia"/>
        </w:rPr>
        <w:t xml:space="preserve"> described above</w:t>
      </w:r>
      <w:r>
        <w:t>, yielding activity estimates for all non</w:t>
      </w:r>
      <w:r>
        <w:noBreakHyphen/>
        <w:t>poly</w:t>
      </w:r>
      <w:r>
        <w:noBreakHyphen/>
        <w:t>T components</w:t>
      </w:r>
      <w:r>
        <w:rPr>
          <w:rFonts w:hint="eastAsia"/>
        </w:rPr>
        <w:t xml:space="preserve">; </w:t>
      </w:r>
      <w:r>
        <w:t>(2) Using this ablated assignment and the full (unablated) signature matrix, we reconstructed a “predicted spectrum”</w:t>
      </w:r>
      <w:r>
        <w:rPr>
          <w:rFonts w:hint="eastAsia"/>
        </w:rPr>
        <w:t xml:space="preserve">; </w:t>
      </w:r>
      <w:r>
        <w:t>(3) The residual</w:t>
      </w:r>
      <w:r>
        <w:rPr>
          <w:rFonts w:hint="eastAsia"/>
        </w:rPr>
        <w:t xml:space="preserve">, </w:t>
      </w:r>
      <w:r>
        <w:t>defined as the difference between the original observed spectrum and the “predicted spectrum”</w:t>
      </w:r>
      <w:r>
        <w:rPr>
          <w:rFonts w:hint="eastAsia"/>
        </w:rPr>
        <w:t xml:space="preserve">, </w:t>
      </w:r>
      <w:r>
        <w:t>was truncated at zero (i.e., all negative values were set to 0) to enforce non</w:t>
      </w:r>
      <w:r>
        <w:noBreakHyphen/>
        <w:t>negative contributions. Only the two poly</w:t>
      </w:r>
      <w:r>
        <w:noBreakHyphen/>
        <w:t>T components of this corrected residual were retained and allocated to C_ID1 and C_ID2 in proportion to their relative signature weights.</w:t>
      </w:r>
    </w:p>
    <w:p w14:paraId="06425A47" w14:textId="77777777" w:rsidR="009B7E06" w:rsidRDefault="00AD3E97">
      <w:pPr>
        <w:pStyle w:val="normalfirst"/>
      </w:pPr>
      <w:r>
        <w:rPr>
          <w:rFonts w:hint="eastAsia"/>
        </w:rPr>
        <w:t xml:space="preserve"> </w:t>
      </w:r>
    </w:p>
    <w:p w14:paraId="3A8E1209" w14:textId="77777777" w:rsidR="009B7E06" w:rsidRDefault="00AD3E97">
      <w:pPr>
        <w:pStyle w:val="Heading2"/>
        <w:rPr>
          <w:rFonts w:eastAsia="SimSun"/>
        </w:rPr>
      </w:pPr>
      <w:r>
        <w:rPr>
          <w:rFonts w:eastAsia="SimSun"/>
        </w:rPr>
        <w:t>Simulating synthetic cancer datasets</w:t>
      </w:r>
    </w:p>
    <w:p w14:paraId="7756BE9B" w14:textId="77777777" w:rsidR="009B7E06" w:rsidRDefault="00AD3E97">
      <w:pPr>
        <w:pStyle w:val="normalfirst"/>
      </w:pPr>
      <w:r>
        <w:rPr>
          <w:rFonts w:hint="eastAsia"/>
        </w:rPr>
        <w:t>We generated s</w:t>
      </w:r>
      <w:r>
        <w:t xml:space="preserve">ynthetic cancer datasets </w:t>
      </w:r>
      <w:r>
        <w:rPr>
          <w:rFonts w:hint="eastAsia"/>
        </w:rPr>
        <w:t xml:space="preserve">in 83-type indels </w:t>
      </w:r>
      <w:r>
        <w:t xml:space="preserve">using </w:t>
      </w:r>
      <w:proofErr w:type="spellStart"/>
      <w:r>
        <w:t>SigProfilerSimulator</w:t>
      </w:r>
      <w:proofErr w:type="spellEnd"/>
      <w:r>
        <w:t xml:space="preserve"> (</w:t>
      </w:r>
      <w:hyperlink r:id="rId15">
        <w:r>
          <w:rPr>
            <w:rStyle w:val="Hyperlink"/>
          </w:rPr>
          <w:t>https://bmcbioinformatics.biomedcentral.com/articles/10.1186/s12859-020-03772-3</w:t>
        </w:r>
      </w:hyperlink>
      <w:r>
        <w:t xml:space="preserve">). </w:t>
      </w:r>
    </w:p>
    <w:p w14:paraId="55DB2A42" w14:textId="77777777" w:rsidR="009B7E06" w:rsidRDefault="00AD3E97">
      <w:pPr>
        <w:pStyle w:val="Heading2"/>
        <w:rPr>
          <w:rFonts w:eastAsia="SimSun"/>
        </w:rPr>
      </w:pPr>
      <w:r>
        <w:rPr>
          <w:rFonts w:eastAsia="SimSun"/>
        </w:rPr>
        <w:t>Annotating somatic indels based on transcribed versus un-transcribed strand</w:t>
      </w:r>
    </w:p>
    <w:p w14:paraId="53F0F9D2" w14:textId="77777777" w:rsidR="009B7E06" w:rsidRDefault="00AD3E97">
      <w:pPr>
        <w:ind w:firstLine="0"/>
      </w:pPr>
      <w:r>
        <w:t>We followed the method in (</w:t>
      </w:r>
      <w:hyperlink r:id="rId16">
        <w:r>
          <w:t>https://doi.org/10.1016/j.celrep.2023.112930</w:t>
        </w:r>
      </w:hyperlink>
      <w:r>
        <w:t xml:space="preserve">). Briefly, somatic indels were called with respect to the + strand of the reference genome and further annotated in </w:t>
      </w:r>
      <w:r>
        <w:lastRenderedPageBreak/>
        <w:t xml:space="preserve">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5EACD0F1" w14:textId="77777777" w:rsidR="009B7E06" w:rsidRDefault="00AD3E97">
      <w:pPr>
        <w:pStyle w:val="Heading2"/>
        <w:rPr>
          <w:rFonts w:eastAsia="SimSun"/>
        </w:rPr>
      </w:pPr>
      <w:r>
        <w:rPr>
          <w:rFonts w:eastAsia="SimSun"/>
        </w:rPr>
        <w:t>Annotating somatic indels based on leading versus lagging replication strand</w:t>
      </w:r>
    </w:p>
    <w:p w14:paraId="26D89DB8" w14:textId="77777777" w:rsidR="009B7E06" w:rsidRDefault="00AD3E97">
      <w:r>
        <w:t>Replication strand was determined by wavelet-smoothed replication-timing signal data that indicated both “valleys” (replication termination zones) and “peaks” (replication initiation zones) (</w:t>
      </w:r>
      <w:hyperlink r:id="rId17">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5F277276" w14:textId="77777777" w:rsidR="009B7E06" w:rsidRDefault="00AD3E97">
      <w:pPr>
        <w:pStyle w:val="Heading2"/>
        <w:rPr>
          <w:rFonts w:eastAsia="SimSun"/>
        </w:rPr>
      </w:pPr>
      <w:r>
        <w:rPr>
          <w:rFonts w:eastAsia="SimSun"/>
        </w:rPr>
        <w:t>Detecting strand asymmetries across cancer types</w:t>
      </w:r>
    </w:p>
    <w:p w14:paraId="075EF1D0" w14:textId="77777777" w:rsidR="009B7E06" w:rsidRDefault="00AD3E97">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w:t>
      </w:r>
      <w:r>
        <w:lastRenderedPageBreak/>
        <w:t>mutational signature, we retrieved the number of indels on each strand/region. In strand asymmetries analyses, only cancer types with at least 1,000 somatic mutations unambiguously attributed to an individual mutational signature were included.</w:t>
      </w:r>
    </w:p>
    <w:p w14:paraId="606F5CFA" w14:textId="77777777" w:rsidR="009B7E06" w:rsidRDefault="00AD3E97">
      <w:r>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2B4EC74D" w14:textId="77777777" w:rsidR="009B7E06" w:rsidRDefault="009B7E06">
      <w:pPr>
        <w:rPr>
          <w:i/>
        </w:rPr>
      </w:pPr>
    </w:p>
    <w:p w14:paraId="08409EB5" w14:textId="77777777" w:rsidR="009B7E06" w:rsidRDefault="009B7E06"/>
    <w:p w14:paraId="32152F0A" w14:textId="77777777" w:rsidR="009B7E06" w:rsidRDefault="00AD3E97">
      <w:r>
        <w:t>Odds ratio between the ratio of real somatic indels and the ratio of simulated somatic indels was calculated:</w:t>
      </w:r>
    </w:p>
    <w:p w14:paraId="71BA6FB1" w14:textId="77777777" w:rsidR="009B7E06" w:rsidRDefault="009B7E06"/>
    <w:p w14:paraId="185BCA12" w14:textId="77777777" w:rsidR="009B7E06" w:rsidRDefault="00AD3E97">
      <w:r>
        <w:t>p values were calculated for the odds ratio using Fisher’s exact test. Only strand asymmetries with p value &gt; 0.05 were considered showing strand asymmetries.</w:t>
      </w:r>
    </w:p>
    <w:p w14:paraId="1463D641" w14:textId="77777777" w:rsidR="009B7E06" w:rsidRDefault="00AD3E97">
      <w:pPr>
        <w:pStyle w:val="Heading2"/>
        <w:rPr>
          <w:rFonts w:eastAsia="SimSun"/>
        </w:rPr>
      </w:pPr>
      <w:r>
        <w:rPr>
          <w:rFonts w:eastAsia="SimSun"/>
        </w:rPr>
        <w:t>Analyses of replication timing across cancer types</w:t>
      </w:r>
    </w:p>
    <w:p w14:paraId="551F3A8D" w14:textId="77777777" w:rsidR="009B7E06" w:rsidRDefault="00AD3E97">
      <w:r>
        <w:t>Replication timing data were obtained from (</w:t>
      </w:r>
      <w:hyperlink r:id="rId18">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w:t>
      </w:r>
      <w:r>
        <w:lastRenderedPageBreak/>
        <w:t xml:space="preserve">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2A16233E" w14:textId="77777777" w:rsidR="009B7E06" w:rsidRDefault="00AD3E97">
      <w: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2E52CA35" w14:textId="77777777" w:rsidR="009B7E06" w:rsidRDefault="00AD3E97">
      <w:pPr>
        <w:rPr>
          <w:shd w:val="clear" w:color="auto" w:fill="FFFF00"/>
        </w:rPr>
      </w:pPr>
      <w:r>
        <w:rPr>
          <w:shd w:val="clear" w:color="auto" w:fill="FFFF00"/>
        </w:rPr>
        <w:t>&lt;MISSING EQUATIONS HERE&gt;</w:t>
      </w:r>
    </w:p>
    <w:p w14:paraId="39240E13" w14:textId="77777777" w:rsidR="009B7E06" w:rsidRDefault="009B7E06"/>
    <w:p w14:paraId="373CB8EF" w14:textId="77777777" w:rsidR="009B7E06" w:rsidRDefault="00AD3E97">
      <w:r>
        <w:t>In the above formula, replication timing denotes a vector c(1,2,3 … 10).</w:t>
      </w:r>
    </w:p>
    <w:p w14:paraId="2F8F6DFC" w14:textId="77777777" w:rsidR="009B7E06" w:rsidRDefault="00AD3E97">
      <w:r>
        <w:t xml:space="preserve">The replication timing trend for </w:t>
      </w:r>
      <w:r>
        <w:rPr>
          <w:rFonts w:eastAsiaTheme="minorEastAsia" w:hint="eastAsia"/>
        </w:rPr>
        <w:t xml:space="preserve">an 83-type </w:t>
      </w:r>
      <w:r>
        <w:t xml:space="preserve">signature was determined for both real and simulated data. An </w:t>
      </w:r>
      <w:r>
        <w:rPr>
          <w:rFonts w:eastAsiaTheme="minorEastAsia"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2C7B2920" w14:textId="77777777" w:rsidR="009B7E06" w:rsidRDefault="00AD3E97">
      <w:pPr>
        <w:rPr>
          <w:rFonts w:eastAsia="SimSun"/>
        </w:rPr>
      </w:pPr>
      <w:r>
        <w:t xml:space="preserve">If the trends of a certain </w:t>
      </w:r>
      <w:r>
        <w:rPr>
          <w:rFonts w:eastAsiaTheme="minorEastAsia" w:hint="eastAsia"/>
        </w:rPr>
        <w:t>83-type</w:t>
      </w:r>
      <w:r>
        <w:t xml:space="preserve"> signature for the two dataset (real and simulated data) were different, the relative trend for real data comparing the simulated data was the final trend for the </w:t>
      </w:r>
      <w:r>
        <w:rPr>
          <w:rFonts w:eastAsiaTheme="minorEastAsia" w:hint="eastAsia"/>
        </w:rPr>
        <w:t>83-type</w:t>
      </w:r>
      <w:r>
        <w:t xml:space="preserve"> signature. Otherwise, if the trends of a certain </w:t>
      </w:r>
      <w:r>
        <w:rPr>
          <w:rFonts w:eastAsiaTheme="minorEastAsia" w:hint="eastAsia"/>
        </w:rPr>
        <w:t>83-type</w:t>
      </w:r>
      <w:r>
        <w:t xml:space="preserve"> signature for the two dataset were the same, a third multiple linear regression model was fitted. </w:t>
      </w:r>
    </w:p>
    <w:p w14:paraId="0BE57C88" w14:textId="77777777" w:rsidR="009B7E06" w:rsidRDefault="009B7E06">
      <w:pPr>
        <w:rPr>
          <w:rFonts w:eastAsia="SimSun"/>
        </w:rPr>
      </w:pPr>
    </w:p>
    <w:p w14:paraId="7DE720F4" w14:textId="77777777" w:rsidR="009B7E06" w:rsidRDefault="00AD3E97">
      <w:pPr>
        <w:rPr>
          <w:rFonts w:eastAsia="SimSun"/>
        </w:rPr>
      </w:pPr>
      <w:r>
        <w:t xml:space="preserve">Similarly, the final trend of an </w:t>
      </w:r>
      <w:r>
        <w:rPr>
          <w:rFonts w:eastAsiaTheme="minorEastAsia" w:hint="eastAsia"/>
        </w:rPr>
        <w:t>83-type</w:t>
      </w:r>
      <w:r>
        <w:t xml:space="preserve"> signature were determined by the significance of the coefficient of replication timing. If it is not significant, an </w:t>
      </w:r>
      <w:r>
        <w:rPr>
          <w:rFonts w:eastAsiaTheme="minorEastAsia" w:hint="eastAsia"/>
        </w:rPr>
        <w:t>83-type</w:t>
      </w:r>
      <w:r>
        <w:t xml:space="preserve"> signature was considered to be generally unaffected by replication timing. Otherwise, if the coefficient of replication timing &gt; 0, an </w:t>
      </w:r>
      <w:r>
        <w:rPr>
          <w:rFonts w:eastAsiaTheme="minorEastAsia" w:hint="eastAsia"/>
        </w:rPr>
        <w:t>83-type</w:t>
      </w:r>
      <w:r>
        <w:t xml:space="preserve"> signature was considered to be increasing from early to late replicating regions; if the coefficient of replication timing &lt; 0, an </w:t>
      </w:r>
      <w:r>
        <w:rPr>
          <w:rFonts w:eastAsiaTheme="minorEastAsia" w:hint="eastAsia"/>
        </w:rPr>
        <w:t>83-type</w:t>
      </w:r>
      <w:r>
        <w:t xml:space="preserve"> signature was considered to be decreasing from early to late replicating regions.</w:t>
      </w:r>
    </w:p>
    <w:p w14:paraId="26E82FA5" w14:textId="77777777" w:rsidR="009B7E06" w:rsidRDefault="00AD3E97">
      <w:pPr>
        <w:rPr>
          <w:rFonts w:eastAsiaTheme="minorEastAsia"/>
        </w:rPr>
      </w:pPr>
      <w:r>
        <w:rPr>
          <w:rFonts w:eastAsiaTheme="minorEastAsia"/>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478A249" w14:textId="77777777" w:rsidR="009B7E06" w:rsidRDefault="00AD3E97">
      <w:pPr>
        <w:pStyle w:val="Heading2"/>
        <w:rPr>
          <w:rFonts w:eastAsia="SimSun"/>
        </w:rPr>
      </w:pPr>
      <w:r>
        <w:rPr>
          <w:rFonts w:eastAsia="SimSun"/>
        </w:rPr>
        <w:t xml:space="preserve">MSI/MSS </w:t>
      </w:r>
      <w:r>
        <w:rPr>
          <w:rFonts w:eastAsia="SimSun" w:hint="eastAsia"/>
        </w:rPr>
        <w:t>s</w:t>
      </w:r>
      <w:r>
        <w:rPr>
          <w:rFonts w:eastAsia="SimSun"/>
        </w:rPr>
        <w:t>tatus</w:t>
      </w:r>
      <w:r>
        <w:rPr>
          <w:rFonts w:eastAsia="SimSun" w:hint="eastAsia"/>
        </w:rPr>
        <w:t xml:space="preserve"> and high/low TMB status</w:t>
      </w:r>
    </w:p>
    <w:p w14:paraId="12F6A017" w14:textId="77777777" w:rsidR="009B7E06" w:rsidRDefault="00AD3E97">
      <w:pPr>
        <w:rPr>
          <w:color w:val="000000"/>
        </w:rPr>
      </w:pPr>
      <w:r>
        <w:t>For PCAWG genomes, the MSI</w:t>
      </w:r>
      <w:r>
        <w:rPr>
          <w:rFonts w:eastAsiaTheme="minorEastAsia" w:hint="eastAsia"/>
        </w:rPr>
        <w:t xml:space="preserve"> (microsatellite instability)</w:t>
      </w:r>
      <w:r>
        <w:t xml:space="preserve"> status was evaluated by the PCAWG working group and obtained from the synapse repository (</w:t>
      </w:r>
      <w:hyperlink r:id="rId19" w:anchor="!Synapse:syn8016399" w:history="1">
        <w:r>
          <w:rPr>
            <w:rStyle w:val="Hyperlink"/>
          </w:rPr>
          <w:t>https://www.synapse.org/#!Synapse:syn8016399</w:t>
        </w:r>
      </w:hyperlink>
      <w:r>
        <w:rPr>
          <w:rFonts w:hint="eastAsia"/>
        </w:rPr>
        <w:t>, the data was downloaded on May 2022</w:t>
      </w:r>
      <w:r>
        <w:t xml:space="preserve">). For </w:t>
      </w:r>
      <w:r>
        <w:rPr>
          <w:rFonts w:eastAsiaTheme="minorEastAsia"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EndPr/>
        <w:sdtContent>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14:paraId="1A685678" w14:textId="77777777" w:rsidR="009B7E06" w:rsidRDefault="00AD3E97">
      <w:pPr>
        <w:pStyle w:val="Heading2"/>
        <w:rPr>
          <w:rFonts w:eastAsia="SimSun"/>
        </w:rPr>
      </w:pPr>
      <w:r>
        <w:rPr>
          <w:rFonts w:eastAsia="SimSun"/>
        </w:rPr>
        <w:t>Extended sequence context</w:t>
      </w:r>
      <w:r>
        <w:rPr>
          <w:rFonts w:eastAsia="SimSun" w:hint="eastAsia"/>
        </w:rPr>
        <w:t xml:space="preserve"> analysis</w:t>
      </w:r>
    </w:p>
    <w:p w14:paraId="2FC9F157" w14:textId="77777777" w:rsidR="009B7E06" w:rsidRDefault="00AD3E97">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xml:space="preserve">. From these </w:t>
      </w:r>
      <w:r>
        <w:lastRenderedPageBreak/>
        <w:t>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proofErr w:type="spellStart"/>
      <w:r>
        <w:t>seqLogo</w:t>
      </w:r>
      <w:proofErr w:type="spellEnd"/>
      <w:r>
        <w:rPr>
          <w:rFonts w:hint="eastAsia"/>
        </w:rPr>
        <w:t xml:space="preserve"> function of </w:t>
      </w:r>
      <w:proofErr w:type="spellStart"/>
      <w:r>
        <w:t>seqLogo</w:t>
      </w:r>
      <w:proofErr w:type="spellEnd"/>
      <w:r>
        <w:rPr>
          <w:rFonts w:hint="eastAsia"/>
        </w:rPr>
        <w:t xml:space="preserve"> R package (version 1.71.0)</w:t>
      </w:r>
    </w:p>
    <w:p w14:paraId="713C75D6" w14:textId="77777777" w:rsidR="009B7E06" w:rsidRDefault="009B7E06">
      <w:pPr>
        <w:pStyle w:val="Heading1"/>
      </w:pPr>
    </w:p>
    <w:p w14:paraId="37818DC6" w14:textId="77777777" w:rsidR="009B7E06" w:rsidRDefault="00AD3E97">
      <w:pPr>
        <w:pStyle w:val="Heading1"/>
      </w:pPr>
      <w:r>
        <w:rPr>
          <w:rFonts w:hint="eastAsia"/>
        </w:rPr>
        <w:t>Funding</w:t>
      </w:r>
    </w:p>
    <w:p w14:paraId="0028C8AA" w14:textId="77777777" w:rsidR="009B7E06" w:rsidRDefault="00AD3E97">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Province, China </w:t>
      </w:r>
      <w:r>
        <w:rPr>
          <w:rFonts w:eastAsia="SimSun" w:hint="eastAsia"/>
          <w:color w:val="000000"/>
        </w:rPr>
        <w:t xml:space="preserve">(Grant No. ), </w:t>
      </w:r>
      <w:r>
        <w:t xml:space="preserve">International Science and Technology Innovation Cooperation between Governments for National Key R&amp;D Program Projects </w:t>
      </w:r>
      <w:r>
        <w:rPr>
          <w:rFonts w:hint="eastAsia"/>
        </w:rPr>
        <w:t>(</w:t>
      </w:r>
      <w:r>
        <w:t>2023YFE0107700</w:t>
      </w:r>
      <w:r>
        <w:rPr>
          <w:rFonts w:hint="eastAsia"/>
        </w:rPr>
        <w:t>), Guangzhou Municipal Science and Technology Bureau (</w:t>
      </w:r>
      <w:r>
        <w:t>2025A04J4304</w:t>
      </w:r>
      <w:r>
        <w:rPr>
          <w:rFonts w:hint="eastAsia"/>
        </w:rPr>
        <w:t xml:space="preserve">), </w:t>
      </w:r>
      <w:r>
        <w:t xml:space="preserve">Shenzhen Science and Technology Innovation Program </w:t>
      </w:r>
      <w:r>
        <w:rPr>
          <w:rFonts w:ascii="SimSun" w:eastAsia="SimSun" w:hAnsi="SimSun" w:cs="SimSun" w:hint="eastAsia"/>
        </w:rPr>
        <w:t>(</w:t>
      </w:r>
      <w:r>
        <w:t>JCYJ20250604174809012</w:t>
      </w:r>
      <w:r>
        <w:rPr>
          <w:rFonts w:eastAsia="SimSun" w:hint="eastAsia"/>
        </w:rPr>
        <w:t>)</w:t>
      </w:r>
      <w:r>
        <w:rPr>
          <w:rFonts w:hint="eastAsia"/>
        </w:rPr>
        <w:t>.</w:t>
      </w:r>
      <w:r>
        <w:rPr>
          <w:rFonts w:hint="eastAsia"/>
          <w:color w:val="000000"/>
        </w:rPr>
        <w:t xml:space="preserve"> </w:t>
      </w:r>
    </w:p>
    <w:p w14:paraId="37A6CC2B" w14:textId="77777777" w:rsidR="009B7E06" w:rsidRDefault="00AD3E97">
      <w:pPr>
        <w:pStyle w:val="Heading1"/>
      </w:pPr>
      <w:r>
        <w:rPr>
          <w:rFonts w:hint="eastAsia"/>
        </w:rPr>
        <w:t>Author contributions</w:t>
      </w:r>
    </w:p>
    <w:p w14:paraId="14F3601F" w14:textId="77777777" w:rsidR="009B7E06" w:rsidRDefault="00AD3E97">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t>Data interpretation and manuscript write-up were carried out by M.L., M.H., and S.G.R., with contributions from all other authors. All authors reviewed and approved the final manuscript.</w:t>
      </w:r>
    </w:p>
    <w:p w14:paraId="57BB4699" w14:textId="77777777" w:rsidR="009B7E06" w:rsidRDefault="00AD3E97">
      <w:pPr>
        <w:pStyle w:val="Heading1"/>
      </w:pPr>
      <w:r>
        <w:lastRenderedPageBreak/>
        <w:t>Reference</w:t>
      </w:r>
    </w:p>
    <w:p w14:paraId="46904468" w14:textId="77777777" w:rsidR="009B7E06" w:rsidRDefault="00AD3E97">
      <w:pPr>
        <w:pStyle w:val="Bibliography1"/>
      </w:pPr>
      <w:bookmarkStart w:id="89" w:name="ZOTERO_BREF_LiVs887hgA47"/>
      <w:proofErr w:type="spellStart"/>
      <w:r>
        <w:t>Alexandrov</w:t>
      </w:r>
      <w:proofErr w:type="spellEnd"/>
      <w:r>
        <w:t xml:space="preserve">, </w:t>
      </w:r>
      <w:proofErr w:type="spellStart"/>
      <w:r>
        <w:t>Ludmil</w:t>
      </w:r>
      <w:proofErr w:type="spellEnd"/>
      <w:r>
        <w:t xml:space="preserve"> B., Young Seok Ju, Kerstin </w:t>
      </w:r>
      <w:proofErr w:type="spellStart"/>
      <w:r>
        <w:t>Haase</w:t>
      </w:r>
      <w:proofErr w:type="spellEnd"/>
      <w:r>
        <w:t xml:space="preserve">, et al. 2016. ‘Mutational Signatures Associated with Tobacco Smoking in Human Cancer’. </w:t>
      </w:r>
      <w:r>
        <w:rPr>
          <w:i/>
        </w:rPr>
        <w:t>Science</w:t>
      </w:r>
      <w:r>
        <w:t xml:space="preserve"> 354 (6312): 618–22. https://doi.org/10.1126/science.aag0299.</w:t>
      </w:r>
    </w:p>
    <w:p w14:paraId="279D280B" w14:textId="77777777" w:rsidR="009B7E06" w:rsidRDefault="00AD3E97">
      <w:pPr>
        <w:pStyle w:val="Bibliography1"/>
      </w:pPr>
      <w:proofErr w:type="spellStart"/>
      <w:r>
        <w:t>Alexandrov</w:t>
      </w:r>
      <w:proofErr w:type="spellEnd"/>
      <w:r>
        <w:t xml:space="preserve">, </w:t>
      </w:r>
      <w:proofErr w:type="spellStart"/>
      <w:r>
        <w:t>Ludmil</w:t>
      </w:r>
      <w:proofErr w:type="spellEnd"/>
      <w:r>
        <w:t xml:space="preserve"> B., </w:t>
      </w:r>
      <w:proofErr w:type="spellStart"/>
      <w:r>
        <w:t>Jaegil</w:t>
      </w:r>
      <w:proofErr w:type="spellEnd"/>
      <w:r>
        <w:t xml:space="preserve"> Kim, Nicholas J. </w:t>
      </w:r>
      <w:proofErr w:type="spellStart"/>
      <w:r>
        <w:t>Haradhvala</w:t>
      </w:r>
      <w:proofErr w:type="spellEnd"/>
      <w:r>
        <w:t xml:space="preserve">, et al. 2020. ‘The Repertoire of Mutational Signatures in Human Cancer’. </w:t>
      </w:r>
      <w:r>
        <w:rPr>
          <w:i/>
        </w:rPr>
        <w:t>Nature</w:t>
      </w:r>
      <w:r>
        <w:t xml:space="preserve"> 578 (7793): 94–101. https://doi.org/10.1038/s41586-020-1943-3.</w:t>
      </w:r>
    </w:p>
    <w:p w14:paraId="5315F4CD" w14:textId="77777777" w:rsidR="009B7E06" w:rsidRDefault="00AD3E97">
      <w:pPr>
        <w:pStyle w:val="Bibliography1"/>
      </w:pPr>
      <w:proofErr w:type="spellStart"/>
      <w:r>
        <w:t>Alexandrov</w:t>
      </w:r>
      <w:proofErr w:type="spellEnd"/>
      <w:r>
        <w:t xml:space="preserve">, </w:t>
      </w:r>
      <w:proofErr w:type="spellStart"/>
      <w:r>
        <w:t>Ludmil</w:t>
      </w:r>
      <w:proofErr w:type="spellEnd"/>
      <w:r>
        <w:t xml:space="preserve"> B, Serena Nik-</w:t>
      </w:r>
      <w:proofErr w:type="spellStart"/>
      <w:r>
        <w:t>zainal</w:t>
      </w:r>
      <w:proofErr w:type="spellEnd"/>
      <w:r>
        <w:t xml:space="preserve">, David C Wedge, and Samuel A J R Aparicio. 2014. </w:t>
      </w:r>
      <w:r>
        <w:rPr>
          <w:i/>
        </w:rPr>
        <w:t>Signatures of Mutational Processes in Human Cancer</w:t>
      </w:r>
      <w:r>
        <w:t>. 500 (7463): 415–21. https://doi.org/10.1038/nature12477.Signatures.</w:t>
      </w:r>
    </w:p>
    <w:p w14:paraId="0C5D4F44" w14:textId="77777777" w:rsidR="009B7E06" w:rsidRDefault="00AD3E97">
      <w:pPr>
        <w:pStyle w:val="Bibliography1"/>
      </w:pPr>
      <w:proofErr w:type="spellStart"/>
      <w:r>
        <w:t>Bavi</w:t>
      </w:r>
      <w:proofErr w:type="spellEnd"/>
      <w:r>
        <w:t xml:space="preserve">, Prashant, Stephen B. </w:t>
      </w:r>
      <w:proofErr w:type="spellStart"/>
      <w:r>
        <w:t>Baylin</w:t>
      </w:r>
      <w:proofErr w:type="spellEnd"/>
      <w:r>
        <w:t xml:space="preserve">, Wojciech </w:t>
      </w:r>
      <w:proofErr w:type="spellStart"/>
      <w:r>
        <w:t>Bazant</w:t>
      </w:r>
      <w:proofErr w:type="spellEnd"/>
      <w:r>
        <w:t xml:space="preserve">, et al. 2020. ‘Pan-Cancer Analysis of Whole Genomes’. </w:t>
      </w:r>
      <w:r>
        <w:rPr>
          <w:i/>
        </w:rPr>
        <w:t>Nature</w:t>
      </w:r>
      <w:r>
        <w:t xml:space="preserve"> 578 (7793): 82–93. https://doi.org/10.1038/s41586-020-1969-6.</w:t>
      </w:r>
    </w:p>
    <w:p w14:paraId="72B6A1AB" w14:textId="77777777" w:rsidR="009B7E06" w:rsidRDefault="00AD3E97">
      <w:pPr>
        <w:pStyle w:val="Bibliography1"/>
      </w:pPr>
      <w:r>
        <w:t xml:space="preserve">Boot, </w:t>
      </w:r>
      <w:proofErr w:type="spellStart"/>
      <w:r>
        <w:t>Arnoud</w:t>
      </w:r>
      <w:proofErr w:type="spellEnd"/>
      <w:r>
        <w:t xml:space="preserve">, Mi Ni Huang, Alvin W.T. Ng, et al. 2018. ‘In-Depth Characterization of the Cisplatin Mutational Signature in Human Cell Lines and in Esophageal and Liver Tumors’. </w:t>
      </w:r>
      <w:r>
        <w:rPr>
          <w:i/>
        </w:rPr>
        <w:t>Genome Research</w:t>
      </w:r>
      <w:r>
        <w:t xml:space="preserve"> 28 (5): 654–65. https://doi.org/10.1101/gr.230219.117.</w:t>
      </w:r>
    </w:p>
    <w:p w14:paraId="6364FF46" w14:textId="77777777" w:rsidR="009B7E06" w:rsidRDefault="00AD3E97">
      <w:pPr>
        <w:pStyle w:val="Bibliography1"/>
      </w:pPr>
      <w:r>
        <w:t xml:space="preserve">Boot, </w:t>
      </w:r>
      <w:proofErr w:type="spellStart"/>
      <w:r>
        <w:t>Arnoud</w:t>
      </w:r>
      <w:proofErr w:type="spellEnd"/>
      <w:r>
        <w:t xml:space="preserve">, Mo Liu, Nicole </w:t>
      </w:r>
      <w:proofErr w:type="spellStart"/>
      <w:r>
        <w:t>Stantial</w:t>
      </w:r>
      <w:proofErr w:type="spellEnd"/>
      <w:r>
        <w:t xml:space="preserve">,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34A21ED6" w14:textId="77777777" w:rsidR="009B7E06" w:rsidRDefault="00AD3E97">
      <w:pPr>
        <w:pStyle w:val="Bibliography1"/>
      </w:pPr>
      <w:r>
        <w:t xml:space="preserve">Boot, </w:t>
      </w:r>
      <w:proofErr w:type="spellStart"/>
      <w:r>
        <w:t>Arnoud</w:t>
      </w:r>
      <w:proofErr w:type="spellEnd"/>
      <w:r>
        <w:t xml:space="preserve">, Alvin W.T. Ng, </w:t>
      </w:r>
      <w:proofErr w:type="spellStart"/>
      <w:r>
        <w:t>Fui</w:t>
      </w:r>
      <w:proofErr w:type="spellEnd"/>
      <w:r>
        <w:t xml:space="preserve">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4A85BBA0" w14:textId="77777777" w:rsidR="009B7E06" w:rsidRDefault="00AD3E97">
      <w:pPr>
        <w:pStyle w:val="Bibliography1"/>
      </w:pPr>
      <w:proofErr w:type="spellStart"/>
      <w:r>
        <w:lastRenderedPageBreak/>
        <w:t>Caipa</w:t>
      </w:r>
      <w:proofErr w:type="spellEnd"/>
      <w:r>
        <w:t xml:space="preserve"> Garcia, Angela L., Jill E. </w:t>
      </w:r>
      <w:proofErr w:type="spellStart"/>
      <w:r>
        <w:t>Kucab</w:t>
      </w:r>
      <w:proofErr w:type="spellEnd"/>
      <w:r>
        <w:t xml:space="preserve">, </w:t>
      </w:r>
      <w:proofErr w:type="spellStart"/>
      <w:r>
        <w:t>Halh</w:t>
      </w:r>
      <w:proofErr w:type="spellEnd"/>
      <w:r>
        <w:t xml:space="preserve"> Al-</w:t>
      </w:r>
      <w:proofErr w:type="spellStart"/>
      <w:r>
        <w:t>Serori</w:t>
      </w:r>
      <w:proofErr w:type="spellEnd"/>
      <w:r>
        <w:t xml:space="preserve">,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077BD8B2" w14:textId="77777777" w:rsidR="009B7E06" w:rsidRDefault="00AD3E97">
      <w:pPr>
        <w:pStyle w:val="Bibliography1"/>
      </w:pPr>
      <w:r>
        <w:t xml:space="preserve">Chen, Lei, Chong Zhang, </w:t>
      </w:r>
      <w:proofErr w:type="spellStart"/>
      <w:r>
        <w:t>Ruidong</w:t>
      </w:r>
      <w:proofErr w:type="spellEnd"/>
      <w:r>
        <w:t xml:space="preserve"> </w:t>
      </w:r>
      <w:proofErr w:type="spellStart"/>
      <w:r>
        <w:t>Xue</w:t>
      </w:r>
      <w:proofErr w:type="spellEnd"/>
      <w:r>
        <w:t xml:space="preserve">, et al. 2024. ‘Deep Whole-Genome Analysis of 494 Hepatocellular Carcinomas’. </w:t>
      </w:r>
      <w:r>
        <w:rPr>
          <w:i/>
        </w:rPr>
        <w:t>Nature</w:t>
      </w:r>
      <w:r>
        <w:t>, ahead of print, March 21. https://doi.org/10.1038/s41586-024-07054-3.</w:t>
      </w:r>
    </w:p>
    <w:p w14:paraId="3534E9E6" w14:textId="77777777" w:rsidR="009B7E06" w:rsidRDefault="00AD3E97">
      <w:pPr>
        <w:pStyle w:val="Bibliography1"/>
      </w:pPr>
      <w:r>
        <w:t xml:space="preserve">Davies, Helen, Dominik </w:t>
      </w:r>
      <w:proofErr w:type="spellStart"/>
      <w:r>
        <w:t>Glodzik</w:t>
      </w:r>
      <w:proofErr w:type="spellEnd"/>
      <w:r>
        <w:t xml:space="preserve">, Sandro </w:t>
      </w:r>
      <w:proofErr w:type="spellStart"/>
      <w:r>
        <w:t>Morganella</w:t>
      </w:r>
      <w:proofErr w:type="spellEnd"/>
      <w:r>
        <w:t>, et al. 2017. ‘</w:t>
      </w:r>
      <w:proofErr w:type="spellStart"/>
      <w:r>
        <w:t>HRDetect</w:t>
      </w:r>
      <w:proofErr w:type="spellEnd"/>
      <w:r>
        <w:t xml:space="preserve"> Is a Predictor of BRCA1 and BRCA2 Deficiency Based on Mutational Signatures’. </w:t>
      </w:r>
      <w:r>
        <w:rPr>
          <w:i/>
        </w:rPr>
        <w:t>Nature Medicine</w:t>
      </w:r>
      <w:r>
        <w:t xml:space="preserve"> 23 (4): 517–25. https://doi.org/10.1038/nm.4292.</w:t>
      </w:r>
    </w:p>
    <w:p w14:paraId="49FDF019" w14:textId="77777777" w:rsidR="009B7E06" w:rsidRDefault="00AD3E97">
      <w:pPr>
        <w:pStyle w:val="Bibliography1"/>
      </w:pPr>
      <w:proofErr w:type="spellStart"/>
      <w:r>
        <w:t>Degasperi</w:t>
      </w:r>
      <w:proofErr w:type="spellEnd"/>
      <w:r>
        <w:t xml:space="preserve">, Andrea, </w:t>
      </w:r>
      <w:proofErr w:type="spellStart"/>
      <w:r>
        <w:t>Xueqing</w:t>
      </w:r>
      <w:proofErr w:type="spellEnd"/>
      <w:r>
        <w:t xml:space="preserve"> Zou, </w:t>
      </w:r>
      <w:proofErr w:type="spellStart"/>
      <w:r>
        <w:t>Tauanne</w:t>
      </w:r>
      <w:proofErr w:type="spellEnd"/>
      <w:r>
        <w:t xml:space="preserve"> Dias </w:t>
      </w:r>
      <w:proofErr w:type="spellStart"/>
      <w:r>
        <w:t>Amarante</w:t>
      </w:r>
      <w:proofErr w:type="spellEnd"/>
      <w:r>
        <w:t xml:space="preserve">, et al. 2022. ‘Substitution Mutational Signatures in Whole-Genome–Sequenced Cancers in the UK Population’. </w:t>
      </w:r>
      <w:r>
        <w:rPr>
          <w:i/>
        </w:rPr>
        <w:t>Science</w:t>
      </w:r>
      <w:r>
        <w:t xml:space="preserve"> 376 (6591). https://doi.org/10.1126/science.abl9283.</w:t>
      </w:r>
    </w:p>
    <w:p w14:paraId="2DF0DD3A" w14:textId="77777777" w:rsidR="009B7E06" w:rsidRDefault="00AD3E97">
      <w:pPr>
        <w:pStyle w:val="Bibliography1"/>
      </w:pPr>
      <w:proofErr w:type="spellStart"/>
      <w:r>
        <w:t>Dziubańska-Kusibab</w:t>
      </w:r>
      <w:proofErr w:type="spellEnd"/>
      <w:r>
        <w:t xml:space="preserve">, Paulina J., Hilmar Berger, Federica </w:t>
      </w:r>
      <w:proofErr w:type="spellStart"/>
      <w:r>
        <w:t>Battistini</w:t>
      </w:r>
      <w:proofErr w:type="spellEnd"/>
      <w:r>
        <w:t xml:space="preserve">, et al. 2020. ‘Colibactin DNA-Damage Signature Indicates Mutational Impact in Colorectal Cancer’. </w:t>
      </w:r>
      <w:r>
        <w:rPr>
          <w:i/>
        </w:rPr>
        <w:t>Nature Medicine</w:t>
      </w:r>
      <w:r>
        <w:t xml:space="preserve"> 26 (7): 1063–69. https://doi.org/10.1038/s41591-020-0908-2.</w:t>
      </w:r>
    </w:p>
    <w:p w14:paraId="0C63D45D" w14:textId="77777777" w:rsidR="009B7E06" w:rsidRDefault="00AD3E97">
      <w:pPr>
        <w:pStyle w:val="Bibliography1"/>
      </w:pPr>
      <w:r>
        <w:t>Hoang, Margaret L., Chung-</w:t>
      </w:r>
      <w:proofErr w:type="spellStart"/>
      <w:r>
        <w:t>Hsin</w:t>
      </w:r>
      <w:proofErr w:type="spellEnd"/>
      <w:r>
        <w:t xml:space="preserve"> Chen, Viktoriya S. Sidorenko, et al. 2013. ‘Mutational Signature of Aristolochic Acid Exposure as Revealed by Whole-Exome Sequencing’. </w:t>
      </w:r>
      <w:r>
        <w:rPr>
          <w:i/>
        </w:rPr>
        <w:t>Science Translational Medicine</w:t>
      </w:r>
      <w:r>
        <w:t xml:space="preserve"> 5 (197). https://doi.org/10.1126/scitranslmed.3006200.</w:t>
      </w:r>
    </w:p>
    <w:p w14:paraId="6CD6A28A" w14:textId="77777777" w:rsidR="009B7E06" w:rsidRDefault="00AD3E97">
      <w:pPr>
        <w:pStyle w:val="Bibliography1"/>
      </w:pPr>
      <w:r>
        <w:t xml:space="preserve">Huang, Mi Ni, Willie Yu, Wei </w:t>
      </w:r>
      <w:proofErr w:type="spellStart"/>
      <w:r>
        <w:t>Wei</w:t>
      </w:r>
      <w:proofErr w:type="spellEnd"/>
      <w:r>
        <w:t xml:space="preserve"> Teoh, et al. 2017. ‘Genome-Scale Mutational Signatures of Aflatoxin in Cells, Mice, and Human Tumors’. </w:t>
      </w:r>
      <w:r>
        <w:rPr>
          <w:i/>
        </w:rPr>
        <w:t>Genome Research</w:t>
      </w:r>
      <w:r>
        <w:t xml:space="preserve"> 27 (9): 1475–86. https://doi.org/10.1101/gr.220038.116.</w:t>
      </w:r>
    </w:p>
    <w:p w14:paraId="01266F2A" w14:textId="77777777" w:rsidR="009B7E06" w:rsidRDefault="00AD3E97">
      <w:pPr>
        <w:pStyle w:val="Bibliography1"/>
      </w:pPr>
      <w:r>
        <w:lastRenderedPageBreak/>
        <w:t xml:space="preserve">Huang, Mini, John R. McPherson, Ioana </w:t>
      </w:r>
      <w:proofErr w:type="spellStart"/>
      <w:r>
        <w:t>Cutcutache</w:t>
      </w:r>
      <w:proofErr w:type="spellEnd"/>
      <w:r>
        <w:t xml:space="preserve">, Bin </w:t>
      </w:r>
      <w:proofErr w:type="spellStart"/>
      <w:r>
        <w:t>Tean</w:t>
      </w:r>
      <w:proofErr w:type="spellEnd"/>
      <w:r>
        <w:t xml:space="preserve"> </w:t>
      </w:r>
      <w:proofErr w:type="spellStart"/>
      <w:r>
        <w:t>Teh</w:t>
      </w:r>
      <w:proofErr w:type="spellEnd"/>
      <w:r>
        <w:t xml:space="preserve">, Patrick Tan, and Steven G. </w:t>
      </w:r>
      <w:proofErr w:type="spellStart"/>
      <w:r>
        <w:t>Rozen</w:t>
      </w:r>
      <w:proofErr w:type="spellEnd"/>
      <w:r>
        <w:t>. 2015. ‘</w:t>
      </w:r>
      <w:proofErr w:type="spellStart"/>
      <w:r>
        <w:t>MSIseq</w:t>
      </w:r>
      <w:proofErr w:type="spellEnd"/>
      <w:r>
        <w:t xml:space="preserve">: Software for Assessing Microsatellite Instability from Catalogs of Somatic Mutations’. </w:t>
      </w:r>
      <w:r>
        <w:rPr>
          <w:i/>
        </w:rPr>
        <w:t>Scientific Reports</w:t>
      </w:r>
      <w:r>
        <w:t xml:space="preserve"> 5 (1): 13321. https://doi.org/10.1038/srep13321.</w:t>
      </w:r>
    </w:p>
    <w:p w14:paraId="3A834871" w14:textId="77777777" w:rsidR="009B7E06" w:rsidRDefault="00AD3E97">
      <w:pPr>
        <w:pStyle w:val="Bibliography1"/>
      </w:pPr>
      <w:r>
        <w:t xml:space="preserve">Islam, S. </w:t>
      </w:r>
      <w:proofErr w:type="spellStart"/>
      <w:r>
        <w:t>M.Ashiqul</w:t>
      </w:r>
      <w:proofErr w:type="spellEnd"/>
      <w:r>
        <w:t xml:space="preserve">, Marcos Díaz-Gay, Yang Wu, et al. 2022. ‘Uncovering Novel Mutational Signatures by de Novo Extraction with </w:t>
      </w:r>
      <w:proofErr w:type="spellStart"/>
      <w:r>
        <w:t>SigProfilerExtractor</w:t>
      </w:r>
      <w:proofErr w:type="spellEnd"/>
      <w:r>
        <w:t xml:space="preserve">’. </w:t>
      </w:r>
      <w:r>
        <w:rPr>
          <w:i/>
        </w:rPr>
        <w:t>Cell Genomics</w:t>
      </w:r>
      <w:r>
        <w:t xml:space="preserve"> 2 (11). https://doi.org/10.1016/j.xgen.2022.100179.</w:t>
      </w:r>
    </w:p>
    <w:p w14:paraId="597EFB01" w14:textId="77777777" w:rsidR="009B7E06" w:rsidRDefault="00AD3E97">
      <w:pPr>
        <w:pStyle w:val="Bibliography1"/>
      </w:pPr>
      <w:r>
        <w:t xml:space="preserve">Jiang, </w:t>
      </w:r>
      <w:proofErr w:type="spellStart"/>
      <w:r>
        <w:t>Nanhai</w:t>
      </w:r>
      <w:proofErr w:type="spellEnd"/>
      <w:r>
        <w:t xml:space="preserve">, Yang Wu, and Steven G </w:t>
      </w:r>
      <w:proofErr w:type="spellStart"/>
      <w:r>
        <w:t>Rozen</w:t>
      </w:r>
      <w:proofErr w:type="spellEnd"/>
      <w:r>
        <w:t xml:space="preserve">. 2024. ‘A New Approach to the Challenging Problem of Mutational Signature Attribution’. </w:t>
      </w:r>
      <w:proofErr w:type="spellStart"/>
      <w:r>
        <w:rPr>
          <w:i/>
        </w:rPr>
        <w:t>bioRxiv</w:t>
      </w:r>
      <w:proofErr w:type="spellEnd"/>
      <w:r>
        <w:t>, ahead of print. https://doi.org/10.1101/2024.05.20.594967.</w:t>
      </w:r>
    </w:p>
    <w:p w14:paraId="77704680" w14:textId="77777777" w:rsidR="009B7E06" w:rsidRDefault="00AD3E97">
      <w:pPr>
        <w:pStyle w:val="Bibliography1"/>
      </w:pPr>
      <w:proofErr w:type="spellStart"/>
      <w:r>
        <w:t>Jin</w:t>
      </w:r>
      <w:proofErr w:type="spellEnd"/>
      <w:r>
        <w:t xml:space="preserve">, Hu, </w:t>
      </w:r>
      <w:proofErr w:type="spellStart"/>
      <w:r>
        <w:t>Doga</w:t>
      </w:r>
      <w:proofErr w:type="spellEnd"/>
      <w:r>
        <w:t xml:space="preserve"> C. </w:t>
      </w:r>
      <w:proofErr w:type="spellStart"/>
      <w:r>
        <w:t>Gulhan</w:t>
      </w:r>
      <w:proofErr w:type="spellEnd"/>
      <w:r>
        <w:t xml:space="preserve">, </w:t>
      </w:r>
      <w:proofErr w:type="spellStart"/>
      <w:r>
        <w:t>Benedikt</w:t>
      </w:r>
      <w:proofErr w:type="spellEnd"/>
      <w:r>
        <w:t xml:space="preserve"> Geiger, et al. 2024. ‘Accurate and Sensitive Mutational Signature Analysis with </w:t>
      </w:r>
      <w:proofErr w:type="spellStart"/>
      <w:r>
        <w:t>MuSiCal</w:t>
      </w:r>
      <w:proofErr w:type="spellEnd"/>
      <w:r>
        <w:t xml:space="preserve">’. </w:t>
      </w:r>
      <w:r>
        <w:rPr>
          <w:i/>
        </w:rPr>
        <w:t>Nature Genetics</w:t>
      </w:r>
      <w:r>
        <w:t xml:space="preserve"> 56 (3): 541–52. https://doi.org/10.1038/s41588-024-01659-0.</w:t>
      </w:r>
    </w:p>
    <w:p w14:paraId="294DA758" w14:textId="77777777" w:rsidR="009B7E06" w:rsidRDefault="00AD3E97">
      <w:pPr>
        <w:pStyle w:val="Bibliography1"/>
      </w:pPr>
      <w:r>
        <w:t xml:space="preserve">Koh, Gene Ching </w:t>
      </w:r>
      <w:proofErr w:type="spellStart"/>
      <w:r>
        <w:t>Chiek</w:t>
      </w:r>
      <w:proofErr w:type="spellEnd"/>
      <w:r>
        <w:t xml:space="preserve">, Arjun Scott Nanda, Giuseppe Rinaldi, et al. 2025a. ‘A Redefined </w:t>
      </w:r>
      <w:proofErr w:type="spellStart"/>
      <w:r>
        <w:t>InDel</w:t>
      </w:r>
      <w:proofErr w:type="spellEnd"/>
      <w:r>
        <w:t xml:space="preserve"> Taxonomy Provides Insights into Mutational Signatures’. </w:t>
      </w:r>
      <w:r>
        <w:rPr>
          <w:i/>
        </w:rPr>
        <w:t>Nature Genetics</w:t>
      </w:r>
      <w:r>
        <w:t>, ahead of print, April 10. https://doi.org/10.1038/s41588-025-02152-y.</w:t>
      </w:r>
    </w:p>
    <w:p w14:paraId="2319A4C6" w14:textId="77777777" w:rsidR="009B7E06" w:rsidRDefault="00AD3E97">
      <w:pPr>
        <w:pStyle w:val="Bibliography1"/>
      </w:pPr>
      <w:r>
        <w:t xml:space="preserve">Koh, Gene Ching </w:t>
      </w:r>
      <w:proofErr w:type="spellStart"/>
      <w:r>
        <w:t>Chiek</w:t>
      </w:r>
      <w:proofErr w:type="spellEnd"/>
      <w:r>
        <w:t xml:space="preserve">, Arjun Scott Nanda, Giuseppe Rinaldi, et al. 2025b. ‘A Redefined </w:t>
      </w:r>
      <w:proofErr w:type="spellStart"/>
      <w:r>
        <w:t>InDel</w:t>
      </w:r>
      <w:proofErr w:type="spellEnd"/>
      <w:r>
        <w:t xml:space="preserve"> Taxonomy Provides Insights into Mutational Signatures’. </w:t>
      </w:r>
      <w:r>
        <w:rPr>
          <w:i/>
        </w:rPr>
        <w:t>Nature Genetics</w:t>
      </w:r>
      <w:r>
        <w:t>, ahead of print, April 10. https://doi.org/10.1038/s41588-025-02152-y.</w:t>
      </w:r>
    </w:p>
    <w:p w14:paraId="29D3168C" w14:textId="77777777" w:rsidR="009B7E06" w:rsidRDefault="00AD3E97">
      <w:pPr>
        <w:pStyle w:val="Bibliography1"/>
      </w:pPr>
      <w:proofErr w:type="spellStart"/>
      <w:r>
        <w:t>Kucab</w:t>
      </w:r>
      <w:proofErr w:type="spellEnd"/>
      <w:r>
        <w:t xml:space="preserve">, Jill E., </w:t>
      </w:r>
      <w:proofErr w:type="spellStart"/>
      <w:r>
        <w:t>Xueqing</w:t>
      </w:r>
      <w:proofErr w:type="spellEnd"/>
      <w:r>
        <w:t xml:space="preserve"> Zou, Sandro </w:t>
      </w:r>
      <w:proofErr w:type="spellStart"/>
      <w:r>
        <w:t>Morganella</w:t>
      </w:r>
      <w:proofErr w:type="spellEnd"/>
      <w:r>
        <w:t xml:space="preserve">, et al. 2019. ‘A Compendium of Mutational Signatures of Environmental Agents’. </w:t>
      </w:r>
      <w:r>
        <w:rPr>
          <w:i/>
        </w:rPr>
        <w:t>Cell</w:t>
      </w:r>
      <w:r>
        <w:t xml:space="preserve"> 177 (4): 821-836.e16. https://doi.org/10.1016/j.cell.2019.03.001.</w:t>
      </w:r>
    </w:p>
    <w:p w14:paraId="2214D1CD" w14:textId="77777777" w:rsidR="009B7E06" w:rsidRDefault="00AD3E97">
      <w:pPr>
        <w:pStyle w:val="Bibliography1"/>
      </w:pPr>
      <w:r>
        <w:lastRenderedPageBreak/>
        <w:t xml:space="preserve">Liu, Mo, Yang Wu, </w:t>
      </w:r>
      <w:proofErr w:type="spellStart"/>
      <w:r>
        <w:t>Nanhai</w:t>
      </w:r>
      <w:proofErr w:type="spellEnd"/>
      <w:r>
        <w:t xml:space="preserve"> Jiang, </w:t>
      </w:r>
      <w:proofErr w:type="spellStart"/>
      <w:r>
        <w:t>Arnoud</w:t>
      </w:r>
      <w:proofErr w:type="spellEnd"/>
      <w:r>
        <w:t xml:space="preserve"> Boot, and Steven G </w:t>
      </w:r>
      <w:proofErr w:type="spellStart"/>
      <w:r>
        <w:t>Rozen</w:t>
      </w:r>
      <w:proofErr w:type="spellEnd"/>
      <w:r>
        <w:t>. 2023. ‘</w:t>
      </w:r>
      <w:proofErr w:type="spellStart"/>
      <w:r>
        <w:t>mSigHdp</w:t>
      </w:r>
      <w:proofErr w:type="spellEnd"/>
      <w:r>
        <w:t xml:space="preserve">: Hierarchical Dirichlet Process Mixture Modeling for Mutational Signature Discovery’. </w:t>
      </w:r>
      <w:r>
        <w:rPr>
          <w:i/>
        </w:rPr>
        <w:t>NAR Genomics and Bioinformatics</w:t>
      </w:r>
      <w:r>
        <w:t xml:space="preserve"> 5 (1): lqad005. https://doi.org/10.1093/nargab/lqad005.</w:t>
      </w:r>
    </w:p>
    <w:p w14:paraId="13C17041" w14:textId="77777777" w:rsidR="009B7E06" w:rsidRDefault="00AD3E97">
      <w:pPr>
        <w:pStyle w:val="Bibliography1"/>
      </w:pPr>
      <w:r>
        <w:t xml:space="preserve">Martínez-Jiménez, Francisco, Ali </w:t>
      </w:r>
      <w:proofErr w:type="spellStart"/>
      <w:r>
        <w:t>Movasati</w:t>
      </w:r>
      <w:proofErr w:type="spellEnd"/>
      <w:r>
        <w:t xml:space="preserve">, Sascha Remy Brunner, et al. 2023. ‘Pan-Cancer Whole-Genome Comparison of Primary and Metastatic Solid </w:t>
      </w:r>
      <w:proofErr w:type="spellStart"/>
      <w:r>
        <w:t>Tumours</w:t>
      </w:r>
      <w:proofErr w:type="spellEnd"/>
      <w:r>
        <w:t xml:space="preserve">’. </w:t>
      </w:r>
      <w:r>
        <w:rPr>
          <w:i/>
        </w:rPr>
        <w:t>Nature</w:t>
      </w:r>
      <w:r>
        <w:t xml:space="preserve"> 618 (7964): 333–41. https://doi.org/10.1038/s41586-023-06054-z.</w:t>
      </w:r>
    </w:p>
    <w:p w14:paraId="7EFC2BBA" w14:textId="77777777" w:rsidR="009B7E06" w:rsidRDefault="00AD3E97">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2B266EAA" w14:textId="77777777" w:rsidR="009B7E06" w:rsidRDefault="00AD3E97">
      <w:pPr>
        <w:pStyle w:val="Bibliography1"/>
      </w:pPr>
      <w:r>
        <w:t xml:space="preserve">Nik-Zainal, Serena, </w:t>
      </w:r>
      <w:proofErr w:type="spellStart"/>
      <w:r>
        <w:t>Ludmil</w:t>
      </w:r>
      <w:proofErr w:type="spellEnd"/>
      <w:r>
        <w:t xml:space="preserve"> B. </w:t>
      </w:r>
      <w:proofErr w:type="spellStart"/>
      <w:r>
        <w:t>Alexandrov</w:t>
      </w:r>
      <w:proofErr w:type="spellEnd"/>
      <w:r>
        <w:t xml:space="preserve">, David C. Wedge, et al. 2012. ‘Mutational Processes Molding the Genomes of 21 Breast Cancers’. </w:t>
      </w:r>
      <w:r>
        <w:rPr>
          <w:i/>
        </w:rPr>
        <w:t>Cell</w:t>
      </w:r>
      <w:r>
        <w:t xml:space="preserve"> 149 (5): 979–93. https://doi.org/10.1016/j.cell.2012.04.024.</w:t>
      </w:r>
    </w:p>
    <w:p w14:paraId="7C703F67" w14:textId="77777777" w:rsidR="009B7E06" w:rsidRDefault="00AD3E97">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793D55D7" w14:textId="77777777" w:rsidR="009B7E06" w:rsidRDefault="00AD3E97">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41130A06" w14:textId="77777777" w:rsidR="009B7E06" w:rsidRDefault="00AD3E97">
      <w:pPr>
        <w:pStyle w:val="Bibliography1"/>
      </w:pPr>
      <w:proofErr w:type="spellStart"/>
      <w:r>
        <w:t>Reijns</w:t>
      </w:r>
      <w:proofErr w:type="spellEnd"/>
      <w:r>
        <w:t xml:space="preserve">, Martin A. M., David A. Parry, Thomas C. Williams, et al. 2022. ‘Signatures of TOP1 Transcription-Associated Mutagenesis in Cancer and Germline’. </w:t>
      </w:r>
      <w:r>
        <w:rPr>
          <w:i/>
        </w:rPr>
        <w:t>Nature</w:t>
      </w:r>
      <w:r>
        <w:t xml:space="preserve"> 602 (7898): 623–31. https://doi.org/10.1038/s41586-022-04403-y.</w:t>
      </w:r>
    </w:p>
    <w:p w14:paraId="127457D5" w14:textId="77777777" w:rsidR="009B7E06" w:rsidRDefault="00AD3E97">
      <w:pPr>
        <w:pStyle w:val="Bibliography1"/>
      </w:pPr>
      <w:r>
        <w:lastRenderedPageBreak/>
        <w:t xml:space="preserve">Riva, Laura, Arun R. </w:t>
      </w:r>
      <w:proofErr w:type="spellStart"/>
      <w:r>
        <w:t>Pandiri</w:t>
      </w:r>
      <w:proofErr w:type="spellEnd"/>
      <w:r>
        <w:t xml:space="preserve">, Yun Rose Li, et al. 2020. ‘The Mutational Signature Profile of Known and Suspected Human Carcinogens in Mice’. </w:t>
      </w:r>
      <w:r>
        <w:rPr>
          <w:i/>
        </w:rPr>
        <w:t>Nature Genetics</w:t>
      </w:r>
      <w:r>
        <w:t xml:space="preserve"> 52 (11): 1189–97. https://doi.org/10.1038/s41588-020-0692-4.</w:t>
      </w:r>
      <w:bookmarkEnd w:id="89"/>
    </w:p>
    <w:p w14:paraId="145A3D14" w14:textId="77777777" w:rsidR="009B7E06" w:rsidRDefault="009B7E06"/>
    <w:sectPr w:rsidR="009B7E06">
      <w:footerReference w:type="even" r:id="rId20"/>
      <w:footerReference w:type="default" r:id="rId21"/>
      <w:footerReference w:type="first" r:id="rId22"/>
      <w:pgSz w:w="12240" w:h="15840"/>
      <w:pgMar w:top="144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6" w:author="Mo Liu" w:date="2026-03-24T10:53:00Z" w:initials="ML">
    <w:p w14:paraId="64E5F2AB" w14:textId="77777777" w:rsidR="009B7E06" w:rsidRDefault="00AD3E97">
      <w:pPr>
        <w:spacing w:after="0" w:line="240" w:lineRule="auto"/>
      </w:pPr>
      <w:r>
        <w:annotationRef/>
      </w:r>
      <w:r>
        <w:rPr>
          <w:rFonts w:ascii="Liberation Serif" w:hAnsi="Liberation Serif" w:cs="Noto Sans Arabic UI"/>
          <w:lang w:eastAsia="en-US" w:bidi="en-US"/>
        </w:rPr>
        <w:t>Mo wrote this part. Please remove the text with strikes if you accept the changes. Thank you</w:t>
      </w:r>
    </w:p>
  </w:comment>
  <w:comment w:id="18" w:author="Mo Liu" w:date="2026-03-24T10:49:00Z" w:initials="ML">
    <w:p w14:paraId="649B721F" w14:textId="77777777" w:rsidR="009B7E06" w:rsidRDefault="00AD3E97">
      <w:pPr>
        <w:spacing w:after="0" w:line="240" w:lineRule="auto"/>
      </w:pPr>
      <w:r>
        <w:annotationRef/>
      </w:r>
      <w:r>
        <w:rPr>
          <w:rFonts w:ascii="Liberation Serif" w:hAnsi="Liberation Serif" w:cs="Noto Sans Arabic UI"/>
          <w:lang w:eastAsia="en-US" w:bidi="en-US"/>
        </w:rPr>
        <w:t>The 172 approach theoretically would have strong concordance. Do we need to show this?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64E5F2AB" w15:done="0"/>
  <w15:commentEx w15:paraId="649B721F"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64E5F2AB" w16cid:durableId="2D7A28F5"/>
  <w16cid:commentId w16cid:paraId="649B721F" w16cid:durableId="2D7A28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EE585B" w14:textId="77777777" w:rsidR="003C340D" w:rsidRDefault="003C340D">
      <w:pPr>
        <w:spacing w:after="0" w:line="240" w:lineRule="auto"/>
      </w:pPr>
      <w:r>
        <w:separator/>
      </w:r>
    </w:p>
  </w:endnote>
  <w:endnote w:type="continuationSeparator" w:id="0">
    <w:p w14:paraId="557D3953" w14:textId="77777777" w:rsidR="003C340D" w:rsidRDefault="003C34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OpenSymbol">
    <w:altName w:val="Arial Unicode MS"/>
    <w:panose1 w:val="020B0604020202020204"/>
    <w:charset w:val="01"/>
    <w:family w:val="auto"/>
    <w:pitch w:val="variable"/>
  </w:font>
  <w:font w:name="Calibri">
    <w:panose1 w:val="020F0502020204030204"/>
    <w:charset w:val="00"/>
    <w:family w:val="swiss"/>
    <w:pitch w:val="variable"/>
    <w:sig w:usb0="A00002EF" w:usb1="4000207B"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Noto Sans Arabic UI">
    <w:altName w:val="Cambria"/>
    <w:panose1 w:val="020B0604020202020204"/>
    <w:charset w:val="00"/>
    <w:family w:val="roman"/>
    <w:pitch w:val="default"/>
  </w:font>
  <w:font w:name="DejaVu Sans">
    <w:altName w:val="Verdana"/>
    <w:panose1 w:val="020B0604020202020204"/>
    <w:charset w:val="00"/>
    <w:family w:val="roman"/>
    <w:pitch w:val="default"/>
  </w:font>
  <w:font w:name="Noto Sans CJK SC">
    <w:panose1 w:val="020B0604020202020204"/>
    <w:charset w:val="00"/>
    <w:family w:val="roman"/>
    <w:notTrueType/>
    <w:pitch w:val="default"/>
  </w:font>
  <w:font w:name="Noto Sans Devanagari">
    <w:altName w:val="Cambria"/>
    <w:panose1 w:val="020B0604020202020204"/>
    <w:charset w:val="00"/>
    <w:family w:val="roman"/>
    <w:notTrueType/>
    <w:pitch w:val="default"/>
  </w:font>
  <w:font w:name="Segoe UI">
    <w:panose1 w:val="020B0604020202020204"/>
    <w:charset w:val="00"/>
    <w:family w:val="swiss"/>
    <w:pitch w:val="variable"/>
    <w:sig w:usb0="E4002EFF" w:usb1="C000E47F" w:usb2="00000009" w:usb3="00000000" w:csb0="000001FF" w:csb1="00000000"/>
  </w:font>
  <w:font w:name="Courier New">
    <w:panose1 w:val="02070309020205020404"/>
    <w:charset w:val="00"/>
    <w:family w:val="modern"/>
    <w:pitch w:val="fixed"/>
    <w:sig w:usb0="E0002AFF" w:usb1="C0007843" w:usb2="00000009" w:usb3="00000000" w:csb0="000001FF" w:csb1="00000000"/>
  </w:font>
  <w:font w:name="Liberation Sans">
    <w:altName w:val="Arial"/>
    <w:panose1 w:val="020B0604020202020204"/>
    <w:charset w:val="01"/>
    <w:family w:val="swiss"/>
    <w:pitch w:val="variable"/>
  </w:font>
  <w:font w:name="Liberation Serif">
    <w:altName w:val="Times New Roman"/>
    <w:panose1 w:val="020B0604020202020204"/>
    <w:charset w:val="01"/>
    <w:family w:val="roman"/>
    <w:pitch w:val="variable"/>
  </w:font>
  <w:font w:name="system-ui;apple-system;Segoe UI">
    <w:altName w:val="Cambria"/>
    <w:panose1 w:val="020B0604020202020204"/>
    <w:charset w:val="00"/>
    <w:family w:val="roman"/>
    <w:notTrueType/>
    <w:pitch w:val="default"/>
  </w:font>
  <w:font w:name="Arial">
    <w:panose1 w:val="020B0604020202020204"/>
    <w:charset w:val="00"/>
    <w:family w:val="swiss"/>
    <w:pitch w:val="variabl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BD3234D" w14:textId="77777777" w:rsidR="009B7E06" w:rsidRDefault="009B7E0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90F66F6" w14:textId="77777777" w:rsidR="009B7E06" w:rsidRDefault="00AD3E97">
    <w:pPr>
      <w:pStyle w:val="Footer"/>
      <w:jc w:val="right"/>
    </w:pPr>
    <w:r>
      <w:t xml:space="preserve">Page </w:t>
    </w:r>
    <w:r>
      <w:fldChar w:fldCharType="begin"/>
    </w:r>
    <w:r>
      <w:instrText xml:space="preserve"> PAGE </w:instrText>
    </w:r>
    <w:r>
      <w:fldChar w:fldCharType="separate"/>
    </w:r>
    <w:r>
      <w:t>0</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DA00E61" w14:textId="77777777" w:rsidR="009B7E06" w:rsidRDefault="00AD3E97">
    <w:pPr>
      <w:pStyle w:val="Footer"/>
      <w:jc w:val="right"/>
    </w:pPr>
    <w:r>
      <w:t xml:space="preserve">Page </w:t>
    </w:r>
    <w:r>
      <w:fldChar w:fldCharType="begin"/>
    </w:r>
    <w:r>
      <w:instrText xml:space="preserve"> PAGE </w:instrText>
    </w:r>
    <w:r>
      <w:fldChar w:fldCharType="separate"/>
    </w:r>
    <w:r>
      <w:t>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A56BCA7" w14:textId="77777777" w:rsidR="003C340D" w:rsidRDefault="003C340D">
      <w:pPr>
        <w:spacing w:after="0" w:line="240" w:lineRule="auto"/>
      </w:pPr>
      <w:r>
        <w:separator/>
      </w:r>
    </w:p>
  </w:footnote>
  <w:footnote w:type="continuationSeparator" w:id="0">
    <w:p w14:paraId="7C9BE75C" w14:textId="77777777" w:rsidR="003C340D" w:rsidRDefault="003C340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6C3FE7"/>
    <w:multiLevelType w:val="multilevel"/>
    <w:tmpl w:val="A646525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 w15:restartNumberingAfterBreak="0">
    <w:nsid w:val="39E957FC"/>
    <w:multiLevelType w:val="multilevel"/>
    <w:tmpl w:val="738ACEB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4053155"/>
    <w:multiLevelType w:val="multilevel"/>
    <w:tmpl w:val="8E34FF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abstractNumId w:val="1"/>
  </w:num>
  <w:num w:numId="2">
    <w:abstractNumId w:val="2"/>
  </w:num>
  <w:num w:numId="3">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ni Huang">
    <w15:presenceInfo w15:providerId="Windows Live" w15:userId="5d44a38bec6127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8"/>
  <w:proofState w:spelling="clean"/>
  <w:trackRevision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E06"/>
    <w:rsid w:val="0009453E"/>
    <w:rsid w:val="000A3DF0"/>
    <w:rsid w:val="000F626C"/>
    <w:rsid w:val="00122333"/>
    <w:rsid w:val="001760C5"/>
    <w:rsid w:val="002444BA"/>
    <w:rsid w:val="00304710"/>
    <w:rsid w:val="00335807"/>
    <w:rsid w:val="00392A28"/>
    <w:rsid w:val="003C340D"/>
    <w:rsid w:val="003C75D5"/>
    <w:rsid w:val="00405B0F"/>
    <w:rsid w:val="004C5EEE"/>
    <w:rsid w:val="00552F61"/>
    <w:rsid w:val="005824BA"/>
    <w:rsid w:val="006306B8"/>
    <w:rsid w:val="00714801"/>
    <w:rsid w:val="007238B9"/>
    <w:rsid w:val="007B1EB9"/>
    <w:rsid w:val="008535AA"/>
    <w:rsid w:val="00981B83"/>
    <w:rsid w:val="009B7E06"/>
    <w:rsid w:val="00AD3E97"/>
    <w:rsid w:val="00B11F45"/>
    <w:rsid w:val="00C61F35"/>
    <w:rsid w:val="00CE38F2"/>
    <w:rsid w:val="00D37281"/>
    <w:rsid w:val="00D832B5"/>
    <w:rsid w:val="00DE0AE7"/>
    <w:rsid w:val="00E96AC0"/>
    <w:rsid w:val="00F87164"/>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1BA56A0B"/>
  <w15:docId w15:val="{CF0A3EBB-92E5-3045-A64B-C8A9606A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SimSun"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qFormat/>
    <w:pPr>
      <w:numPr>
        <w:ilvl w:val="2"/>
        <w:numId w:val="2"/>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qFormat/>
    <w:rPr>
      <w:sz w:val="21"/>
      <w:szCs w:val="21"/>
    </w:rPr>
  </w:style>
  <w:style w:type="character" w:customStyle="1" w:styleId="CommentTextChar">
    <w:name w:val="Comment Text Char"/>
    <w:basedOn w:val="DefaultParagraphFont"/>
    <w:link w:val="CommentText"/>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semiHidden/>
    <w:unhideWhenUsed/>
    <w:qFormat/>
    <w:rsid w:val="00D2057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signal.mutationalsignatures.com/explore/main/cancer/signatures?mutationType=3&amp;study=7" TargetMode="External"/><Relationship Id="rId13" Type="http://schemas.openxmlformats.org/officeDocument/2006/relationships/hyperlink" Target="https://cancer.sanger.ac.uk/cosmic/census?tier=1" TargetMode="External"/><Relationship Id="rId18" Type="http://schemas.openxmlformats.org/officeDocument/2006/relationships/hyperlink" Target="https://genomebiology.biomedcentral.com/articles/10.1186/s13059-018-1509-y" TargetMode="Externa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mailto:mo.liu@gzhmu.edu.cn" TargetMode="External"/><Relationship Id="rId12" Type="http://schemas.openxmlformats.org/officeDocument/2006/relationships/hyperlink" Target="https://dcc.icgc.org/releases/current/Projects/" TargetMode="External"/><Relationship Id="rId17" Type="http://schemas.openxmlformats.org/officeDocument/2006/relationships/hyperlink" Target="https://hgdownload.cse.ucsc.edu/goldenPath/hg19/encodeDCC/wgEncodeUwRepliSeq/"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doi.org/10.1016/j.celrep.2023.112930" TargetMode="External"/><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microsoft.com/office/2011/relationships/people" Target="people.xml"/><Relationship Id="rId5" Type="http://schemas.openxmlformats.org/officeDocument/2006/relationships/footnotes" Target="footnotes.xml"/><Relationship Id="rId15" Type="http://schemas.openxmlformats.org/officeDocument/2006/relationships/hyperlink" Target="https://bmcbioinformatics.biomedcentral.com/articles/10.1186/s12859-020-03772-3" TargetMode="External"/><Relationship Id="rId23"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hyperlink" Target="https://www.synapse.org/"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cancer.sanger.ac.uk/signatures/id/"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173</TotalTime>
  <Pages>30</Pages>
  <Words>10977</Words>
  <Characters>62574</Characters>
  <Application>Microsoft Office Word</Application>
  <DocSecurity>0</DocSecurity>
  <Lines>521</Lines>
  <Paragraphs>146</Paragraphs>
  <ScaleCrop>false</ScaleCrop>
  <Company/>
  <LinksUpToDate>false</LinksUpToDate>
  <CharactersWithSpaces>73405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Mini Huang</cp:lastModifiedBy>
  <cp:revision>71</cp:revision>
  <cp:lastPrinted>2025-06-06T09:23:00Z</cp:lastPrinted>
  <dcterms:created xsi:type="dcterms:W3CDTF">2026-03-24T02:32:00Z</dcterms:created>
  <dcterms:modified xsi:type="dcterms:W3CDTF">2026-04-03T09:40:00Z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2025b)","noteIndex":0},"citationItems":[{"id":11805,"uris":["http://zotero.org/groups/6195561/items/NPIKTAJU"],"itemData"</vt:lpwstr>
  </property>
  <property fmtid="{D5CDD505-2E9C-101B-9397-08002B2CF9AE}" pid="15" name="ZOTERO_BREF_2bTJlJjriYWb_10">
    <vt:lpwstr>"},{"family":"Memari","given":"Yasin"},{"family":"Shooter","given":"Scott"},{"family":"Czarnecki","given":"Jan"},{"family":"Brown","given":"Matthew Arthur"},{"family":"Davies","given":"Helen Ruth"},{"family":"Zou","given":"Xueqing"},{"family":"Nik-Zainal"</vt:lpwstr>
  </property>
  <property fmtid="{D5CDD505-2E9C-101B-9397-08002B2CF9AE}" pid="16" name="ZOTERO_BREF_2bTJlJjriYWb_11">
    <vt:lpwstr>,"given":"Serena"}],"accessed":{"date-parts":[["2025",5,13]]},"issued":{"date-parts":[["2025",4,10]]}}}],"schema":"https://github.com/citation-style-language/schema/raw/master/csl-citation.json"}</vt:lpwstr>
  </property>
  <property fmtid="{D5CDD505-2E9C-101B-9397-08002B2CF9AE}" pid="17" name="ZOTERO_BREF_2bTJlJjriYWb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18" name="ZOTERO_BREF_2bTJlJjriYWb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19" name="ZOTERO_BREF_2bTJlJjriYWb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20" name="ZOTERO_BREF_2bTJlJjriYWb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21" name="ZOTERO_BREF_2bTJlJjriYWb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22" name="ZOTERO_BREF_2bTJlJjriYWb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23" name="ZOTERO_BREF_2bTJlJjriYWb_8">
    <vt:lpwstr>":[{"family":"Koh","given":"Gene Ching Chiek"},{"family":"Nanda","given":"Arjun Scott"},{"family":"Rinaldi","given":"Giuseppe"},{"family":"Boushaki","given":"Soraya"},{"family":"Degasperi","given":"Andrea"},{"family":"Badja","given":"Cherif"},{"family":"P</vt:lpwstr>
  </property>
  <property fmtid="{D5CDD505-2E9C-101B-9397-08002B2CF9AE}" pid="24" name="ZOTERO_BREF_2bTJlJjriYWb_9">
    <vt:lpwstr>regnall","given":"Andrew Marcel"},{"family":"Zhao","given":"Salome Jingchen"},{"family":"Chmelova","given":"Lucia"},{"family":"Black","given":"Daniella"},{"family":"Heskin","given":"Laura"},{"family":"Dias","given":"João"},{"family":"Young","given":"Jamie</vt:lpwstr>
  </property>
  <property fmtid="{D5CDD505-2E9C-101B-9397-08002B2CF9AE}" pid="25" name="ZOTERO_BREF_6zFIi2vPZWZ4_1">
    <vt:lpwstr>ZOTERO_ITEM CSL_CITATION {"citationID":"pH8LYyTk","properties":{"formattedCitation":"(Koh et al. 2025a)","plainCitation":"(Koh et al. 2025a)","noteIndex":0},"citationItems":[{"id":"LEYrocS4/kRAIYHGi","uris":["http://zotero.org/users/14858941/items/TMR7S8H</vt:lpwstr>
  </property>
  <property fmtid="{D5CDD505-2E9C-101B-9397-08002B2CF9AE}" pid="26" name="ZOTERO_BREF_6zFIi2vPZWZ4_10">
    <vt:lpwstr>mily":"Young","given":"Jamie"},{"family":"Memari","given":"Yasin"},{"family":"Shooter","given":"Scott"},{"family":"Czarnecki","given":"Jan"},{"family":"Brown","given":"Matthew Arthur"},{"family":"Davies","given":"Helen Ruth"},{"family":"Zou","given":"Xueq</vt:lpwstr>
  </property>
  <property fmtid="{D5CDD505-2E9C-101B-9397-08002B2CF9AE}" pid="27" name="ZOTERO_BREF_6zFIi2vPZWZ4_11">
    <vt:lpwstr>ing"},{"family":"Nik-Zainal","given":"Serena"}],"accessed":{"date-parts":[["2025",5,14]]},"issued":{"date-parts":[["2025",4,10]]}}}],"schema":"https://github.com/citation-style-language/schema/raw/master/csl-citation.json"}</vt:lpwstr>
  </property>
  <property fmtid="{D5CDD505-2E9C-101B-9397-08002B2CF9AE}" pid="28" name="ZOTERO_BREF_6zFIi2vPZWZ4_2">
    <vt:lpwstr>6"],"itemData":{"id":"LEYrocS4/kRAIYHGi","type":"article-journal","abstract":"Abstract\n            Despite their deleterious effects, small insertions and deletions (InDels) have received far less attention than substitutions. Here we generated isogenic </vt:lpwstr>
  </property>
  <property fmtid="{D5CDD505-2E9C-101B-9397-08002B2CF9AE}" pid="29" name="ZOTERO_BREF_6zFIi2vPZWZ4_3">
    <vt:lpwstr>CRISPR-edited human cellular models of postreplicative repair dysfunction (PRRd), including individual and combined gene edits of DNA mismatch repair (MMR) and replicative polymerases (Pol ε and Pol δ). Unique, diverse InDel mutational footprints were rev</vt:lpwstr>
  </property>
  <property fmtid="{D5CDD505-2E9C-101B-9397-08002B2CF9AE}" pid="30" name="ZOTERO_BREF_6zFIi2vPZWZ4_4">
    <vt:lpwstr>ealed. However, the prevailing InDel classification framework was unable to discriminate these InDel signatures from background mutagenesis and from each other. To address this, we developed an alternative InDel classification system that considers flanki</vt:lpwstr>
  </property>
  <property fmtid="{D5CDD505-2E9C-101B-9397-08002B2CF9AE}" pid="31" name="ZOTERO_BREF_6zFIi2vPZWZ4_5">
    <vt:lpwstr>ng sequences and informative motifs (for example, longer homopolymers), enabling unambiguous InDel classification into 89 subtypes. Through focused characterization of seven tumor types from the 100,000 Genomes Project, we uncovered 37 InDel signatures; 2</vt:lpwstr>
  </property>
  <property fmtid="{D5CDD505-2E9C-101B-9397-08002B2CF9AE}" pid="32" name="ZOTERO_BREF_6zFIi2vPZWZ4_6">
    <vt:lpwstr>7 were new. In addition to unveiling previously hidden biological insights, we also developed PRRDetect—a highly specific classifier of PRRd status in tumors, with potential implications for immunotherapies.","container-title":"Nature Genetics","DOI":"10.</vt:lpwstr>
  </property>
  <property fmtid="{D5CDD505-2E9C-101B-9397-08002B2CF9AE}" pid="33" name="ZOTERO_BREF_6zFIi2vPZWZ4_7">
    <vt:lpwstr>1038/s41588-025-02152-y","ISSN":"1061-4036, 1546-1718","journalAbbreviation":"Nat Genet","language":"en","source":"DOI.org (Crossref)","title":"A redefined InDel taxonomy provides insights into mutational signatures","URL":"https://www.nature.com/articles</vt:lpwstr>
  </property>
  <property fmtid="{D5CDD505-2E9C-101B-9397-08002B2CF9AE}" pid="34" name="ZOTERO_BREF_6zFIi2vPZWZ4_8">
    <vt:lpwstr>/s41588-025-02152-y","author":[{"family":"Koh","given":"Gene Ching Chiek"},{"family":"Nanda","given":"Arjun Scott"},{"family":"Rinaldi","given":"Giuseppe"},{"family":"Boushaki","given":"Soraya"},{"family":"Degasperi","given":"Andrea"},{"family":"Badja","g</vt:lpwstr>
  </property>
  <property fmtid="{D5CDD505-2E9C-101B-9397-08002B2CF9AE}" pid="35" name="ZOTERO_BREF_6zFIi2vPZWZ4_9">
    <vt:lpwstr>iven":"Cherif"},{"family":"Pregnall","given":"Andrew Marcel"},{"family":"Zhao","given":"Salome Jingchen"},{"family":"Chmelova","given":"Lucia"},{"family":"Black","given":"Daniella"},{"family":"Heskin","given":"Laura"},{"family":"Dias","given":"João"},{"fa</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in exposure in human hepatocellular carcinomas and esophageal adenocarcinomas with high confidence.","container-title":"Genome Research","DOI":"10.1101/gr.230219.117","ISSN":"15495469","issue":"5","note":"PMID: 29632087\npublisher: Cold Spring Harbor Labo</vt:lpwstr>
  </property>
  <property fmtid="{D5CDD505-2E9C-101B-9397-08002B2CF9AE}" pid="38" name="ZOTERO_BREF_97iR0u2ckHXQ_11">
    <vt:lpwstr>ratory Press","page":"654-665","title":"In-depth characterization of the cisplatin mutational signature in human cell lines and in esophageal and liver tumors","volume":"28","author":[{"family":"Boot","given":"Arnoud"},{"family":"Huang","given":"Mi Ni"},{</vt:lpwstr>
  </property>
  <property fmtid="{D5CDD505-2E9C-101B-9397-08002B2CF9AE}" pid="39" name="ZOTERO_BREF_97iR0u2ckHXQ_12">
    <vt:lpwstr>"family":"Ng","given":"Alvin W.T."},{"family":"Ho","given":"Szu Chi"},{"family":"Lim","given":"Jing Quan"},{"family":"Kawakami","given":"Yoshiiku"},{"family":"Chayama","given":"Kazuaki"},{"family":"Teh","given":"Bin Tean"},{"family":"Nakagawa","given":"Hi</vt:lpwstr>
  </property>
  <property fmtid="{D5CDD505-2E9C-101B-9397-08002B2CF9AE}" pid="40" name="ZOTERO_BREF_97iR0u2ckHXQ_13">
    <vt:lpwstr>dewaki"},{"family":"Rozen","given":"Steven G."}],"issued":{"date-parts":[["2018",5,1]]}}},{"id":"LEYrocS4/YzjCynAB","uris":["http://zotero.org/users/14858941/items/Q53JF7HS"],"itemData":{"id":523,"type":"article-journal","abstract":"Aflatoxin B1 (AFB1) is</vt:lpwstr>
  </property>
  <property fmtid="{D5CDD505-2E9C-101B-9397-08002B2CF9AE}" pid="41" name="ZOTERO_BREF_97iR0u2ckHXQ_14">
    <vt:lpwstr> a mutagen and IARC (International Agency for Research on Cancer) Group 1 carcinogen that causes hepatocellular carcinoma (HCC). Here, we present the first whole-genome data on the mutational signatures of AFB1 exposure from a total of &gt;40,000 mutations i</vt:lpwstr>
  </property>
  <property fmtid="{D5CDD505-2E9C-101B-9397-08002B2CF9AE}" pid="42" name="ZOTERO_BREF_97iR0u2ckHXQ_15">
    <vt:lpwstr>n four experimental systems: two different human cell lines, in liver tumors in wild-type mice, and in mice that carried a hepatitis B surface antigen transgene-this to model the multiplicative effects of aflatoxin exposure and hepatitis B in causing HCC.</vt:lpwstr>
  </property>
  <property fmtid="{D5CDD505-2E9C-101B-9397-08002B2CF9AE}" pid="43" name="ZOTERO_BREF_97iR0u2ckHXQ_16">
    <vt:lpwstr> AFB1 mutational signatures from all four experimental systems were remarkably similar. We integrated the experimental mutational signatures with data from newly sequenced HCCs from Qidong County, China, a region of well-studied aflatoxin exposure. This i</vt:lpwstr>
  </property>
  <property fmtid="{D5CDD505-2E9C-101B-9397-08002B2CF9AE}" pid="44" name="ZOTERO_BREF_97iR0u2ckHXQ_17">
    <vt:lpwstr>ndicated that COSMIC mutational signature 24, previously hypothesized to stem from aflatoxin exposure, indeed likely represents AFB1 exposure, possibly combined with other exposures. Among published somatic mutation data, we found evidence of AFB1 exposur</vt:lpwstr>
  </property>
  <property fmtid="{D5CDD505-2E9C-101B-9397-08002B2CF9AE}" pid="45" name="ZOTERO_BREF_97iR0u2ckHXQ_18">
    <vt:lpwstr>e in 0.7% of HCCs treated in North America, 1% of HCCs from Japan, but 16% of HCCs from Hong Kong. Thus, aflatoxin exposure apparently remains a substantial public health issue in some areas. This aspect of our study exemplifies the promise of future wide</vt:lpwstr>
  </property>
  <property fmtid="{D5CDD505-2E9C-101B-9397-08002B2CF9AE}" pid="46" name="ZOTERO_BREF_97iR0u2ckHXQ_19">
    <vt:lpwstr>spread resequencing of tumor genomes in providing new insights into the contribution of mutagenic exposures to cancer incidence.","container-title":"Genome Research","DOI":"10.1101/gr.220038.116","ISSN":"15495469","issue":"9","note":"PMID: 28739859","page</vt:lpwstr>
  </property>
  <property fmtid="{D5CDD505-2E9C-101B-9397-08002B2CF9AE}" pid="47" name="ZOTERO_BREF_97iR0u2ckHXQ_2">
    <vt:lpwstr>2019; Caipa Garcia et al. 2024; Riva et al. 2020)","noteIndex":0},"citationItems":[{"id":"LEYrocS4/MKx8Mvby","uris":["http://zotero.org/users/14858941/items/6QYA9AF9"],"itemData":{"id":707,"type":"article-journal","abstract":"Cisplatin reacts with DNA and</vt:lpwstr>
  </property>
  <property fmtid="{D5CDD505-2E9C-101B-9397-08002B2CF9AE}" pid="48" name="ZOTERO_BREF_97iR0u2ckHXQ_20">
    <vt:lpwstr>":"1475-1486","title":"Genome-scale mutational signatures of aflatoxin in cells, mice, and human tumors","volume":"27","author":[{"family":"Huang","given":"Mi Ni"},{"family":"Yu","given":"Willie"},{"family":"Teoh","given":"Wei Wei"},{"family":"Ardin","giv</vt:lpwstr>
  </property>
  <property fmtid="{D5CDD505-2E9C-101B-9397-08002B2CF9AE}" pid="49" name="ZOTERO_BREF_97iR0u2ckHXQ_21">
    <vt:lpwstr>en":"Maude"},{"family":"Jusakul","given":"Apinya"},{"family":"Ng","given":"Alvin Wei Tian"},{"family":"Boot","given":"Arnoud"},{"family":"Abedi-Ardekani","given":"Behnoush"},{"family":"Villar","given":"Stephanie"},{"family":"Myint","given":"Swe Swe"},{"fa</vt:lpwstr>
  </property>
  <property fmtid="{D5CDD505-2E9C-101B-9397-08002B2CF9AE}" pid="50" name="ZOTERO_BREF_97iR0u2ckHXQ_22">
    <vt:lpwstr>mily":"Othman","given":"Rashidah"},{"family":"Poon","given":"Song Ling"},{"family":"Heguy","given":"Adriana"},{"family":"Olivier","given":"Magali"},{"family":"Hollstein","given":"Monica"},{"family":"Tan","given":"Patrick"},{"family":"Teh","given":"Bin Tea</vt:lpwstr>
  </property>
  <property fmtid="{D5CDD505-2E9C-101B-9397-08002B2CF9AE}" pid="51" name="ZOTERO_BREF_97iR0u2ckHXQ_23">
    <vt:lpwstr>n"},{"family":"Sabapathy","given":"Kanaga"},{"family":"Zavadil","given":"Jiri"},{"family":"Rozen","given":"Steven G."}],"issued":{"date-parts":[["2017"]]}}},{"id":"LEYrocS4/ABHO7xfr","uris":["http://zotero.org/users/14858941/items/68A8PIRQ"],"itemData":{"</vt:lpwstr>
  </property>
  <property fmtid="{D5CDD505-2E9C-101B-9397-08002B2CF9AE}" pid="52" name="ZOTERO_BREF_97iR0u2ckHXQ_24">
    <vt:lpwstr>id":657,"type":"article-journal","abstract":"Whole-genome-sequencing (WGS) of human tumors has revealed distinct mutation patterns that hint at the causative origins of cancer. We examined mutational signatures in 324 WGS human-induced pluripotent stem ce</vt:lpwstr>
  </property>
  <property fmtid="{D5CDD505-2E9C-101B-9397-08002B2CF9AE}" pid="53" name="ZOTERO_BREF_97iR0u2ckHXQ_25">
    <vt:lpwstr>lls exposed to 79 known or suspected environmental carcinogens. Forty-one yielded characteristic substitution mutational signatures. Some were similar to signatures found in human tumors. Additionally, six agents produced double-substitution signatures an</vt:lpwstr>
  </property>
  <property fmtid="{D5CDD505-2E9C-101B-9397-08002B2CF9AE}" pid="54" name="ZOTERO_BREF_97iR0u2ckHXQ_26">
    <vt:lpwstr>d eight produced indel signatures. Investigating mutation asymmetries across genome topography revealed fully functional mismatch and transcription-coupled repair pathways. DNA damage induced by environmental mutagens can be resolved by disparate repair a</vt:lpwstr>
  </property>
  <property fmtid="{D5CDD505-2E9C-101B-9397-08002B2CF9AE}" pid="55" name="ZOTERO_BREF_97iR0u2ckHXQ_27">
    <vt:lpwstr>nd/or replicative pathways, resulting in an assortment of signature outcomes even for a single agent. This compendium of experimentally induced mutational signatures permits further exploration of roles of environmental agents in cancer etiology and under</vt:lpwstr>
  </property>
  <property fmtid="{D5CDD505-2E9C-101B-9397-08002B2CF9AE}" pid="56" name="ZOTERO_BREF_97iR0u2ckHXQ_28">
    <vt:lpwstr>scores how human stem cell DNA is directly vulnerable to environmental agents. Video Abstract: The effects of a range of environmental mutagens in terms of the kinds of mutations they induce and how these are repaired by the cell is presented in the form </vt:lpwstr>
  </property>
  <property fmtid="{D5CDD505-2E9C-101B-9397-08002B2CF9AE}" pid="57" name="ZOTERO_BREF_97iR0u2ckHXQ_29">
    <vt:lpwstr>of a resource.","container-title":"Cell","DOI":"10.1016/j.cell.2019.03.001","ISSN":"10974172","issue":"4","note":"PMID: 30982602\npublisher: Cell Press","page":"821-836.e16","title":"A Compendium of Mutational Signatures of Environmental Agents","volume":</vt:lpwstr>
  </property>
  <property fmtid="{D5CDD505-2E9C-101B-9397-08002B2CF9AE}" pid="58" name="ZOTERO_BREF_97iR0u2ckHXQ_3">
    <vt:lpwstr> thereby likely generates a characteristic pattern of somatic mutations, called a mutational signature. Despite widespread use of cisplatin in cancer treatment and its role in contributing to secondary malignancies, its mutational signature has not been d</vt:lpwstr>
  </property>
  <property fmtid="{D5CDD505-2E9C-101B-9397-08002B2CF9AE}" pid="59" name="ZOTERO_BREF_97iR0u2ckHXQ_30">
    <vt:lpwstr>"177","author":[{"family":"Kucab","given":"Jill E."},{"family":"Zou","given":"Xueqing"},{"family":"Morganella","given":"Sandro"},{"family":"Joel","given":"Madeleine"},{"family":"Nanda","given":"A. Scott"},{"family":"Nagy","given":"Eszter"},{"family":"Gome</vt:lpwstr>
  </property>
  <property fmtid="{D5CDD505-2E9C-101B-9397-08002B2CF9AE}" pid="60" name="ZOTERO_BREF_97iR0u2ckHXQ_31">
    <vt:lpwstr>z","given":"Celine"},{"family":"Degasperi","given":"Andrea"},{"family":"Harris","given":"Rebecca"},{"family":"Jackson","given":"Stephen P."},{"family":"Arlt","given":"Volker M."},{"family":"Phillips","given":"David H."},{"family":"Nik-Zainal","given":"Ser</vt:lpwstr>
  </property>
  <property fmtid="{D5CDD505-2E9C-101B-9397-08002B2CF9AE}" pid="61" name="ZOTERO_BREF_97iR0u2ckHXQ_32">
    <vt:lpwstr>ena"}],"issued":{"date-parts":[["2019",5,2]]}}},{"id":"LEYrocS4/AFE7BBMg","uris":["http://zotero.org/users/14858941/items/ZHYU7DND"],"itemData":{"id":723,"type":"article-journal","abstract":"Human tissue three-dimensional (3D) organoid cultures have the p</vt:lpwstr>
  </property>
  <property fmtid="{D5CDD505-2E9C-101B-9397-08002B2CF9AE}" pid="62" name="ZOTERO_BREF_97iR0u2ckHXQ_33">
    <vt:lpwstr>otential to reproduce in vitro the physiological properties and cellular architecture of the organs from which they are derived. The ability of organoid cultures derived from human stomach, liver, kidney, and colon to metabolically activate three dietary </vt:lpwstr>
  </property>
  <property fmtid="{D5CDD505-2E9C-101B-9397-08002B2CF9AE}" pid="63" name="ZOTERO_BREF_97iR0u2ckHXQ_34">
    <vt:lpwstr>carcinogens, aflatoxin B1 (AFB1), aristolochic acid I (AAI), and 2-amino-1-methyl-6-phenylimidazo[4,5-b]pyridine (PhIP), was investigated. In each case, the response of a target tissue (liver for AFB1; kidney for AAI; colon for PhIP) was compared with tha</vt:lpwstr>
  </property>
  <property fmtid="{D5CDD505-2E9C-101B-9397-08002B2CF9AE}" pid="64" name="ZOTERO_BREF_97iR0u2ckHXQ_35">
    <vt:lpwstr>t of a nontarget tissue (gastric). After treatment cell viabilities were measured, DNA damage response (DDR) was determined by Western blotting for p-p53, p21, p-CHK2, and γ-H2AX, and DNA adduct formation was quantified by mass spectrometry. Induction of </vt:lpwstr>
  </property>
  <property fmtid="{D5CDD505-2E9C-101B-9397-08002B2CF9AE}" pid="65" name="ZOTERO_BREF_97iR0u2ckHXQ_36">
    <vt:lpwstr>the key xenobiotic-metabolizing enzymes (XMEs) CYP1A1, CYP1A2, CYP3A4, and NQO1 was assessed by qRT-PCR. We found that organoids from different tissues can activate AAI, AFB1, and PhIP. In some cases, this metabolic potential varied between tissues and be</vt:lpwstr>
  </property>
  <property fmtid="{D5CDD505-2E9C-101B-9397-08002B2CF9AE}" pid="66" name="ZOTERO_BREF_97iR0u2ckHXQ_37">
    <vt:lpwstr>tween different cultures of the same tissue. Similarly, variations in the levels of expression of XMEs were observed. At comparable levels of cytotoxicity, organoids derived from tissues that are considered targets for these carcinogens had higher levels </vt:lpwstr>
  </property>
  <property fmtid="{D5CDD505-2E9C-101B-9397-08002B2CF9AE}" pid="67" name="ZOTERO_BREF_97iR0u2ckHXQ_38">
    <vt:lpwstr>of adduct formation than a nontarget tissue.","container-title":"Chemical Research in Toxicology","DOI":"10.1021/acs.chemrestox.3c00255","ISSN":"0893-228X, 1520-5010","issue":"2","journalAbbreviation":"Chem. Res. Toxicol.","language":"en","license":"https</vt:lpwstr>
  </property>
  <property fmtid="{D5CDD505-2E9C-101B-9397-08002B2CF9AE}" pid="68" name="ZOTERO_BREF_97iR0u2ckHXQ_39">
    <vt:lpwstr>://creativecommons.org/licenses/by/4.0/","page":"234-247","source":"DOI.org (Crossref)","title":"Tissue Organoid Cultures Metabolize Dietary Carcinogens Proficiently and Are Effective Models for DNA Adduct Formation","volume":"37","author":[{"family":"Cai</vt:lpwstr>
  </property>
  <property fmtid="{D5CDD505-2E9C-101B-9397-08002B2CF9AE}" pid="69" name="ZOTERO_BREF_97iR0u2ckHXQ_4">
    <vt:lpwstr>elineated. We hypothesize that cisplatin’s mutational signature can serve as a biomarker to identify cisplatin mutagenesis in suspected secondary malignancies. Knowledge of which tissues are at risk of developing cisplatin-induced secondary malignancies c</vt:lpwstr>
  </property>
  <property fmtid="{D5CDD505-2E9C-101B-9397-08002B2CF9AE}" pid="70" name="ZOTERO_BREF_97iR0u2ckHXQ_40">
    <vt:lpwstr>pa Garcia","given":"Angela L."},{"family":"Kucab","given":"Jill E."},{"family":"Al-Serori","given":"Halh"},{"family":"Beck","given":"Rebekah S. S."},{"family":"Bellamri","given":"Madjda"},{"family":"Turesky","given":"Robert J."},{"family":"Groopman","give</vt:lpwstr>
  </property>
  <property fmtid="{D5CDD505-2E9C-101B-9397-08002B2CF9AE}" pid="71" name="ZOTERO_BREF_97iR0u2ckHXQ_41">
    <vt:lpwstr>n":"John D."},{"family":"Francies","given":"Hayley E."},{"family":"Garnett","given":"Mathew J."},{"family":"Huch","given":"Meritxell"},{"family":"Drost","given":"Jarno"},{"family":"Zilbauer","given":"Matthias"},{"family":"Arlt","given":"Volker M."},{"fami</vt:lpwstr>
  </property>
  <property fmtid="{D5CDD505-2E9C-101B-9397-08002B2CF9AE}" pid="72" name="ZOTERO_BREF_97iR0u2ckHXQ_42">
    <vt:lpwstr>ly":"Phillips","given":"David H."}],"issued":{"date-parts":[["2024",2,19]]}}},{"id":"LEYrocS4/z4JA2rCb","uris":["http://zotero.org/users/14858941/items/JN7Q4RD4"],"itemData":{"id":724,"type":"article-journal","container-title":"Nature Genetics","DOI":"10.</vt:lpwstr>
  </property>
  <property fmtid="{D5CDD505-2E9C-101B-9397-08002B2CF9AE}" pid="73" name="ZOTERO_BREF_97iR0u2ckHXQ_43">
    <vt:lpwstr>1038/s41588-020-0692-4","ISSN":"1061-4036, 1546-1718","issue":"11","journalAbbreviation":"Nat Genet","language":"en","page":"1189-1197","source":"DOI.org (Crossref)","title":"The mutational signature profile of known and suspected human carcinogens in mic</vt:lpwstr>
  </property>
  <property fmtid="{D5CDD505-2E9C-101B-9397-08002B2CF9AE}" pid="74" name="ZOTERO_BREF_97iR0u2ckHXQ_44">
    <vt:lpwstr>e","volume":"52","author":[{"family":"Riva","given":"Laura"},{"family":"Pandiri","given":"Arun R."},{"family":"Li","given":"Yun Rose"},{"family":"Droop","given":"Alastair"},{"family":"Hewinson","given":"James"},{"family":"Quail","given":"Michael A."},{"fa</vt:lpwstr>
  </property>
  <property fmtid="{D5CDD505-2E9C-101B-9397-08002B2CF9AE}" pid="75" name="ZOTERO_BREF_97iR0u2ckHXQ_45">
    <vt:lpwstr>mily":"Iyer","given":"Vivek"},{"family":"Shepherd","given":"Rebecca"},{"family":"Herbert","given":"Ronald A."},{"family":"Campbell","given":"Peter J."},{"family":"Sills","given":"Robert C."},{"family":"Alexandrov","given":"Ludmil B."},{"family":"Balmain",</vt:lpwstr>
  </property>
  <property fmtid="{D5CDD505-2E9C-101B-9397-08002B2CF9AE}" pid="76" name="ZOTERO_BREF_97iR0u2ckHXQ_46">
    <vt:lpwstr>"given":"Allan"},{"family":"Adams","given":"David J."}],"issued":{"date-parts":[["2020",11]]}}}],"schema":"https://github.com/citation-style-language/schema/raw/master/csl-citation.json"}</vt:lpwstr>
  </property>
  <property fmtid="{D5CDD505-2E9C-101B-9397-08002B2CF9AE}" pid="77" name="ZOTERO_BREF_97iR0u2ckHXQ_5">
    <vt:lpwstr>ould lead to guidelines for noninvasive monitoring for secondary malignancies after cisplatin chemotherapy. We performed whole genome sequencing of 10 independent clones of cisplatin-exposed MCF-10A and HepG2 cells and delineated the patterns of single an</vt:lpwstr>
  </property>
  <property fmtid="{D5CDD505-2E9C-101B-9397-08002B2CF9AE}" pid="78" name="ZOTERO_BREF_97iR0u2ckHXQ_6">
    <vt:lpwstr>d dinucleotide mutations in terms of flanking sequence, transcription strand bias, and other characteristics. We used the mSigAct signature presence test and nonnegative matrix factorization to search for cisplatin mutagenesis in hepatocellular carcinomas</vt:lpwstr>
  </property>
  <property fmtid="{D5CDD505-2E9C-101B-9397-08002B2CF9AE}" pid="79" name="ZOTERO_BREF_97iR0u2ckHXQ_7">
    <vt:lpwstr> and esophageal adenocarcinomas. All clones showed highly consistent patterns of single and dinucleotide substitutions. The proportion of dinucleotide substitutions was high: 8.1% of single nucleotide substitutions were part of dinucleotide substitutions,</vt:lpwstr>
  </property>
  <property fmtid="{D5CDD505-2E9C-101B-9397-08002B2CF9AE}" pid="80" name="ZOTERO_BREF_97iR0u2ckHXQ_8">
    <vt:lpwstr> presumably due to cisplatin’s propensity to form intra- and interstrand crosslinks between purine bases in DNA. We identified likely cisplatin exposure in nine hepatocellular carcinomas and three esophageal adenocarcinomas. All hepatocellular carcinomas </vt:lpwstr>
  </property>
  <property fmtid="{D5CDD505-2E9C-101B-9397-08002B2CF9AE}" pid="81" name="ZOTERO_BREF_97iR0u2ckHXQ_9">
    <vt:lpwstr>for which clinical data were available and all esophageal cancers indeed had histories of cisplatin treatment. We experimentally delineated the single and dinucleotide mutational signature of cisplatin. This signature enabled us to detect previous cisplat</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"family":"Gruber","given":"Andreas J."},{"family":"Steele","given":"Christopher D."},{"family":"Otlu","given":"Burçak"},{"family":"Khandekar","given":"Azhar"},{"family":"Abbasi","given":"Ammal"},{"family":"Humphreys","given":"Laura"},{"family":"Syulyukina</vt:lpwstr>
  </property>
  <property fmtid="{D5CDD505-2E9C-101B-9397-08002B2CF9AE}" pid="84" name="ZOTERO_BREF_Ax2rB3g50il2_11">
    <vt:lpwstr>","given":"Natalia"},{"family":"Brady","given":"Samuel W."},{"family":"Alexandrov","given":"Boian S."},{"family":"Pillay","given":"Nischalan"},{"family":"Zhang","given":"Jinghui"},{"family":"Adams","given":"David J."},{"family":"Martincorena","given":"Iñi</vt:lpwstr>
  </property>
  <property fmtid="{D5CDD505-2E9C-101B-9397-08002B2CF9AE}" pid="85" name="ZOTERO_BREF_Ax2rB3g50il2_12">
    <vt:lpwstr>go"},{"family":"Wedge","given":"David C."},{"family":"Landi","given":"Maria Teresa"},{"family":"Brennan","given":"Paul"},{"family":"Stratton","given":"Michael R."},{"family":"Rozen","given":"Steven G."},{"family":"Alexandrov","given":"Ludmil B."}],"issued</vt:lpwstr>
  </property>
  <property fmtid="{D5CDD505-2E9C-101B-9397-08002B2CF9AE}" pid="86" name="ZOTERO_BREF_Ax2rB3g50il2_13">
    <vt:lpwstr>":{"date-parts":[["2022",11,9]]}}}],"schema":"https://github.com/citation-style-language/schema/raw/master/csl-citation.json"}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,"ISSN":"2666979X","issue":"11","note":"publisher: Cell Press","title":"Uncovering novel mutational signatures by de novo extraction with SigProfilerExtractor","volume":"2","author":[{"family":"Islam","given":"S. M.Ashiqul"},{"family":"Díaz-Gay","given":"</vt:lpwstr>
  </property>
  <property fmtid="{D5CDD505-2E9C-101B-9397-08002B2CF9AE}" pid="93" name="ZOTERO_BREF_Ax2rB3g50il2_8">
    <vt:lpwstr>Marcos"},{"family":"Wu","given":"Yang"},{"family":"Barnes","given":"Mark"},{"family":"Vangara","given":"Raviteja"},{"family":"Bergstrom","given":"Erik N."},{"family":"He","given":"Yudou"},{"family":"Vella","given":"Mike"},{"family":"Wang","given":"Jingwei</vt:lpwstr>
  </property>
  <property fmtid="{D5CDD505-2E9C-101B-9397-08002B2CF9AE}" pid="94" name="ZOTERO_BREF_Ax2rB3g50il2_9">
    <vt:lpwstr>"},{"family":"Teague","given":"Jon W."},{"family":"Clapham","given":"Peter"},{"family":"Moody","given":"Sarah"},{"family":"Senkin","given":"Sergey"},{"family":"Li","given":"Yun Rose"},{"family":"Riva","given":"Laura"},{"family":"Zhang","given":"Tongwu"},{</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:"Mi Ni"},{"family":"Tian Ng","given":"Alvin Wei"},{"family":"Wu","given":"Yang"},{"family":"Boot","given":"Arnoud"},{"family":"Covington","given":"Kyle R."},{"family":"Gordenin","given":"Dmitry A."},{"family":"Bergstrom","given":"Erik N."},{"family":"Isl</vt:lpwstr>
  </property>
  <property fmtid="{D5CDD505-2E9C-101B-9397-08002B2CF9AE}" pid="112" name="ZOTERO_BREF_DDRXI6EgPLjA_11">
    <vt:lpwstr>am","given":"S. M.Ashiqul"},{"family":"Lopez-Bigas","given":"Nuria"},{"family":"Klimczak","given":"Leszek J."},{"family":"McPherson","given":"John R."},{"family":"Morganella","given":"Sandro"},{"family":"Sabarinathan","given":"Radhakrishnan"},{"family":"W</vt:lpwstr>
  </property>
  <property fmtid="{D5CDD505-2E9C-101B-9397-08002B2CF9AE}" pid="113" name="ZOTERO_BREF_DDRXI6EgPLjA_12">
    <vt:lpwstr>heeler","given":"David A."},{"family":"Mustonen","given":"Ville"},{"family":"Boutros","given":"Paul"},{"family":"Chan","given":"Kin"},{"family":"Fujimoto","given":"Akihiro"},{"family":"Getz","given":"Gad"},{"family":"Huang","given":"Mi Ni"},{"family":"Kaz</vt:lpwstr>
  </property>
  <property fmtid="{D5CDD505-2E9C-101B-9397-08002B2CF9AE}" pid="114" name="ZOTERO_BREF_DDRXI6EgPLjA_13">
    <vt:lpwstr>anov","given":"Marat"},{"family":"Lawrence","given":"Michael"},{"family":"Martincorena","given":"Iñigo"},{"family":"Morganella","given":"Sandro"},{"family":"Nakagawa","given":"Hidewaki"},{"family":"Polak","given":"Paz"},{"family":"Prokopec","given":"Steph</vt:lpwstr>
  </property>
  <property fmtid="{D5CDD505-2E9C-101B-9397-08002B2CF9AE}" pid="115" name="ZOTERO_BREF_DDRXI6EgPLjA_14">
    <vt:lpwstr>enie"},{"family":"Roberts","given":"Steven A."},{"family":"Rozen","given":"Steven G."},{"family":"Saini","given":"Natalie"},{"family":"Shibata","given":"Tatsuhiro"},{"family":"Shiraishi","given":"Yuichi"},{"family":"Stratton","given":"Michael R."},{"famil</vt:lpwstr>
  </property>
  <property fmtid="{D5CDD505-2E9C-101B-9397-08002B2CF9AE}" pid="116" name="ZOTERO_BREF_DDRXI6EgPLjA_15">
    <vt:lpwstr>y":"Teh","given":"Bin Tean"},{"family":"Vázquez-García","given":"Ignacio"},{"family":"Yousif","given":"Fouad"},{"family":"Yu","given":"Willie"}],"issued":{"date-parts":[["2020",2,6]]}}},{"id":"LEYrocS4/i7R664xL","uris":["http://zotero.org/users/14858941/i</vt:lpwstr>
  </property>
  <property fmtid="{D5CDD505-2E9C-101B-9397-08002B2CF9AE}" pid="117" name="ZOTERO_BREF_DDRXI6EgPLjA_16">
    <vt:lpwstr>tems/RRYFUNRP"],"itemData":{"id":407,"type":"article-journal","DOI":"10.1038/nature12477.Signatures","issue":"7463","page":"415-421","title":"Signatures of mutational processes in human cancer","volume":"500","author":[{"family":"Alexandrov","given":"Ludm</vt:lpwstr>
  </property>
  <property fmtid="{D5CDD505-2E9C-101B-9397-08002B2CF9AE}" pid="118" name="ZOTERO_BREF_DDRXI6EgPLjA_17">
    <vt:lpwstr>il B"},{"family":"Nik-zainal","given":"Serena"},{"family":"Wedge","given":"David C"},{"family":"Aparicio","given":"Samuel A J R"}],"issued":{"date-parts":[["2014"]]}}},{"id":"LEYrocS4/NGGIocRA","uris":["http://zotero.org/users/14858941/items/VJYSVGFQ"],"i</vt:lpwstr>
  </property>
  <property fmtid="{D5CDD505-2E9C-101B-9397-08002B2CF9AE}" pid="119" name="ZOTERO_BREF_DDRXI6EgPLjA_18">
    <vt:lpwstr>temData":{"id":399,"type":"article-journal","abstract":"All cancers carry somatic mutations. The patterns of mutation in cancer genomes reflect the DNA damage and repair processes to which cancer cells and their precursors have been exposed. To explore th</vt:lpwstr>
  </property>
  <property fmtid="{D5CDD505-2E9C-101B-9397-08002B2CF9AE}" pid="120" name="ZOTERO_BREF_DDRXI6EgPLjA_19">
    <vt:lpwstr>ese mechanisms further, we generated catalogs of somatic mutation from 21 breast cancers and applied mathematical methods to extract mutational signatures of the underlying processes. Multiple distinct single- and double-nucleotide substitution signatures</vt:lpwstr>
  </property>
  <property fmtid="{D5CDD505-2E9C-101B-9397-08002B2CF9AE}" pid="121" name="ZOTERO_BREF_DDRXI6EgPLjA_2">
    <vt:lpwstr>20; 2014; Nik-Zainal et al. 2012; Degasperi et al. 2022; Chen et al. 2024; Jin et al. 2024; Koh et al. 2025a)","noteIndex":0},"citationItems":[{"id":"LEYrocS4/RHPA0QMk","uris":["http://zotero.org/users/14858941/items/D4J6FKUG"],"itemData":{"id":659,"type"</vt:lpwstr>
  </property>
  <property fmtid="{D5CDD505-2E9C-101B-9397-08002B2CF9AE}" pid="122" name="ZOTERO_BREF_DDRXI6EgPLjA_20">
    <vt:lpwstr> were discernible. Cancers with BRCA1 or BRCA2 mutations exhibited a characteristic combination of substitution mutation signatures and a distinctive profile of deletions. Complex relationships between somatic mutation prevalence and transcription were de</vt:lpwstr>
  </property>
  <property fmtid="{D5CDD505-2E9C-101B-9397-08002B2CF9AE}" pid="123" name="ZOTERO_BREF_DDRXI6EgPLjA_21">
    <vt:lpwstr>tected. A remarkable phenomenon of localized hypermutation, termed \"kataegis,\" was observed. Regions of kataegis differed between cancers but usually colocalized with somatic rearrangements. Base substitutions in these regions were almost exclusively of</vt:lpwstr>
  </property>
  <property fmtid="{D5CDD505-2E9C-101B-9397-08002B2CF9AE}" pid="124" name="ZOTERO_BREF_DDRXI6EgPLjA_22">
    <vt:lpwstr> cytosine at TpC dinucleotides. The mechanisms underlying most of these mutational signatures are unknown. However, a role for the APOBEC family of cytidine deaminases is proposed. © 2012 Elsevier Inc.","container-title":"Cell","DOI":"10.1016/j.cell.2012.</vt:lpwstr>
  </property>
  <property fmtid="{D5CDD505-2E9C-101B-9397-08002B2CF9AE}" pid="125" name="ZOTERO_BREF_DDRXI6EgPLjA_23">
    <vt:lpwstr>04.024","ISSN":"00928674","issue":"5","note":"PMID: 22608084\nISBN: 1097-4172 (Electronic)\\r0092-8674 (Linking)","page":"979-993","title":"Mutational processes molding the genomes of 21 breast cancers","volume":"149","author":[{"family":"Nik-Zainal","giv</vt:lpwstr>
  </property>
  <property fmtid="{D5CDD505-2E9C-101B-9397-08002B2CF9AE}" pid="126" name="ZOTERO_BREF_DDRXI6EgPLjA_24">
    <vt:lpwstr>en":"Serena"},{"family":"Alexandrov","given":"Ludmil B."},{"family":"Wedge","given":"David C."},{"family":"Van Loo","given":"Peter"},{"family":"Greenman","given":"Christopher D."},{"family":"Raine","given":"Keiran"},{"family":"Jones","given":"David"},{"fa</vt:lpwstr>
  </property>
  <property fmtid="{D5CDD505-2E9C-101B-9397-08002B2CF9AE}" pid="127" name="ZOTERO_BREF_DDRXI6EgPLjA_25">
    <vt:lpwstr>mily":"Hinton","given":"Jonathan"},{"family":"Marshall","given":"John"},{"family":"Stebbings","given":"Lucy A."},{"family":"Menzies","given":"Andrew"},{"family":"Martin","given":"Sancha"},{"family":"Leung","given":"Kenric"},{"family":"Chen","given":"Lina"</vt:lpwstr>
  </property>
  <property fmtid="{D5CDD505-2E9C-101B-9397-08002B2CF9AE}" pid="128" name="ZOTERO_BREF_DDRXI6EgPLjA_26">
    <vt:lpwstr>},{"family":"Leroy","given":"Catherine"},{"family":"Ramakrishna","given":"Manasa"},{"family":"Rance","given":"Richard"},{"family":"Lau","given":"King Wai"},{"family":"Mudie","given":"Laura J."},{"family":"Varela","given":"Ignacio"},{"family":"McBride","gi</vt:lpwstr>
  </property>
  <property fmtid="{D5CDD505-2E9C-101B-9397-08002B2CF9AE}" pid="129" name="ZOTERO_BREF_DDRXI6EgPLjA_27">
    <vt:lpwstr>ven":"David J."},{"family":"Bignell","given":"Graham R."},{"family":"Cooke","given":"Susanna L."},{"family":"Shlien","given":"Adam"},{"family":"Gamble","given":"John"},{"family":"Whitmore","given":"Ian"},{"family":"Maddison","given":"Mark"},{"family":"Tar</vt:lpwstr>
  </property>
  <property fmtid="{D5CDD505-2E9C-101B-9397-08002B2CF9AE}" pid="130" name="ZOTERO_BREF_DDRXI6EgPLjA_28">
    <vt:lpwstr>pey","given":"Patrick S."},{"family":"Davies","given":"Helen R."},{"family":"Papaemmanuil","given":"Elli"},{"family":"Stephens","given":"Philip J."},{"family":"McLaren","given":"Stuart"},{"family":"Butler","given":"Adam P."},{"family":"Teague","given":"Jo</vt:lpwstr>
  </property>
  <property fmtid="{D5CDD505-2E9C-101B-9397-08002B2CF9AE}" pid="131" name="ZOTERO_BREF_DDRXI6EgPLjA_29">
    <vt:lpwstr>n W."},{"family":"Jönsson","given":"Göran"},{"family":"Garber","given":"Judy E."},{"family":"Silver","given":"Daniel"},{"family":"Miron","given":"Penelope"},{"family":"Fatima","given":"Aquila"},{"family":"Boyault","given":"Sandrine"},{"family":"Langerod",</vt:lpwstr>
  </property>
  <property fmtid="{D5CDD505-2E9C-101B-9397-08002B2CF9AE}" pid="132" name="ZOTERO_BREF_DDRXI6EgPLjA_3">
    <vt:lpwstr>:"article-journal","abstract":"Somatic mutations in cancer genomes are caused by multiple mutational processes, each of which generates a characteristic mutational signature1. Here, as part of the Pan-Cancer Analysis of Whole Genomes (PCAWG) Consortium2 o</vt:lpwstr>
  </property>
  <property fmtid="{D5CDD505-2E9C-101B-9397-08002B2CF9AE}" pid="133" name="ZOTERO_BREF_DDRXI6EgPLjA_30">
    <vt:lpwstr>"given":"Anita"},{"family":"Tutt","given":"Andrew"},{"family":"Martens","given":"John W.M."},{"family":"Aparicio","given":"Samuel A.J.R."},{"family":"Borg","given":"Åke"},{"family":"Salomon","given":"Anne Vincent"},{"family":"Thomas","given":"Gilles"},{"f</vt:lpwstr>
  </property>
  <property fmtid="{D5CDD505-2E9C-101B-9397-08002B2CF9AE}" pid="134" name="ZOTERO_BREF_DDRXI6EgPLjA_31">
    <vt:lpwstr>amily":"Borresen-Dale","given":"Anne Lise"},{"family":"Richardson","given":"Andrea L."},{"family":"Neuberger","given":"Michael S."},{"family":"Futreal","given":"P. Andrew"},{"family":"Campbell","given":"Peter J."},{"family":"Stratton","given":"Michael R."</vt:lpwstr>
  </property>
  <property fmtid="{D5CDD505-2E9C-101B-9397-08002B2CF9AE}" pid="135" name="ZOTERO_BREF_DDRXI6EgPLjA_32">
    <vt:lpwstr>}],"issued":{"date-parts":[["2012"]]}}},{"id":"LEYrocS4/iGNOR1HW","uris":["http://zotero.org/users/14858941/items/TB9QELAF"],"itemData":{"id":634,"type":"article-journal","abstract":"Whole-genome sequencing (WGS) permits comprehensive cancer genome analys</vt:lpwstr>
  </property>
  <property fmtid="{D5CDD505-2E9C-101B-9397-08002B2CF9AE}" pid="136" name="ZOTERO_BREF_DDRXI6EgPLjA_33">
    <vt:lpwstr>es, revealing mutational signatures, imprints of DNA damage, and repair processes that have arisen in each patient’s cancer. We performed mutational signature analyses on 12,222 whole-genome–sequenced tumor-normal matched pairs from patients recruited via</vt:lpwstr>
  </property>
  <property fmtid="{D5CDD505-2E9C-101B-9397-08002B2CF9AE}" pid="137" name="ZOTERO_BREF_DDRXI6EgPLjA_34">
    <vt:lpwstr> the UK National Health Service (NHS). We contrasted our results with two independent cancer WGS datasets—from the International Cancer Genome Consortium (ICGC) and the Hartwig Medical Foundation (HMF)—involving 18,640 whole-genome–sequenced cancers in to</vt:lpwstr>
  </property>
  <property fmtid="{D5CDD505-2E9C-101B-9397-08002B2CF9AE}" pid="138" name="ZOTERO_BREF_DDRXI6EgPLjA_35">
    <vt:lpwstr>tal. Our analyses add 40 single and 18 double substitution signatures to the current mutational signature tally. We show for each organ that cancers have a limited number of common signatures and a long tail of rare signatures, and we provide a practical </vt:lpwstr>
  </property>
  <property fmtid="{D5CDD505-2E9C-101B-9397-08002B2CF9AE}" pid="139" name="ZOTERO_BREF_DDRXI6EgPLjA_36">
    <vt:lpwstr>solution for applying this concept of common versus rare signatures to future analyses.","container-title":"Science","DOI":"10.1126/science.abl9283","ISSN":"10959203","issue":"6591","note":"PMID: 35949260\npublisher: American Association for the Advanceme</vt:lpwstr>
  </property>
  <property fmtid="{D5CDD505-2E9C-101B-9397-08002B2CF9AE}" pid="140" name="ZOTERO_BREF_DDRXI6EgPLjA_37">
    <vt:lpwstr>nt of Science","title":"Substitution mutational signatures in whole-genome–sequenced cancers in the UK population","volume":"376","author":[{"family":"Degasperi","given":"Andrea"},{"family":"Zou","given":"Xueqing"},{"family":"Amarante","given":"Tauanne Di</vt:lpwstr>
  </property>
  <property fmtid="{D5CDD505-2E9C-101B-9397-08002B2CF9AE}" pid="141" name="ZOTERO_BREF_DDRXI6EgPLjA_38">
    <vt:lpwstr>as"},{"family":"Martinez-Martinez","given":"Andrea"},{"family":"Koh","given":"Gene Ching Chiek"},{"family":"Dias","given":"João M.L."},{"family":"Heskin","given":"Laura"},{"family":"Chmelova","given":"Lucia"},{"family":"Rinaldi","given":"Giuseppe"},{"fami</vt:lpwstr>
  </property>
  <property fmtid="{D5CDD505-2E9C-101B-9397-08002B2CF9AE}" pid="142" name="ZOTERO_BREF_DDRXI6EgPLjA_39">
    <vt:lpwstr>ly":"Wang","given":"Valerie Ya Wen"},{"family":"Nanda","given":"Arjun S."},{"family":"Bernstein","given":"Aaron"},{"family":"Momen","given":"Sophie E."},{"family":"Young","given":"Jamie"},{"family":"Perez-Gil","given":"Daniel"},{"family":"Memari","given":</vt:lpwstr>
  </property>
  <property fmtid="{D5CDD505-2E9C-101B-9397-08002B2CF9AE}" pid="143" name="ZOTERO_BREF_DDRXI6EgPLjA_4">
    <vt:lpwstr>f the International Cancer Genome Consortium (ICGC) and The Cancer Genome Atlas (TCGA), we characterized mutational signatures using 84,729,690 somatic mutations from 4,645 whole-genome and 19,184 exome sequences that encompass most types of cancer. We id</vt:lpwstr>
  </property>
  <property fmtid="{D5CDD505-2E9C-101B-9397-08002B2CF9AE}" pid="144" name="ZOTERO_BREF_DDRXI6EgPLjA_40">
    <vt:lpwstr>"Yasin"},{"family":"Badja","given":"Cherif"},{"family":"Shooter","given":"Scott"},{"family":"Czarnecki","given":"Jan"},{"family":"Brown","given":"Matthew A."},{"family":"Davies","given":"Helen R."},{"family":"Nik-Zainal","given":"Serena"}],"issued":{"date</vt:lpwstr>
  </property>
  <property fmtid="{D5CDD505-2E9C-101B-9397-08002B2CF9AE}" pid="145" name="ZOTERO_BREF_DDRXI6EgPLjA_41">
    <vt:lpwstr>-parts":[["2022",4,22]]}}},{"id":"LEYrocS4/36KBwQjA","uris":["http://zotero.org/users/14858941/items/U9IWAMHL"],"itemData":{"id":630,"type":"article-journal","abstract":"Over half of hepatocellular carcinoma (HCC) cases diagnosed worldwide are in China1–3</vt:lpwstr>
  </property>
  <property fmtid="{D5CDD505-2E9C-101B-9397-08002B2CF9AE}" pid="146" name="ZOTERO_BREF_DDRXI6EgPLjA_42">
    <vt:lpwstr>. However, whole-genome analysis of hepatitis B virus (HBV)-associated HCC in Chinese individuals is limited4–8, with current analyses of HCC mainly from non-HBV-enriched populations9,10. Here we initiated the Chinese Liver Cancer Atlas (CLCA) project and</vt:lpwstr>
  </property>
  <property fmtid="{D5CDD505-2E9C-101B-9397-08002B2CF9AE}" pid="147" name="ZOTERO_BREF_DDRXI6EgPLjA_43">
    <vt:lpwstr> performed deep whole-genome sequencing (average depth, 120×) of 494 HCC tumours. We identified 6 coding and 28 non-coding previously undescribed driver candidates. Five previously undescribed mutational signatures were found, including aristolochic-acid-</vt:lpwstr>
  </property>
  <property fmtid="{D5CDD505-2E9C-101B-9397-08002B2CF9AE}" pid="148" name="ZOTERO_BREF_DDRXI6EgPLjA_44">
    <vt:lpwstr>associated indel and doublet base signatures, and a single-base-substitution signature that we termed SBS_H8. Pentanucleotide context analysis and experimental validation confirmed that SBS_H8 was distinct to the aristolochic-acid-associated SBS22. Notabl</vt:lpwstr>
  </property>
  <property fmtid="{D5CDD505-2E9C-101B-9397-08002B2CF9AE}" pid="149" name="ZOTERO_BREF_DDRXI6EgPLjA_45">
    <vt:lpwstr>y, HBV integrations could take the form of extrachromosomal circular DNA, resulting in elevated copy numbers and gene expression. Our high-depth data also enabled us to characterize subclonal clustered alterations, including chromothripsis, chromoplexy an</vt:lpwstr>
  </property>
  <property fmtid="{D5CDD505-2E9C-101B-9397-08002B2CF9AE}" pid="150" name="ZOTERO_BREF_DDRXI6EgPLjA_46">
    <vt:lpwstr>d kataegis, suggesting that these catastrophic events could also occur in late stages of hepatocarcinogenesis. Pathway analysis of all classes of alterations further linked non-coding mutations to dysregulation of liver metabolism. Finally, we performed i</vt:lpwstr>
  </property>
  <property fmtid="{D5CDD505-2E9C-101B-9397-08002B2CF9AE}" pid="151" name="ZOTERO_BREF_DDRXI6EgPLjA_47">
    <vt:lpwstr>n vitro and in vivo assays to show that fibrinogen alpha chain (FGA), determined as both a candidate coding and non-coding driver, regulates HCC progression and metastasis. Our CLCA study depicts a detailed genomic landscape and evolutionary history of HC</vt:lpwstr>
  </property>
  <property fmtid="{D5CDD505-2E9C-101B-9397-08002B2CF9AE}" pid="152" name="ZOTERO_BREF_DDRXI6EgPLjA_48">
    <vt:lpwstr>C in Chinese individuals, providing important clinical implications.","container-title":"Nature","DOI":"10.1038/s41586-024-07054-3","ISSN":"14764687","language":"en-US","note":"publisher: Nature Research","title":"Deep whole-genome analysis of 494 hepatoc</vt:lpwstr>
  </property>
  <property fmtid="{D5CDD505-2E9C-101B-9397-08002B2CF9AE}" pid="153" name="ZOTERO_BREF_DDRXI6EgPLjA_49">
    <vt:lpwstr>ellular carcinomas","author":[{"family":"Chen","given":"Lei"},{"family":"Zhang","given":"Chong"},{"family":"Xue","given":"Ruidong"},{"family":"Liu","given":"Mo"},{"family":"Bai","given":"Jian"},{"family":"Bao","given":"Jinxia"},{"family":"Wang","given":"Y</vt:lpwstr>
  </property>
  <property fmtid="{D5CDD505-2E9C-101B-9397-08002B2CF9AE}" pid="154" name="ZOTERO_BREF_DDRXI6EgPLjA_5">
    <vt:lpwstr>entified 49 single-base-substitution, 11 doublet-base-substitution, 4 clustered-base-substitution and 17 small insertion-and-deletion signatures. The substantial size of our dataset, compared with previous analyses3–15, enabled the discovery of new signat</vt:lpwstr>
  </property>
  <property fmtid="{D5CDD505-2E9C-101B-9397-08002B2CF9AE}" pid="155" name="ZOTERO_BREF_DDRXI6EgPLjA_50">
    <vt:lpwstr>in"},{"family":"Jiang","given":"Nanhai"},{"family":"Li","given":"Zhixuan"},{"family":"Wang","given":"Wenwen"},{"family":"Wang","given":"Ruiru"},{"family":"Zheng","given":"Bo"},{"family":"Yang","given":"Airong"},{"family":"Hu","given":"Ji"},{"family":"Liu"</vt:lpwstr>
  </property>
  <property fmtid="{D5CDD505-2E9C-101B-9397-08002B2CF9AE}" pid="156" name="ZOTERO_BREF_DDRXI6EgPLjA_51">
    <vt:lpwstr>,"given":"Ke"},{"family":"Shen","given":"Siyun"},{"family":"Zhang","given":"Yangqianwen"},{"family":"Bai","given":"Mixue"},{"family":"Wang","given":"Yan"},{"family":"Zhu","given":"Yanjing"},{"family":"Yang","given":"Shuai"},{"family":"Gao","given":"Qiang"</vt:lpwstr>
  </property>
  <property fmtid="{D5CDD505-2E9C-101B-9397-08002B2CF9AE}" pid="157" name="ZOTERO_BREF_DDRXI6EgPLjA_52">
    <vt:lpwstr>},{"family":"Gu","given":"Jin"},{"family":"Gao","given":"Dong"},{"family":"Wang","given":"Xin Wei"},{"family":"Nakagawa","given":"Hidewaki"},{"family":"Zhang","given":"Ning"},{"family":"Wu","given":"Lin"},{"family":"Rozen","given":"Steven G."},{"family":"</vt:lpwstr>
  </property>
  <property fmtid="{D5CDD505-2E9C-101B-9397-08002B2CF9AE}" pid="158" name="ZOTERO_BREF_DDRXI6EgPLjA_53">
    <vt:lpwstr>Bai","given":"Fan"},{"family":"Wang","given":"Hongyang"}],"issued":{"date-parts":[["2024",3,21]]}}},{"id":"LEYrocS4/VHcc7f79","uris":["http://zotero.org/users/14858941/items/WC3TIICG"],"itemData":{"id":636,"type":"article-journal","abstract":"Mutational s</vt:lpwstr>
  </property>
  <property fmtid="{D5CDD505-2E9C-101B-9397-08002B2CF9AE}" pid="159" name="ZOTERO_BREF_DDRXI6EgPLjA_54">
    <vt:lpwstr>ignature analysis is a recent computational approach for interpreting somatic mutations in the genome. Its application to cancer data has enhanced our understanding of mutational forces driving tumorigenesis and demonstrated its potential to inform progno</vt:lpwstr>
  </property>
  <property fmtid="{D5CDD505-2E9C-101B-9397-08002B2CF9AE}" pid="160" name="ZOTERO_BREF_DDRXI6EgPLjA_55">
    <vt:lpwstr>sis and treatment decisions. However, methodological challenges remain for discovering new signatures and assigning proper weights to existing signatures, thereby hindering broader clinical applications. Here we present Mutational Signature Calculator (Mu</vt:lpwstr>
  </property>
  <property fmtid="{D5CDD505-2E9C-101B-9397-08002B2CF9AE}" pid="161" name="ZOTERO_BREF_DDRXI6EgPLjA_56">
    <vt:lpwstr>SiCal), a rigorous analytical framework with algorithms that solve major problems in the standard workflow. Our simulation studies demonstrate that MuSiCal outperforms state-of-the-art algorithms for both signature discovery and assignment. By reanalyzing</vt:lpwstr>
  </property>
  <property fmtid="{D5CDD505-2E9C-101B-9397-08002B2CF9AE}" pid="162" name="ZOTERO_BREF_DDRXI6EgPLjA_57">
    <vt:lpwstr> more than 2,700 cancer genomes, we provide an improved catalog of signatures and their assignments, discover nine indel signatures absent in the current catalog, resolve long-standing issues with the ambiguous ‘flat’ signatures and give insights into sig</vt:lpwstr>
  </property>
  <property fmtid="{D5CDD505-2E9C-101B-9397-08002B2CF9AE}" pid="163" name="ZOTERO_BREF_DDRXI6EgPLjA_58">
    <vt:lpwstr>natures with unknown etiologies. We expect MuSiCal and the improved catalog to be a step towards establishing best practices for mutational signature analysis.","container-title":"Nature Genetics","DOI":"10.1038/s41588-024-01659-0","ISSN":"15461718","issu</vt:lpwstr>
  </property>
  <property fmtid="{D5CDD505-2E9C-101B-9397-08002B2CF9AE}" pid="164" name="ZOTERO_BREF_DDRXI6EgPLjA_59">
    <vt:lpwstr>e":"3","note":"PMID: 38361034\npublisher: Nature Research","page":"541-552","title":"Accurate and sensitive mutational signature analysis with MuSiCal","volume":"56","author":[{"family":"Jin","given":"Hu"},{"family":"Gulhan","given":"Doga C."},{"family":"</vt:lpwstr>
  </property>
  <property fmtid="{D5CDD505-2E9C-101B-9397-08002B2CF9AE}" pid="165" name="ZOTERO_BREF_DDRXI6EgPLjA_6">
    <vt:lpwstr>ures, the separation of overlapping signatures and the decomposition of signatures into components that may represent associated—but distinct—DNA damage, repair and/or replication mechanisms. By estimating the contribution of each signature to the mutatio</vt:lpwstr>
  </property>
  <property fmtid="{D5CDD505-2E9C-101B-9397-08002B2CF9AE}" pid="166" name="ZOTERO_BREF_DDRXI6EgPLjA_60">
    <vt:lpwstr>Geiger","given":"Benedikt"},{"family":"Ben-Isvy","given":"Daniel"},{"family":"Geng","given":"David"},{"family":"Ljungström","given":"Viktor"},{"family":"Park","given":"Peter J."}],"issued":{"date-parts":[["2024",3,1]]}}},{"id":"LEYrocS4/kRAIYHGi","uris":[</vt:lpwstr>
  </property>
  <property fmtid="{D5CDD505-2E9C-101B-9397-08002B2CF9AE}" pid="167" name="ZOTERO_BREF_DDRXI6EgPLjA_61">
    <vt:lpwstr>"http://zotero.org/users/14858941/items/TMR7S8H6"],"itemData":{"id":899,"type":"article-journal","abstract":"Abstract\n            Despite their deleterious effects, small insertions and deletions (InDels) have received far less attention than substitutio</vt:lpwstr>
  </property>
  <property fmtid="{D5CDD505-2E9C-101B-9397-08002B2CF9AE}" pid="168" name="ZOTERO_BREF_DDRXI6EgPLjA_62">
    <vt:lpwstr>ns. Here we generated isogenic CRISPR-edited human cellular models of postreplicative repair dysfunction (PRRd), including individual and combined gene edits of DNA mismatch repair (MMR) and replicative polymerases (Pol ε and Pol δ). Unique, diverse InDel</vt:lpwstr>
  </property>
  <property fmtid="{D5CDD505-2E9C-101B-9397-08002B2CF9AE}" pid="169" name="ZOTERO_BREF_DDRXI6EgPLjA_63">
    <vt:lpwstr> mutational footprints were revealed. However, the prevailing InDel classification framework was unable to discriminate these InDel signatures from background mutagenesis and from each other. To address this, we developed an alternative InDel classificati</vt:lpwstr>
  </property>
  <property fmtid="{D5CDD505-2E9C-101B-9397-08002B2CF9AE}" pid="170" name="ZOTERO_BREF_DDRXI6EgPLjA_64">
    <vt:lpwstr>on system that considers flanking sequences and informative motifs (for example, longer homopolymers), enabling unambiguous InDel classification into 89 subtypes. Through focused characterization of seven tumor types from the 100,000 Genomes Project, we u</vt:lpwstr>
  </property>
  <property fmtid="{D5CDD505-2E9C-101B-9397-08002B2CF9AE}" pid="171" name="ZOTERO_BREF_DDRXI6EgPLjA_65">
    <vt:lpwstr>ncovered 37 InDel signatures; 27 were new. In addition to unveiling previously hidden biological insights, we also developed PRRDetect—a highly specific classifier of PRRd status in tumors, with potential implications for immunotherapies.","container-titl</vt:lpwstr>
  </property>
  <property fmtid="{D5CDD505-2E9C-101B-9397-08002B2CF9AE}" pid="172" name="ZOTERO_BREF_DDRXI6EgPLjA_66">
    <vt:lpwstr>e":"Nature Genetics","DOI":"10.1038/s41588-025-02152-y","ISSN":"1061-4036, 1546-1718","journalAbbreviation":"Nat Genet","language":"en","source":"DOI.org (Crossref)","title":"A redefined InDel taxonomy provides insights into mutational signatures","URL":"</vt:lpwstr>
  </property>
  <property fmtid="{D5CDD505-2E9C-101B-9397-08002B2CF9AE}" pid="173" name="ZOTERO_BREF_DDRXI6EgPLjA_67">
    <vt:lpwstr>https://www.nature.com/articles/s41588-025-02152-y","author":[{"family":"Koh","given":"Gene Ching Chiek"},{"family":"Nanda","given":"Arjun Scott"},{"family":"Rinaldi","given":"Giuseppe"},{"family":"Boushaki","given":"Soraya"},{"family":"Degasperi","given"</vt:lpwstr>
  </property>
  <property fmtid="{D5CDD505-2E9C-101B-9397-08002B2CF9AE}" pid="174" name="ZOTERO_BREF_DDRXI6EgPLjA_68">
    <vt:lpwstr>:"Andrea"},{"family":"Badja","given":"Cherif"},{"family":"Pregnall","given":"Andrew Marcel"},{"family":"Zhao","given":"Salome Jingchen"},{"family":"Chmelova","given":"Lucia"},{"family":"Black","given":"Daniella"},{"family":"Heskin","given":"Laura"},{"fami</vt:lpwstr>
  </property>
  <property fmtid="{D5CDD505-2E9C-101B-9397-08002B2CF9AE}" pid="175" name="ZOTERO_BREF_DDRXI6EgPLjA_69">
    <vt:lpwstr>ly":"Dias","given":"João"},{"family":"Young","given":"Jamie"},{"family":"Memari","given":"Yasin"},{"family":"Shooter","given":"Scott"},{"family":"Czarnecki","given":"Jan"},{"family":"Brown","given":"Matthew Arthur"},{"family":"Davies","given":"Helen Ruth"</vt:lpwstr>
  </property>
  <property fmtid="{D5CDD505-2E9C-101B-9397-08002B2CF9AE}" pid="176" name="ZOTERO_BREF_DDRXI6EgPLjA_7">
    <vt:lpwstr>nal catalogues of individual cancer genomes, we revealed associations of signatures to exogenous or endogenous exposures, as well as to defective DNA-maintenance processes. However, many signatures are of unknown cause. This analysis provides a systematic</vt:lpwstr>
  </property>
  <property fmtid="{D5CDD505-2E9C-101B-9397-08002B2CF9AE}" pid="177" name="ZOTERO_BREF_DDRXI6EgPLjA_70">
    <vt:lpwstr>},{"family":"Zou","given":"Xueqing"},{"family":"Nik-Zainal","given":"Serena"}],"accessed":{"date-parts":[["2025",5,14]]},"issued":{"date-parts":[["2025",4,10]]}}}],"schema":"https://github.com/citation-style-language/schema/raw/master/csl-citation.json"}</vt:lpwstr>
  </property>
  <property fmtid="{D5CDD505-2E9C-101B-9397-08002B2CF9AE}" pid="178" name="ZOTERO_BREF_DDRXI6EgPLjA_8">
    <vt:lpwstr> perspective on the repertoire of mutational processes that contribute to the development of human cancer.","container-title":"Nature","DOI":"10.1038/s41586-020-1943-3","ISSN":"14764687","issue":"7793","note":"PMID: 32025018\npublisher: Nature Research","</vt:lpwstr>
  </property>
  <property fmtid="{D5CDD505-2E9C-101B-9397-08002B2CF9AE}" pid="179" name="ZOTERO_BREF_DDRXI6EgPLjA_9">
    <vt:lpwstr>page":"94-101","title":"The repertoire of mutational signatures in human cancer","volume":"578","author":[{"family":"Alexandrov","given":"Ludmil B."},{"family":"Kim","given":"Jaegil"},{"family":"Haradhvala","given":"Nicholas J."},{"family":"Huang","given"</vt:lpwstr>
  </property>
  <property fmtid="{D5CDD505-2E9C-101B-9397-08002B2CF9AE}" pid="180" name="ZOTERO_BREF_F69glrCEhxC1_1">
    <vt:lpwstr>ZOTERO_ITEM CSL_CITATION {"citationID":"a0qeHwl0","properties":{"formattedCitation":"(Chen et al. 2024)","plainCitation":"(Chen et al. 2024)","noteIndex":0},"citationItems":[{"id":"LEYrocS4/36KBwQjA","uris":["http://zotero.org/users/14858941/items/U9IWAMH</vt:lpwstr>
  </property>
  <property fmtid="{D5CDD505-2E9C-101B-9397-08002B2CF9AE}" pid="181" name="ZOTERO_BREF_F69glrCEhxC1_10">
    <vt:lpwstr>Xue","given":"Ruidong"},{"family":"Liu","given":"Mo"},{"family":"Bai","given":"Jian"},{"family":"Bao","given":"Jinxia"},{"family":"Wang","given":"Yin"},{"family":"Jiang","given":"Nanhai"},{"family":"Li","given":"Zhixuan"},{"family":"Wang","given":"Wenwen"</vt:lpwstr>
  </property>
  <property fmtid="{D5CDD505-2E9C-101B-9397-08002B2CF9AE}" pid="182" name="ZOTERO_BREF_F69glrCEhxC1_11">
    <vt:lpwstr>},{"family":"Wang","given":"Ruiru"},{"family":"Zheng","given":"Bo"},{"family":"Yang","given":"Airong"},{"family":"Hu","given":"Ji"},{"family":"Liu","given":"Ke"},{"family":"Shen","given":"Siyun"},{"family":"Zhang","given":"Yangqianwen"},{"family":"Bai","g</vt:lpwstr>
  </property>
  <property fmtid="{D5CDD505-2E9C-101B-9397-08002B2CF9AE}" pid="183" name="ZOTERO_BREF_F69glrCEhxC1_12">
    <vt:lpwstr>iven":"Mixue"},{"family":"Wang","given":"Yan"},{"family":"Zhu","given":"Yanjing"},{"family":"Yang","given":"Shuai"},{"family":"Gao","given":"Qiang"},{"family":"Gu","given":"Jin"},{"family":"Gao","given":"Dong"},{"family":"Wang","given":"Xin Wei"},{"family</vt:lpwstr>
  </property>
  <property fmtid="{D5CDD505-2E9C-101B-9397-08002B2CF9AE}" pid="184" name="ZOTERO_BREF_F69glrCEhxC1_13">
    <vt:lpwstr>":"Nakagawa","given":"Hidewaki"},{"family":"Zhang","given":"Ning"},{"family":"Wu","given":"Lin"},{"family":"Rozen","given":"Steven G."},{"family":"Bai","given":"Fan"},{"family":"Wang","given":"Hongyang"}],"issued":{"date-parts":[["2024",3,21]]}}}],"schema</vt:lpwstr>
  </property>
  <property fmtid="{D5CDD505-2E9C-101B-9397-08002B2CF9AE}" pid="185" name="ZOTERO_BREF_F69glrCEhxC1_14">
    <vt:lpwstr>":"https://github.com/citation-style-language/schema/raw/master/csl-citation.json"}</vt:lpwstr>
  </property>
  <property fmtid="{D5CDD505-2E9C-101B-9397-08002B2CF9AE}" pid="186"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7"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8"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89"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0"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1"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2"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3"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4"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5"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6" name="ZOTERO_BREF_HAsxUjHZcJ4v_100">
    <vt:lpwstr>iven":"Gu"},{"family":"Kool","given":"Marcel"},{"family":"Korbel","given":"Jan O."},{"family":"Korchina","given":"Viktoriya"},{"family":"Korshunov","given":"Andrey"},{"family":"Koscher","given":"Michael"},{"family":"Koster","given":"Roelof"},{"family":"Ko</vt:lpwstr>
  </property>
  <property fmtid="{D5CDD505-2E9C-101B-9397-08002B2CF9AE}" pid="197" name="ZOTERO_BREF_HAsxUjHZcJ4v_101">
    <vt:lpwstr>te-Jarai","given":"Zsofia"},{"family":"Koures","given":"Antonios"},{"family":"Kovacevic","given":"Milena"},{"family":"Kremeyer","given":"Barbara"},{"family":"Kretzmer","given":"Helene"},{"family":"Kreuz","given":"Markus"},{"family":"Krishnamurthy","given"</vt:lpwstr>
  </property>
  <property fmtid="{D5CDD505-2E9C-101B-9397-08002B2CF9AE}" pid="198" name="ZOTERO_BREF_HAsxUjHZcJ4v_102">
    <vt:lpwstr>:"Savitri"},{"family":"Kube","given":"Dieter"},{"family":"Kumar","given":"Kiran"},{"family":"Kumar","given":"Pardeep"},{"family":"Kumar","given":"Sushant"},{"family":"Kumar","given":"Yogesh"},{"family":"Kundra","given":"Ritika"},{"family":"Kübler","given"</vt:lpwstr>
  </property>
  <property fmtid="{D5CDD505-2E9C-101B-9397-08002B2CF9AE}" pid="199" name="ZOTERO_BREF_HAsxUjHZcJ4v_103">
    <vt:lpwstr>:"Kirsten"},{"family":"Küppers","given":"Ralf"},{"family":"Lagergren","given":"Jesper"},{"family":"Lai","given":"Phillip H."},{"family":"Laird","given":"Peter W."},{"family":"Lakhani","given":"Sunil R."},{"family":"Lalansingh","given":"Christopher M."},{"</vt:lpwstr>
  </property>
  <property fmtid="{D5CDD505-2E9C-101B-9397-08002B2CF9AE}" pid="200" name="ZOTERO_BREF_HAsxUjHZcJ4v_104">
    <vt:lpwstr>family":"Lalonde","given":"Emilie"},{"family":"Lamaze","given":"Fabien C."},{"family":"Lambert","given":"Adam"},{"family":"Lander","given":"Eric"},{"family":"Landgraf","given":"Pablo"},{"family":"Landoni","given":"Luca"},{"family":"Langerød","given":"Anit</vt:lpwstr>
  </property>
  <property fmtid="{D5CDD505-2E9C-101B-9397-08002B2CF9AE}" pid="201" name="ZOTERO_BREF_HAsxUjHZcJ4v_105">
    <vt:lpwstr>a"},{"family":"Lanzós","given":"Andrés"},{"family":"Larsimont","given":"Denis"},{"family":"Larsson","given":"Erik"},{"family":"Lathrop","given":"Mark"},{"family":"Lau","given":"Loretta M. S."},{"family":"Lawerenz","given":"Chris"},{"family":"Lawlor","give</vt:lpwstr>
  </property>
  <property fmtid="{D5CDD505-2E9C-101B-9397-08002B2CF9AE}" pid="202" name="ZOTERO_BREF_HAsxUjHZcJ4v_106">
    <vt:lpwstr>n":"Rita T."},{"family":"Lawrence","given":"Michael S."},{"family":"Lazar","given":"Alexander J."},{"family":"Lazic","given":"Ana Mijalkovic"},{"family":"Le","given":"Xuan"},{"family":"Lee","given":"Darlene"},{"family":"Lee","given":"Donghoon"},{"family":</vt:lpwstr>
  </property>
  <property fmtid="{D5CDD505-2E9C-101B-9397-08002B2CF9AE}" pid="203" name="ZOTERO_BREF_HAsxUjHZcJ4v_107">
    <vt:lpwstr>"Lee","given":"Eunjung Alice"},{"family":"Lee","given":"Hee Jin"},{"family":"Lee","given":"Jake June-Koo"},{"family":"Lee","given":"Jeong-Yeon"},{"family":"Lee","given":"Juhee"},{"family":"Lee","given":"Ming Ta Michael"},{"family":"Lee-Six","given":"Henry</vt:lpwstr>
  </property>
  <property fmtid="{D5CDD505-2E9C-101B-9397-08002B2CF9AE}" pid="204" name="ZOTERO_BREF_HAsxUjHZcJ4v_108">
    <vt:lpwstr>"},{"family":"Lehmann","given":"Kjong-Van"},{"family":"Lehrach","given":"Hans"},{"family":"Lenze","given":"Dido"},{"family":"Leonard","given":"Conrad R."},{"family":"Leongamornlert","given":"Daniel A."},{"family":"Leshchiner","given":"Ignaty"},{"family":"</vt:lpwstr>
  </property>
  <property fmtid="{D5CDD505-2E9C-101B-9397-08002B2CF9AE}" pid="205" name="ZOTERO_BREF_HAsxUjHZcJ4v_109">
    <vt:lpwstr>Letourneau","given":"Louis"},{"family":"Letunic","given":"Ivica"},{"family":"Levine","given":"Douglas A."},{"family":"Lewis","given":"Lora"},{"family":"Ley","given":"Tim"},{"family":"Li","given":"Chang"},{"family":"Li","given":"Constance H."},{"family":"L</vt:lpwstr>
  </property>
  <property fmtid="{D5CDD505-2E9C-101B-9397-08002B2CF9AE}" pid="206"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7" name="ZOTERO_BREF_HAsxUjHZcJ4v_110">
    <vt:lpwstr>i","given":"Haiyan Irene"},{"family":"Li","given":"Jun"},{"family":"Li","given":"Lin"},{"family":"Li","given":"Shantao"},{"family":"Li","given":"Siliang"},{"family":"Li","given":"Xiaobo"},{"family":"Li","given":"Xiaotong"},{"family":"Li","given":"Xinyue"}</vt:lpwstr>
  </property>
  <property fmtid="{D5CDD505-2E9C-101B-9397-08002B2CF9AE}" pid="208" name="ZOTERO_BREF_HAsxUjHZcJ4v_111">
    <vt:lpwstr>,{"family":"Li","given":"Yilong"},{"family":"Liang","given":"Han"},{"family":"Liang","given":"Sheng-Ben"},{"family":"Lichter","given":"Peter"},{"family":"Lin","given":"Pei"},{"family":"Lin","given":"Ziao"},{"family":"Linehan","given":"W. M."},{"family":"L</vt:lpwstr>
  </property>
  <property fmtid="{D5CDD505-2E9C-101B-9397-08002B2CF9AE}" pid="209" name="ZOTERO_BREF_HAsxUjHZcJ4v_112">
    <vt:lpwstr>ingjærde","given":"Ole Christian"},{"family":"Liu","given":"Dongbing"},{"family":"Liu","given":"Eric Minwei"},{"family":"Liu","given":"Fei-Fei Fei"},{"family":"Liu","given":"Fenglin"},{"family":"Liu","given":"Jia"},{"family":"Liu","given":"Xingmin"},{"fam</vt:lpwstr>
  </property>
  <property fmtid="{D5CDD505-2E9C-101B-9397-08002B2CF9AE}" pid="210" name="ZOTERO_BREF_HAsxUjHZcJ4v_113">
    <vt:lpwstr>ily":"Livingstone","given":"Julie"},{"family":"Livitz","given":"Dimitri"},{"family":"Livni","given":"Naomi"},{"family":"Lochovsky","given":"Lucas"},{"family":"Loeffler","given":"Markus"},{"family":"Long","given":"Georgina V."},{"family":"Lopez-Guillermo",</vt:lpwstr>
  </property>
  <property fmtid="{D5CDD505-2E9C-101B-9397-08002B2CF9AE}" pid="211" name="ZOTERO_BREF_HAsxUjHZcJ4v_114">
    <vt:lpwstr>"given":"Armando"},{"family":"Lou","given":"Shaoke"},{"family":"Louis","given":"David N."},{"family":"Lovat","given":"Laurence B."},{"family":"Lu","given":"Yiling"},{"family":"Lu","given":"Yong-Jie"},{"family":"Lu","given":"Youyong"},{"family":"Luchini","</vt:lpwstr>
  </property>
  <property fmtid="{D5CDD505-2E9C-101B-9397-08002B2CF9AE}" pid="212" name="ZOTERO_BREF_HAsxUjHZcJ4v_115">
    <vt:lpwstr>given":"Claudio"},{"family":"Lungu","given":"Ilinca"},{"family":"Luo","given":"Xuemei"},{"family":"Luxton","given":"Hayley J."},{"family":"Lynch","given":"Andy G."},{"family":"Lype","given":"Lisa"},{"family":"López","given":"Cristina"},{"family":"López-Ot</vt:lpwstr>
  </property>
  <property fmtid="{D5CDD505-2E9C-101B-9397-08002B2CF9AE}" pid="213" name="ZOTERO_BREF_HAsxUjHZcJ4v_116">
    <vt:lpwstr>ín","given":"Carlos"},{"family":"Ma","given":"Eric Z."},{"family":"Ma","given":"Yussanne"},{"family":"MacGrogan","given":"Gaetan"},{"family":"MacRae","given":"Shona"},{"family":"Macintyre","given":"Geoff"},{"family":"Madsen","given":"Tobias"},{"family":"M</vt:lpwstr>
  </property>
  <property fmtid="{D5CDD505-2E9C-101B-9397-08002B2CF9AE}" pid="214" name="ZOTERO_BREF_HAsxUjHZcJ4v_117">
    <vt:lpwstr>aejima","given":"Kazuhiro"},{"family":"Mafficini","given":"Andrea"},{"family":"Maglinte","given":"Dennis T."},{"family":"Maitra","given":"Arindam"},{"family":"Majumder","given":"Partha P."},{"family":"Malcovati","given":"Luca"},{"family":"Malikic","given"</vt:lpwstr>
  </property>
  <property fmtid="{D5CDD505-2E9C-101B-9397-08002B2CF9AE}" pid="215" name="ZOTERO_BREF_HAsxUjHZcJ4v_118">
    <vt:lpwstr>:"Salem"},{"family":"Malleo","given":"Giuseppe"},{"family":"Mann","given":"Graham J."},{"family":"Mantovani-Löffler","given":"Luisa"},{"family":"Marchal","given":"Kathleen"},{"family":"Marchegiani","given":"Giovanni"},{"family":"Mardis","given":"Elaine R.</vt:lpwstr>
  </property>
  <property fmtid="{D5CDD505-2E9C-101B-9397-08002B2CF9AE}" pid="216" name="ZOTERO_BREF_HAsxUjHZcJ4v_119">
    <vt:lpwstr>"},{"family":"Margolin","given":"Adam A."},{"family":"Marin","given":"Maximillian G."},{"family":"Markowetz","given":"Florian"},{"family":"Markowski","given":"Julia"},{"family":"Marques-Bonet","given":"Tomas"},{"family":"Marra","given":"Marco A."},{"famil</vt:lpwstr>
  </property>
  <property fmtid="{D5CDD505-2E9C-101B-9397-08002B2CF9AE}" pid="217" name="ZOTERO_BREF_HAsxUjHZcJ4v_12">
    <vt:lpwstr>"},{"family":"Cuppen","given":"Edwin"},{"family":"Van Hoeck","given":"Arne"}],"issued":{"date-parts":[["2023",6,8]]}}},{"id":"LEYrocS4/kn8m9CyP","uris":["http://zotero.org/users/14858941/items/J5XJQ3EK"],"itemData":{"id":663,"type":"article-journal","abst</vt:lpwstr>
  </property>
  <property fmtid="{D5CDD505-2E9C-101B-9397-08002B2CF9AE}" pid="218" name="ZOTERO_BREF_HAsxUjHZcJ4v_120">
    <vt:lpwstr>y":"Marsden","given":"Luke"},{"family":"Martens","given":"John W. M."},{"family":"Martin","given":"Sancha"},{"family":"Martin-Subero","given":"Jose I."},{"family":"Martincorena","given":"Iñigo"},{"family":"Martinez-Fundichely","given":"Alexander"},{"famil</vt:lpwstr>
  </property>
  <property fmtid="{D5CDD505-2E9C-101B-9397-08002B2CF9AE}" pid="219" name="ZOTERO_BREF_HAsxUjHZcJ4v_121">
    <vt:lpwstr>y":"Maruvka","given":"Yosef E."},{"family":"Mashl","given":"R. Jay"},{"family":"Massie","given":"Charlie E."},{"family":"Matthew","given":"Thomas J."},{"family":"Matthews","given":"Lucy"},{"family":"Mayer","given":"Erik"},{"family":"Mayes","given":"Simon"</vt:lpwstr>
  </property>
  <property fmtid="{D5CDD505-2E9C-101B-9397-08002B2CF9AE}" pid="220" name="ZOTERO_BREF_HAsxUjHZcJ4v_122">
    <vt:lpwstr>},{"family":"Mayo","given":"Michael"},{"family":"Mbabaali","given":"Faridah"},{"family":"McCune","given":"Karen"},{"family":"McDermott","given":"Ultan"},{"family":"McGillivray","given":"Patrick D."},{"family":"McLellan","given":"Michael D."},{"family":"Mc</vt:lpwstr>
  </property>
  <property fmtid="{D5CDD505-2E9C-101B-9397-08002B2CF9AE}" pid="221" name="ZOTERO_BREF_HAsxUjHZcJ4v_123">
    <vt:lpwstr>Pherson","given":"John D."},{"family":"McPherson","given":"John R."},{"family":"McPherson","given":"Treasa A."},{"family":"Meier","given":"Samuel R."},{"family":"Meng","given":"Alice"},{"family":"Meng","given":"Shaowu"},{"family":"Menzies","given":"Andrew</vt:lpwstr>
  </property>
  <property fmtid="{D5CDD505-2E9C-101B-9397-08002B2CF9AE}" pid="222" name="ZOTERO_BREF_HAsxUjHZcJ4v_124">
    <vt:lpwstr>"},{"family":"Merrett","given":"Neil D."},{"family":"Merson","given":"Sue"},{"family":"Meyerson","given":"Matthew"},{"family":"Meyerson","given":"William"},{"family":"Mieczkowski","given":"Piotr A."},{"family":"Mihaiescu","given":"George L."},{"family":"M</vt:lpwstr>
  </property>
  <property fmtid="{D5CDD505-2E9C-101B-9397-08002B2CF9AE}" pid="223" name="ZOTERO_BREF_HAsxUjHZcJ4v_125">
    <vt:lpwstr>ijalkovic","given":"Sanja"},{"family":"Mikkelsen","given":"Tom"},{"family":"Milella","given":"Michele"},{"family":"Mileshkin","given":"Linda"},{"family":"Miller","given":"Christopher A."},{"family":"Miller","given":"David K."},{"family":"Miller","given":"</vt:lpwstr>
  </property>
  <property fmtid="{D5CDD505-2E9C-101B-9397-08002B2CF9AE}" pid="224" name="ZOTERO_BREF_HAsxUjHZcJ4v_126">
    <vt:lpwstr>Jessica K."},{"family":"Mills","given":"Gordon B."},{"family":"Milovanovic","given":"Ana"},{"family":"Minner","given":"Sarah"},{"family":"Miotto","given":"Marco"},{"family":"Arnau","given":"Gisela Mir"},{"family":"Mirabello","given":"Lisa"},{"family":"Mit</vt:lpwstr>
  </property>
  <property fmtid="{D5CDD505-2E9C-101B-9397-08002B2CF9AE}" pid="225" name="ZOTERO_BREF_HAsxUjHZcJ4v_127">
    <vt:lpwstr>chell","given":"Chris"},{"family":"Mitchell","given":"Thomas J."},{"family":"Miyano","given":"Satoru"},{"family":"Miyoshi","given":"Naoki"},{"family":"Mizuno","given":"Shinichi"},{"family":"Molnár-Gábor","given":"Fruzsina"},{"family":"Moore","given":"Malc</vt:lpwstr>
  </property>
  <property fmtid="{D5CDD505-2E9C-101B-9397-08002B2CF9AE}" pid="226" name="ZOTERO_BREF_HAsxUjHZcJ4v_128">
    <vt:lpwstr>olm J."},{"family":"Moore","given":"Richard A."},{"family":"Morganella","given":"Sandro"},{"family":"Morris","given":"Quaid D."},{"family":"Mose","given":"Lisle E."},{"family":"Moser","given":"Catherine D."},{"family":"Muiños","given":"Ferran"},{"family":</vt:lpwstr>
  </property>
  <property fmtid="{D5CDD505-2E9C-101B-9397-08002B2CF9AE}" pid="227" name="ZOTERO_BREF_HAsxUjHZcJ4v_129">
    <vt:lpwstr>"Mularoni","given":"Loris"},{"family":"Mungall","given":"Andrew J."},{"family":"Mungall","given":"Karen"},{"family":"Musgrove","given":"Elizabeth A."},{"family":"Mustonen","given":"Ville"},{"family":"Mutch","given":"David"},{"family":"Muyas","given":"Fran</vt:lpwstr>
  </property>
  <property fmtid="{D5CDD505-2E9C-101B-9397-08002B2CF9AE}" pid="228"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29" name="ZOTERO_BREF_HAsxUjHZcJ4v_130">
    <vt:lpwstr>cesc"},{"family":"Muzny","given":"Donna M."},{"family":"Muñoz","given":"Alfonso"},{"family":"Myers","given":"Jerome"},{"family":"Myklebost","given":"Ola"},{"family":"Möller","given":"Peter"},{"family":"Nagae","given":"Genta"},{"family":"Nagrial","given":"</vt:lpwstr>
  </property>
  <property fmtid="{D5CDD505-2E9C-101B-9397-08002B2CF9AE}" pid="230" name="ZOTERO_BREF_HAsxUjHZcJ4v_131">
    <vt:lpwstr>Adnan M."},{"family":"Nahal-Bose","given":"Hardeep K."},{"family":"Nakagama","given":"Hitoshi"},{"family":"Nakagawa","given":"Hidewaki"},{"family":"Nakamura","given":"Hiromi"},{"family":"Nakamura","given":"Toru"},{"family":"Nakano","given":"Kaoru"},{"fami</vt:lpwstr>
  </property>
  <property fmtid="{D5CDD505-2E9C-101B-9397-08002B2CF9AE}" pid="231" name="ZOTERO_BREF_HAsxUjHZcJ4v_132">
    <vt:lpwstr>ly":"Nandi","given":"Tannistha"},{"family":"Nangalia","given":"Jyoti"},{"family":"Nastic","given":"Mia"},{"family":"Navarro","given":"Arcadi"},{"family":"Navarro","given":"Fabio C. P."},{"family":"Neal","given":"David E."},{"family":"Nettekoven","given":"</vt:lpwstr>
  </property>
  <property fmtid="{D5CDD505-2E9C-101B-9397-08002B2CF9AE}" pid="232" name="ZOTERO_BREF_HAsxUjHZcJ4v_133">
    <vt:lpwstr>Gerd"},{"family":"Newell","given":"Felicity"},{"family":"Newhouse","given":"Steven J."},{"family":"Newton","given":"Yulia"},{"family":"Ng","given":"Alvin Wei Tian"},{"family":"Ng","given":"Anthony"},{"family":"Nicholson","given":"Jonathan"},{"family":"Nic</vt:lpwstr>
  </property>
  <property fmtid="{D5CDD505-2E9C-101B-9397-08002B2CF9AE}" pid="233" name="ZOTERO_BREF_HAsxUjHZcJ4v_134">
    <vt:lpwstr>ol","given":"David"},{"family":"Nie","given":"Yongzhan"},{"family":"Nielsen","given":"G. Petur"},{"family":"Nielsen","given":"Morten Muhlig"},{"family":"Nik-Zainal","given":"Serena"},{"family":"Noble","given":"Michael S."},{"family":"Nones","given":"Katia</vt:lpwstr>
  </property>
  <property fmtid="{D5CDD505-2E9C-101B-9397-08002B2CF9AE}" pid="234" name="ZOTERO_BREF_HAsxUjHZcJ4v_135">
    <vt:lpwstr>"},{"family":"Northcott","given":"Paul A."},{"family":"Notta","given":"Faiyaz"},{"family":"O’Connor","given":"Brian D."},{"family":"O’Donnell","given":"Peter"},{"family":"O’Donovan","given":"Maria"},{"family":"O’Meara","given":"Sarah"},{"family":"O’Neill"</vt:lpwstr>
  </property>
  <property fmtid="{D5CDD505-2E9C-101B-9397-08002B2CF9AE}" pid="235" name="ZOTERO_BREF_HAsxUjHZcJ4v_136">
    <vt:lpwstr>,"given":"Brian Patrick"},{"family":"O’Neill","given":"J. Robert"},{"family":"Ocana","given":"David"},{"family":"Ochoa","given":"Angelica"},{"family":"Oesper","given":"Layla"},{"family":"Ogden","given":"Christopher"},{"family":"Ohdan","given":"Hideki"},{"</vt:lpwstr>
  </property>
  <property fmtid="{D5CDD505-2E9C-101B-9397-08002B2CF9AE}" pid="236" name="ZOTERO_BREF_HAsxUjHZcJ4v_137">
    <vt:lpwstr>family":"Ohi","given":"Kazuhiro"},{"family":"Ohno-Machado","given":"Lucila"},{"family":"Oien","given":"Karin A."},{"family":"Ojesina","given":"Akinyemi I."},{"family":"Ojima","given":"Hidenori"},{"family":"Okusaka","given":"Takuji"},{"family":"Omberg","gi</vt:lpwstr>
  </property>
  <property fmtid="{D5CDD505-2E9C-101B-9397-08002B2CF9AE}" pid="237" name="ZOTERO_BREF_HAsxUjHZcJ4v_138">
    <vt:lpwstr>ven":"Larsson"},{"family":"Ong","given":"Choon Kiat"},{"family":"Ossowski","given":"Stephan"},{"family":"Ott","given":"German"},{"family":"Ouellette","given":"B. F. Francis"},{"family":"P’ng","given":"Christine"},{"family":"Paczkowska","given":"Marta"},{"</vt:lpwstr>
  </property>
  <property fmtid="{D5CDD505-2E9C-101B-9397-08002B2CF9AE}" pid="238"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39"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0" name="ZOTERO_BREF_HAsxUjHZcJ4v_140">
    <vt:lpwstr>:"Paramasivam","given":"Nagarajan"},{"family":"Park","given":"Ji Wan"},{"family":"Park","given":"Joong-Won"},{"family":"Park","given":"Keunchil"},{"family":"Park","given":"Kiejung"},{"family":"Park","given":"Peter J."},{"family":"Parker","given":"Joel S."</vt:lpwstr>
  </property>
  <property fmtid="{D5CDD505-2E9C-101B-9397-08002B2CF9AE}" pid="241" name="ZOTERO_BREF_HAsxUjHZcJ4v_141">
    <vt:lpwstr>},{"family":"Parsons","given":"Simon L."},{"family":"Pass","given":"Harvey"},{"family":"Pasternack","given":"Danielle"},{"family":"Pastore","given":"Alessandro"},{"family":"Patch","given":"Ann-Marie"},{"family":"Pauporté","given":"Iris"},{"family":"Pearso</vt:lpwstr>
  </property>
  <property fmtid="{D5CDD505-2E9C-101B-9397-08002B2CF9AE}" pid="242" name="ZOTERO_BREF_HAsxUjHZcJ4v_142">
    <vt:lpwstr>n","given":"John V."},{"family":"Pedamallu","given":"Chandra Sekhar"},{"family":"Pedersen","given":"Jakob Skou"},{"family":"Pederzoli","given":"Paolo"},{"family":"Peifer","given":"Martin"},{"family":"Pennell","given":"Nathan A."},{"family":"Perou","given"</vt:lpwstr>
  </property>
  <property fmtid="{D5CDD505-2E9C-101B-9397-08002B2CF9AE}" pid="243" name="ZOTERO_BREF_HAsxUjHZcJ4v_143">
    <vt:lpwstr>:"Charles M."},{"family":"Perry","given":"Marc D."},{"family":"Petersen","given":"Gloria M."},{"family":"Peto","given":"Myron"},{"family":"Petrelli","given":"Nicholas"},{"family":"Petryszak","given":"Robert"},{"family":"Pfister","given":"Stefan M."},{"fam</vt:lpwstr>
  </property>
  <property fmtid="{D5CDD505-2E9C-101B-9397-08002B2CF9AE}" pid="244" name="ZOTERO_BREF_HAsxUjHZcJ4v_144">
    <vt:lpwstr>ily":"Phillips","given":"Mark"},{"family":"Pich","given":"Oriol"},{"family":"Pickett","given":"Hilda A."},{"family":"Pihl","given":"Todd D."},{"family":"Pillay","given":"Nischalan"},{"family":"Pinder","given":"Sarah"},{"family":"Pinese","given":"Mark"},{"</vt:lpwstr>
  </property>
  <property fmtid="{D5CDD505-2E9C-101B-9397-08002B2CF9AE}" pid="245" name="ZOTERO_BREF_HAsxUjHZcJ4v_145">
    <vt:lpwstr>family":"Pinho","given":"Andreia V."},{"family":"Pitkänen","given":"Esa"},{"family":"Piñeiro-Yáñez","given":"Elena"},{"family":"Planko","given":"Laura"},{"family":"Plass","given":"Christoph"},{"family":"Polak","given":"Paz"},{"family":"Pons","given":"Tirs</vt:lpwstr>
  </property>
  <property fmtid="{D5CDD505-2E9C-101B-9397-08002B2CF9AE}" pid="246" name="ZOTERO_BREF_HAsxUjHZcJ4v_146">
    <vt:lpwstr>o"},{"family":"Popescu","given":"Irinel"},{"family":"Potapova","given":"Olga"},{"family":"Prasad","given":"Aparna"},{"family":"Preston","given":"Shaun R."},{"family":"Prinz","given":"Manuel"},{"family":"Pritchard","given":"Antonia L."},{"family":"Prokopec</vt:lpwstr>
  </property>
  <property fmtid="{D5CDD505-2E9C-101B-9397-08002B2CF9AE}" pid="247" name="ZOTERO_BREF_HAsxUjHZcJ4v_147">
    <vt:lpwstr>","given":"Stephenie D."},{"family":"Provenzano","given":"Elena"},{"family":"Puente","given":"Xose S."},{"family":"Puig","given":"Sonia"},{"family":"Puiggròs","given":"Montserrat"},{"family":"Pulido-Tamayo","given":"Sergio"},{"family":"Pupo","given":"Guli</vt:lpwstr>
  </property>
  <property fmtid="{D5CDD505-2E9C-101B-9397-08002B2CF9AE}" pid="248" name="ZOTERO_BREF_HAsxUjHZcJ4v_148">
    <vt:lpwstr>etta M."},{"family":"Purdie","given":"Colin A."},{"family":"Quinn","given":"Michael C."},{"family":"Rabionet","given":"Raquel"},{"family":"Rader","given":"Janet S."},{"family":"Radlwimmer","given":"Bernhard"},{"family":"Radovic","given":"Petar"},{"family"</vt:lpwstr>
  </property>
  <property fmtid="{D5CDD505-2E9C-101B-9397-08002B2CF9AE}" pid="249" name="ZOTERO_BREF_HAsxUjHZcJ4v_149">
    <vt:lpwstr>:"Raeder","given":"Benjamin"},{"family":"Raine","given":"Keiran M."},{"family":"Ramakrishna","given":"Manasa"},{"family":"Ramakrishnan","given":"Kamna"},{"family":"Ramalingam","given":"Suresh"},{"family":"Raphael","given":"Benjamin J."},{"family":"Rathmel</vt:lpwstr>
  </property>
  <property fmtid="{D5CDD505-2E9C-101B-9397-08002B2CF9AE}" pid="250"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1" name="ZOTERO_BREF_HAsxUjHZcJ4v_150">
    <vt:lpwstr>l","given":"W. Kimryn"},{"family":"Rausch","given":"Tobias"},{"family":"Reifenberger","given":"Guido"},{"family":"Reimand","given":"Jüri"},{"family":"Reis-Filho","given":"Jorge"},{"family":"Reuter","given":"Victor"},{"family":"Reyes-Salazar","given":"Iker</vt:lpwstr>
  </property>
  <property fmtid="{D5CDD505-2E9C-101B-9397-08002B2CF9AE}" pid="252" name="ZOTERO_BREF_HAsxUjHZcJ4v_151">
    <vt:lpwstr>"},{"family":"Reyna","given":"Matthew A."},{"family":"Reynolds","given":"Sheila M."},{"family":"Rheinbay","given":"Esther"},{"family":"Riazalhosseini","given":"Yasser"},{"family":"Richardson","given":"Andrea L."},{"family":"Richter","given":"Julia"},{"fam</vt:lpwstr>
  </property>
  <property fmtid="{D5CDD505-2E9C-101B-9397-08002B2CF9AE}" pid="253" name="ZOTERO_BREF_HAsxUjHZcJ4v_152">
    <vt:lpwstr>ily":"Ringel","given":"Matthew"},{"family":"Ringnér","given":"Markus"},{"family":"Rino","given":"Yasushi"},{"family":"Rippe","given":"Karsten"},{"family":"Roach","given":"Jeffrey"},{"family":"Roberts","given":"Lewis R."},{"family":"Roberts","given":"Nicol</vt:lpwstr>
  </property>
  <property fmtid="{D5CDD505-2E9C-101B-9397-08002B2CF9AE}" pid="254"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5" name="ZOTERO_BREF_HAsxUjHZcJ4v_154">
    <vt:lpwstr>zález","given":"F. Germán"},{"family":"Rohde","given":"Marius"},{"family":"Rokutan","given":"Hirofumi"},{"family":"Rooman","given":"Ilse"},{"family":"Roques","given":"Tom"},{"family":"Rosebrock","given":"Daniel"},{"family":"Rosenberg","given":"Mara"},{"fa</vt:lpwstr>
  </property>
  <property fmtid="{D5CDD505-2E9C-101B-9397-08002B2CF9AE}" pid="256" name="ZOTERO_BREF_HAsxUjHZcJ4v_155">
    <vt:lpwstr>mily":"Rosenstiel","given":"Philip C."},{"family":"Rosenwald","given":"Andreas"},{"family":"Rowe","given":"Edward W."},{"family":"Royo","given":"Romina"},{"family":"Rozen","given":"Steven G."},{"family":"Rubanova","given":"Yulia"},{"family":"Rubin","given</vt:lpwstr>
  </property>
  <property fmtid="{D5CDD505-2E9C-101B-9397-08002B2CF9AE}" pid="257" name="ZOTERO_BREF_HAsxUjHZcJ4v_156">
    <vt:lpwstr>":"Mark A."},{"family":"Rubio-Perez","given":"Carlota"},{"family":"Rudneva","given":"Vasilisa A."},{"family":"Rusev","given":"Borislav C."},{"family":"Ruzzenente","given":"Andrea"},{"family":"Rätsch","given":"Gunnar"},{"family":"Sabarinathan","given":"Rad</vt:lpwstr>
  </property>
  <property fmtid="{D5CDD505-2E9C-101B-9397-08002B2CF9AE}" pid="258" name="ZOTERO_BREF_HAsxUjHZcJ4v_157">
    <vt:lpwstr>hakrishnan"},{"family":"Sabelnykova","given":"Veronica Y."},{"family":"Sadeghi","given":"Sara"},{"family":"Sahinalp","given":"S. Cenk"},{"family":"Saini","given":"Natalie"},{"family":"Saito-Adachi","given":"Mihoko"},{"family":"Saksena","given":"Gordon"},{</vt:lpwstr>
  </property>
  <property fmtid="{D5CDD505-2E9C-101B-9397-08002B2CF9AE}" pid="259" name="ZOTERO_BREF_HAsxUjHZcJ4v_158">
    <vt:lpwstr>"family":"Salgado","given":"Roberto"},{"family":"Salichos","given":"Leonidas"},{"family":"Sallari","given":"Richard"},{"family":"Saller","given":"Charles"},{"family":"Salvia","given":"Roberto"},{"family":"Sam","given":"Michelle"},{"family":"Samra","given"</vt:lpwstr>
  </property>
  <property fmtid="{D5CDD505-2E9C-101B-9397-08002B2CF9AE}" pid="260" name="ZOTERO_BREF_HAsxUjHZcJ4v_159">
    <vt:lpwstr>:"Jaswinder S."},{"family":"Sanchez-Vega","given":"Francisco"},{"family":"Sander","given":"Chris"},{"family":"Sanders","given":"Grant"},{"family":"Sarin","given":"Rajiv"},{"family":"Sarrafi","given":"Iman"},{"family":"Sasaki-Oku","given":"Aya"},{"family":</vt:lpwstr>
  </property>
  <property fmtid="{D5CDD505-2E9C-101B-9397-08002B2CF9AE}" pid="261"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2" name="ZOTERO_BREF_HAsxUjHZcJ4v_160">
    <vt:lpwstr>"Sauer","given":"Torill"},{"family":"Sauter","given":"Guido"},{"family":"Saw","given":"Robyn P. M."},{"family":"Scardoni","given":"Maria"},{"family":"Scarlett","given":"Christopher J."},{"family":"Scarpa","given":"Aldo"},{"family":"Scelo","given":"Ghislai</vt:lpwstr>
  </property>
  <property fmtid="{D5CDD505-2E9C-101B-9397-08002B2CF9AE}" pid="263" name="ZOTERO_BREF_HAsxUjHZcJ4v_161">
    <vt:lpwstr>ne"},{"family":"Schadendorf","given":"Dirk"},{"family":"Schein","given":"Jacqueline E."},{"family":"Schilhabel","given":"Markus B."},{"family":"Schlesner","given":"Matthias"},{"family":"Schlomm","given":"Thorsten"},{"family":"Schmidt","given":"Heather K."</vt:lpwstr>
  </property>
  <property fmtid="{D5CDD505-2E9C-101B-9397-08002B2CF9AE}" pid="264" name="ZOTERO_BREF_HAsxUjHZcJ4v_162">
    <vt:lpwstr>},{"family":"Schreiber","given":"Stefan"},{"family":"Schultz","given":"Nikolaus"},{"family":"Schumacher","given":"Steven E."},{"family":"Schwarz","given":"Roland F."},{"family":"Scolyer","given":"Richard A."},{"family":"Scott","given":"David"},{"family":"</vt:lpwstr>
  </property>
  <property fmtid="{D5CDD505-2E9C-101B-9397-08002B2CF9AE}" pid="265" name="ZOTERO_BREF_HAsxUjHZcJ4v_163">
    <vt:lpwstr>Scully","given":"Ralph"},{"family":"Seethala","given":"Raja"},{"family":"Segre","given":"Ayellet V."},{"family":"Selander","given":"Iris"},{"family":"Semple","given":"Colin A."},{"family":"Senbabaoglu","given":"Yasin"},{"family":"Sengupta","given":"Subhaj</vt:lpwstr>
  </property>
  <property fmtid="{D5CDD505-2E9C-101B-9397-08002B2CF9AE}" pid="266" name="ZOTERO_BREF_HAsxUjHZcJ4v_164">
    <vt:lpwstr>it"},{"family":"Sereni","given":"Elisabetta"},{"family":"Serra","given":"Stefano"},{"family":"Shackleton","given":"Mark"},{"family":"Shah","given":"Nimish C."},{"family":"Shahabi","given":"Sagedeh"},{"family":"Shang","given":"Catherine A."},{"family":"Sha</vt:lpwstr>
  </property>
  <property fmtid="{D5CDD505-2E9C-101B-9397-08002B2CF9AE}" pid="267" name="ZOTERO_BREF_HAsxUjHZcJ4v_165">
    <vt:lpwstr>ng","given":"Ping"},{"family":"Shapira","given":"Ofer"},{"family":"Shelton","given":"Troy"},{"family":"Shen","given":"Ciyue"},{"family":"Shen","given":"Hui"},{"family":"Shepherd","given":"Rebecca"},{"family":"Shi","given":"Yan"},{"family":"Shiah","given":</vt:lpwstr>
  </property>
  <property fmtid="{D5CDD505-2E9C-101B-9397-08002B2CF9AE}" pid="268" name="ZOTERO_BREF_HAsxUjHZcJ4v_166">
    <vt:lpwstr>"Yu-Jia"},{"family":"Shibata","given":"Tatsuhiro"},{"family":"Shih","given":"Juliann"},{"family":"Shimizu","given":"Eigo"},{"family":"Shin","given":"Seung Jun"},{"family":"Shiraishi","given":"Yuichi"},{"family":"Shmaya","given":"Tal"},{"family":"Shmulevic</vt:lpwstr>
  </property>
  <property fmtid="{D5CDD505-2E9C-101B-9397-08002B2CF9AE}" pid="269" name="ZOTERO_BREF_HAsxUjHZcJ4v_167">
    <vt:lpwstr>h","given":"Ilya"},{"family":"Shorser","given":"Solomon I."},{"family":"Shrestha","given":"Raunak"},{"family":"Shringarpure","given":"Suyash S."},{"family":"Shriver","given":"Craig"},{"family":"Shuai","given":"Shimin"},{"family":"Sidiropoulos","given":"Ni</vt:lpwstr>
  </property>
  <property fmtid="{D5CDD505-2E9C-101B-9397-08002B2CF9AE}" pid="270" name="ZOTERO_BREF_HAsxUjHZcJ4v_168">
    <vt:lpwstr>kos"},{"family":"Siebert","given":"Reiner"},{"family":"Sieuwerts","given":"Anieta M."},{"family":"Sieverling","given":"Lina"},{"family":"Signoretti","given":"Sabina"},{"family":"Sikora","given":"Katarzyna O."},{"family":"Simbolo","given":"Michele"},{"fami</vt:lpwstr>
  </property>
  <property fmtid="{D5CDD505-2E9C-101B-9397-08002B2CF9AE}" pid="271" name="ZOTERO_BREF_HAsxUjHZcJ4v_169">
    <vt:lpwstr>ly":"Simon","given":"Ronald"},{"family":"Simons","given":"Janae V."},{"family":"Simpson","given":"Jared T."},{"family":"Simpson","given":"Peter T."},{"family":"Singer","given":"Samuel"},{"family":"Sinnott-Armstrong","given":"Nasa"},{"family":"Sipahimalani</vt:lpwstr>
  </property>
  <property fmtid="{D5CDD505-2E9C-101B-9397-08002B2CF9AE}" pid="272"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3" name="ZOTERO_BREF_HAsxUjHZcJ4v_170">
    <vt:lpwstr>","given":"Payal"},{"family":"Skelly","given":"Tara J."},{"family":"Smid","given":"Marcel"},{"family":"Smith","given":"Jaclyn"},{"family":"Smith-McCune","given":"Karen"},{"family":"Socci","given":"Nicholas D."},{"family":"Soloway","given":"Matthew G."},{"</vt:lpwstr>
  </property>
  <property fmtid="{D5CDD505-2E9C-101B-9397-08002B2CF9AE}" pid="274" name="ZOTERO_BREF_HAsxUjHZcJ4v_171">
    <vt:lpwstr>family":"Song","given":"Lei"},{"family":"Sood","given":"Anil K."},{"family":"Sothi","given":"Sharmila"},{"family":"Sotiriou","given":"Christos"},{"family":"Soulette","given":"Cameron M."},{"family":"Span","given":"Paul N."},{"family":"Spellman","given":"P</vt:lpwstr>
  </property>
  <property fmtid="{D5CDD505-2E9C-101B-9397-08002B2CF9AE}" pid="275" name="ZOTERO_BREF_HAsxUjHZcJ4v_172">
    <vt:lpwstr>aul T."},{"family":"Spillane","given":"Andrew J."},{"family":"Spiro","given":"Oliver"},{"family":"Spring","given":"Jonathan"},{"family":"Staaf","given":"Johan"},{"family":"Stadler","given":"Peter F."},{"family":"Staib","given":"Peter"},{"family":"Stark","</vt:lpwstr>
  </property>
  <property fmtid="{D5CDD505-2E9C-101B-9397-08002B2CF9AE}" pid="276"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7" name="ZOTERO_BREF_HAsxUjHZcJ4v_174">
    <vt:lpwstr>ip"},{"family":"Stilgenbauer","given":"Stephan"},{"family":"Stobbe","given":"Miranda D."},{"family":"Stratton","given":"Michael R."},{"family":"Stretch","given":"Jonathan R."},{"family":"Struck","given":"Adam J."},{"family":"Stuart","given":"Joshua M."},{</vt:lpwstr>
  </property>
  <property fmtid="{D5CDD505-2E9C-101B-9397-08002B2CF9AE}" pid="278" name="ZOTERO_BREF_HAsxUjHZcJ4v_175">
    <vt:lpwstr>"family":"Stunnenberg","given":"Henk G."},{"family":"Su","given":"Hong"},{"family":"Su","given":"Xiaoping"},{"family":"Sungalee","given":"Stephanie"},{"family":"Susak","given":"Hana"},{"family":"Suzuki","given":"Akihiro"},{"family":"Sweep","given":"Fred"}</vt:lpwstr>
  </property>
  <property fmtid="{D5CDD505-2E9C-101B-9397-08002B2CF9AE}" pid="279" name="ZOTERO_BREF_HAsxUjHZcJ4v_176">
    <vt:lpwstr>,{"family":"Szczepanowski","given":"Monika"},{"family":"Sültmann","given":"Holger"},{"family":"Yugawa","given":"Takashi"},{"family":"Tam","given":"Angela"},{"family":"Tamborero","given":"David"},{"family":"Tan","given":"Benita Kiat Tee"},{"family":"Tan","</vt:lpwstr>
  </property>
  <property fmtid="{D5CDD505-2E9C-101B-9397-08002B2CF9AE}" pid="280" name="ZOTERO_BREF_HAsxUjHZcJ4v_177">
    <vt:lpwstr>given":"Donghui"},{"family":"Tan","given":"Patrick"},{"family":"Tanaka","given":"Hiroko"},{"family":"Taniguchi","given":"Hirokazu"},{"family":"Tanskanen","given":"Tomas J."},{"family":"Tarabichi","given":"Maxime"},{"family":"Tarnuzzer","given":"Roy"},{"fa</vt:lpwstr>
  </property>
  <property fmtid="{D5CDD505-2E9C-101B-9397-08002B2CF9AE}" pid="281" name="ZOTERO_BREF_HAsxUjHZcJ4v_178">
    <vt:lpwstr>mily":"Tarpey","given":"Patrick"},{"family":"Taschuk","given":"Morgan L."},{"family":"Tatsuno","given":"Kenji"},{"family":"Tavaré","given":"Simon"},{"family":"Taylor","given":"Darrin F."},{"family":"Taylor-Weiner","given":"Amaro"},{"family":"Teague","give</vt:lpwstr>
  </property>
  <property fmtid="{D5CDD505-2E9C-101B-9397-08002B2CF9AE}" pid="282" name="ZOTERO_BREF_HAsxUjHZcJ4v_179">
    <vt:lpwstr>n":"Jon W."},{"family":"Teh","given":"Bin Tean"},{"family":"Tembe","given":"Varsha"},{"family":"Temes","given":"Javier"},{"family":"Thai","given":"Kevin"},{"family":"Thiessen","given":"Nina"},{"family":"Thomas","given":"Gilles"},{"family":"Thomas","given"</vt:lpwstr>
  </property>
  <property fmtid="{D5CDD505-2E9C-101B-9397-08002B2CF9AE}" pid="283"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4" name="ZOTERO_BREF_HAsxUjHZcJ4v_180">
    <vt:lpwstr>:"Sarah"},{"family":"Thompson","given":"Alastair M."},{"family":"Thompson","given":"John F. F."},{"family":"Thompson","given":"R. Houston"},{"family":"Thorne","given":"Heather"},{"family":"Thorne","given":"Leigh B."},{"family":"Thorogood","given":"Adrian"</vt:lpwstr>
  </property>
  <property fmtid="{D5CDD505-2E9C-101B-9397-08002B2CF9AE}" pid="285" name="ZOTERO_BREF_HAsxUjHZcJ4v_181">
    <vt:lpwstr>},{"family":"Tiao","given":"Grace"},{"family":"Tijanic","given":"Nebojsa"},{"family":"Timms","given":"Lee E."},{"family":"Tirabosco","given":"Roberto"},{"family":"Tojo","given":"Marta"},{"family":"Tommasi","given":"Stefania"},{"family":"Toon","given":"Chr</vt:lpwstr>
  </property>
  <property fmtid="{D5CDD505-2E9C-101B-9397-08002B2CF9AE}" pid="286" name="ZOTERO_BREF_HAsxUjHZcJ4v_182">
    <vt:lpwstr>istopher W."},{"family":"Torrents","given":"David"},{"family":"Tortora","given":"Giampaolo"},{"family":"Tost","given":"Jörg"},{"family":"Totoki","given":"Yasushi"},{"family":"Townend","given":"David"},{"family":"Traficante","given":"Nadia"},{"family":"Tro</vt:lpwstr>
  </property>
  <property fmtid="{D5CDD505-2E9C-101B-9397-08002B2CF9AE}" pid="287" name="ZOTERO_BREF_HAsxUjHZcJ4v_183">
    <vt:lpwstr>tta","given":"Jean-Rémi"},{"family":"Trümper","given":"Lorenz H. P."},{"family":"Tsao","given":"Ming"},{"family":"Tsunoda","given":"Tatsuhiko"},{"family":"Tucker","given":"Olga"},{"family":"Turkington","given":"Richard"},{"family":"Turner","given":"Daniel</vt:lpwstr>
  </property>
  <property fmtid="{D5CDD505-2E9C-101B-9397-08002B2CF9AE}" pid="288" name="ZOTERO_BREF_HAsxUjHZcJ4v_184">
    <vt:lpwstr> J."},{"family":"Tutt","given":"Andrew"},{"family":"Ueno","given":"Masaki"},{"family":"Umbricht","given":"Christopher"},{"family":"Umer","given":"Husen M."},{"family":"Underwood","given":"Timothy J."},{"family":"Urushidate","given":"Tomoko"},{"family":"Us</vt:lpwstr>
  </property>
  <property fmtid="{D5CDD505-2E9C-101B-9397-08002B2CF9AE}" pid="289"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0" name="ZOTERO_BREF_HAsxUjHZcJ4v_186">
    <vt:lpwstr>nden","given":"Gert G."},{"family":"Van der Kwast","given":"Theodorus"},{"family":"Vasudev","given":"Naveen"},{"family":"Vazquez","given":"Miguel"},{"family":"Vedururu","given":"Ravikiran"},{"family":"Veluvolu","given":"Umadevi"},{"family":"Vembu","given"</vt:lpwstr>
  </property>
  <property fmtid="{D5CDD505-2E9C-101B-9397-08002B2CF9AE}" pid="291" name="ZOTERO_BREF_HAsxUjHZcJ4v_187">
    <vt:lpwstr>:"Shankar"},{"family":"Verbeke","given":"Lieven P. C."},{"family":"Vermeulen","given":"Peter"},{"family":"Verrill","given":"Clare"},{"family":"Viari","given":"Alain"},{"family":"Vicente","given":"David"},{"family":"Vicentini","given":"Caterina"},{"family"</vt:lpwstr>
  </property>
  <property fmtid="{D5CDD505-2E9C-101B-9397-08002B2CF9AE}" pid="292" name="ZOTERO_BREF_HAsxUjHZcJ4v_188">
    <vt:lpwstr>:"VijayRaghavan","given":"K."},{"family":"Viksna","given":"Juris"},{"family":"Vilain","given":"Ricardo E."},{"family":"Villasante","given":"Izar"},{"family":"Vincent-Salomon","given":"Anne"},{"family":"Voet","given":"Douglas"},{"family":"Vázquez-García","</vt:lpwstr>
  </property>
  <property fmtid="{D5CDD505-2E9C-101B-9397-08002B2CF9AE}" pid="293" name="ZOTERO_BREF_HAsxUjHZcJ4v_189">
    <vt:lpwstr>given":"Ignacio"},{"family":"Waddell","given":"Nick M."},{"family":"Waddell","given":"Nicola"},{"family":"Wadelius","given":"Claes"},{"family":"Wadi","given":"Lina"},{"family":"Wagener","given":"Rabea"},{"family":"Wala","given":"Jeremiah A."},{"family":"W</vt:lpwstr>
  </property>
  <property fmtid="{D5CDD505-2E9C-101B-9397-08002B2CF9AE}" pid="294"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5" name="ZOTERO_BREF_HAsxUjHZcJ4v_190">
    <vt:lpwstr>ang","given":"Jian"},{"family":"Wang","given":"Jiayin"},{"family":"Wang","given":"Linghua"},{"family":"Wang","given":"Wenyi"},{"family":"Wang","given":"Yumeng"},{"family":"Wang","given":"Zhining"},{"family":"Waring","given":"Paul M."},{"family":"Warnatz",</vt:lpwstr>
  </property>
  <property fmtid="{D5CDD505-2E9C-101B-9397-08002B2CF9AE}" pid="296" name="ZOTERO_BREF_HAsxUjHZcJ4v_191">
    <vt:lpwstr>"given":"Hans-Jörg"},{"family":"Warrell","given":"Jonathan"},{"family":"Warren","given":"Anne Y."},{"family":"Waszak","given":"Sebastian M."},{"family":"Wedge","given":"David C."},{"family":"Weichenhan","given":"Dieter"},{"family":"Weinstein","given":"Joh</vt:lpwstr>
  </property>
  <property fmtid="{D5CDD505-2E9C-101B-9397-08002B2CF9AE}" pid="297" name="ZOTERO_BREF_HAsxUjHZcJ4v_192">
    <vt:lpwstr>n N."},{"family":"Weischenfeldt","given":"Joachim"},{"family":"Weisenberger","given":"Daniel J."},{"family":"Welch","given":"Ian"},{"family":"Wendl","given":"Michael C."},{"family":"Werner","given":"Johannes"},{"family":"Wheeler","given":"David A."},{"fam</vt:lpwstr>
  </property>
  <property fmtid="{D5CDD505-2E9C-101B-9397-08002B2CF9AE}" pid="298" name="ZOTERO_BREF_HAsxUjHZcJ4v_193">
    <vt:lpwstr>ily":"Whitaker","given":"Hayley C."},{"family":"Wigle","given":"Dennis"},{"family":"Wilkerson","given":"Matthew D."},{"family":"Williams","given":"Ashley"},{"family":"Wilmott","given":"James S."},{"family":"Wilson","given":"Gavin W."},{"family":"Wilson","</vt:lpwstr>
  </property>
  <property fmtid="{D5CDD505-2E9C-101B-9397-08002B2CF9AE}" pid="299" name="ZOTERO_BREF_HAsxUjHZcJ4v_194">
    <vt:lpwstr>given":"Julie M."},{"family":"Wilson","given":"Richard K."},{"family":"Winterhoff","given":"Boris"},{"family":"Wintersinger","given":"Jeffrey A."},{"family":"Wiznerowicz","given":"Maciej"},{"family":"Wolf","given":"Stephan"},{"family":"Wong","given":"Bern</vt:lpwstr>
  </property>
  <property fmtid="{D5CDD505-2E9C-101B-9397-08002B2CF9AE}" pid="300" name="ZOTERO_BREF_HAsxUjHZcJ4v_195">
    <vt:lpwstr>ice H."},{"family":"Wong","given":"Tina"},{"family":"Wong","given":"Winghing"},{"family":"Wood","given":"Scott"},{"family":"Wouters","given":"Bradly G."},{"family":"Wright","given":"Adam J."},{"family":"Wright","given":"Derek W."},{"family":"Wu","given":"</vt:lpwstr>
  </property>
  <property fmtid="{D5CDD505-2E9C-101B-9397-08002B2CF9AE}" pid="301" name="ZOTERO_BREF_HAsxUjHZcJ4v_196">
    <vt:lpwstr>Chin-Lee"},{"family":"Wu","given":"Dai-Ying"},{"family":"Wu","given":"Jianmin"},{"family":"Wu","given":"Kui"},{"family":"Wu","given":"Yang"},{"family":"Wu","given":"Zhenggang"},{"family":"Xi","given":"Liu"},{"family":"Xia","given":"Tian"},{"family":"Xiao"</vt:lpwstr>
  </property>
  <property fmtid="{D5CDD505-2E9C-101B-9397-08002B2CF9AE}" pid="302" name="ZOTERO_BREF_HAsxUjHZcJ4v_197">
    <vt:lpwstr>,"given":"Xiao"},{"family":"Xing","given":"Rui"},{"family":"Xiong","given":"Heng"},{"family":"Xu","given":"Qinying"},{"family":"Xu","given":"Yanxun"},{"family":"Xue","given":"Hong"},{"family":"Yachida","given":"Shinichi"},{"family":"Yakneen","given":"Serg</vt:lpwstr>
  </property>
  <property fmtid="{D5CDD505-2E9C-101B-9397-08002B2CF9AE}" pid="303" name="ZOTERO_BREF_HAsxUjHZcJ4v_198">
    <vt:lpwstr>ei"},{"family":"Yamaguchi","given":"Rui"},{"family":"Yamaguchi","given":"Takafumi N."},{"family":"Yamamoto","given":"Masakazu"},{"family":"Yamamoto","given":"Shogo"},{"family":"Yamaue","given":"Hiroki"},{"family":"Yang","given":"Fan"},{"family":"Yang","gi</vt:lpwstr>
  </property>
  <property fmtid="{D5CDD505-2E9C-101B-9397-08002B2CF9AE}" pid="304" name="ZOTERO_BREF_HAsxUjHZcJ4v_199">
    <vt:lpwstr>ven":"Jean Y."},{"family":"Yang","given":"Liming"},{"family":"Yang","given":"Lixing"},{"family":"Yang","given":"Shanlin"},{"family":"Yang","given":"Tsun-Po"},{"family":"Yang","given":"Yang"},{"family":"Yao","given":"Xiaotong"},{"family":"Yaspo","given":"M</vt:lpwstr>
  </property>
  <property fmtid="{D5CDD505-2E9C-101B-9397-08002B2CF9AE}" pid="305"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6"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7" name="ZOTERO_BREF_HAsxUjHZcJ4v_200">
    <vt:lpwstr>arie-Laure"},{"family":"Yates","given":"Lucy"},{"family":"Yau","given":"Christina"},{"family":"Ye","given":"Kai"},{"family":"Yellapantula","given":"Venkata D."},{"family":"Yoon","given":"Christopher J."},{"family":"Yoon","given":"Sung-Soo"},{"family":"You</vt:lpwstr>
  </property>
  <property fmtid="{D5CDD505-2E9C-101B-9397-08002B2CF9AE}" pid="308" name="ZOTERO_BREF_HAsxUjHZcJ4v_201">
    <vt:lpwstr>sif","given":"Fouad"},{"family":"Yu","given":"Jun"},{"family":"Yu","given":"Kaixian"},{"family":"Yu","given":"Willie"},{"family":"Yu","given":"Yingyan"},{"family":"Yuan","given":"Ke"},{"family":"Yuan","given":"Yuan"},{"family":"Yuen","given":"Denis"},{"fa</vt:lpwstr>
  </property>
  <property fmtid="{D5CDD505-2E9C-101B-9397-08002B2CF9AE}" pid="309" name="ZOTERO_BREF_HAsxUjHZcJ4v_202">
    <vt:lpwstr>mily":"Yung","given":"Christina K."},{"family":"Zaikova","given":"Olga"},{"family":"Zamora","given":"Jorge"},{"family":"Zenklusen","given":"Jean C."},{"family":"Zenz","given":"Thorsten"},{"family":"Zeps","given":"Nikolajs"},{"family":"Zhang","given":"Chen</vt:lpwstr>
  </property>
  <property fmtid="{D5CDD505-2E9C-101B-9397-08002B2CF9AE}" pid="310" name="ZOTERO_BREF_HAsxUjHZcJ4v_203">
    <vt:lpwstr>g-Zhong"},{"family":"Zhang","given":"Fan"},{"family":"Zhang","given":"Hailei"},{"family":"Zhang","given":"Hongwei"},{"family":"Zhang","given":"Jiashan"},{"family":"Zhang","given":"Jing"},{"family":"Zhang","given":"Junjun"},{"family":"Zhang","given":"Xuanp</vt:lpwstr>
  </property>
  <property fmtid="{D5CDD505-2E9C-101B-9397-08002B2CF9AE}" pid="311" name="ZOTERO_BREF_HAsxUjHZcJ4v_204">
    <vt:lpwstr>ing"},{"family":"Zhang","given":"Zemin"},{"family":"Zheng","given":"Liangtao"},{"family":"Zheng","given":"Xiuqing"},{"family":"Zhou","given":"Wanding"},{"family":"Zhou","given":"Yong"},{"family":"Zhu","given":"Bin"},{"family":"Zhu","given":"Hongtu"},{"fam</vt:lpwstr>
  </property>
  <property fmtid="{D5CDD505-2E9C-101B-9397-08002B2CF9AE}" pid="312" name="ZOTERO_BREF_HAsxUjHZcJ4v_205">
    <vt:lpwstr>ily":"Zhu","given":"Jingchun"},{"family":"Zhu","given":"Shida"},{"family":"Zou","given":"Lihua"},{"family":"Zou","given":"Xueqing"},{"family":"deFazio","given":"Anna"},{"family":"As","given":"Nicholas","non-dropping-particle":"van"},{"family":"Deurzen","g</vt:lpwstr>
  </property>
  <property fmtid="{D5CDD505-2E9C-101B-9397-08002B2CF9AE}" pid="313"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4" name="ZOTERO_BREF_HAsxUjHZcJ4v_207">
    <vt:lpwstr>"}],"issued":{"date-parts":[["2020",2,6]]}}}],"schema":"https://github.com/citation-style-language/schema/raw/master/csl-citation.json"}</vt:lpwstr>
  </property>
  <property fmtid="{D5CDD505-2E9C-101B-9397-08002B2CF9AE}" pid="315"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6" name="ZOTERO_BREF_HAsxUjHZcJ4v_22">
    <vt:lpwstr>,{"family":"Baylin","given":"Stephen B."},{"family":"Bazant","given":"Wojciech"},{"family":"Beardsmore","given":"Duncan"},{"family":"Beck","given":"Timothy A."},{"family":"Behjati","given":"Sam"},{"family":"Behren","given":"Andreas"},{"family":"Niu","give</vt:lpwstr>
  </property>
  <property fmtid="{D5CDD505-2E9C-101B-9397-08002B2CF9AE}" pid="317" name="ZOTERO_BREF_HAsxUjHZcJ4v_23">
    <vt:lpwstr>n":"Beifang"},{"family":"Bell","given":"Cindy"},{"family":"Beltran","given":"Sergi"},{"family":"Benz","given":"Christopher"},{"family":"Berchuck","given":"Andrew"},{"family":"Bergmann","given":"Anke K."},{"family":"Bergstrom","given":"Erik N."},{"family":</vt:lpwstr>
  </property>
  <property fmtid="{D5CDD505-2E9C-101B-9397-08002B2CF9AE}" pid="318" name="ZOTERO_BREF_HAsxUjHZcJ4v_24">
    <vt:lpwstr>"Berman","given":"Benjamin P."},{"family":"Berney","given":"Daniel M."},{"family":"Bernhart","given":"Stephan H."},{"family":"Beroukhim","given":"Rameen"},{"family":"Berrios","given":"Mario"},{"family":"Bersani","given":"Samantha"},{"family":"Bertl","give</vt:lpwstr>
  </property>
  <property fmtid="{D5CDD505-2E9C-101B-9397-08002B2CF9AE}" pid="319" name="ZOTERO_BREF_HAsxUjHZcJ4v_25">
    <vt:lpwstr>n":"Johanna"},{"family":"Betancourt","given":"Miguel"},{"family":"Bhandari","given":"Vinayak"},{"family":"Bhosle","given":"Shriram G."},{"family":"Biankin","given":"Andrew V."},{"family":"Bieg","given":"Matthias"},{"family":"Bigner","given":"Darell"},{"fa</vt:lpwstr>
  </property>
  <property fmtid="{D5CDD505-2E9C-101B-9397-08002B2CF9AE}" pid="320" name="ZOTERO_BREF_HAsxUjHZcJ4v_26">
    <vt:lpwstr>mily":"Binder","given":"Hans"},{"family":"Birney","given":"Ewan"},{"family":"Birrer","given":"Michael"},{"family":"Biswas","given":"Nidhan K."},{"family":"Bjerkehagen","given":"Bodil"},{"family":"Bodenheimer","given":"Tom"},{"family":"Boice","given":"Lori</vt:lpwstr>
  </property>
  <property fmtid="{D5CDD505-2E9C-101B-9397-08002B2CF9AE}" pid="321" name="ZOTERO_BREF_HAsxUjHZcJ4v_27">
    <vt:lpwstr>"},{"family":"Bonizzato","given":"Giada"},{"family":"De Bono","given":"Johann S."},{"family":"Boot","given":"Arnoud"},{"family":"Bootwalla","given":"Moiz S."},{"family":"Borg","given":"Ake"},{"family":"Borkhardt","given":"Arndt"},{"family":"Boroevich","gi</vt:lpwstr>
  </property>
  <property fmtid="{D5CDD505-2E9C-101B-9397-08002B2CF9AE}" pid="322" name="ZOTERO_BREF_HAsxUjHZcJ4v_28">
    <vt:lpwstr>ven":"Keith A."},{"family":"Borozan","given":"Ivan"},{"family":"Borst","given":"Christoph"},{"family":"Bosenberg","given":"Marcus"},{"family":"Bosio","given":"Mattia"},{"family":"Boultwood","given":"Jacqueline"},{"family":"Bourque","given":"Guillaume"},{"</vt:lpwstr>
  </property>
  <property fmtid="{D5CDD505-2E9C-101B-9397-08002B2CF9AE}" pid="323" name="ZOTERO_BREF_HAsxUjHZcJ4v_29">
    <vt:lpwstr>family":"Boutros","given":"Paul C."},{"family":"Bova","given":"G. Steven"},{"family":"Bowen","given":"David T."},{"family":"Bowlby","given":"Reanne"},{"family":"Bowtell","given":"David D. L."},{"family":"Boyault","given":"Sandrine"},{"family":"Boyce","giv</vt:lpwstr>
  </property>
  <property fmtid="{D5CDD505-2E9C-101B-9397-08002B2CF9AE}" pid="324"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5" name="ZOTERO_BREF_HAsxUjHZcJ4v_30">
    <vt:lpwstr>en":"Rich"},{"family":"Boyd","given":"Jeffrey"},{"family":"Brazma","given":"Alvis"},{"family":"Brennan","given":"Paul"},{"family":"Brewer","given":"Daniel S."},{"family":"Brinkman","given":"Arie B."},{"family":"Bristow","given":"Robert G."},{"family":"Bro</vt:lpwstr>
  </property>
  <property fmtid="{D5CDD505-2E9C-101B-9397-08002B2CF9AE}" pid="326" name="ZOTERO_BREF_HAsxUjHZcJ4v_31">
    <vt:lpwstr>addus","given":"Russell R."},{"family":"Brock","given":"Jane E."},{"family":"Brock","given":"Malcolm"},{"family":"Broeks","given":"Annegien"},{"family":"Brooks","given":"Angela N."},{"family":"Brooks","given":"Denise"},{"family":"Brors","given":"Benedikt"</vt:lpwstr>
  </property>
  <property fmtid="{D5CDD505-2E9C-101B-9397-08002B2CF9AE}" pid="327" name="ZOTERO_BREF_HAsxUjHZcJ4v_32">
    <vt:lpwstr>},{"family":"Brunak","given":"Søren"},{"family":"Bruxner","given":"Timothy J. C."},{"family":"Bruzos","given":"Alicia L."},{"family":"Buchanan","given":"Alex"},{"family":"Buchhalter","given":"Ivo"},{"family":"Buchholz","given":"Christiane"},{"family":"Bul</vt:lpwstr>
  </property>
  <property fmtid="{D5CDD505-2E9C-101B-9397-08002B2CF9AE}" pid="328" name="ZOTERO_BREF_HAsxUjHZcJ4v_33">
    <vt:lpwstr>lman","given":"Susan"},{"family":"Burke","given":"Hazel"},{"family":"Burkhardt","given":"Birgit"},{"family":"Burns","given":"Kathleen H."},{"family":"Busanovich","given":"John"},{"family":"Bustamante","given":"Carlos D."},{"family":"Butler","given":"Adam </vt:lpwstr>
  </property>
  <property fmtid="{D5CDD505-2E9C-101B-9397-08002B2CF9AE}" pid="329" name="ZOTERO_BREF_HAsxUjHZcJ4v_34">
    <vt:lpwstr>P."},{"family":"Butte","given":"Atul J."},{"family":"Byrne","given":"Niall J."},{"family":"Børresen-Dale","given":"Anne-Lise"},{"family":"Caesar-Johnson","given":"Samantha J."},{"family":"Cafferkey","given":"Andy"},{"family":"Cahill","given":"Declan"},{"f</vt:lpwstr>
  </property>
  <property fmtid="{D5CDD505-2E9C-101B-9397-08002B2CF9AE}" pid="330" name="ZOTERO_BREF_HAsxUjHZcJ4v_35">
    <vt:lpwstr>amily":"Calabrese","given":"Claudia"},{"family":"Caldas","given":"Carlos"},{"family":"Calvo","given":"Fabien"},{"family":"Camacho","given":"Niedzica"},{"family":"Campbell","given":"Peter J."},{"family":"Campo","given":"Elias"},{"family":"Cantù","given":"C</vt:lpwstr>
  </property>
  <property fmtid="{D5CDD505-2E9C-101B-9397-08002B2CF9AE}" pid="331" name="ZOTERO_BREF_HAsxUjHZcJ4v_36">
    <vt:lpwstr>inzia"},{"family":"Cao","given":"Shaolong"},{"family":"Carey","given":"Thomas E."},{"family":"Carlevaro-Fita","given":"Joana"},{"family":"Carlsen","given":"Rebecca"},{"family":"Cataldo","given":"Ivana"},{"family":"Cazzola","given":"Mario"},{"family":"Cebo</vt:lpwstr>
  </property>
  <property fmtid="{D5CDD505-2E9C-101B-9397-08002B2CF9AE}" pid="332" name="ZOTERO_BREF_HAsxUjHZcJ4v_37">
    <vt:lpwstr>n","given":"Jonathan"},{"family":"Cerfolio","given":"Robert"},{"family":"Chadwick","given":"Dianne E."},{"family":"Chakravarty","given":"Dimple"},{"family":"Chalmers","given":"Don"},{"family":"Chan","given":"Calvin Wing Yiu"},{"family":"Chan","given":"Kin</vt:lpwstr>
  </property>
  <property fmtid="{D5CDD505-2E9C-101B-9397-08002B2CF9AE}" pid="333" name="ZOTERO_BREF_HAsxUjHZcJ4v_38">
    <vt:lpwstr>"},{"family":"Chan-Seng-Yue","given":"Michelle"},{"family":"Chandan","given":"Vishal S."},{"family":"Chang","given":"David K."},{"family":"Chanock","given":"Stephen J."},{"family":"Chantrill","given":"Lorraine A."},{"family":"Chateigner","given":"Aurélien</vt:lpwstr>
  </property>
  <property fmtid="{D5CDD505-2E9C-101B-9397-08002B2CF9AE}" pid="334" name="ZOTERO_BREF_HAsxUjHZcJ4v_39">
    <vt:lpwstr>"},{"family":"Chatterjee","given":"Nilanjan"},{"family":"Chayama","given":"Kazuaki"},{"family":"Chen","given":"Hsiao-Wei"},{"family":"Chen","given":"Jieming"},{"family":"Chen","given":"Ken"},{"family":"Chen","given":"Yiwen"},{"family":"Chen","given":"Zhao</vt:lpwstr>
  </property>
  <property fmtid="{D5CDD505-2E9C-101B-9397-08002B2CF9AE}" pid="335"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6" name="ZOTERO_BREF_HAsxUjHZcJ4v_40">
    <vt:lpwstr>hong"},{"family":"Cherniack","given":"Andrew D."},{"family":"Chien","given":"Jeremy"},{"family":"Chiew","given":"Yoke-Eng"},{"family":"Chin","given":"Suet-Feung"},{"family":"Cho","given":"Juok"},{"family":"Cho","given":"Sunghoon"},{"family":"Choi","given"</vt:lpwstr>
  </property>
  <property fmtid="{D5CDD505-2E9C-101B-9397-08002B2CF9AE}" pid="337" name="ZOTERO_BREF_HAsxUjHZcJ4v_41">
    <vt:lpwstr>:"Jung Kyoon"},{"family":"Choi","given":"Wan"},{"family":"Chomienne","given":"Christine"},{"family":"Chong","given":"Zechen"},{"family":"Choo","given":"Su Pin"},{"family":"Chou","given":"Angela"},{"family":"Christ","given":"Angelika N."},{"family":"Christ</vt:lpwstr>
  </property>
  <property fmtid="{D5CDD505-2E9C-101B-9397-08002B2CF9AE}" pid="338" name="ZOTERO_BREF_HAsxUjHZcJ4v_42">
    <vt:lpwstr>ie","given":"Elizabeth L."},{"family":"Chuah","given":"Eric"},{"family":"Cibulskis","given":"Carrie"},{"family":"Cibulskis","given":"Kristian"},{"family":"Cingarlini","given":"Sara"},{"family":"Clapham","given":"Peter"},{"family":"Claviez","given":"Alexan</vt:lpwstr>
  </property>
  <property fmtid="{D5CDD505-2E9C-101B-9397-08002B2CF9AE}" pid="339" name="ZOTERO_BREF_HAsxUjHZcJ4v_43">
    <vt:lpwstr>der"},{"family":"Cleary","given":"Sean"},{"family":"Cloonan","given":"Nicole"},{"family":"Cmero","given":"Marek"},{"family":"Collins","given":"Colin C."},{"family":"Connor","given":"Ashton A."},{"family":"Cooke","given":"Susanna L."},{"family":"Cooper","g</vt:lpwstr>
  </property>
  <property fmtid="{D5CDD505-2E9C-101B-9397-08002B2CF9AE}" pid="340" name="ZOTERO_BREF_HAsxUjHZcJ4v_44">
    <vt:lpwstr>iven":"Colin S."},{"family":"Cope","given":"Leslie"},{"family":"Corbo","given":"Vincenzo"},{"family":"Cordes","given":"Matthew G."},{"family":"Cordner","given":"Stephen M."},{"family":"Cortés-Ciriano","given":"Isidro"},{"family":"Covington","given":"Kyle"</vt:lpwstr>
  </property>
  <property fmtid="{D5CDD505-2E9C-101B-9397-08002B2CF9AE}" pid="341" name="ZOTERO_BREF_HAsxUjHZcJ4v_45">
    <vt:lpwstr>},{"family":"Cowin","given":"Prue A."},{"family":"Craft","given":"Brian"},{"family":"Craft","given":"David"},{"family":"Creighton","given":"Chad J."},{"family":"Cun","given":"Yupeng"},{"family":"Curley","given":"Erin"},{"family":"Cutcutache","given":"Ioan</vt:lpwstr>
  </property>
  <property fmtid="{D5CDD505-2E9C-101B-9397-08002B2CF9AE}" pid="342" name="ZOTERO_BREF_HAsxUjHZcJ4v_46">
    <vt:lpwstr>a"},{"family":"Czajka","given":"Karolina"},{"family":"Czerniak","given":"Bogdan"},{"family":"Dagg","given":"Rebecca A."},{"family":"Danilova","given":"Ludmila"},{"family":"Davi","given":"Maria Vittoria"},{"family":"Davidson","given":"Natalie R."},{"family</vt:lpwstr>
  </property>
  <property fmtid="{D5CDD505-2E9C-101B-9397-08002B2CF9AE}" pid="343" name="ZOTERO_BREF_HAsxUjHZcJ4v_47">
    <vt:lpwstr>":"Davies","given":"Helen"},{"family":"Davis","given":"Ian J."},{"family":"Davis-Dusenbery","given":"Brandi N."},{"family":"Dawson","given":"Kevin J."},{"family":"De La Vega","given":"Francisco M."},{"family":"De Paoli-Iseppi","given":"Ricardo"},{"family"</vt:lpwstr>
  </property>
  <property fmtid="{D5CDD505-2E9C-101B-9397-08002B2CF9AE}" pid="344" name="ZOTERO_BREF_HAsxUjHZcJ4v_48">
    <vt:lpwstr>:"Defreitas","given":"Timothy"},{"family":"Tos","given":"Angelo P. Dei"},{"family":"Delaneau","given":"Olivier"},{"family":"Demchok","given":"John A."},{"family":"Demeulemeester","given":"Jonas"},{"family":"Demidov","given":"German M."},{"family":"Demirci</vt:lpwstr>
  </property>
  <property fmtid="{D5CDD505-2E9C-101B-9397-08002B2CF9AE}" pid="345" name="ZOTERO_BREF_HAsxUjHZcJ4v_49">
    <vt:lpwstr>oğlu","given":"Deniz"},{"family":"Dennis","given":"Nening M."},{"family":"Denroche","given":"Robert E."},{"family":"Dentro","given":"Stefan C."},{"family":"Desai","given":"Nikita"},{"family":"Deshpande","given":"Vikram"},{"family":"Deshwar","given":"Amit </vt:lpwstr>
  </property>
  <property fmtid="{D5CDD505-2E9C-101B-9397-08002B2CF9AE}" pid="346"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7" name="ZOTERO_BREF_HAsxUjHZcJ4v_50">
    <vt:lpwstr>G."},{"family":"Desmedt","given":"Christine"},{"family":"Deu-Pons","given":"Jordi"},{"family":"Dhalla","given":"Noreen"},{"family":"Dhani","given":"Neesha C."},{"family":"Dhingra","given":"Priyanka"},{"family":"Dhir","given":"Rajiv"},{"family":"DiBiase","</vt:lpwstr>
  </property>
  <property fmtid="{D5CDD505-2E9C-101B-9397-08002B2CF9AE}" pid="348" name="ZOTERO_BREF_HAsxUjHZcJ4v_51">
    <vt:lpwstr>given":"Anthony"},{"family":"Diamanti","given":"Klev"},{"family":"Ding","given":"Li"},{"family":"Ding","given":"Shuai"},{"family":"Dinh","given":"Huy Q."},{"family":"Dirix","given":"Luc"},{"family":"Doddapaneni","given":"HarshaVardhan"},{"family":"Donmez"</vt:lpwstr>
  </property>
  <property fmtid="{D5CDD505-2E9C-101B-9397-08002B2CF9AE}" pid="349" name="ZOTERO_BREF_HAsxUjHZcJ4v_52">
    <vt:lpwstr>,"given":"Nilgun"},{"family":"Dow","given":"Michelle T."},{"family":"Drapkin","given":"Ronny"},{"family":"Drechsel","given":"Oliver"},{"family":"Drews","given":"Ruben M."},{"family":"Serge","given":"Serge"},{"family":"Dudderidge","given":"Tim"},{"family":</vt:lpwstr>
  </property>
  <property fmtid="{D5CDD505-2E9C-101B-9397-08002B2CF9AE}" pid="350" name="ZOTERO_BREF_HAsxUjHZcJ4v_53">
    <vt:lpwstr>"Dueso-Barroso","given":"Ana"},{"family":"Dunford","given":"Andrew J."},{"family":"Dunn","given":"Michael"},{"family":"Dursi","given":"Lewis Jonathan"},{"family":"Duthie","given":"Fraser R."},{"family":"Dutton-Regester","given":"Ken"},{"family":"Eagles","</vt:lpwstr>
  </property>
  <property fmtid="{D5CDD505-2E9C-101B-9397-08002B2CF9AE}" pid="351" name="ZOTERO_BREF_HAsxUjHZcJ4v_54">
    <vt:lpwstr>given":"Jenna"},{"family":"Easton","given":"Douglas F."},{"family":"Edmonds","given":"Stuart"},{"family":"Edwards","given":"Paul A."},{"family":"Edwards","given":"Sandra E."},{"family":"Eeles","given":"Rosalind A."},{"family":"Ehinger","given":"Anna"},{"f</vt:lpwstr>
  </property>
  <property fmtid="{D5CDD505-2E9C-101B-9397-08002B2CF9AE}" pid="352" name="ZOTERO_BREF_HAsxUjHZcJ4v_55">
    <vt:lpwstr>amily":"Eils","given":"Juergen"},{"family":"Eils","given":"Roland"},{"family":"El-Naggar","given":"Adel"},{"family":"Eldridge","given":"Matthew"},{"family":"Ellrott","given":"Kyle"},{"family":"Erkek","given":"Serap"},{"family":"Escaramis","given":"Georgia</vt:lpwstr>
  </property>
  <property fmtid="{D5CDD505-2E9C-101B-9397-08002B2CF9AE}" pid="353" name="ZOTERO_BREF_HAsxUjHZcJ4v_56">
    <vt:lpwstr>"},{"family":"Espiritu","given":"Shadrielle M. G."},{"family":"Estivill","given":"Xavier"},{"family":"Etemadmoghadam","given":"Dariush"},{"family":"Eyfjord","given":"Jorunn E."},{"family":"Faltas","given":"Bishoy M."},{"family":"Fan","given":"Daiming"},{"</vt:lpwstr>
  </property>
  <property fmtid="{D5CDD505-2E9C-101B-9397-08002B2CF9AE}" pid="354" name="ZOTERO_BREF_HAsxUjHZcJ4v_57">
    <vt:lpwstr>family":"Faquin","given":"William C."},{"family":"Farcas","given":"Claudiu"},{"family":"Fassan","given":"Matteo"},{"family":"Fatima","given":"Aquila"},{"family":"Favero","given":"Francesco"},{"family":"Fayzullaev","given":"Nodirjon"},{"family":"Felau","gi</vt:lpwstr>
  </property>
  <property fmtid="{D5CDD505-2E9C-101B-9397-08002B2CF9AE}" pid="355" name="ZOTERO_BREF_HAsxUjHZcJ4v_58">
    <vt:lpwstr>ven":"Ina"},{"family":"Fereday","given":"Sian"},{"family":"Ferguson","given":"Martin L."},{"family":"Ferretti","given":"Vincent"},{"family":"Feuerbach","given":"Lars"},{"family":"Field","given":"Matthew A."},{"family":"Fink","given":"J. Lynn"},{"family":"</vt:lpwstr>
  </property>
  <property fmtid="{D5CDD505-2E9C-101B-9397-08002B2CF9AE}" pid="356" name="ZOTERO_BREF_HAsxUjHZcJ4v_59">
    <vt:lpwstr>Finocchiaro","given":"Gaetano"},{"family":"Fisher","given":"Cyril"},{"family":"Fittall","given":"Matthew W."},{"family":"Fitzgerald","given":"Anna"},{"family":"Fitzgerald","given":"Rebecca C."},{"family":"Flanagan","given":"Adrienne M."},{"family":"Fleshn</vt:lpwstr>
  </property>
  <property fmtid="{D5CDD505-2E9C-101B-9397-08002B2CF9AE}" pid="357"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8" name="ZOTERO_BREF_HAsxUjHZcJ4v_60">
    <vt:lpwstr>er","given":"Neil E."},{"family":"Flicek","given":"Paul"},{"family":"Foekens","given":"John A."},{"family":"Fong","given":"Kwun M."},{"family":"Fonseca","given":"Nuno A."},{"family":"Foster","given":"Christopher S."},{"family":"Fox","given":"Natalie S."},</vt:lpwstr>
  </property>
  <property fmtid="{D5CDD505-2E9C-101B-9397-08002B2CF9AE}" pid="359" name="ZOTERO_BREF_HAsxUjHZcJ4v_61">
    <vt:lpwstr>{"family":"Fraser","given":"Michael"},{"family":"Frazer","given":"Scott"},{"family":"Frenkel-Morgenstern","given":"Milana"},{"family":"Friedman","given":"William"},{"family":"Frigola","given":"Joan"},{"family":"Fronick","given":"Catrina C."},{"family":"Fu</vt:lpwstr>
  </property>
  <property fmtid="{D5CDD505-2E9C-101B-9397-08002B2CF9AE}" pid="360" name="ZOTERO_BREF_HAsxUjHZcJ4v_62">
    <vt:lpwstr>jimoto","given":"Akihiro"},{"family":"Fujita","given":"Masashi"},{"family":"Fukayama","given":"Masashi"},{"family":"Fulton","given":"Lucinda A."},{"family":"Fulton","given":"Robert S."},{"family":"Furuta","given":"Mayuko"},{"family":"Futreal","given":"P. </vt:lpwstr>
  </property>
  <property fmtid="{D5CDD505-2E9C-101B-9397-08002B2CF9AE}" pid="361" name="ZOTERO_BREF_HAsxUjHZcJ4v_63">
    <vt:lpwstr>Andrew"},{"family":"Füllgrabe","given":"Anja"},{"family":"Gabriel","given":"Stacey B."},{"family":"Gallinger","given":"Steven"},{"family":"Gambacorti-Passerini","given":"Carlo"},{"family":"Gao","given":"Jianjiong"},{"family":"Gao","given":"Shengjie"},{"fa</vt:lpwstr>
  </property>
  <property fmtid="{D5CDD505-2E9C-101B-9397-08002B2CF9AE}" pid="362" name="ZOTERO_BREF_HAsxUjHZcJ4v_64">
    <vt:lpwstr>mily":"Garraway","given":"Levi"},{"family":"Garred","given":"Øystein"},{"family":"Garrison","given":"Erik"},{"family":"Garsed","given":"Dale W."},{"family":"Gehlenborg","given":"Nils"},{"family":"Gelpi","given":"Josep L. L."},{"family":"George","given":"J</vt:lpwstr>
  </property>
  <property fmtid="{D5CDD505-2E9C-101B-9397-08002B2CF9AE}" pid="363" name="ZOTERO_BREF_HAsxUjHZcJ4v_65">
    <vt:lpwstr>oshy"},{"family":"Gerhard","given":"Daniela S."},{"family":"Gerhauser","given":"Clarissa"},{"family":"Gershenwald","given":"Jeffrey E."},{"family":"Gerstein","given":"Mark"},{"family":"Gerstung","given":"Moritz"},{"family":"Getz","given":"Gad"},{"family":</vt:lpwstr>
  </property>
  <property fmtid="{D5CDD505-2E9C-101B-9397-08002B2CF9AE}" pid="364" name="ZOTERO_BREF_HAsxUjHZcJ4v_66">
    <vt:lpwstr>"Ghori","given":"Mohammed"},{"family":"Ghossein","given":"Ronald"},{"family":"Giama","given":"Nasra H."},{"family":"Gibbs","given":"Richard A."},{"family":"Gibson","given":"Bob"},{"family":"Gill","given":"Anthony J."},{"family":"Gill","given":"Pelvender"}</vt:lpwstr>
  </property>
  <property fmtid="{D5CDD505-2E9C-101B-9397-08002B2CF9AE}" pid="365" name="ZOTERO_BREF_HAsxUjHZcJ4v_67">
    <vt:lpwstr>,{"family":"Giri","given":"Dilip D."},{"family":"Glodzik","given":"Dominik"},{"family":"Gnanapragasam","given":"Vincent J."},{"family":"Goebler","given":"Maria Elisabeth"},{"family":"Goldman","given":"Mary J."},{"family":"Gomez","given":"Carmen"},{"family</vt:lpwstr>
  </property>
  <property fmtid="{D5CDD505-2E9C-101B-9397-08002B2CF9AE}" pid="366" name="ZOTERO_BREF_HAsxUjHZcJ4v_68">
    <vt:lpwstr>":"Gonzalez","given":"Santiago"},{"family":"Gonzalez-Perez","given":"Abel"},{"family":"Gordenin","given":"Dmitry A."},{"family":"Gossage","given":"James"},{"family":"Gotoh","given":"Kunihito"},{"family":"Govindan","given":"Ramaswamy"},{"family":"Grabau","</vt:lpwstr>
  </property>
  <property fmtid="{D5CDD505-2E9C-101B-9397-08002B2CF9AE}" pid="367" name="ZOTERO_BREF_HAsxUjHZcJ4v_69">
    <vt:lpwstr>given":"Dorthe"},{"family":"Graham","given":"Janet S."},{"family":"Grant","given":"Robert C."},{"family":"Green","given":"Anthony R."},{"family":"Green","given":"Eric"},{"family":"Greger","given":"Liliana"},{"family":"Grehan","given":"Nicola"},{"family":"</vt:lpwstr>
  </property>
  <property fmtid="{D5CDD505-2E9C-101B-9397-08002B2CF9AE}" pid="368"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69" name="ZOTERO_BREF_HAsxUjHZcJ4v_70">
    <vt:lpwstr>Grimaldi","given":"Sonia"},{"family":"Grimmond","given":"Sean M."},{"family":"Grossman","given":"Robert L."},{"family":"Gundem","given":"Gunes"},{"family":"Guo","given":"Qianyun"},{"family":"Gupta","given":"Manaswi"},{"family":"Gupta","given":"Shailja"},{</vt:lpwstr>
  </property>
  <property fmtid="{D5CDD505-2E9C-101B-9397-08002B2CF9AE}" pid="370" name="ZOTERO_BREF_HAsxUjHZcJ4v_71">
    <vt:lpwstr>"family":"Gut","given":"Ivo G."},{"family":"Gut","given":"Marta"},{"family":"Göke","given":"Jonathan"},{"family":"Ha","given":"Gavin"},{"family":"Haake","given":"Andrea"},{"family":"Haan","given":"David"},{"family":"Haas","given":"Siegfried"},{"family":"H</vt:lpwstr>
  </property>
  <property fmtid="{D5CDD505-2E9C-101B-9397-08002B2CF9AE}" pid="371" name="ZOTERO_BREF_HAsxUjHZcJ4v_72">
    <vt:lpwstr>aase","given":"Kerstin"},{"family":"Haber","given":"James E."},{"family":"Habermann","given":"Nina"},{"family":"Hach","given":"Faraz"},{"family":"Haider","given":"Syed"},{"family":"Hama","given":"Natsuko"},{"family":"Hamdy","given":"Freddie C."},{"family"</vt:lpwstr>
  </property>
  <property fmtid="{D5CDD505-2E9C-101B-9397-08002B2CF9AE}" pid="372" name="ZOTERO_BREF_HAsxUjHZcJ4v_73">
    <vt:lpwstr>:"Hamilton","given":"Anne"},{"family":"Hamilton","given":"Mark P."},{"family":"Han","given":"Leng"},{"family":"Hanna","given":"George B."},{"family":"Hansmann","given":"Martin"},{"family":"Haradhvala","given":"Nicholas J."},{"family":"Harismendy","given":</vt:lpwstr>
  </property>
  <property fmtid="{D5CDD505-2E9C-101B-9397-08002B2CF9AE}" pid="373" name="ZOTERO_BREF_HAsxUjHZcJ4v_74">
    <vt:lpwstr>"Olivier"},{"family":"Harliwong","given":"Ivon"},{"family":"Harmanci","given":"Arif O."},{"family":"Harrington","given":"Eoghan"},{"family":"Hasegawa","given":"Takanori"},{"family":"Haussler","given":"David"},{"family":"Hawkins","given":"Steve"},{"family"</vt:lpwstr>
  </property>
  <property fmtid="{D5CDD505-2E9C-101B-9397-08002B2CF9AE}" pid="374" name="ZOTERO_BREF_HAsxUjHZcJ4v_75">
    <vt:lpwstr>:"Hayami","given":"Shinya"},{"family":"Hayashi","given":"Shuto"},{"family":"Hayes","given":"D. Neil"},{"family":"Hayes","given":"Stephen J."},{"family":"Hayward","given":"Nicholas K."},{"family":"Hazell","given":"Steven"},{"family":"He","given":"Yao"},{"f</vt:lpwstr>
  </property>
  <property fmtid="{D5CDD505-2E9C-101B-9397-08002B2CF9AE}" pid="375" name="ZOTERO_BREF_HAsxUjHZcJ4v_76">
    <vt:lpwstr>amily":"Heath","given":"Allison P."},{"family":"Heath","given":"Simon C."},{"family":"Hedley","given":"David"},{"family":"Hegde","given":"Apurva M."},{"family":"Heiman","given":"David I."},{"family":"Heinold","given":"Michael C."},{"family":"Heins","given</vt:lpwstr>
  </property>
  <property fmtid="{D5CDD505-2E9C-101B-9397-08002B2CF9AE}" pid="376" name="ZOTERO_BREF_HAsxUjHZcJ4v_77">
    <vt:lpwstr>":"Zachary"},{"family":"Heisler","given":"Lawrence E."},{"family":"Hellstrom-Lindberg","given":"Eva"},{"family":"Helmy","given":"Mohamed"},{"family":"Heo","given":"Seong Gu"},{"family":"Hepperla","given":"Austin J."},{"family":"Heredia-Genestar","given":"</vt:lpwstr>
  </property>
  <property fmtid="{D5CDD505-2E9C-101B-9397-08002B2CF9AE}" pid="377" name="ZOTERO_BREF_HAsxUjHZcJ4v_78">
    <vt:lpwstr>José María"},{"family":"Herrmann","given":"Carl"},{"family":"Hersey","given":"Peter"},{"family":"Hess","given":"Julian M."},{"family":"Hilmarsdottir","given":"Holmfridur"},{"family":"Hinton","given":"Jonathan"},{"family":"Hirano","given":"Satoshi"},{"fami</vt:lpwstr>
  </property>
  <property fmtid="{D5CDD505-2E9C-101B-9397-08002B2CF9AE}" pid="378" name="ZOTERO_BREF_HAsxUjHZcJ4v_79">
    <vt:lpwstr>ly":"Hiraoka","given":"Nobuyoshi"},{"family":"Hoadley","given":"Katherine A."},{"family":"Hobolth","given":"Asger"},{"family":"Hodzic","given":"Ermin"},{"family":"Hoell","given":"Jessica I."},{"family":"Hoffmann","given":"Steve"},{"family":"Hofmann","give</vt:lpwstr>
  </property>
  <property fmtid="{D5CDD505-2E9C-101B-9397-08002B2CF9AE}" pid="379"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0" name="ZOTERO_BREF_HAsxUjHZcJ4v_80">
    <vt:lpwstr>n":"Oliver"},{"family":"Holbrook","given":"Andrea"},{"family":"Holik","given":"Aliaksei Z."},{"family":"Hollingsworth","given":"Michael A."},{"family":"Holmes","given":"Oliver"},{"family":"Holt","given":"Robert A."},{"family":"Hong","given":"Chen"},{"fami</vt:lpwstr>
  </property>
  <property fmtid="{D5CDD505-2E9C-101B-9397-08002B2CF9AE}" pid="381" name="ZOTERO_BREF_HAsxUjHZcJ4v_81">
    <vt:lpwstr>ly":"Hong","given":"Eun Pyo"},{"family":"Hong","given":"Jongwhi H."},{"family":"Hooijer","given":"Gerrit K."},{"family":"Hornshøj","given":"Henrik"},{"family":"Hosoda","given":"Fumie"},{"family":"Hou","given":"Yong"},{"family":"Hovestadt","given":"Volker"</vt:lpwstr>
  </property>
  <property fmtid="{D5CDD505-2E9C-101B-9397-08002B2CF9AE}" pid="382" name="ZOTERO_BREF_HAsxUjHZcJ4v_82">
    <vt:lpwstr>},{"family":"Howat","given":"William"},{"family":"Hoyle","given":"Alan P."},{"family":"Hruban","given":"Ralph H."},{"family":"Hu","given":"Jianhong"},{"family":"Hu","given":"Taobo"},{"family":"Hua","given":"Xing"},{"family":"Huang","given":"Kuan-lin"},{"f</vt:lpwstr>
  </property>
  <property fmtid="{D5CDD505-2E9C-101B-9397-08002B2CF9AE}" pid="383" name="ZOTERO_BREF_HAsxUjHZcJ4v_83">
    <vt:lpwstr>amily":"Huang","given":"Mei"},{"family":"Huang","given":"Mi Ni"},{"family":"Huang","given":"Vincent"},{"family":"Huang","given":"Yi"},{"family":"Huber","given":"Wolfgang"},{"family":"Hudson","given":"Thomas J."},{"family":"Hummel","given":"Michael"},{"fam</vt:lpwstr>
  </property>
  <property fmtid="{D5CDD505-2E9C-101B-9397-08002B2CF9AE}" pid="384" name="ZOTERO_BREF_HAsxUjHZcJ4v_84">
    <vt:lpwstr>ily":"Hung","given":"Jillian A."},{"family":"Huntsman","given":"David"},{"family":"Hupp","given":"Ted R."},{"family":"Huse","given":"Jason"},{"family":"Huska","given":"Matthew R."},{"family":"Hutter","given":"Barbara"},{"family":"Hutter","given":"Carolyn </vt:lpwstr>
  </property>
  <property fmtid="{D5CDD505-2E9C-101B-9397-08002B2CF9AE}" pid="385"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6" name="ZOTERO_BREF_HAsxUjHZcJ4v_86">
    <vt:lpwstr>m B."},{"family":"Isaev","given":"Keren"},{"family":"Ishikawa","given":"Shumpei"},{"family":"Iskar","given":"Murat"},{"family":"Islam","given":"S. M. Ashiqul"},{"family":"Ittmann","given":"Michael"},{"family":"Ivkovic","given":"Sinisa"},{"family":"Izarzug</vt:lpwstr>
  </property>
  <property fmtid="{D5CDD505-2E9C-101B-9397-08002B2CF9AE}" pid="387" name="ZOTERO_BREF_HAsxUjHZcJ4v_87">
    <vt:lpwstr>aza","given":"Jose M. G."},{"family":"Jacquemier","given":"Jocelyne"},{"family":"Jakrot","given":"Valerie"},{"family":"Jamieson","given":"Nigel B."},{"family":"Jang","given":"Gun Ho"},{"family":"Jang","given":"Se Jin"},{"family":"Jayaseelan","given":"Joy </vt:lpwstr>
  </property>
  <property fmtid="{D5CDD505-2E9C-101B-9397-08002B2CF9AE}" pid="388" name="ZOTERO_BREF_HAsxUjHZcJ4v_88">
    <vt:lpwstr>C."},{"family":"Jayasinghe","given":"Reyka"},{"family":"Jefferys","given":"Stuart R."},{"family":"Jegalian","given":"Karine"},{"family":"Jennings","given":"Jennifer L."},{"family":"Jeon","given":"Seung-Hyup"},{"family":"Jerman","given":"Lara"},{"family":"</vt:lpwstr>
  </property>
  <property fmtid="{D5CDD505-2E9C-101B-9397-08002B2CF9AE}" pid="389" name="ZOTERO_BREF_HAsxUjHZcJ4v_89">
    <vt:lpwstr>Ji","given":"Yuan"},{"family":"Jiao","given":"Wei"},{"family":"Johansson","given":"Peter A."},{"family":"Johns","given":"Amber L."},{"family":"Johns","given":"Jeremy"},{"family":"Johnson","given":"Rory"},{"family":"Johnson","given":"Todd A."},{"family":"J</vt:lpwstr>
  </property>
  <property fmtid="{D5CDD505-2E9C-101B-9397-08002B2CF9AE}" pid="390"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1" name="ZOTERO_BREF_HAsxUjHZcJ4v_90">
    <vt:lpwstr>olly","given":"Clemency"},{"family":"Joly","given":"Yann"},{"family":"Jonasson","given":"Jon G."},{"family":"Jones","given":"Corbin D."},{"family":"Jones","given":"David R."},{"family":"Jones","given":"David T. W."},{"family":"Jones","given":"Nic"},{"fami</vt:lpwstr>
  </property>
  <property fmtid="{D5CDD505-2E9C-101B-9397-08002B2CF9AE}" pid="392" name="ZOTERO_BREF_HAsxUjHZcJ4v_91">
    <vt:lpwstr>ly":"Jones","given":"Steven J. M."},{"family":"Jonkers","given":"Jos"},{"family":"Ju","given":"Young Seok"},{"family":"Juhl","given":"Hartmut"},{"family":"Jung","given":"Jongsun"},{"family":"Juul","given":"Malene"},{"family":"Juul","given":"Randi Istrup"}</vt:lpwstr>
  </property>
  <property fmtid="{D5CDD505-2E9C-101B-9397-08002B2CF9AE}" pid="393" name="ZOTERO_BREF_HAsxUjHZcJ4v_92">
    <vt:lpwstr>,{"family":"Juul","given":"Sissel"},{"family":"Jäger","given":"Natalie"},{"family":"Kahles","given":"Andre"},{"family":"Kahraman","given":"Abdullah"},{"family":"Kaiser","given":"Vera B."},{"family":"Kakavand","given":"Hojabr"},{"family":"Kalimuthu","given</vt:lpwstr>
  </property>
  <property fmtid="{D5CDD505-2E9C-101B-9397-08002B2CF9AE}" pid="394" name="ZOTERO_BREF_HAsxUjHZcJ4v_93">
    <vt:lpwstr>":"Sangeetha"},{"family":"Kalle","given":"Christof","non-dropping-particle":"von"},{"family":"Kang","given":"Koo Jeong"},{"family":"Karlan","given":"Beth"},{"family":"Karlić","given":"Rosa"},{"family":"Karsch","given":"Dennis"},{"family":"Kasaian","given"</vt:lpwstr>
  </property>
  <property fmtid="{D5CDD505-2E9C-101B-9397-08002B2CF9AE}" pid="395" name="ZOTERO_BREF_HAsxUjHZcJ4v_94">
    <vt:lpwstr>:"Katayoon"},{"family":"Kassahn","given":"Karin S."},{"family":"Katai","given":"Hitoshi"},{"family":"Kato","given":"Mamoru"},{"family":"Katoh","given":"Hiroto"},{"family":"Kawakami","given":"Yoshiiku"},{"family":"Kay","given":"Jonathan D."},{"family":"Kaz</vt:lpwstr>
  </property>
  <property fmtid="{D5CDD505-2E9C-101B-9397-08002B2CF9AE}" pid="396" name="ZOTERO_BREF_HAsxUjHZcJ4v_95">
    <vt:lpwstr>akoff","given":"Stephen H."},{"family":"Kazanov","given":"Marat D."},{"family":"Keays","given":"Maria"},{"family":"Kebebew","given":"Electron"},{"family":"Kefford","given":"Richard F."},{"family":"Kellis","given":"Manolis"},{"family":"Kench","given":"Jame</vt:lpwstr>
  </property>
  <property fmtid="{D5CDD505-2E9C-101B-9397-08002B2CF9AE}" pid="397" name="ZOTERO_BREF_HAsxUjHZcJ4v_96">
    <vt:lpwstr>s G."},{"family":"Kennedy","given":"Catherine J."},{"family":"Kerssemakers","given":"Jules N. A."},{"family":"Khoo","given":"David"},{"family":"Khoo","given":"Vincent"},{"family":"Khuntikeo","given":"Narong"},{"family":"Khurana","given":"Ekta"},{"family":</vt:lpwstr>
  </property>
  <property fmtid="{D5CDD505-2E9C-101B-9397-08002B2CF9AE}" pid="398" name="ZOTERO_BREF_HAsxUjHZcJ4v_97">
    <vt:lpwstr>"Kilpinen","given":"Helena"},{"family":"Kim","given":"Hark Kyun"},{"family":"Kim","given":"Hyung-Lae"},{"family":"Kim","given":"Hyung-Yong"},{"family":"Kim","given":"Hyunghwan"},{"family":"Kim","given":"Jaegil"},{"family":"Kim","given":"Jihoon"},{"family"</vt:lpwstr>
  </property>
  <property fmtid="{D5CDD505-2E9C-101B-9397-08002B2CF9AE}" pid="399" name="ZOTERO_BREF_HAsxUjHZcJ4v_98">
    <vt:lpwstr>:"Kim","given":"Jong K."},{"family":"Kim","given":"Youngwook"},{"family":"King","given":"Tari A."},{"family":"Klapper","given":"Wolfram"},{"family":"Kleinheinz","given":"Kortine"},{"family":"Klimczak","given":"Leszek J."},{"family":"Knappskog","given":"St</vt:lpwstr>
  </property>
  <property fmtid="{D5CDD505-2E9C-101B-9397-08002B2CF9AE}" pid="400" name="ZOTERO_BREF_HAsxUjHZcJ4v_99">
    <vt:lpwstr>ian"},{"family":"Kneba","given":"Michael"},{"family":"Knoppers","given":"Bartha M."},{"family":"Koh","given":"Youngil"},{"family":"Komorowski","given":"Jan"},{"family":"Komura","given":"Daisuke"},{"family":"Komura","given":"Mitsuhiro"},{"family":"Kong","g</vt:lpwstr>
  </property>
  <property fmtid="{D5CDD505-2E9C-101B-9397-08002B2CF9AE}" pid="401"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2" name="ZOTERO_BREF_IM4gJ3yQ6hq2_10">
    <vt:lpwstr>"}],"issued":{"date-parts":[["2016",11,4]]}}},{"id":"LEYrocS4/oSyR4L77","uris":["http://zotero.org/users/14858941/items/MRBGYGMA"],"itemData":{"id":703,"type":"article-journal","abstract":"Many traditional pharmacopeias include Aristolochia and related pl</vt:lpwstr>
  </property>
  <property fmtid="{D5CDD505-2E9C-101B-9397-08002B2CF9AE}" pid="403"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4"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5"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6"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7"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8"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09"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0" name="ZOTERO_BREF_IM4gJ3yQ6hq2_18">
    <vt:lpwstr>y":"Huang","given":"Mi Ni"},{"family":"Lim","given":"Jing Quan"},{"family":"Boot","given":"Arnoud"},{"family":"Yu","given":"Willie"},{"family":"Suzuki","given":"Yuka"},{"family":"Thangaraju","given":"Saranya"},{"family":"Ng","given":"Cedric C Y"},{"family</vt:lpwstr>
  </property>
  <property fmtid="{D5CDD505-2E9C-101B-9397-08002B2CF9AE}" pid="411" name="ZOTERO_BREF_IM4gJ3yQ6hq2_19">
    <vt:lpwstr>":"Tan","given":"Patrick"},{"family":"Pang","given":"See-Tong"},{"family":"Huang","given":"Hao-Yi"},{"family":"Yu","given":"Ming-Chin"},{"family":"Lee","given":"Po-Huang"},{"family":"Hsieh","given":"Sen-Yung"},{"family":"Chang","given":"Alex Y"},{"family"</vt:lpwstr>
  </property>
  <property fmtid="{D5CDD505-2E9C-101B-9397-08002B2CF9AE}" pid="412" name="ZOTERO_BREF_IM4gJ3yQ6hq2_2">
    <vt:lpwstr>ka-Kusibab et al. 2020; Boot et al. 2020)","noteIndex":0},"citationItems":[{"id":"LEYrocS4/Pl16hzo6","uris":["http://zotero.org/users/14858941/items/D7AJ6DEW"],"itemData":{"id":719,"type":"article-journal","abstract":"Tobacco smoking increases the risk of</vt:lpwstr>
  </property>
  <property fmtid="{D5CDD505-2E9C-101B-9397-08002B2CF9AE}" pid="413" name="ZOTERO_BREF_IM4gJ3yQ6hq2_20">
    <vt:lpwstr>:"Bin","given":"†"},{"family":"Teh","given":"T"},{"family":"Steven","given":"†"},{"family":"Rozen","given":"G"}],"issued":{"date-parts":[["2017"]]}}},{"id":"LEYrocS4/Zfrehr89","uris":["http://zotero.org/users/14858941/items/H6T3QXLU"],"itemData":{"id":715</vt:lpwstr>
  </property>
  <property fmtid="{D5CDD505-2E9C-101B-9397-08002B2CF9AE}" pid="414"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5"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6"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7"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8"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19" name="ZOTERO_BREF_IM4gJ3yQ6hq2_26">
    <vt:lpwstr>l cancer","volume":"26","author":[{"family":"Dziubańska-Kusibab","given":"Paulina J."},{"family":"Berger","given":"Hilmar"},{"family":"Battistini","given":"Federica"},{"family":"Bouwman","given":"Britta A.M."},{"family":"Iftekhar","given":"Amina"},{"famil</vt:lpwstr>
  </property>
  <property fmtid="{D5CDD505-2E9C-101B-9397-08002B2CF9AE}" pid="420" name="ZOTERO_BREF_IM4gJ3yQ6hq2_27">
    <vt:lpwstr>y":"Katainen","given":"Riku"},{"family":"Cajuso","given":"Tatiana"},{"family":"Crosetto","given":"Nicola"},{"family":"Orozco","given":"Modesto"},{"family":"Aaltonen","given":"Lauri A."},{"family":"Meyer","given":"Thomas F."}],"issued":{"date-parts":[["202</vt:lpwstr>
  </property>
  <property fmtid="{D5CDD505-2E9C-101B-9397-08002B2CF9AE}" pid="421" name="ZOTERO_BREF_IM4gJ3yQ6hq2_28">
    <vt:lpwstr>0",7,1]]}}},{"id":"LEYrocS4/YyPdKMry","uris":["http://zotero.org/users/14858941/items/52N2VB8F"],"itemData":{"id":709,"type":"article-journal","abstract":"Mutational signatures can reveal the history of mutagenic processes that cells were exposed to befor</vt:lpwstr>
  </property>
  <property fmtid="{D5CDD505-2E9C-101B-9397-08002B2CF9AE}" pid="422"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3"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4"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5"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6"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7"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8" name="ZOTERO_BREF_IM4gJ3yQ6hq2_34">
    <vt:lpwstr>uthor":[{"family":"Boot","given":"Arnoud"},{"family":"Ng","given":"Alvin W.T."},{"family":"Chong","given":"Fui Teen"},{"family":"Ho","given":"Szu Chi"},{"family":"Yu","given":"Willie"},{"family":"Tan","given":"Daniel S.W."},{"family":"Iyer","given":"N. Go</vt:lpwstr>
  </property>
  <property fmtid="{D5CDD505-2E9C-101B-9397-08002B2CF9AE}" pid="429" name="ZOTERO_BREF_IM4gJ3yQ6hq2_35">
    <vt:lpwstr>palakrishna"},{"family":"Roze","given":"Steven G."}],"issued":{"date-parts":[["2020",6,1]]}}}],"schema":"https://github.com/citation-style-language/schema/raw/master/csl-citation.json"}</vt:lpwstr>
  </property>
  <property fmtid="{D5CDD505-2E9C-101B-9397-08002B2CF9AE}" pid="430"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1"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2"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3"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4" name="ZOTERO_BREF_IM4gJ3yQ6hq2_8">
    <vt:lpwstr>family":"Ju","given":"Young Seok"},{"family":"Haase","given":"Kerstin"},{"family":"Van Loo","given":"Peter"},{"family":"Martincorena","given":"Iñigo"},{"family":"Nik-Zainal","given":"Serena"},{"family":"Totoki","given":"Yasushi"},{"family":"Fujimoto","giv</vt:lpwstr>
  </property>
  <property fmtid="{D5CDD505-2E9C-101B-9397-08002B2CF9AE}" pid="435" name="ZOTERO_BREF_IM4gJ3yQ6hq2_9">
    <vt:lpwstr>en":"Akihiro"},{"family":"Nakagawa","given":"Hidewaki"},{"family":"Shibata","given":"Tatsuhiro"},{"family":"Campbell","given":"Peter J."},{"family":"Vineis","given":"Paolo"},{"family":"Phillips","given":"David H."},{"family":"Stratton","given":"Michael R.</vt:lpwstr>
  </property>
  <property fmtid="{D5CDD505-2E9C-101B-9397-08002B2CF9AE}" pid="436"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7" name="ZOTERO_BREF_Icd6wZN2C4n7_10">
    <vt:lpwstr>ai"},{"family":"Wu","given":"Yang"},{"family":"Rozen","given":"Steven G"}],"issued":{"date-parts":[["2024"]]}}}],"schema":"https://github.com/citation-style-language/schema/raw/master/csl-citation.json"}</vt:lpwstr>
  </property>
  <property fmtid="{D5CDD505-2E9C-101B-9397-08002B2CF9AE}" pid="438"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39"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0"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1"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2"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3"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4"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5"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6" name="ZOTERO_BREF_JvwdUEeJfzJa_1">
    <vt:lpwstr>ZOTERO_ITEM CSL_CITATION {"citationID":"earEN8hA","properties":{"formattedCitation":"(Hoang et al. 2013; Poon et al. 2013)","plainCitation":"(Hoang et al. 2013; Poon et al. 2013)","noteIndex":0},"citationItems":[{"id":"LEYrocS4/zHgX2qaC","uris":["http://z</vt:lpwstr>
  </property>
  <property fmtid="{D5CDD505-2E9C-101B-9397-08002B2CF9AE}" pid="447"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8"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49"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0"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1"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2"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3"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4"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5"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6" name="ZOTERO_BREF_JvwdUEeJfzJa_19">
    <vt:lpwstr>"Chen","given":"Chung-Hsin"},{"family":"Sidorenko","given":"Viktoriya S."},{"family":"He","given":"Jian"},{"family":"Dickman","given":"Kathleen G."},{"family":"Yun","given":"Byeong Hwa"},{"family":"Moriya","given":"Masaaki"},{"family":"Niknafs","given":"N</vt:lpwstr>
  </property>
  <property fmtid="{D5CDD505-2E9C-101B-9397-08002B2CF9AE}" pid="457"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8" name="ZOTERO_BREF_JvwdUEeJfzJa_20">
    <vt:lpwstr>oushin"},{"family":"Douville","given":"Christopher"},{"family":"Karchin","given":"Rachel"},{"family":"Turesky","given":"Robert J."},{"family":"Pu","given":"Yeong-Shiau"},{"family":"Vogelstein","given":"Bert"},{"family":"Papadopoulos","given":"Nickolas"},{</vt:lpwstr>
  </property>
  <property fmtid="{D5CDD505-2E9C-101B-9397-08002B2CF9AE}" pid="459" name="ZOTERO_BREF_JvwdUEeJfzJa_21">
    <vt:lpwstr>"family":"Grollman","given":"Arthur P."},{"family":"Kinzler","given":"Kenneth W."},{"family":"Rosenquist","given":"Thomas A."}],"accessed":{"date-parts":[["2025",4,17]]},"issued":{"date-parts":[["2013",8,7]]}}},{"id":"LEYrocS4/aDzPK95y","uris":["http://zo</vt:lpwstr>
  </property>
  <property fmtid="{D5CDD505-2E9C-101B-9397-08002B2CF9AE}" pid="460"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1" name="ZOTERO_BREF_JvwdUEeJfzJa_23">
    <vt:lpwstr>n            Carcinogen AAlert\n            \n              Aristolochic acid (AA) is a natural compound derived from plants in the\n              Aristolochia\n              genus. For centuries,\n              Aristolochia\n              has been used t</vt:lpwstr>
  </property>
  <property fmtid="{D5CDD505-2E9C-101B-9397-08002B2CF9AE}" pid="462"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3"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4"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5"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6"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7"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8" name="ZOTERO_BREF_JvwdUEeJfzJa_3">
    <vt:lpwstr>        , \n            Carcinogen AAlert\n            \n              Aristolochic acid (AA) is a natural compound derived from plants in the\n              Aristolochia\n              genus. For centuries,\n              Aristolochia\n              has </vt:lpwstr>
  </property>
  <property fmtid="{D5CDD505-2E9C-101B-9397-08002B2CF9AE}" pid="469"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0"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1"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2"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3"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4"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5"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6"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7"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8"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79"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0"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1" name="ZOTERO_BREF_JvwdUEeJfzJa_41">
    <vt:lpwstr>itranslmed.3006086","volume":"5","author":[{"family":"Poon","given":"Song Ling"},{"family":"Pang","given":"See-Tong"},{"family":"McPherson","given":"John R."},{"family":"Yu","given":"Willie"},{"family":"Huang","given":"Kie Kyon"},{"family":"Guan","given":</vt:lpwstr>
  </property>
  <property fmtid="{D5CDD505-2E9C-101B-9397-08002B2CF9AE}" pid="482" name="ZOTERO_BREF_JvwdUEeJfzJa_42">
    <vt:lpwstr>"Peiyong"},{"family":"Weng","given":"Wen-Hui"},{"family":"Siew","given":"Ee Yan"},{"family":"Liu","given":"Yujing"},{"family":"Heng","given":"Hong Lee"},{"family":"Chong","given":"Soo Ching"},{"family":"Gan","given":"Anna"},{"family":"Tay","given":"Su Tin</vt:lpwstr>
  </property>
  <property fmtid="{D5CDD505-2E9C-101B-9397-08002B2CF9AE}" pid="483" name="ZOTERO_BREF_JvwdUEeJfzJa_43">
    <vt:lpwstr>g"},{"family":"Lim","given":"Weng Khong"},{"family":"Cutcutache","given":"Ioana"},{"family":"Huang","given":"Dachuan"},{"family":"Ler","given":"Lian Dee"},{"family":"Nairismägi","given":"Maarja-Liisa"},{"family":"Lee","given":"Ming Hui"},{"family":"Chang"</vt:lpwstr>
  </property>
  <property fmtid="{D5CDD505-2E9C-101B-9397-08002B2CF9AE}" pid="484" name="ZOTERO_BREF_JvwdUEeJfzJa_44">
    <vt:lpwstr>,"given":"Ying-Hsu"},{"family":"Yu","given":"Kai-Jie"},{"family":"Chan-on","given":"Waraporn"},{"family":"Li","given":"Bin-Kui"},{"family":"Yuan","given":"Yun-Fei"},{"family":"Qian","given":"Chao-Nan"},{"family":"Ng","given":"Kwai-Fong"},{"family":"Wu","g</vt:lpwstr>
  </property>
  <property fmtid="{D5CDD505-2E9C-101B-9397-08002B2CF9AE}" pid="485" name="ZOTERO_BREF_JvwdUEeJfzJa_45">
    <vt:lpwstr>iven":"Ching-Fang"},{"family":"Hsu","given":"Cheng-Lung"},{"family":"Bunte","given":"Ralph M."},{"family":"Stratton","given":"Michael R."},{"family":"Futreal","given":"P. Andrew"},{"family":"Sung","given":"Wing-Kin"},{"family":"Chuang","given":"Cheng-Keng</vt:lpwstr>
  </property>
  <property fmtid="{D5CDD505-2E9C-101B-9397-08002B2CF9AE}" pid="486" name="ZOTERO_BREF_JvwdUEeJfzJa_46">
    <vt:lpwstr>"},{"family":"Ong","given":"Choon Kiat"},{"family":"Rozen","given":"Steven G."},{"family":"Tan","given":"Patrick"},{"family":"Teh","given":"Bin Tean"}],"accessed":{"date-parts":[["2025",4,17]]},"issued":{"date-parts":[["2013",8,7]]}}}],"schema":"https://g</vt:lpwstr>
  </property>
  <property fmtid="{D5CDD505-2E9C-101B-9397-08002B2CF9AE}" pid="487" name="ZOTERO_BREF_JvwdUEeJfzJa_47">
    <vt:lpwstr>ithub.com/citation-style-language/schema/raw/master/csl-citation.json"}</vt:lpwstr>
  </property>
  <property fmtid="{D5CDD505-2E9C-101B-9397-08002B2CF9AE}" pid="488"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89"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0"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1"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2"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3" name="ZOTERO_BREF_LiVs887hgA47_1">
    <vt:lpwstr>ZOTERO_BIBL {"uncited":[],"omitted":[],"custom":[]} CSL_BIBLIOGRAPHY</vt:lpwstr>
  </property>
  <property fmtid="{D5CDD505-2E9C-101B-9397-08002B2CF9AE}" pid="494" name="ZOTERO_BREF_NhmgMLG5UTqp_1">
    <vt:lpwstr>ZOTERO_ITEM CSL_CITATION {"citationID":"m8DfwMxt","properties":{"formattedCitation":"(Ng et al. 2017; Poon et al. 2015)","plainCitation":"(Ng et al. 2017; Poon et al. 2015)","noteIndex":0},"citationItems":[{"id":"LEYrocS4/oSyR4L77","uris":["http://zotero.</vt:lpwstr>
  </property>
  <property fmtid="{D5CDD505-2E9C-101B-9397-08002B2CF9AE}" pid="495" name="ZOTERO_BREF_NhmgMLG5UTqp_10">
    <vt:lpwstr>ud"},{"family":"Yu","given":"Willie"},{"family":"Suzuki","given":"Yuka"},{"family":"Thangaraju","given":"Saranya"},{"family":"Ng","given":"Cedric C Y"},{"family":"Tan","given":"Patrick"},{"family":"Pang","given":"See-Tong"},{"family":"Huang","given":"Hao-</vt:lpwstr>
  </property>
  <property fmtid="{D5CDD505-2E9C-101B-9397-08002B2CF9AE}" pid="496" name="ZOTERO_BREF_NhmgMLG5UTqp_11">
    <vt:lpwstr>Yi"},{"family":"Yu","given":"Ming-Chin"},{"family":"Lee","given":"Po-Huang"},{"family":"Hsieh","given":"Sen-Yung"},{"family":"Chang","given":"Alex Y"},{"family":"Bin","given":"†"},{"family":"Teh","given":"T"},{"family":"Steven","given":"†"},{"family":"Roz</vt:lpwstr>
  </property>
  <property fmtid="{D5CDD505-2E9C-101B-9397-08002B2CF9AE}" pid="497" name="ZOTERO_BREF_NhmgMLG5UTqp_12">
    <vt:lpwstr>en","given":"G"}],"issued":{"date-parts":[["2017"]]}}},{"id":"LEYrocS4/kLQ2Zwak","uris":["http://zotero.org/users/14858941/items/UIWWU7GW"],"itemData":{"id":893,"type":"article-journal","abstract":"Background: Aristolochic acid (AA) is a natural compound </vt:lpwstr>
  </property>
  <property fmtid="{D5CDD505-2E9C-101B-9397-08002B2CF9AE}" pid="498"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499"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0"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1"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2"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3"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4"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5"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6"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7"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8"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09" name="ZOTERO_BREF_NhmgMLG5UTqp_23">
    <vt:lpwstr>},{"family":"Choo","given":"Yang"},{"family":"McPherson","given":"John R"},{"family":"Yu","given":"Willie"},{"family":"Heng","given":"Hong Lee"},{"family":"Gan","given":"Anna"},{"family":"Myint","given":"Swe Swe"},{"family":"Siew","given":"Ee Yan"},{"fami</vt:lpwstr>
  </property>
  <property fmtid="{D5CDD505-2E9C-101B-9397-08002B2CF9AE}" pid="510" name="ZOTERO_BREF_NhmgMLG5UTqp_24">
    <vt:lpwstr>ly":"Ler","given":"Lian Dee"},{"family":"Ng","given":"Lay Guat"},{"family":"Weng","given":"Wen-Hui"},{"family":"Chuang","given":"Cheng-Keng"},{"family":"Yuen","given":"John Sp"},{"family":"Pang","given":"See-Tong"},{"family":"Tan","given":"Patrick"},{"fam</vt:lpwstr>
  </property>
  <property fmtid="{D5CDD505-2E9C-101B-9397-08002B2CF9AE}" pid="511" name="ZOTERO_BREF_NhmgMLG5UTqp_25">
    <vt:lpwstr>ily":"Teh","given":"Bin Tean"},{"family":"Rozen","given":"Steven G"}],"issued":{"date-parts":[["2015",4,28]]}}}],"schema":"https://github.com/citation-style-language/schema/raw/master/csl-citation.json"}</vt:lpwstr>
  </property>
  <property fmtid="{D5CDD505-2E9C-101B-9397-08002B2CF9AE}" pid="512"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3"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4"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5"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6"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7"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8"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19" name="ZOTERO_BREF_SKWaXNETtpY0_1">
    <vt:lpwstr>ZOTERO_ITEM CSL_CITATION {"citationID":"myrzr0HC","properties":{"formattedCitation":"(Alexandrov et al. 2014)","plainCitation":"(Alexandrov et al. 2014)","noteIndex":0},"citationItems":[{"id":"LEYrocS4/i7R664xL","uris":["http://zotero.org/users/14858941/i</vt:lpwstr>
  </property>
  <property fmtid="{D5CDD505-2E9C-101B-9397-08002B2CF9AE}" pid="520"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1"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2" name="ZOTERO_BREF_SKWaXNETtpY0_4">
    <vt:lpwstr>on"}</vt:lpwstr>
  </property>
  <property fmtid="{D5CDD505-2E9C-101B-9397-08002B2CF9AE}" pid="523"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4" name="ZOTERO_BREF_Yu0snU1feDwM_10">
    <vt:lpwstr>iven":"Dominik"},{"family":"Morganella","given":"Sandro"},{"family":"Yates","given":"Lucy R."},{"family":"Staaf","given":"Johan"},{"family":"Zou","given":"Xueqing"},{"family":"Ramakrishna","given":"Manasa"},{"family":"Martin","given":"Sancha"},{"family":"</vt:lpwstr>
  </property>
  <property fmtid="{D5CDD505-2E9C-101B-9397-08002B2CF9AE}" pid="525" name="ZOTERO_BREF_Yu0snU1feDwM_11">
    <vt:lpwstr>Boyault","given":"Sandrine"},{"family":"Sieuwerts","given":"Anieta M."},{"family":"Simpson","given":"Peter T."},{"family":"King","given":"Tari A."},{"family":"Raine","given":"Keiran"},{"family":"Eyfjord","given":"Jorunn E."},{"family":"Kong","given":"Gu"}</vt:lpwstr>
  </property>
  <property fmtid="{D5CDD505-2E9C-101B-9397-08002B2CF9AE}" pid="526" name="ZOTERO_BREF_Yu0snU1feDwM_12">
    <vt:lpwstr>,{"family":"Borg","given":"Åke"},{"family":"Birney","given":"Ewan"},{"family":"Stunnenberg","given":"Hendrik G."},{"family":"Van De Vijver","given":"Marc J."},{"family":"Børresen-Dale","given":"Anne Lise"},{"family":"Martens","given":"John W.M."},{"family</vt:lpwstr>
  </property>
  <property fmtid="{D5CDD505-2E9C-101B-9397-08002B2CF9AE}" pid="527" name="ZOTERO_BREF_Yu0snU1feDwM_13">
    <vt:lpwstr>":"Span","given":"Paul N."},{"family":"Lakhani","given":"Sunil R."},{"family":"Vincent-Salomon","given":"Anne"},{"family":"Sotiriou","given":"Christos"},{"family":"Tutt","given":"Andrew"},{"family":"Thompson","given":"Alastair M."},{"family":"Van Laere","</vt:lpwstr>
  </property>
  <property fmtid="{D5CDD505-2E9C-101B-9397-08002B2CF9AE}" pid="528" name="ZOTERO_BREF_Yu0snU1feDwM_14">
    <vt:lpwstr>given":"Steven"},{"family":"Richardson","given":"Andrea L."},{"family":"Viari","given":"Alain"},{"family":"Campbell","given":"Peter J."},{"family":"Stratton","given":"Michael R."},{"family":"Nik-Zainal","given":"Serena"}],"issued":{"date-parts":[["2017",4</vt:lpwstr>
  </property>
  <property fmtid="{D5CDD505-2E9C-101B-9397-08002B2CF9AE}" pid="529" name="ZOTERO_BREF_Yu0snU1feDwM_15">
    <vt:lpwstr>,1]]}}}],"schema":"https://github.com/citation-style-language/schema/raw/master/csl-citation.json"}</vt:lpwstr>
  </property>
  <property fmtid="{D5CDD505-2E9C-101B-9397-08002B2CF9AE}" pid="530"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1"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2"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3"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4"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5"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6"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7"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8" name="ZOTERO_BREF_hhD988u0jN7V_1">
    <vt:lpwstr>ZOTERO_ITEM CSL_CITATION {"citationID":"g9PjEZ8H","properties":{"formattedCitation":"(Huang et al. 2015)","plainCitation":"(Huang et al. 2015)","noteIndex":0},"citationItems":[{"id":11810,"uris":["http://zotero.org/groups/6195561/items/8I59WHUF"],"itemDat</vt:lpwstr>
  </property>
  <property fmtid="{D5CDD505-2E9C-101B-9397-08002B2CF9AE}" pid="539" name="ZOTERO_BREF_hhD988u0jN7V_10">
    <vt:lpwstr>ion.json"}</vt:lpwstr>
  </property>
  <property fmtid="{D5CDD505-2E9C-101B-9397-08002B2CF9AE}" pid="540" name="ZOTERO_BREF_hhD988u0jN7V_2">
    <vt:lpwstr>a":{"id":11810,"type":"article-journal","abstract":"Abstract\n            Microsatellite instability (MSI) is a form of hypermutation that occurs in some tumors due to defects in cellular DNA mismatch repair. MSI is characterized by frequent somatic mutat</vt:lpwstr>
  </property>
  <property fmtid="{D5CDD505-2E9C-101B-9397-08002B2CF9AE}" pid="541" name="ZOTERO_BREF_hhD988u0jN7V_3">
    <vt:lpwstr>ions (i.e., cancer-specific mutations) that change the length of simple repeats (e.g., AAAAA…., GATAGATAGATA...). Clinical MSI tests evaluate the lengths of a handful of simple repeat sites, while next-generation sequencing can assay many more sites and o</vt:lpwstr>
  </property>
  <property fmtid="{D5CDD505-2E9C-101B-9397-08002B2CF9AE}" pid="542" name="ZOTERO_BREF_hhD988u0jN7V_4">
    <vt:lpwstr>ffers a much more complete view of their somatic mutation frequencies. Using somatic mutation data from the exomes of a 361-tumor training set, we developed classifiers to determine MSI status based on four machine-learning frameworks. All frameworks had </vt:lpwstr>
  </property>
  <property fmtid="{D5CDD505-2E9C-101B-9397-08002B2CF9AE}" pid="543" name="ZOTERO_BREF_hhD988u0jN7V_5">
    <vt:lpwstr>high accuracy and after choosing one we determined that it had &gt;98% concordance with clinical tests in a separate 163-tumor test set. Furthermore, this classifier retained high concordance even when classifying tumors based on subsets of whole-exome data.</vt:lpwstr>
  </property>
  <property fmtid="{D5CDD505-2E9C-101B-9397-08002B2CF9AE}" pid="544" name="ZOTERO_BREF_hhD988u0jN7V_6">
    <vt:lpwstr> We have released a CRAN R package, MSIseq, based on this classifier. MSIseq is faster and simpler to use than software that requires large files of aligned sequenced reads. MSIseq will be useful for genomic studies in which clinical MSI test results are </vt:lpwstr>
  </property>
  <property fmtid="{D5CDD505-2E9C-101B-9397-08002B2CF9AE}" pid="545" name="ZOTERO_BREF_hhD988u0jN7V_7">
    <vt:lpwstr>unavailable and for detecting possible misclassifications by clinical tests.","container-title":"Scientific Reports","DOI":"10.1038/srep13321","ISSN":"2045-2322","issue":"1","journalAbbreviation":"Sci Rep","language":"en","page":"13321","source":"DOI.org </vt:lpwstr>
  </property>
  <property fmtid="{D5CDD505-2E9C-101B-9397-08002B2CF9AE}" pid="546" name="ZOTERO_BREF_hhD988u0jN7V_8">
    <vt:lpwstr>(Crossref)","title":"MSIseq: Software for Assessing Microsatellite Instability from Catalogs of Somatic Mutations","title-short":"MSIseq","volume":"5","author":[{"family":"Huang","given":"Mini"},{"family":"McPherson","given":"John R."},{"family":"Cutcutac</vt:lpwstr>
  </property>
  <property fmtid="{D5CDD505-2E9C-101B-9397-08002B2CF9AE}" pid="547" name="ZOTERO_BREF_hhD988u0jN7V_9">
    <vt:lpwstr>he","given":"Ioana"},{"family":"Teh","given":"Bin Tean"},{"family":"Tan","given":"Patrick"},{"family":"Rozen","given":"Steven G."}],"issued":{"date-parts":[["2015",8,26]]}}}],"schema":"https://github.com/citation-style-language/schema/raw/master/csl-citat</vt:lpwstr>
  </property>
  <property fmtid="{D5CDD505-2E9C-101B-9397-08002B2CF9AE}" pid="548"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49" name="ZOTERO_BREF_sXKgi2ptdMXh_10">
    <vt:lpwstr>,"issued":{"date-parts":[["2023",1,10]]}}}],"schema":"https://github.com/citation-style-language/schema/raw/master/csl-citation.json"}</vt:lpwstr>
  </property>
  <property fmtid="{D5CDD505-2E9C-101B-9397-08002B2CF9AE}" pid="550"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1"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2"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3"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4"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5"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6"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7" name="ZOTERO_BREF_sXKgi2ptdMXh_9">
    <vt:lpwstr>g for mutational signature discovery","title-short":"mSigHdp","volume":"5","author":[{"family":"Liu","given":"Mo"},{"family":"Wu","given":"Yang"},{"family":"Jiang","given":"Nanhai"},{"family":"Boot","given":"Arnoud"},{"family":"Rozen","given":"Steven G"}]</vt:lpwstr>
  </property>
  <property fmtid="{D5CDD505-2E9C-101B-9397-08002B2CF9AE}" pid="558" name="ZOTERO_BREF_xeDB1zkV4c3y_1">
    <vt:lpwstr>ZOTERO_ITEM CSL_CITATION {"citationID":"0PjOKvaY","properties":{"formattedCitation":"(Jin et al. 2024; Koh et al. 2025a; Reijns et al. 2022)","plainCitation":"(Jin et al. 2024; Koh et al. 2025a; Reijns et al. 2022)","noteIndex":0},"citationItems":[{"id":"</vt:lpwstr>
  </property>
  <property fmtid="{D5CDD505-2E9C-101B-9397-08002B2CF9AE}" pid="559" name="ZOTERO_BREF_xeDB1zkV4c3y_10">
    <vt:lpwstr>:"Abstract\n            Despite their deleterious effects, small insertions and deletions (InDels) have received far less attention than substitutions. Here we generated isogenic CRISPR-edited human cellular models of postreplicative repair dysfunction (P</vt:lpwstr>
  </property>
  <property fmtid="{D5CDD505-2E9C-101B-9397-08002B2CF9AE}" pid="560" name="ZOTERO_BREF_xeDB1zkV4c3y_11">
    <vt:lpwstr>RRd), including individual and combined gene edits of DNA mismatch repair (MMR) and replicative polymerases (Pol ε and Pol δ). Unique, diverse InDel mutational footprints were revealed. However, the prevailing InDel classification framework was unable to </vt:lpwstr>
  </property>
  <property fmtid="{D5CDD505-2E9C-101B-9397-08002B2CF9AE}" pid="561" name="ZOTERO_BREF_xeDB1zkV4c3y_12">
    <vt:lpwstr>discriminate these InDel signatures from background mutagenesis and from each other. To address this, we developed an alternative InDel classification system that considers flanking sequences and informative motifs (for example, longer homopolymers), enab</vt:lpwstr>
  </property>
  <property fmtid="{D5CDD505-2E9C-101B-9397-08002B2CF9AE}" pid="562" name="ZOTERO_BREF_xeDB1zkV4c3y_13">
    <vt:lpwstr>ling unambiguous InDel classification into 89 subtypes. Through focused characterization of seven tumor types from the 100,000 Genomes Project, we uncovered 37 InDel signatures; 27 were new. In addition to unveiling previously hidden biological insights, </vt:lpwstr>
  </property>
  <property fmtid="{D5CDD505-2E9C-101B-9397-08002B2CF9AE}" pid="563" name="ZOTERO_BREF_xeDB1zkV4c3y_14">
    <vt:lpwstr>we also developed PRRDetect—a highly specific classifier of PRRd status in tumors, with potential implications for immunotherapies.","container-title":"Nature Genetics","DOI":"10.1038/s41588-025-02152-y","ISSN":"1061-4036, 1546-1718","journalAbbreviation"</vt:lpwstr>
  </property>
  <property fmtid="{D5CDD505-2E9C-101B-9397-08002B2CF9AE}" pid="564" name="ZOTERO_BREF_xeDB1zkV4c3y_15">
    <vt:lpwstr>:"Nat Genet","language":"en","source":"DOI.org (Crossref)","title":"A redefined InDel taxonomy provides insights into mutational signatures","URL":"https://www.nature.com/articles/s41588-025-02152-y","author":[{"family":"Koh","given":"Gene Ching Chiek"},{</vt:lpwstr>
  </property>
  <property fmtid="{D5CDD505-2E9C-101B-9397-08002B2CF9AE}" pid="565" name="ZOTERO_BREF_xeDB1zkV4c3y_16">
    <vt:lpwstr>"family":"Nanda","given":"Arjun Scott"},{"family":"Rinaldi","given":"Giuseppe"},{"family":"Boushaki","given":"Soraya"},{"family":"Degasperi","given":"Andrea"},{"family":"Badja","given":"Cherif"},{"family":"Pregnall","given":"Andrew Marcel"},{"family":"Zha</vt:lpwstr>
  </property>
  <property fmtid="{D5CDD505-2E9C-101B-9397-08002B2CF9AE}" pid="566" name="ZOTERO_BREF_xeDB1zkV4c3y_17">
    <vt:lpwstr>o","given":"Salome Jingchen"},{"family":"Chmelova","given":"Lucia"},{"family":"Black","given":"Daniella"},{"family":"Heskin","given":"Laura"},{"family":"Dias","given":"João"},{"family":"Young","given":"Jamie"},{"family":"Memari","given":"Yasin"},{"family"</vt:lpwstr>
  </property>
  <property fmtid="{D5CDD505-2E9C-101B-9397-08002B2CF9AE}" pid="567" name="ZOTERO_BREF_xeDB1zkV4c3y_18">
    <vt:lpwstr>:"Shooter","given":"Scott"},{"family":"Czarnecki","given":"Jan"},{"family":"Brown","given":"Matthew Arthur"},{"family":"Davies","given":"Helen Ruth"},{"family":"Zou","given":"Xueqing"},{"family":"Nik-Zainal","given":"Serena"}],"accessed":{"date-parts":[["</vt:lpwstr>
  </property>
  <property fmtid="{D5CDD505-2E9C-101B-9397-08002B2CF9AE}" pid="568" name="ZOTERO_BREF_xeDB1zkV4c3y_19">
    <vt:lpwstr>2025",5,14]]},"issued":{"date-parts":[["2025",4,10]]}}},{"id":"LEYrocS4/xP1xAni6","uris":["http://zotero.org/users/14858941/items/X8LCP38K"],"itemData":{"id":726,"type":"article-journal","abstract":"Abstract\n            \n              The mutational lan</vt:lpwstr>
  </property>
  <property fmtid="{D5CDD505-2E9C-101B-9397-08002B2CF9AE}" pid="569" name="ZOTERO_BREF_xeDB1zkV4c3y_2">
    <vt:lpwstr>LEYrocS4/VHcc7f79","uris":["http://zotero.org/users/14858941/items/WC3TIICG"],"itemData":{"id":636,"type":"article-journal","abstract":"Mutational signature analysis is a recent computational approach for interpreting somatic mutations in the genome. Its </vt:lpwstr>
  </property>
  <property fmtid="{D5CDD505-2E9C-101B-9397-08002B2CF9AE}" pid="570" name="ZOTERO_BREF_xeDB1zkV4c3y_20">
    <vt:lpwstr>dscape is shaped by many processes. Genic regions are vulnerable to mutation but are preferentially protected by transcription-coupled repair\n              1\n              . In microorganisms, transcription has been demonstrated to be mutagenic\n       </vt:lpwstr>
  </property>
  <property fmtid="{D5CDD505-2E9C-101B-9397-08002B2CF9AE}" pid="571" name="ZOTERO_BREF_xeDB1zkV4c3y_21">
    <vt:lpwstr>       2,3\n              ; however, the impact of transcription-associated mutagenesis remains to be established in higher eukaryotes\n              4\n              . Here we show that ID4—a cancer insertion–deletion (indel) mutation signature of unknow</vt:lpwstr>
  </property>
  <property fmtid="{D5CDD505-2E9C-101B-9397-08002B2CF9AE}" pid="572" name="ZOTERO_BREF_xeDB1zkV4c3y_22">
    <vt:lpwstr>n aetiology\n              5\n              characterized by short (2 to 5 base pair) deletions —is due to a transcription-associated mutagenesis process. We demonstrate that defective ribonucleotide excision repair in mammals is associated with the ID4 s</vt:lpwstr>
  </property>
  <property fmtid="{D5CDD505-2E9C-101B-9397-08002B2CF9AE}" pid="573" name="ZOTERO_BREF_xeDB1zkV4c3y_23">
    <vt:lpwstr>ignature, with mutations occurring at a TNT sequence motif, implicating topoisomerase 1 (TOP1) activity at sites of genome-embedded ribonucleotides as a mechanistic basis. Such TOP1-mediated deletions occur somatically in cancer, and the ID-TOP1 signature</vt:lpwstr>
  </property>
  <property fmtid="{D5CDD505-2E9C-101B-9397-08002B2CF9AE}" pid="574" name="ZOTERO_BREF_xeDB1zkV4c3y_24">
    <vt:lpwstr> is also found in physiological settings, contributing to genic de novo indel mutations in the germline. Thus, although topoisomerases protect against genome instability by relieving topological stress\n              6\n              , their activity may </vt:lpwstr>
  </property>
  <property fmtid="{D5CDD505-2E9C-101B-9397-08002B2CF9AE}" pid="575" name="ZOTERO_BREF_xeDB1zkV4c3y_25">
    <vt:lpwstr>also be an important source of mutations in the human genome.","container-title":"Nature","DOI":"10.1038/s41586-022-04403-y","ISSN":"0028-0836, 1476-4687","issue":"7898","journalAbbreviation":"Nature","language":"en","page":"623-631","source":"DOI.org (Cr</vt:lpwstr>
  </property>
  <property fmtid="{D5CDD505-2E9C-101B-9397-08002B2CF9AE}" pid="576" name="ZOTERO_BREF_xeDB1zkV4c3y_26">
    <vt:lpwstr>ossref)","title":"Signatures of TOP1 transcription-associated mutagenesis in cancer and germline","volume":"602","author":[{"family":"Reijns","given":"Martin A. M."},{"family":"Parry","given":"David A."},{"family":"Williams","given":"Thomas C."},{"family"</vt:lpwstr>
  </property>
  <property fmtid="{D5CDD505-2E9C-101B-9397-08002B2CF9AE}" pid="577" name="ZOTERO_BREF_xeDB1zkV4c3y_27">
    <vt:lpwstr>:"Nadeu","given":"Ferran"},{"family":"Hindshaw","given":"Rebecca L."},{"family":"Rios Szwed","given":"Diana O."},{"family":"Nicholson","given":"Michael D."},{"family":"Carroll","given":"Paula"},{"family":"Boyle","given":"Shelagh"},{"family":"Royo","given"</vt:lpwstr>
  </property>
  <property fmtid="{D5CDD505-2E9C-101B-9397-08002B2CF9AE}" pid="578" name="ZOTERO_BREF_xeDB1zkV4c3y_28">
    <vt:lpwstr>:"Romina"},{"family":"Cornish","given":"Alex J."},{"family":"Xiang","given":"Hang"},{"family":"Ridout","given":"Kate"},{"literal":"The Genomics England Research Consortium"},{"family":"Ambrose","given":"John C."},{"family":"Arumugam","given":"Prabhu"},{"f</vt:lpwstr>
  </property>
  <property fmtid="{D5CDD505-2E9C-101B-9397-08002B2CF9AE}" pid="579" name="ZOTERO_BREF_xeDB1zkV4c3y_29">
    <vt:lpwstr>amily":"Bevers","given":"Roel"},{"family":"Bleda","given":"Marta"},{"family":"Boardman-Pretty","given":"Freya"},{"family":"Boustred","given":"Christopher R."},{"family":"Brittain","given":"Helen"},{"family":"Caulfield","given":"Mark J."},{"family":"Chan",</vt:lpwstr>
  </property>
  <property fmtid="{D5CDD505-2E9C-101B-9397-08002B2CF9AE}" pid="580" name="ZOTERO_BREF_xeDB1zkV4c3y_3">
    <vt:lpwstr>application to cancer data has enhanced our understanding of mutational forces driving tumorigenesis and demonstrated its potential to inform prognosis and treatment decisions. However, methodological challenges remain for discovering new signatures and a</vt:lpwstr>
  </property>
  <property fmtid="{D5CDD505-2E9C-101B-9397-08002B2CF9AE}" pid="581" name="ZOTERO_BREF_xeDB1zkV4c3y_30">
    <vt:lpwstr>"given":"Georgia C."},{"family":"Elgar","given":"Greg"},{"family":"Fowler","given":"Tom"},{"family":"Giess","given":"Adam"},{"family":"Hamblin","given":"Angela"},{"family":"Henderson","given":"Shirley"},{"family":"Hubbard","given":"Tim J. P."},{"family":"</vt:lpwstr>
  </property>
  <property fmtid="{D5CDD505-2E9C-101B-9397-08002B2CF9AE}" pid="582" name="ZOTERO_BREF_xeDB1zkV4c3y_31">
    <vt:lpwstr>Jackson","given":"Rob"},{"family":"Jones","given":"Louise J."},{"family":"Kasperaviciute","given":"Dalia"},{"family":"Kayikci","given":"Melis"},{"family":"Kousathanas","given":"Athanasios"},{"family":"Lahnstein","given":"Lea"},{"family":"Leigh","given":"S</vt:lpwstr>
  </property>
  <property fmtid="{D5CDD505-2E9C-101B-9397-08002B2CF9AE}" pid="583" name="ZOTERO_BREF_xeDB1zkV4c3y_32">
    <vt:lpwstr>arah E. A."},{"family":"Leong","given":"Ivonne U. S."},{"family":"Lopez","given":"Javier F."},{"family":"Maleady-Crowe","given":"Fiona"},{"family":"McEntagart","given":"Meriel"},{"family":"Minneci","given":"Federico"},{"family":"Moutsianas","given":"Louka</vt:lpwstr>
  </property>
  <property fmtid="{D5CDD505-2E9C-101B-9397-08002B2CF9AE}" pid="584" name="ZOTERO_BREF_xeDB1zkV4c3y_33">
    <vt:lpwstr>s"},{"family":"Mueller","given":"Michael"},{"family":"Murugaesu","given":"Nirupa"},{"family":"Need","given":"Anna C."},{"family":"O’Donovan","given":"Peter"},{"family":"Odhams","given":"Chris A."},{"family":"Patch","given":"Christine"},{"family":"Pereira"</vt:lpwstr>
  </property>
  <property fmtid="{D5CDD505-2E9C-101B-9397-08002B2CF9AE}" pid="585" name="ZOTERO_BREF_xeDB1zkV4c3y_34">
    <vt:lpwstr>,"given":"Mariana Buongermino"},{"family":"Perez-Gil","given":"Daniel"},{"family":"Pullinger","given":"John"},{"family":"Rahim","given":"Tahrima"},{"family":"Rendon","given":"Augusto"},{"family":"Rogers","given":"Tim"},{"family":"Savage","given":"Kevin"},</vt:lpwstr>
  </property>
  <property fmtid="{D5CDD505-2E9C-101B-9397-08002B2CF9AE}" pid="586" name="ZOTERO_BREF_xeDB1zkV4c3y_35">
    <vt:lpwstr>{"family":"Sawant","given":"Kushmita"},{"family":"Scott","given":"Richard H."},{"family":"Siddiq","given":"Afshan"},{"family":"Sieghart","given":"Alexander"},{"family":"Smith","given":"Samuel C."},{"family":"Sosinsky","given":"Alona"},{"family":"Stuckey",</vt:lpwstr>
  </property>
  <property fmtid="{D5CDD505-2E9C-101B-9397-08002B2CF9AE}" pid="587" name="ZOTERO_BREF_xeDB1zkV4c3y_36">
    <vt:lpwstr>"given":"Alexander"},{"family":"Tanguy","given":"Mélanie"},{"family":"Taylor Tavares","given":"Ana Lisa"},{"family":"Thomas","given":"Ellen R. A."},{"family":"Thompson","given":"Simon R."},{"family":"Tucci","given":"Arianna"},{"family":"Welland","given":"</vt:lpwstr>
  </property>
  <property fmtid="{D5CDD505-2E9C-101B-9397-08002B2CF9AE}" pid="588" name="ZOTERO_BREF_xeDB1zkV4c3y_37">
    <vt:lpwstr>Matthew J."},{"family":"Williams","given":"Eleanor"},{"family":"Witkowska","given":"Katarzyna"},{"family":"Wood","given":"Suzanne M."},{"literal":"Colorectal Cancer Domain UK 100,000 Genomes Project"},{"family":"Chubb","given":"Daniel"},{"family":"Cornish</vt:lpwstr>
  </property>
  <property fmtid="{D5CDD505-2E9C-101B-9397-08002B2CF9AE}" pid="589" name="ZOTERO_BREF_xeDB1zkV4c3y_38">
    <vt:lpwstr>","given":"Alex"},{"family":"Kinnersley","given":"Ben"},{"family":"Houlston","given":"Richard"},{"family":"Wedge","given":"David"},{"family":"Gruber","given":"Andreas"},{"family":"Frangou","given":"Anna"},{"family":"Cross","given":"William"},{"family":"Gr</vt:lpwstr>
  </property>
  <property fmtid="{D5CDD505-2E9C-101B-9397-08002B2CF9AE}" pid="590" name="ZOTERO_BREF_xeDB1zkV4c3y_39">
    <vt:lpwstr>aham","given":"Trevor"},{"family":"Sottoriva","given":"Andrea"},{"family":"Caravagna","given":"Gulio"},{"family":"Lopez-Bigas","given":"Nuria"},{"family":"Arnedo-Pac","given":"Claudia"},{"family":"Church","given":"David"},{"family":"Culliford","given":"Ri</vt:lpwstr>
  </property>
  <property fmtid="{D5CDD505-2E9C-101B-9397-08002B2CF9AE}" pid="591" name="ZOTERO_BREF_xeDB1zkV4c3y_4">
    <vt:lpwstr>ssigning proper weights to existing signatures, thereby hindering broader clinical applications. Here we present Mutational Signature Calculator (MuSiCal), a rigorous analytical framework with algorithms that solve major problems in the standard workflow.</vt:lpwstr>
  </property>
  <property fmtid="{D5CDD505-2E9C-101B-9397-08002B2CF9AE}" pid="592" name="ZOTERO_BREF_xeDB1zkV4c3y_40">
    <vt:lpwstr>chard"},{"family":"Thorn","given":"Steve"},{"family":"Quirke","given":"Phil"},{"family":"Wood","given":"Henry"},{"family":"Tomlinson","given":"Ian"},{"family":"Noyvert","given":"Boris"},{"family":"Schuh","given":"Anna"},{"family":"Aden","given":"Konrad"},</vt:lpwstr>
  </property>
  <property fmtid="{D5CDD505-2E9C-101B-9397-08002B2CF9AE}" pid="593" name="ZOTERO_BREF_xeDB1zkV4c3y_41">
    <vt:lpwstr>{"family":"Palles","given":"Claire"},{"family":"Campo","given":"Elias"},{"family":"Stankovic","given":"Tatjana"},{"family":"Taylor","given":"Martin S."},{"family":"Jackson","given":"Andrew P."}],"issued":{"date-parts":[["2022",2,24]]}}}],"schema":"https:/</vt:lpwstr>
  </property>
  <property fmtid="{D5CDD505-2E9C-101B-9397-08002B2CF9AE}" pid="594" name="ZOTERO_BREF_xeDB1zkV4c3y_42">
    <vt:lpwstr>/github.com/citation-style-language/schema/raw/master/csl-citation.json"}</vt:lpwstr>
  </property>
  <property fmtid="{D5CDD505-2E9C-101B-9397-08002B2CF9AE}" pid="595" name="ZOTERO_BREF_xeDB1zkV4c3y_5">
    <vt:lpwstr> Our simulation studies demonstrate that MuSiCal outperforms state-of-the-art algorithms for both signature discovery and assignment. By reanalyzing more than 2,700 cancer genomes, we provide an improved catalog of signatures and their assignments, discov</vt:lpwstr>
  </property>
  <property fmtid="{D5CDD505-2E9C-101B-9397-08002B2CF9AE}" pid="596" name="ZOTERO_BREF_xeDB1zkV4c3y_6">
    <vt:lpwstr>er nine indel signatures absent in the current catalog, resolve long-standing issues with the ambiguous ‘flat’ signatures and give insights into signatures with unknown etiologies. We expect MuSiCal and the improved catalog to be a step towards establishi</vt:lpwstr>
  </property>
  <property fmtid="{D5CDD505-2E9C-101B-9397-08002B2CF9AE}" pid="597" name="ZOTERO_BREF_xeDB1zkV4c3y_7">
    <vt:lpwstr>ng best practices for mutational signature analysis.","container-title":"Nature Genetics","DOI":"10.1038/s41588-024-01659-0","ISSN":"15461718","issue":"3","note":"PMID: 38361034\npublisher: Nature Research","page":"541-552","title":"Accurate and sensitive</vt:lpwstr>
  </property>
  <property fmtid="{D5CDD505-2E9C-101B-9397-08002B2CF9AE}" pid="598" name="ZOTERO_BREF_xeDB1zkV4c3y_8">
    <vt:lpwstr> mutational signature analysis with MuSiCal","volume":"56","author":[{"family":"Jin","given":"Hu"},{"family":"Gulhan","given":"Doga C."},{"family":"Geiger","given":"Benedikt"},{"family":"Ben-Isvy","given":"Daniel"},{"family":"Geng","given":"David"},{"fami</vt:lpwstr>
  </property>
  <property fmtid="{D5CDD505-2E9C-101B-9397-08002B2CF9AE}" pid="599" name="ZOTERO_BREF_xeDB1zkV4c3y_9">
    <vt:lpwstr>ly":"Ljungström","given":"Viktor"},{"family":"Park","given":"Peter J."}],"issued":{"date-parts":[["2024",3,1]]}}},{"id":"LEYrocS4/kRAIYHGi","uris":["http://zotero.org/users/14858941/items/TMR7S8H6"],"itemData":{"id":899,"type":"article-journal","abstract"</vt:lpwstr>
  </property>
  <property fmtid="{D5CDD505-2E9C-101B-9397-08002B2CF9AE}" pid="600" name="ZOTERO_PREF_1">
    <vt:lpwstr>&lt;data data-version="3" zotero-version="7.0.30"&gt;&lt;session id="LEYrocS4"/&gt;&lt;style id="http://www.zotero.org/styles/chicago-author-date" locale="en-GB" hasBibliography="1" bibliographyStyleHasBeenSet="1"/&gt;&lt;prefs&gt;&lt;pref name="fieldType" value="Bookmark"/&gt;&lt;pref n</vt:lpwstr>
  </property>
  <property fmtid="{D5CDD505-2E9C-101B-9397-08002B2CF9AE}" pid="601" name="ZOTERO_PREF_2">
    <vt:lpwstr>ame="automaticJournalAbbreviations" value="true"/&gt;&lt;/prefs&gt;&lt;/data&gt;</vt:lpwstr>
  </property>
</Properties>
</file>