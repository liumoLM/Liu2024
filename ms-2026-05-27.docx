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77777777" w:rsidR="001F6413" w:rsidRDefault="00D64226">
      <w:pPr>
        <w:pStyle w:val="authorsandaff"/>
        <w:spacing w:after="240"/>
      </w:pPr>
      <w:r>
        <w:t>Mo Liu</w:t>
      </w:r>
      <w:r>
        <w:rPr>
          <w:rFonts w:hint="eastAsia"/>
        </w:rPr>
        <w:t>1*#</w:t>
      </w:r>
      <w:r>
        <w:t>,</w:t>
      </w:r>
      <w:r>
        <w:rPr>
          <w:rFonts w:hint="eastAsia"/>
        </w:rPr>
        <w:t xml:space="preserve"> Mi Ni Huang2*,</w:t>
      </w:r>
      <w:r>
        <w:t xml:space="preserve"> Xue Ming Wu1, </w:t>
      </w:r>
      <w:ins w:id="1" w:author="Mo Liu" w:date="2026-05-26T11:39:00Z" w16du:dateUtc="2026-05-26T15:39:00Z">
        <w:r w:rsidR="00BE184C">
          <w:rPr>
            <w:rFonts w:hint="eastAsia"/>
          </w:rPr>
          <w:t>Ying Yang1</w:t>
        </w:r>
      </w:ins>
      <w:del w:id="2" w:author="Mo Liu" w:date="2026-05-26T11:39:00Z" w16du:dateUtc="2026-05-26T15:39:00Z">
        <w:r>
          <w:delText>Qi Zheng</w:delText>
        </w:r>
        <w:r>
          <w:rPr>
            <w:rFonts w:hint="eastAsia"/>
          </w:rPr>
          <w:delText>1</w:delText>
        </w:r>
      </w:del>
      <w:r>
        <w:rPr>
          <w:rFonts w:hint="eastAsia"/>
        </w:rPr>
        <w:t xml:space="preserve">, </w:t>
      </w:r>
      <w:r>
        <w:t>Runtian Yao</w:t>
      </w:r>
      <w:r>
        <w:rPr>
          <w:rFonts w:hint="eastAsia"/>
        </w:rPr>
        <w:t>2</w:t>
      </w:r>
      <w:r>
        <w:t xml:space="preserve">, </w:t>
      </w:r>
      <w:ins w:id="3" w:author="Mo Liu" w:date="2026-05-26T11:39:00Z" w16du:dateUtc="2026-05-26T15:39:00Z">
        <w:r w:rsidR="00BE184C">
          <w:t>Qi Zheng</w:t>
        </w:r>
        <w:r w:rsidR="00BE184C">
          <w:rPr>
            <w:rFonts w:hint="eastAsia"/>
          </w:rPr>
          <w:t>1</w:t>
        </w:r>
      </w:ins>
      <w:del w:id="4" w:author="Mo Liu" w:date="2026-05-26T11:39:00Z" w16du:dateUtc="2026-05-26T15:39:00Z">
        <w:r>
          <w:rPr>
            <w:rFonts w:hint="eastAsia"/>
          </w:rPr>
          <w:delText>Ying Yang1</w:delText>
        </w:r>
      </w:del>
      <w:r>
        <w:rPr>
          <w:rFonts w:hint="eastAsia"/>
        </w:rPr>
        <w:t xml:space="preserve">, Runxi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36457432" w:rsidR="001F6413" w:rsidRDefault="00D64226">
      <w:pPr>
        <w:pStyle w:val="authorsandaff"/>
      </w:pPr>
      <w:r>
        <w:rPr>
          <w:rFonts w:hint="eastAsia"/>
        </w:rPr>
        <w:t xml:space="preserve">2 </w:t>
      </w:r>
      <w:r>
        <w:t xml:space="preserve">Molecular Cancer Research Center, </w:t>
      </w:r>
      <w:ins w:id="5" w:author="Mini Huang" w:date="2026-05-26T16:05:00Z">
        <w:r w:rsidR="00E76DC9">
          <w:t xml:space="preserve">Zhongshan </w:t>
        </w:r>
      </w:ins>
      <w:r>
        <w:t xml:space="preserve">School of Medicine, </w:t>
      </w:r>
      <w:del w:id="6" w:author="Mini Huang" w:date="2026-05-26T16:05:00Z">
        <w:r w:rsidDel="00E132C8">
          <w:delText>Shenzhen Campus of Sun Yat-</w:delText>
        </w:r>
        <w:r w:rsidDel="00E132C8">
          <w:rPr>
            <w:rFonts w:hint="eastAsia"/>
          </w:rPr>
          <w:delText>S</w:delText>
        </w:r>
        <w:r w:rsidDel="00E132C8">
          <w:delText xml:space="preserve">en University, </w:delText>
        </w:r>
      </w:del>
      <w:r>
        <w:t>Sun Yat-sen University</w:t>
      </w:r>
      <w:ins w:id="7" w:author="Mini Huang" w:date="2026-05-26T16:05:00Z">
        <w:r w:rsidR="00E132C8" w:rsidRPr="00E132C8">
          <w:t xml:space="preserve"> </w:t>
        </w:r>
        <w:r w:rsidR="00E132C8">
          <w:t>Shenzhen Campus</w:t>
        </w:r>
      </w:ins>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rsidP="00F7781E">
      <w:pPr>
        <w:pStyle w:val="BodyText"/>
        <w:numPr>
          <w:ilvl w:val="0"/>
          <w:numId w:val="5"/>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68B1267B" w14:textId="77777777" w:rsidR="001F6413" w:rsidRDefault="00D64226" w:rsidP="00F7781E">
      <w:pPr>
        <w:pStyle w:val="BodyText"/>
        <w:numPr>
          <w:ilvl w:val="0"/>
          <w:numId w:val="6"/>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77777777" w:rsidR="001F6413" w:rsidRDefault="00D64226">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8" w:name="ZOTERO_BREF_SKWaXNETtpY0"/>
      <w:r>
        <w:t>(Alexandrov et al. 2014)</w:t>
      </w:r>
      <w:bookmarkEnd w:id="8"/>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9" w:name="ZOTERO_BREF_IM4gJ3yQ6hq2"/>
      <w:r>
        <w:t>(Alexandrov et al. 2016; Ng et al. 2017; Dziubańska-Kusibab et al. 2020; Boot et al. 2020)</w:t>
      </w:r>
      <w:bookmarkEnd w:id="9"/>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10" w:name="ZOTERO_BREF_97iR0u2ckHXQ"/>
      <w:r>
        <w:t>(Boot et al. 2018; M. N. Huang et al. 2017; Kucab et al. 2019; Caipa Garcia et al. 2024; Riva et al. 2020)</w:t>
      </w:r>
      <w:bookmarkEnd w:id="10"/>
      <w:r>
        <w:t>. In addition, machine learning can identify mutational signatures as latent factors that explain the patterns of mutations in large collections of somatic mutation dat</w:t>
      </w:r>
      <w:r>
        <w:rPr>
          <w:rFonts w:hint="eastAsia"/>
        </w:rPr>
        <w:t xml:space="preserve">a </w:t>
      </w:r>
      <w:bookmarkStart w:id="11" w:name="ZOTERO_BREF_DDRXI6EgPLjA"/>
      <w:r>
        <w:rPr>
          <w:rFonts w:hint="eastAsia"/>
        </w:rPr>
        <w:t>(Alexandrov et al. 2020, 2014; Nik-Zainal et al. 2012; Chen et al. 2024; Jin et al. 2024a; Koh et al. 2025; Degasperi et al. 2022)</w:t>
      </w:r>
      <w:bookmarkEnd w:id="11"/>
      <w:r>
        <w:t>. For example, data mining of upper tract urothelial cancers (UTUC) from Taiwan initially identified the aristolochic acid (AA) single-base substitution (SBS) signature</w:t>
      </w:r>
      <w:r>
        <w:rPr>
          <w:rFonts w:hint="eastAsia"/>
        </w:rPr>
        <w:t xml:space="preserve"> </w:t>
      </w:r>
      <w:bookmarkStart w:id="12" w:name="ZOTERO_BREF_JvwdUEeJfzJa"/>
      <w:r>
        <w:t>(Hoang et al. 2013; Poon et al. 2013)</w:t>
      </w:r>
      <w:bookmarkEnd w:id="12"/>
      <w:r>
        <w:rPr>
          <w:rFonts w:hint="eastAsia"/>
        </w:rPr>
        <w:t>.</w:t>
      </w:r>
      <w:r>
        <w:t xml:space="preserve"> Subsequent analysis revealed that this signature was also present in bladder, kidney, and liver cancers</w:t>
      </w:r>
      <w:r>
        <w:rPr>
          <w:rFonts w:hint="eastAsia"/>
        </w:rPr>
        <w:t xml:space="preserve"> </w:t>
      </w:r>
      <w:bookmarkStart w:id="13" w:name="ZOTERO_BREF_NhmgMLG5UTqp"/>
      <w:r>
        <w:t>(Ng et al. 2017; Poon et al. 2015)</w:t>
      </w:r>
      <w:bookmarkEnd w:id="13"/>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14" w:name="ZOTERO_BREF_F69glrCEhxC1"/>
      <w:r>
        <w:t>(Chen et al. 2024)</w:t>
      </w:r>
      <w:bookmarkEnd w:id="14"/>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15" w:name="ZOTERO_BREF_hhD988u0jN7V"/>
      <w:r>
        <w:t>(M. Huang et al. 2015; Davies et al. 2017; Koh et al. 2025)</w:t>
      </w:r>
      <w:bookmarkEnd w:id="15"/>
      <w:r>
        <w:t xml:space="preserve"> and a rare indel hypermutator phenotype due to a mutation in topoisomerase 2 alpha </w:t>
      </w:r>
      <w:bookmarkStart w:id="16" w:name="ZOTERO_BREF_D2iecPnvmjdB"/>
      <w:r>
        <w:t>(Boot et al. 2022)</w:t>
      </w:r>
      <w:bookmarkEnd w:id="16"/>
      <w:r>
        <w:rPr>
          <w:rStyle w:val="normalfirstChar"/>
        </w:rPr>
        <w:t xml:space="preserve">. </w:t>
      </w:r>
    </w:p>
    <w:p w14:paraId="61DD42D9" w14:textId="77777777" w:rsidR="001F6413" w:rsidRDefault="00D64226">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7" w:name="ZOTERO_BREF_2bTJlJjriYWb"/>
      <w:r>
        <w:t>(Koh et al. 2025)</w:t>
      </w:r>
      <w:bookmarkEnd w:id="17"/>
      <w:r>
        <w:t xml:space="preserve"> proposed two classification schemes, one with 89 types of indel and one with 476 types (Figure 1). </w:t>
      </w:r>
    </w:p>
    <w:p w14:paraId="005A6663" w14:textId="77777777" w:rsidR="001F6413" w:rsidRDefault="00D64226">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8" w:name="ZOTERO_BREF_DLfsir5mroQA"/>
      <w:r>
        <w:t>(</w:t>
      </w:r>
      <w:commentRangeStart w:id="19"/>
      <w:commentRangeStart w:id="20"/>
      <w:r>
        <w:t>Rozen 2026</w:t>
      </w:r>
      <w:commentRangeEnd w:id="20"/>
      <w:r>
        <w:rPr>
          <w:rStyle w:val="CommentReference"/>
          <w:sz w:val="24"/>
          <w:szCs w:val="24"/>
        </w:rPr>
        <w:commentReference w:id="20"/>
      </w:r>
      <w:commentRangeEnd w:id="19"/>
      <w:r>
        <w:rPr>
          <w:rStyle w:val="CommentReference"/>
          <w:sz w:val="24"/>
          <w:szCs w:val="24"/>
        </w:rPr>
        <w:commentReference w:id="19"/>
      </w:r>
      <w:r>
        <w:t>)</w:t>
      </w:r>
      <w:bookmarkEnd w:id="18"/>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77777777"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21" w:name="ZOTERO_BREF_6zFIi2vPZWZ4"/>
      <w:r>
        <w:t>(Koh et al. 2025)</w:t>
      </w:r>
      <w:bookmarkEnd w:id="21"/>
      <w:r>
        <w:t xml:space="preserve"> </w:t>
      </w:r>
      <w:r>
        <w:rPr>
          <w:shd w:val="clear" w:color="auto" w:fill="00FFFF"/>
        </w:rPr>
        <w:t>(Figure 1, Table S1 &lt;rosetta_stone&gt; )</w:t>
      </w:r>
      <w:r>
        <w:rPr>
          <w:color w:val="000000"/>
        </w:rPr>
        <w:t>.</w:t>
      </w:r>
      <w:r>
        <w:t xml:space="preserve"> A </w:t>
      </w:r>
      <w:r>
        <w:lastRenderedPageBreak/>
        <w:t xml:space="preserve">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8E4D9EA" w14:textId="77777777" w:rsidR="001F6413" w:rsidRDefault="00D64226">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signature discovery</w:t>
      </w:r>
    </w:p>
    <w:p w14:paraId="3324B3FB" w14:textId="77777777"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22" w:name="ZOTERO_BREF_sXKgi2ptdMXh"/>
      <w:r>
        <w:t>(Liu et al. 2023)</w:t>
      </w:r>
      <w:bookmarkEnd w:id="22"/>
      <w:r>
        <w:t xml:space="preserve">, and a method based on non-negative matrix factorization </w:t>
      </w:r>
      <w:bookmarkStart w:id="23" w:name="ZOTERO_BREF_Ax2rB3g50il2"/>
      <w:r>
        <w:t>(Islam et al. 2022)</w:t>
      </w:r>
      <w:bookmarkEnd w:id="23"/>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w:t>
      </w:r>
      <w:r>
        <w:lastRenderedPageBreak/>
        <w:t xml:space="preserve">signatures had tumor spectra with &gt; 0.90 similarity (Table 1). Of the 44 signatures identified in the 89-type classification, similar signatures were previously described for 18 </w:t>
      </w:r>
      <w:bookmarkStart w:id="24" w:name="ZOTERO_BREF_DLtC4TQmbVUR"/>
      <w:r>
        <w:t>(Koh et al. 2025)</w:t>
      </w:r>
      <w:bookmarkEnd w:id="24"/>
      <w:r>
        <w:t xml:space="preserve">. </w:t>
      </w:r>
    </w:p>
    <w:p w14:paraId="22197F39" w14:textId="77777777" w:rsidR="001F6413" w:rsidRDefault="00D64226">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25" w:name="ZOTERO_BREF_RenPiKIXIJyQ"/>
      <w:r>
        <w:t>(Jin et al. 2024b)</w:t>
      </w:r>
      <w:bookmarkEnd w:id="25"/>
      <w:r>
        <w:t xml:space="preserve"> (Table 1).</w:t>
      </w:r>
    </w:p>
    <w:p w14:paraId="47327BC8" w14:textId="77777777" w:rsidR="001F6413" w:rsidRDefault="00D64226">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76C38BD5" w14:textId="77777777"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46D864F6" w14:textId="77777777" w:rsidR="001F6413" w:rsidRDefault="00D64226">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t>
      </w:r>
      <w:r>
        <w:lastRenderedPageBreak/>
        <w:t xml:space="preserve">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76A6117F" w14:textId="77777777" w:rsidR="001F6413" w:rsidRDefault="00D64226">
      <w:pPr>
        <w:pStyle w:val="normalfirst"/>
        <w:ind w:firstLine="720"/>
      </w:pPr>
      <w:r>
        <w:rPr>
          <w:rFonts w:eastAsia="SimSun"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77777777" w:rsidR="001F6413" w:rsidRDefault="00D64226">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w:t>
      </w:r>
      <w:ins w:id="26" w:author="Mo Liu" w:date="2026-05-26T11:39:00Z" w16du:dateUtc="2026-05-26T15:39:00Z">
        <w:r w:rsidR="00BA27A0">
          <w:t>type</w:t>
        </w:r>
      </w:ins>
      <w:del w:id="27" w:author="Mo Liu" w:date="2026-05-26T11:39:00Z" w16du:dateUtc="2026-05-26T15:39:00Z">
        <w:r>
          <w:delText>types</w:delText>
        </w:r>
      </w:del>
      <w:r>
        <w:t xml:space="preserv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w:t>
      </w:r>
      <w:r>
        <w:lastRenderedPageBreak/>
        <w:t>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2DEBEC69" w14:textId="77777777" w:rsidR="001F6413" w:rsidRDefault="00D64226">
      <w:pPr>
        <w:pStyle w:val="normalfirst"/>
        <w:rPr>
          <w:b/>
          <w:bCs/>
          <w:i/>
          <w:iCs/>
        </w:rPr>
      </w:pPr>
      <w:r>
        <w:rPr>
          <w:b/>
          <w:bCs/>
          <w:i/>
          <w:iCs/>
        </w:rPr>
        <w:t xml:space="preserve">STEVE POSSIBLE PARAGRAPH </w:t>
      </w:r>
      <w:r>
        <w:rPr>
          <w:i/>
          <w:iCs/>
        </w:rPr>
        <w:t>InsDel17 (top2A) vs InsDel8</w:t>
      </w:r>
    </w:p>
    <w:p w14:paraId="4ED946BE" w14:textId="77777777" w:rsidR="001F6413" w:rsidRDefault="00D64226">
      <w:pPr>
        <w:pStyle w:val="normalfirst"/>
        <w:rPr>
          <w:rFonts w:eastAsia="SimSun"/>
          <w:b/>
          <w:bCs/>
          <w:i/>
          <w:iCs/>
        </w:rPr>
      </w:pPr>
      <w:commentRangeStart w:id="28"/>
      <w:commentRangeStart w:id="29"/>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29"/>
      <w:r>
        <w:rPr>
          <w:rStyle w:val="CommentReference"/>
          <w:rFonts w:eastAsia="SimSun"/>
          <w:sz w:val="24"/>
          <w:szCs w:val="24"/>
        </w:rPr>
        <w:commentReference w:id="29"/>
      </w:r>
      <w:commentRangeEnd w:id="28"/>
      <w:r>
        <w:rPr>
          <w:rStyle w:val="CommentReference"/>
          <w:rFonts w:eastAsia="SimSun"/>
          <w:sz w:val="24"/>
          <w:szCs w:val="24"/>
        </w:rPr>
        <w:commentReference w:id="28"/>
      </w:r>
    </w:p>
    <w:p w14:paraId="1C75B71C" w14:textId="77777777" w:rsidR="001F6413" w:rsidRDefault="00D64226">
      <w:pPr>
        <w:pStyle w:val="normalfirst"/>
        <w:rPr>
          <w:b/>
          <w:bCs/>
          <w:i/>
          <w:iCs/>
        </w:rPr>
      </w:pPr>
      <w:r>
        <w:rPr>
          <w:b/>
          <w:bCs/>
          <w:i/>
          <w:iCs/>
        </w:rPr>
        <w:t xml:space="preserve">STEVE DEFINITE NEED PARAGRAPH </w:t>
      </w:r>
      <w:r>
        <w:rPr>
          <w:i/>
          <w:iCs/>
        </w:rPr>
        <w:t>N_beta is the new ID2</w:t>
      </w:r>
    </w:p>
    <w:p w14:paraId="6AFE7B95" w14:textId="77777777" w:rsidR="001F6413" w:rsidRDefault="00D64226">
      <w:r>
        <w:lastRenderedPageBreak/>
        <w:t>A similar pattern was observed for ID_N, which was found in all cancer types. Its sub-signature, InsDel_N</w:t>
      </w:r>
      <w:r>
        <w:rPr>
          <w:rFonts w:eastAsia="SimSun"/>
        </w:rPr>
        <w:t>α</w:t>
      </w:r>
      <w:r>
        <w:t>, was specifically linked to POLE mutations and mismatch repair deficiency, whereas InsDel_N</w:t>
      </w:r>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30"/>
      <w:commentRangeStart w:id="31"/>
      <w:r>
        <w:rPr>
          <w:i/>
          <w:iCs/>
          <w:sz w:val="24"/>
          <w:szCs w:val="24"/>
        </w:rPr>
        <w:t>Associations between indel signatures and SBS signatures &lt;FOR STEVE TO REVIEW&gt;</w:t>
      </w:r>
      <w:commentRangeEnd w:id="31"/>
      <w:r>
        <w:rPr>
          <w:rStyle w:val="CommentReference"/>
          <w:i/>
          <w:iCs/>
          <w:sz w:val="24"/>
          <w:szCs w:val="24"/>
        </w:rPr>
        <w:commentReference w:id="31"/>
      </w:r>
      <w:commentRangeEnd w:id="30"/>
      <w:r>
        <w:rPr>
          <w:rStyle w:val="CommentReference"/>
          <w:i/>
          <w:iCs/>
          <w:sz w:val="24"/>
          <w:szCs w:val="24"/>
        </w:rPr>
        <w:commentReference w:id="30"/>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24DFAB" w14:textId="77777777" w:rsidR="001F6413" w:rsidRDefault="00D64226">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DEA73B9" w14:textId="77777777" w:rsidR="001F6413" w:rsidRDefault="00D64226">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InsDel</w:t>
      </w:r>
      <w:r>
        <w:rPr>
          <w:rFonts w:eastAsia="SimSu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7777777" w:rsidR="001F6413" w:rsidRDefault="00D64226">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32" w:name="ZOTERO_BREF_xeDB1zkV4c3y"/>
      <w:r>
        <w:t>(Jin et al. 2024a; Reijns et al. 2022; Koh et al. 2025)</w:t>
      </w:r>
      <w:bookmarkEnd w:id="32"/>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33"/>
      <w:r>
        <w:rPr>
          <w:rFonts w:eastAsia="SimSun" w:hint="eastAsia"/>
        </w:rPr>
        <w:t>(</w:t>
      </w:r>
      <w:del w:id="34" w:author="Mo Liu" w:date="2026-05-26T11:39:00Z" w16du:dateUtc="2026-05-26T15:39:00Z">
        <w:r>
          <w:rPr>
            <w:rFonts w:eastAsia="SimSun" w:hint="eastAsia"/>
          </w:rPr>
          <w:delText xml:space="preserve">DO NOT NEED: </w:delText>
        </w:r>
      </w:del>
      <w:r>
        <w:rPr>
          <w:rFonts w:eastAsia="SimSun" w:hint="eastAsia"/>
          <w:shd w:val="clear" w:color="auto" w:fill="00FFFF"/>
        </w:rPr>
        <w:t>Figure S5</w:t>
      </w:r>
      <w:commentRangeEnd w:id="33"/>
      <w:r w:rsidR="00BA27A0">
        <w:rPr>
          <w:rStyle w:val="CommentReference"/>
          <w:rFonts w:eastAsia="SimSun" w:hint="eastAsia"/>
          <w:sz w:val="24"/>
          <w:szCs w:val="24"/>
        </w:rPr>
        <w:commentReference w:id="33"/>
      </w:r>
      <w:r>
        <w:rPr>
          <w:rFonts w:eastAsia="SimSu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3EC0DE40" w14:textId="77777777" w:rsidR="001F6413" w:rsidRDefault="00D64226">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35"/>
      <w:commentRangeStart w:id="36"/>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36"/>
      <w:r>
        <w:rPr>
          <w:rStyle w:val="CommentReference"/>
          <w:rFonts w:eastAsiaTheme="minorEastAsia"/>
          <w:sz w:val="24"/>
          <w:szCs w:val="24"/>
        </w:rPr>
        <w:commentReference w:id="36"/>
      </w:r>
      <w:commentRangeEnd w:id="35"/>
      <w:r>
        <w:rPr>
          <w:rStyle w:val="CommentReference"/>
          <w:rFonts w:eastAsiaTheme="minorEastAsia"/>
          <w:sz w:val="24"/>
          <w:szCs w:val="24"/>
        </w:rPr>
        <w:commentReference w:id="35"/>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&lt;reference Prieslty&gt;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SimSu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SimSun"/>
        </w:rPr>
        <w:lastRenderedPageBreak/>
        <w:t>high tumor mutational burden, an additional downsampling step was applied (downsample_threshold = 3000) to reduce computational time.</w:t>
      </w:r>
    </w:p>
    <w:p w14:paraId="08720173" w14:textId="77777777" w:rsidR="001F6413" w:rsidRDefault="00D64226">
      <w:pPr>
        <w:ind w:firstLineChars="200" w:firstLine="48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8">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mSigHdp and SigProfilerExtractor </w:t>
      </w:r>
      <w:r>
        <w:t xml:space="preserve">to </w:t>
      </w:r>
      <w:r>
        <w:rPr>
          <w:rFonts w:eastAsia="SimSun" w:hint="eastAsia"/>
        </w:rPr>
        <w:t>the published</w:t>
      </w:r>
      <w:r>
        <w:t xml:space="preserve"> signatures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77777777" w:rsidR="001F6413" w:rsidRDefault="00D64226">
      <w:pPr>
        <w:pStyle w:val="normalfirst"/>
        <w:ind w:firstLineChars="200" w:firstLine="480"/>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ins w:id="37" w:author="Mo Liu" w:date="2026-05-26T11:39:00Z" w16du:dateUtc="2026-05-26T15:39:00Z">
        <w:r w:rsidR="00C55BDC">
          <w:rPr>
            <w:rFonts w:eastAsia="SimSun" w:hint="eastAsia"/>
          </w:rPr>
          <w:t>T</w:t>
        </w:r>
      </w:ins>
      <w:del w:id="38" w:author="Mo Liu" w:date="2026-05-26T11:39:00Z" w16du:dateUtc="2026-05-26T15:39:00Z">
        <w:r>
          <w:rPr>
            <w:rFonts w:eastAsia="SimSun"/>
          </w:rPr>
          <w:delText>thymine</w:delText>
        </w:r>
      </w:del>
      <w:r>
        <w:rPr>
          <w:rFonts w:eastAsia="SimSun"/>
        </w:rPr>
        <w:t xml:space="preserve"> insertions or deletions in at least five </w:t>
      </w:r>
      <w:ins w:id="39" w:author="Mo Liu" w:date="2026-05-26T11:39:00Z" w16du:dateUtc="2026-05-26T15:39:00Z">
        <w:r w:rsidR="00C55BDC">
          <w:rPr>
            <w:rFonts w:eastAsia="SimSun" w:hint="eastAsia"/>
          </w:rPr>
          <w:t>poly-</w:t>
        </w:r>
      </w:ins>
      <w:del w:id="40" w:author="Mo Liu" w:date="2026-05-26T11:39:00Z" w16du:dateUtc="2026-05-26T15:39:00Z">
        <w:r>
          <w:rPr>
            <w:rFonts w:eastAsia="SimSun"/>
          </w:rPr>
          <w:delText xml:space="preserve">homopolymeric </w:delText>
        </w:r>
      </w:del>
      <w:r>
        <w:rPr>
          <w:rFonts w:eastAsia="SimSun"/>
        </w:rPr>
        <w:t>T tracts account for ≥</w:t>
      </w:r>
      <w:r>
        <w:rPr>
          <w:rFonts w:eastAsia="SimSun" w:hint="eastAsia"/>
        </w:rPr>
        <w:t>5</w:t>
      </w:r>
      <w:r>
        <w:rPr>
          <w:rFonts w:eastAsia="SimSun"/>
        </w:rPr>
        <w:t>0% of the mutations</w:t>
      </w:r>
      <w:r>
        <w:rPr>
          <w:rFonts w:eastAsia="SimSun" w:hint="eastAsia"/>
        </w:rPr>
        <w:t xml:space="preserve"> (Table </w:t>
      </w:r>
      <w:ins w:id="41" w:author="Mo Liu" w:date="2026-05-26T11:39:00Z" w16du:dateUtc="2026-05-26T15:39:00Z">
        <w:r>
          <w:rPr>
            <w:rFonts w:eastAsia="SimSun" w:hint="eastAsia"/>
          </w:rPr>
          <w:t>S</w:t>
        </w:r>
        <w:r w:rsidR="00C55BDC">
          <w:rPr>
            <w:rFonts w:eastAsia="SimSun" w:hint="eastAsia"/>
          </w:rPr>
          <w:t>17</w:t>
        </w:r>
      </w:ins>
      <w:del w:id="42" w:author="Mo Liu" w:date="2026-05-26T11:39:00Z" w16du:dateUtc="2026-05-26T15:39:00Z">
        <w:r>
          <w:rPr>
            <w:rFonts w:eastAsia="SimSun" w:hint="eastAsia"/>
          </w:rPr>
          <w:delText>SX</w:delText>
        </w:r>
      </w:del>
      <w:r>
        <w:rPr>
          <w:rFonts w:eastAsia="SimSun" w:hint="eastAsia"/>
        </w:rPr>
        <w:t>)</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t xml:space="preserve">First, we applied the find_best_reconstruction_QP function from the </w:t>
      </w:r>
      <w:r>
        <w:rPr>
          <w:rFonts w:eastAsia="SimSu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42267BDD" w14:textId="16E93090" w:rsidR="00D41B03" w:rsidRDefault="00D41B03">
      <w:pPr>
        <w:rPr>
          <w:del w:id="43" w:author="Mo Liu" w:date="2026-05-26T11:39:00Z" w16du:dateUtc="2026-05-26T15:39:00Z"/>
        </w:rPr>
      </w:pPr>
      <m:oMathPara>
        <m:oMath>
          <m:r>
            <w:ins w:id="44" w:author="Mini Huang" w:date="2026-05-26T13:56:00Z">
              <w:rPr>
                <w:rFonts w:ascii="Cambria Math" w:hAnsi="Cambria Math"/>
              </w:rPr>
              <m:t>Ratio Value=</m:t>
            </w:ins>
          </m:r>
          <m:f>
            <m:fPr>
              <m:ctrlPr>
                <w:ins w:id="45" w:author="Mini Huang" w:date="2026-05-26T13:56:00Z">
                  <w:rPr>
                    <w:rFonts w:ascii="Cambria Math" w:hAnsi="Cambria Math"/>
                    <w:i/>
                  </w:rPr>
                </w:ins>
              </m:ctrlPr>
            </m:fPr>
            <m:num>
              <m:r>
                <w:ins w:id="46" w:author="Mini Huang" w:date="2026-05-26T13:56:00Z">
                  <w:rPr>
                    <w:rFonts w:ascii="Cambria Math" w:hAnsi="Cambria Math"/>
                  </w:rPr>
                  <m:t>+ strand mutation counts</m:t>
                </w:ins>
              </m:r>
            </m:num>
            <m:den>
              <m:r>
                <w:ins w:id="47" w:author="Mini Huang" w:date="2026-05-26T13:56:00Z">
                  <w:rPr>
                    <w:rFonts w:ascii="Cambria Math" w:hAnsi="Cambria Math"/>
                  </w:rPr>
                  <m:t>- strand mutation counts</m:t>
                </w:ins>
              </m:r>
            </m:den>
          </m:f>
        </m:oMath>
      </m:oMathPara>
    </w:p>
    <w:p w14:paraId="34660C56" w14:textId="407D4210" w:rsidR="001F6413" w:rsidRPr="00C84F3F" w:rsidRDefault="00D64226">
      <w:pPr>
        <w:rPr>
          <w:ins w:id="48" w:author="Mini Huang" w:date="2026-05-26T13:56:00Z"/>
          <w:shd w:val="clear" w:color="auto" w:fill="FFFF00"/>
        </w:rPr>
      </w:pPr>
      <w:r>
        <w:rPr>
          <w:shd w:val="clear" w:color="auto" w:fill="FFFF00"/>
        </w:rPr>
        <w:t>Odds ratio between the ratio of real somatic indels and the ratio of simulated somatic indels was calculated</w:t>
      </w:r>
      <w:ins w:id="49" w:author="Mini Huang" w:date="2026-05-26T13:56:00Z">
        <w:r w:rsidR="001F4995">
          <w:rPr>
            <w:shd w:val="clear" w:color="auto" w:fill="FFFF00"/>
          </w:rPr>
          <w:t>:</w:t>
        </w:r>
      </w:ins>
    </w:p>
    <w:p w14:paraId="6B70FAE6" w14:textId="1650ED78" w:rsidR="001F4995" w:rsidRPr="001F4995" w:rsidRDefault="001F4995" w:rsidP="001F4995">
      <w:pPr>
        <w:rPr>
          <w:del w:id="50" w:author="Mo Liu" w:date="2026-05-26T11:39:00Z" w16du:dateUtc="2026-05-26T15:39:00Z"/>
          <w:sz w:val="20"/>
          <w:szCs w:val="21"/>
          <w:rPrChange w:id="51" w:author="Mini Huang" w:date="2026-05-26T13:56:00Z">
            <w:rPr>
              <w:del w:id="52" w:author="Mo Liu" w:date="2026-05-26T11:39:00Z" w16du:dateUtc="2026-05-26T15:39:00Z"/>
              <w:shd w:val="clear" w:color="auto" w:fill="FFFF00"/>
            </w:rPr>
          </w:rPrChange>
        </w:rPr>
      </w:pPr>
      <m:oMathPara>
        <m:oMath>
          <m:r>
            <w:ins w:id="53" w:author="Mini Huang" w:date="2026-05-26T13:56:00Z">
              <w:rPr>
                <w:rFonts w:ascii="Cambria Math" w:hAnsi="Cambria Math"/>
              </w:rPr>
              <m:t>Odds Ratio=</m:t>
            </w:ins>
          </m:r>
          <m:f>
            <m:fPr>
              <m:ctrlPr>
                <w:ins w:id="54" w:author="Mini Huang" w:date="2026-05-26T13:56:00Z">
                  <w:rPr>
                    <w:rFonts w:ascii="Cambria Math" w:hAnsi="Cambria Math"/>
                    <w:i/>
                  </w:rPr>
                </w:ins>
              </m:ctrlPr>
            </m:fPr>
            <m:num>
              <m:r>
                <w:ins w:id="55" w:author="Mini Huang" w:date="2026-05-26T13:56:00Z">
                  <w:rPr>
                    <w:rFonts w:ascii="Cambria Math" w:hAnsi="Cambria Math"/>
                  </w:rPr>
                  <m:t>Real Ratio Value</m:t>
                </w:ins>
              </m:r>
            </m:num>
            <m:den>
              <m:r>
                <w:ins w:id="56" w:author="Mini Huang" w:date="2026-05-26T13:56:00Z">
                  <w:rPr>
                    <w:rFonts w:ascii="Cambria Math" w:hAnsi="Cambria Math"/>
                  </w:rPr>
                  <m:t>Simulation Ratio Value</m:t>
                </w:ins>
              </m:r>
            </m:den>
          </m:f>
        </m:oMath>
      </m:oMathPara>
    </w:p>
    <w:p w14:paraId="49F4047A" w14:textId="77777777" w:rsidR="001F6413" w:rsidRDefault="00D64226">
      <w:r>
        <w:t>p values were calculated for the odds ratio using Fisher’s exact test. Only strand asymmetries with p value &gt; 0.05 were considered showing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 xml:space="preserve">Replication timing mutation counts were generated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ins w:id="57" w:author="Mini Huang" w:date="2026-05-26T15:34:00Z"/>
          <w:sz w:val="20"/>
          <w:szCs w:val="21"/>
        </w:rPr>
      </w:pPr>
      <m:oMathPara>
        <m:oMath>
          <m:r>
            <w:ins w:id="58" w:author="Mini Huang" w:date="2026-05-26T15:34:00Z">
              <w:rPr>
                <w:rFonts w:ascii="Cambria Math" w:hAnsi="Cambria Math"/>
              </w:rPr>
              <m:t>lm( R ~ c)</m:t>
            </w:ins>
          </m:r>
        </m:oMath>
      </m:oMathPara>
    </w:p>
    <w:p w14:paraId="3D0CE15E" w14:textId="72BD9BB3" w:rsidR="001F6413" w:rsidRPr="004F4756" w:rsidDel="004F4756" w:rsidRDefault="004F4756">
      <w:pPr>
        <w:jc w:val="center"/>
        <w:rPr>
          <w:del w:id="59" w:author="Mini Huang" w:date="2026-05-26T15:19:00Z"/>
          <w:sz w:val="20"/>
          <w:szCs w:val="21"/>
          <w:rPrChange w:id="60" w:author="Mini Huang" w:date="2026-05-26T15:34:00Z">
            <w:rPr>
              <w:del w:id="61" w:author="Mini Huang" w:date="2026-05-26T15:19:00Z"/>
              <w:shd w:val="clear" w:color="auto" w:fill="FFFF00"/>
            </w:rPr>
          </w:rPrChange>
        </w:rPr>
        <w:pPrChange w:id="62" w:author="Mini Huang" w:date="2026-05-26T15:34:00Z">
          <w:pPr/>
        </w:pPrChange>
      </w:pPr>
      <m:oMath>
        <m:r>
          <w:ins w:id="63" w:author="Mini Huang" w:date="2026-05-26T15:34:00Z">
            <w:rPr>
              <w:rFonts w:ascii="Cambria Math" w:hAnsi="Cambria Math"/>
            </w:rPr>
            <m:t>lm( S ~ c)</m:t>
          </w:ins>
        </m:r>
      </m:oMath>
      <w:del w:id="64" w:author="Mini Huang" w:date="2026-05-26T15:19:00Z">
        <w:r w:rsidR="00D64226" w:rsidDel="004F4756">
          <w:rPr>
            <w:shd w:val="clear" w:color="auto" w:fill="FFFF00"/>
          </w:rPr>
          <w:delText>&lt;MISSING EQUATIONS HERE&gt;</w:delText>
        </w:r>
      </w:del>
    </w:p>
    <w:p w14:paraId="46E31DCF" w14:textId="77777777" w:rsidR="004F4756" w:rsidRDefault="004F4756">
      <w:pPr>
        <w:rPr>
          <w:ins w:id="65" w:author="Mini Huang" w:date="2026-05-26T15:34:00Z"/>
          <w:shd w:val="clear" w:color="auto" w:fill="FFFF00"/>
        </w:rPr>
        <w:pPrChange w:id="66" w:author="Mo Liu" w:date="2026-05-26T11:39:00Z" w16du:dateUtc="2026-05-26T15:39:00Z">
          <w:pPr>
            <w:ind w:firstLine="0"/>
            <w:jc w:val="center"/>
          </w:pPr>
        </w:pPrChange>
      </w:pPr>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45CF547" w14:textId="50BFD046" w:rsidR="001F6413" w:rsidRDefault="00D64226">
      <w:pPr>
        <w:rPr>
          <w:ins w:id="67" w:author="Mini Huang" w:date="2026-05-26T15:36:00Z"/>
        </w:rPr>
      </w:pPr>
      <w:r>
        <w:t xml:space="preserve">If the trends of a certain </w:t>
      </w:r>
      <w:r>
        <w:rPr>
          <w:rFonts w:eastAsia="SimSun" w:hint="eastAsia"/>
        </w:rPr>
        <w:t>83-type</w:t>
      </w:r>
      <w:r>
        <w:t xml:space="preserve"> signature for the two dataset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dataset were the same, a third multiple linear regression model was fitted. </w:t>
      </w:r>
    </w:p>
    <w:p w14:paraId="0E488296" w14:textId="04BB9DB1" w:rsidR="00EC1E80" w:rsidRDefault="00EC1E80" w:rsidP="00916BF7">
      <w:pPr>
        <w:rPr>
          <w:del w:id="68" w:author="Mo Liu" w:date="2026-05-26T11:39:00Z" w16du:dateUtc="2026-05-26T15:39:00Z"/>
          <w:rFonts w:eastAsia="SimSun"/>
        </w:rPr>
      </w:pPr>
      <m:oMathPara>
        <m:oMath>
          <m:r>
            <w:ins w:id="69" w:author="Mini Huang" w:date="2026-05-26T15:36:00Z">
              <w:rPr>
                <w:rFonts w:ascii="Cambria Math" w:hAnsi="Cambria Math"/>
              </w:rPr>
              <m:t>lm( R ~ S</m:t>
            </w:ins>
          </m:r>
          <m:r>
            <w:ins w:id="70" w:author="Mini Huang" w:date="2026-05-26T16:03:00Z">
              <w:rPr>
                <w:rFonts w:ascii="Cambria Math" w:hAnsi="Cambria Math"/>
              </w:rPr>
              <m:t>+</m:t>
            </w:ins>
          </m:r>
          <m:r>
            <w:ins w:id="71" w:author="Mini Huang" w:date="2026-05-26T16:03:00Z">
              <w:rPr>
                <w:rFonts w:ascii="Cambria Math" w:hAnsi="Cambria Math" w:hint="eastAsia"/>
              </w:rPr>
              <m:t>c</m:t>
            </w:ins>
          </m:r>
          <m:r>
            <w:ins w:id="72" w:author="Mini Huang" w:date="2026-05-26T15:36:00Z">
              <w:rPr>
                <w:rFonts w:ascii="Cambria Math" w:hAnsi="Cambria Math"/>
              </w:rPr>
              <m:t>)</m:t>
            </w:ins>
          </m:r>
        </m:oMath>
      </m:oMathPara>
    </w:p>
    <w:p w14:paraId="7D3A683A" w14:textId="77777777" w:rsidR="001F6413" w:rsidRDefault="00D64226">
      <w:pPr>
        <w:rPr>
          <w:rFonts w:eastAsia="SimSun"/>
        </w:rPr>
      </w:pPr>
      <w:r>
        <w:t xml:space="preserve">Similarly, the final trend of an </w:t>
      </w:r>
      <w:r>
        <w:rPr>
          <w:rFonts w:eastAsia="SimSun" w:hint="eastAsia"/>
        </w:rPr>
        <w:t>83-type</w:t>
      </w:r>
      <w:r>
        <w:t xml:space="preserve"> signature were determined by the significance of the coefficient of replication timing. If it is not significant, an </w:t>
      </w:r>
      <w:r>
        <w:rPr>
          <w:rFonts w:eastAsia="SimSun" w:hint="eastAsia"/>
        </w:rPr>
        <w:t>83-type</w:t>
      </w:r>
      <w:r>
        <w:t xml:space="preserve"> signature was considered to be generally unaffected by replication timing. Otherwise, if the coefficient of replication timing &gt; 0, an </w:t>
      </w:r>
      <w:r>
        <w:rPr>
          <w:rFonts w:eastAsia="SimSun" w:hint="eastAsia"/>
        </w:rPr>
        <w:t>83-type</w:t>
      </w:r>
      <w:r>
        <w:t xml:space="preserve"> signature was considered to be increasing from early to late replicating </w:t>
      </w:r>
      <w:r>
        <w:lastRenderedPageBreak/>
        <w:t xml:space="preserve">regions; if the coefficient of replication timing &lt; 0, an </w:t>
      </w:r>
      <w:r>
        <w:rPr>
          <w:rFonts w:eastAsia="SimSun" w:hint="eastAsia"/>
        </w:rPr>
        <w:t>83-type</w:t>
      </w:r>
      <w:r>
        <w:t xml:space="preserve"> signature was considered to be decreasing from early to late replicating regions.</w:t>
      </w:r>
    </w:p>
    <w:p w14:paraId="44BD6531" w14:textId="77777777" w:rsidR="001F6413" w:rsidRDefault="00D64226">
      <w:pPr>
        <w:rPr>
          <w:rFonts w:eastAsia="SimSun"/>
        </w:rPr>
      </w:pPr>
      <w:r>
        <w:rPr>
          <w:rFonts w:eastAsia="SimSun"/>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77777777"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73"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C44B4B6" w14:textId="77777777" w:rsidR="001F6413" w:rsidRDefault="00D64226">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2D5896D" w14:textId="77777777" w:rsidR="001F6413" w:rsidRDefault="00D64226">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9E1EFD" w14:textId="77777777" w:rsidR="001F6413" w:rsidRDefault="00D64226">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0EED74E" w14:textId="77777777" w:rsidR="001F6413" w:rsidRDefault="00D64226">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5C6BCA1" w14:textId="77777777" w:rsidR="001F6413" w:rsidRDefault="00D64226">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43F388B" w14:textId="77777777" w:rsidR="001F6413" w:rsidRDefault="00D64226">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868EDFD" w14:textId="77777777" w:rsidR="001F6413" w:rsidRDefault="00D64226">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4909472" w14:textId="77777777" w:rsidR="001F6413" w:rsidRDefault="00D64226">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199BB475" w14:textId="77777777" w:rsidR="001F6413" w:rsidRDefault="00D64226">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73"/>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rPr>
          <w:ins w:id="74" w:author="Mo Liu" w:date="2026-05-26T11:39:00Z" w16du:dateUtc="2026-05-26T15:39:00Z"/>
        </w:rPr>
      </w:pPr>
      <w:ins w:id="75" w:author="Mo Liu" w:date="2026-05-26T11:39:00Z" w16du:dateUtc="2026-05-26T15:39:00Z">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ins>
    </w:p>
    <w:p w14:paraId="312F1733" w14:textId="77777777" w:rsidR="001F6413" w:rsidRDefault="00D64226">
      <w:pPr>
        <w:spacing w:after="0" w:line="240" w:lineRule="auto"/>
        <w:ind w:firstLine="0"/>
        <w:rPr>
          <w:del w:id="76" w:author="Mo Liu" w:date="2026-05-26T11:39:00Z" w16du:dateUtc="2026-05-26T15:39:00Z"/>
        </w:rPr>
      </w:pPr>
      <w:del w:id="77" w:author="Mo Liu" w:date="2026-05-26T11:39:00Z" w16du:dateUtc="2026-05-26T15:39:00Z">
        <w:r>
          <w:rPr>
            <w:noProof/>
          </w:rPr>
          <w:drawing>
            <wp:inline distT="0" distB="0" distL="0" distR="0" wp14:anchorId="196B7979" wp14:editId="4B1FE854">
              <wp:extent cx="5931535" cy="381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2"/>
                      <a:stretch>
                        <a:fillRect/>
                      </a:stretch>
                    </pic:blipFill>
                    <pic:spPr bwMode="auto">
                      <a:xfrm>
                        <a:off x="0" y="0"/>
                        <a:ext cx="5931535" cy="3816350"/>
                      </a:xfrm>
                      <a:prstGeom prst="rect">
                        <a:avLst/>
                      </a:prstGeom>
                      <a:noFill/>
                    </pic:spPr>
                  </pic:pic>
                </a:graphicData>
              </a:graphic>
            </wp:inline>
          </w:drawing>
        </w:r>
      </w:del>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lastRenderedPageBreak/>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6E0D735" w14:textId="77777777" w:rsidR="001F6413" w:rsidRDefault="00000000">
      <w:pPr>
        <w:ind w:firstLine="0"/>
        <w:rPr>
          <w:rFonts w:ascii="Calibri" w:eastAsia="SimSun" w:hAnsi="Calibri" w:cs="Noto Sans Arabic UI"/>
          <w:sz w:val="22"/>
          <w:szCs w:val="22"/>
        </w:rPr>
      </w:pPr>
      <w:ins w:id="78" w:author="Mo Liu" w:date="2026-05-26T11:39:00Z" w16du:dateUtc="2026-05-26T15:39:00Z">
        <w:r>
          <w:fldChar w:fldCharType="begin"/>
        </w:r>
        <w:r>
          <w:instrText>LINK Excel.Sheet.12 "C:\\Users\\lmliu\\Downloads\\table_1_autogenerated (1).xlsx" "Sheet1!R1C1:R23C6" \a \f 5 \h  \* MERGEFORMAT</w:instrText>
        </w:r>
        <w:r>
          <w:fldChar w:fldCharType="separate"/>
        </w:r>
        <w:r>
          <w:fldChar w:fldCharType="end"/>
        </w:r>
      </w:ins>
      <w:del w:id="79" w:author="Mo Liu" w:date="2026-05-26T11:39:00Z" w16du:dateUtc="2026-05-26T15:39:00Z">
        <w:r w:rsidR="00D64226">
          <w:fldChar w:fldCharType="begin"/>
        </w:r>
        <w:r w:rsidR="00D64226">
          <w:delInstrText>LINK Excel.Sheet.12 "C:\\Users\\lmliu\\Downloads\\table_1_autogenerated (1).xlsx" "Sheet1!R1C1:R23C6" \a \f 5 \h  \* MERGEFORMAT</w:delInstrText>
        </w:r>
        <w:r w:rsidR="00D64226">
          <w:fldChar w:fldCharType="end"/>
        </w:r>
      </w:del>
    </w:p>
    <w:sectPr w:rsidR="001F6413">
      <w:headerReference w:type="default" r:id="rId33"/>
      <w:footerReference w:type="even" r:id="rId34"/>
      <w:footerReference w:type="default" r:id="rId35"/>
      <w:footerReference w:type="first" r:id="rId36"/>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o Liu" w:date="2026-05-25T16:05:00Z" w:initials="ML">
    <w:p w14:paraId="62A776D7" w14:textId="77777777" w:rsidR="008D4D3E" w:rsidRDefault="00000000">
      <w:pPr>
        <w:spacing w:after="0" w:line="240" w:lineRule="auto"/>
      </w:pPr>
      <w:r>
        <w:annotationRef/>
      </w:r>
      <w:r>
        <w:rPr>
          <w:rFonts w:ascii="Calibri" w:eastAsia="SimSun" w:hAnsi="Calibri" w:cs="Noto Sans Arabic UI"/>
          <w:sz w:val="22"/>
          <w:szCs w:val="22"/>
        </w:rPr>
        <w:t>Citation?</w:t>
      </w:r>
    </w:p>
  </w:comment>
  <w:comment w:id="19" w:author="Mo Liu" w:date="2026-05-25T16:05:00Z" w:initials="ML">
    <w:p w14:paraId="2220C266" w14:textId="77777777" w:rsidR="001F6413" w:rsidRDefault="00D64226">
      <w:pPr>
        <w:spacing w:after="0" w:line="240" w:lineRule="auto"/>
      </w:pPr>
      <w:r>
        <w:annotationRef/>
      </w:r>
      <w:r>
        <w:rPr>
          <w:rFonts w:ascii="Calibri" w:eastAsia="SimSun" w:hAnsi="Calibri" w:cs="Noto Sans Arabic UI"/>
          <w:sz w:val="22"/>
          <w:szCs w:val="22"/>
        </w:rPr>
        <w:t>Citation?</w:t>
      </w:r>
    </w:p>
  </w:comment>
  <w:comment w:id="29" w:author="Mo Liu" w:date="2026-05-16T08:47:00Z" w:initials="ML">
    <w:p w14:paraId="4D871329" w14:textId="77777777" w:rsidR="008D4D3E" w:rsidRDefault="00000000">
      <w:pPr>
        <w:spacing w:after="0" w:line="240" w:lineRule="auto"/>
      </w:pPr>
      <w:r>
        <w:annotationRef/>
      </w:r>
      <w:r>
        <w:rPr>
          <w:rFonts w:ascii="Calibri" w:eastAsia="SimSun" w:hAnsi="Calibri" w:cs="Noto Sans Arabic UI"/>
          <w:sz w:val="22"/>
          <w:szCs w:val="22"/>
        </w:rPr>
        <w:t>Steve to review this paragraph.</w:t>
      </w:r>
    </w:p>
  </w:comment>
  <w:comment w:id="28"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Steve to review this paragraph.</w:t>
      </w:r>
    </w:p>
  </w:comment>
  <w:comment w:id="31" w:author="Mo Liu" w:date="2026-05-20T09:26:00Z" w:initials="ML">
    <w:p w14:paraId="51F6EBCD" w14:textId="77777777" w:rsidR="008D4D3E" w:rsidRDefault="00000000">
      <w:pPr>
        <w:spacing w:after="0" w:line="240" w:lineRule="auto"/>
      </w:pPr>
      <w:r>
        <w:annotationRef/>
      </w:r>
      <w:r>
        <w:rPr>
          <w:rFonts w:ascii="Calibri" w:eastAsia="SimSun" w:hAnsi="Calibri" w:cs="Noto Sans Arabic UI"/>
          <w:sz w:val="22"/>
          <w:szCs w:val="22"/>
        </w:rPr>
        <w:t>I added cancer type enrichment plot to Figure 5</w:t>
      </w:r>
    </w:p>
  </w:comment>
  <w:comment w:id="30"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33"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36" w:author="Mo Liu" w:date="2026-05-25T13:45:00Z" w:initials="ML">
    <w:p w14:paraId="08C1047F" w14:textId="77777777" w:rsidR="008D4D3E" w:rsidRDefault="00000000">
      <w:pPr>
        <w:spacing w:after="0" w:line="240" w:lineRule="auto"/>
      </w:pPr>
      <w:r>
        <w:annotationRef/>
      </w:r>
      <w:r>
        <w:rPr>
          <w:rFonts w:ascii="Calibri" w:eastAsia="SimSun" w:hAnsi="Calibri" w:cs="Noto Sans Arabic UI"/>
          <w:sz w:val="22"/>
          <w:szCs w:val="22"/>
        </w:rPr>
        <w:t>This is true. But not sure if this worths mentioning?</w:t>
      </w:r>
    </w:p>
  </w:comment>
  <w:comment w:id="35"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776D7" w15:done="0"/>
  <w15:commentEx w15:paraId="2220C266" w15:done="0"/>
  <w15:commentEx w15:paraId="4D871329" w15:done="0"/>
  <w15:commentEx w15:paraId="5DCE7B66" w15:done="0"/>
  <w15:commentEx w15:paraId="51F6EBCD" w15:done="0"/>
  <w15:commentEx w15:paraId="5560E8AC" w15:done="0"/>
  <w15:commentEx w15:paraId="5ACBAE78" w15:done="0"/>
  <w15:commentEx w15:paraId="08C1047F" w15:done="0"/>
  <w15:commentEx w15:paraId="01CA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776D7" w16cid:durableId="05C20496"/>
  <w16cid:commentId w16cid:paraId="2220C266" w16cid:durableId="2DC022B0"/>
  <w16cid:commentId w16cid:paraId="4D871329" w16cid:durableId="40A0C475"/>
  <w16cid:commentId w16cid:paraId="5DCE7B66" w16cid:durableId="2DC022B1"/>
  <w16cid:commentId w16cid:paraId="51F6EBCD" w16cid:durableId="28C82F79"/>
  <w16cid:commentId w16cid:paraId="5560E8AC" w16cid:durableId="2DC022B2"/>
  <w16cid:commentId w16cid:paraId="5ACBAE78" w16cid:durableId="42FBAFDF"/>
  <w16cid:commentId w16cid:paraId="08C1047F" w16cid:durableId="7D68DF36"/>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00FB" w14:textId="77777777" w:rsidR="006D2B03" w:rsidRDefault="006D2B03">
      <w:pPr>
        <w:spacing w:after="0" w:line="240" w:lineRule="auto"/>
      </w:pPr>
      <w:r>
        <w:separator/>
      </w:r>
    </w:p>
  </w:endnote>
  <w:endnote w:type="continuationSeparator" w:id="0">
    <w:p w14:paraId="4CE53ECF" w14:textId="77777777" w:rsidR="006D2B03" w:rsidRDefault="006D2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1"/>
    <w:family w:val="swiss"/>
    <w:pitch w:val="variable"/>
  </w:font>
  <w:font w:name="Liberation Sans">
    <w:altName w:val="Arial"/>
    <w:panose1 w:val="020B0604020202020204"/>
    <w:charset w:val="01"/>
    <w:family w:val="swiss"/>
    <w:pitch w:val="variable"/>
    <w:sig w:usb0="E0000AFF" w:usb1="500078FF" w:usb2="00000021" w:usb3="00000000" w:csb0="000001BF" w:csb1="00000000"/>
  </w:font>
  <w:font w:name="Google Sans;Roboto;Arial;sans-s">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65259" w14:textId="77777777" w:rsidR="006D2B03" w:rsidRDefault="006D2B03">
      <w:pPr>
        <w:spacing w:after="0" w:line="240" w:lineRule="auto"/>
      </w:pPr>
      <w:r>
        <w:separator/>
      </w:r>
    </w:p>
  </w:footnote>
  <w:footnote w:type="continuationSeparator" w:id="0">
    <w:p w14:paraId="5CF92705" w14:textId="77777777" w:rsidR="006D2B03" w:rsidRDefault="006D2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BDF" w14:textId="77777777" w:rsidR="00E1026E" w:rsidRDefault="00E1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1914067">
    <w:abstractNumId w:val="2"/>
  </w:num>
  <w:num w:numId="2" w16cid:durableId="1794597586">
    <w:abstractNumId w:val="6"/>
  </w:num>
  <w:num w:numId="3" w16cid:durableId="1071272526">
    <w:abstractNumId w:val="1"/>
  </w:num>
  <w:num w:numId="4" w16cid:durableId="1253583250">
    <w:abstractNumId w:val="3"/>
  </w:num>
  <w:num w:numId="5" w16cid:durableId="811017895">
    <w:abstractNumId w:val="0"/>
  </w:num>
  <w:num w:numId="6" w16cid:durableId="864754440">
    <w:abstractNumId w:val="4"/>
  </w:num>
  <w:num w:numId="7" w16cid:durableId="18336457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rson w15:author="Mini Huang">
    <w15:presenceInfo w15:providerId="Windows Live" w15:userId="5d44a38bec612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012D9A"/>
    <w:rsid w:val="00052D88"/>
    <w:rsid w:val="000D7FDC"/>
    <w:rsid w:val="000E37B8"/>
    <w:rsid w:val="00142EA8"/>
    <w:rsid w:val="001F4995"/>
    <w:rsid w:val="001F6413"/>
    <w:rsid w:val="00452954"/>
    <w:rsid w:val="004F4756"/>
    <w:rsid w:val="0051580B"/>
    <w:rsid w:val="005C7786"/>
    <w:rsid w:val="006128A1"/>
    <w:rsid w:val="00614DE2"/>
    <w:rsid w:val="00684445"/>
    <w:rsid w:val="006D2B03"/>
    <w:rsid w:val="007B01A1"/>
    <w:rsid w:val="00852A0E"/>
    <w:rsid w:val="008D4D3E"/>
    <w:rsid w:val="00916BF7"/>
    <w:rsid w:val="009A5C42"/>
    <w:rsid w:val="00BA27A0"/>
    <w:rsid w:val="00BE184C"/>
    <w:rsid w:val="00C55BDC"/>
    <w:rsid w:val="00C84F3F"/>
    <w:rsid w:val="00CD226D"/>
    <w:rsid w:val="00D41B03"/>
    <w:rsid w:val="00D64226"/>
    <w:rsid w:val="00E1026E"/>
    <w:rsid w:val="00E132C8"/>
    <w:rsid w:val="00E76DC9"/>
    <w:rsid w:val="00EC1E80"/>
    <w:rsid w:val="00F7781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1.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openxmlformats.org/officeDocument/2006/relationships/footer" Target="footer3.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2.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12162</Words>
  <Characters>69325</Characters>
  <Application>Microsoft Office Word</Application>
  <DocSecurity>0</DocSecurity>
  <Lines>577</Lines>
  <Paragraphs>162</Paragraphs>
  <ScaleCrop>false</ScaleCrop>
  <Company/>
  <LinksUpToDate>false</LinksUpToDate>
  <CharactersWithSpaces>81325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2</cp:revision>
  <cp:lastPrinted>2025-06-06T09:23:00Z</cp:lastPrinted>
  <dcterms:created xsi:type="dcterms:W3CDTF">2026-05-27T14:25:00Z</dcterms:created>
  <dcterms:modified xsi:type="dcterms:W3CDTF">2026-05-27T14:25:00Z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