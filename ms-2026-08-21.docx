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E6B0" w14:textId="77777777" w:rsidR="009B6A1A"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1397C768" w14:textId="77777777" w:rsidR="009B6A1A"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40C98F9D" w14:textId="77777777" w:rsidR="009B6A1A" w:rsidRDefault="00000000">
      <w:pPr>
        <w:pStyle w:val="authorsandaff"/>
      </w:pPr>
      <w:r>
        <w:t xml:space="preserve">1 Sino-French Hoffmann Institute, School of Basic Medical Sciences, </w:t>
      </w:r>
      <w:r>
        <w:rPr>
          <w:rFonts w:eastAsia="Times New Roman" w:hint="eastAsia"/>
        </w:rPr>
        <w:t xml:space="preserve">The First Affiliated Hospital, Guangzhou </w:t>
      </w:r>
      <w:r>
        <w:t>Medical University, Guangzhou, Guangdong 511436, China</w:t>
      </w:r>
    </w:p>
    <w:p w14:paraId="0F9741AB" w14:textId="77777777" w:rsidR="009B6A1A" w:rsidRDefault="00000000">
      <w:pPr>
        <w:pStyle w:val="authorsandaff"/>
      </w:pPr>
      <w:r>
        <w:rPr>
          <w:rFonts w:hint="eastAsia"/>
        </w:rPr>
        <w:t xml:space="preserve">2 </w:t>
      </w:r>
      <w:r>
        <w:t>Molecular Cancer Research Center, Zhongshan School of Medicine, Sun Yat-sen University Shenzhen Campus, Shenzhen, 518107, China</w:t>
      </w:r>
    </w:p>
    <w:p w14:paraId="38BF0979" w14:textId="77777777" w:rsidR="009B6A1A" w:rsidRDefault="00000000">
      <w:pPr>
        <w:pStyle w:val="authorsandaff"/>
      </w:pPr>
      <w:r>
        <w:rPr>
          <w:rFonts w:hint="eastAsia"/>
        </w:rPr>
        <w:t xml:space="preserve">3 </w:t>
      </w:r>
      <w:r>
        <w:t>Imaging Platform, Broad Institute of Harvard and MIT, Cambridge, Massachusetts, United States</w:t>
      </w:r>
    </w:p>
    <w:p w14:paraId="13DB4452" w14:textId="77777777" w:rsidR="009B6A1A" w:rsidRDefault="00000000">
      <w:pPr>
        <w:pStyle w:val="authorsandaff"/>
      </w:pPr>
      <w:r>
        <w:rPr>
          <w:rFonts w:hint="eastAsia"/>
        </w:rPr>
        <w:t>4</w:t>
      </w:r>
      <w:r>
        <w:t xml:space="preserve"> Department of Biostatistics and Bioinformatics, Duke University School of Medicine, Durham, North Carolina, 27710, United States</w:t>
      </w:r>
    </w:p>
    <w:p w14:paraId="5DD8BDB4" w14:textId="77777777" w:rsidR="009B6A1A" w:rsidRDefault="00000000">
      <w:pPr>
        <w:pStyle w:val="authorsandaff"/>
      </w:pPr>
      <w:r>
        <w:t xml:space="preserve"># Corresponding authors: E-mails: </w:t>
      </w:r>
      <w:hyperlink r:id="rId8">
        <w:r>
          <w:rPr>
            <w:rFonts w:hint="eastAsia"/>
          </w:rPr>
          <w:t>mo.liu@gzhmu.edu.cn</w:t>
        </w:r>
      </w:hyperlink>
      <w:r>
        <w:rPr>
          <w:rFonts w:hint="eastAsia"/>
        </w:rPr>
        <w:t xml:space="preserve">, </w:t>
      </w:r>
      <w:hyperlink r:id="rId9">
        <w:r>
          <w:rPr>
            <w:rStyle w:val="Hyperlink"/>
            <w:rFonts w:hint="eastAsia"/>
          </w:rPr>
          <w:t>steverozen@pm.me</w:t>
        </w:r>
      </w:hyperlink>
    </w:p>
    <w:p w14:paraId="5EF279E8" w14:textId="77777777" w:rsidR="009B6A1A" w:rsidRDefault="00000000">
      <w:pPr>
        <w:pStyle w:val="authorsandaff"/>
      </w:pPr>
      <w:r>
        <w:rPr>
          <w:rFonts w:hint="eastAsia"/>
        </w:rPr>
        <w:t xml:space="preserve">* </w:t>
      </w:r>
      <w:r>
        <w:t>These authors contributed equally</w:t>
      </w:r>
    </w:p>
    <w:p w14:paraId="173B991E" w14:textId="77777777" w:rsidR="009B6A1A" w:rsidRDefault="00000000">
      <w:pPr>
        <w:pStyle w:val="Heading1"/>
        <w:spacing w:before="0"/>
        <w:rPr>
          <w:rFonts w:ascii="Google Sans;Roboto;Arial;sans-s" w:eastAsia="Times New Roman" w:hAnsi="Google Sans;Roboto;Arial;sans-s"/>
          <w:sz w:val="20"/>
          <w:szCs w:val="20"/>
        </w:rPr>
      </w:pPr>
      <w:r>
        <w:br w:type="page"/>
      </w:r>
    </w:p>
    <w:p w14:paraId="646DD396" w14:textId="77777777" w:rsidR="009B6A1A" w:rsidRDefault="00000000">
      <w:pPr>
        <w:pStyle w:val="Heading1"/>
        <w:spacing w:before="0"/>
      </w:pPr>
      <w:r>
        <w:rPr>
          <w:rFonts w:hint="eastAsia"/>
        </w:rPr>
        <w:lastRenderedPageBreak/>
        <w:t>Summary</w:t>
      </w:r>
    </w:p>
    <w:p w14:paraId="645B0A77" w14:textId="77777777" w:rsidR="009B6A1A" w:rsidRDefault="00000000">
      <w:pPr>
        <w:pStyle w:val="Heading1"/>
        <w:spacing w:before="0"/>
        <w:rPr>
          <w:b w:val="0"/>
          <w:bCs w:val="0"/>
        </w:rPr>
      </w:pPr>
      <w:r>
        <w:rPr>
          <w:rFonts w:hint="eastAsia"/>
          <w:b w:val="0"/>
          <w:bCs w:val="0"/>
        </w:rPr>
        <w:t xml:space="preserve">We present a unified repertoire of indel mutational signatures in 6,975 tumors across </w:t>
      </w:r>
      <w:r>
        <w:rPr>
          <w:rFonts w:eastAsia="Times New Roman" w:hint="eastAsia"/>
          <w:b w:val="0"/>
          <w:bCs w:val="0"/>
        </w:rPr>
        <w:t>36</w:t>
      </w:r>
      <w:r>
        <w:rPr>
          <w:rFonts w:hint="eastAsia"/>
          <w:b w:val="0"/>
          <w:bCs w:val="0"/>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13AD636E" w14:textId="77777777" w:rsidR="009B6A1A" w:rsidRDefault="00000000">
      <w:pPr>
        <w:pStyle w:val="Heading1"/>
        <w:spacing w:before="0"/>
      </w:pPr>
      <w:r>
        <w:rPr>
          <w:rFonts w:hint="eastAsia"/>
        </w:rPr>
        <w:t>150</w:t>
      </w:r>
      <w:r>
        <w:br w:type="page"/>
      </w:r>
    </w:p>
    <w:p w14:paraId="7DCC3186" w14:textId="77777777" w:rsidR="009B6A1A" w:rsidRDefault="00000000">
      <w:pPr>
        <w:spacing w:line="360" w:lineRule="auto"/>
        <w:ind w:firstLine="0"/>
        <w:rPr>
          <w:rFonts w:eastAsia="Times New Roman"/>
          <w:b/>
          <w:bCs/>
        </w:rPr>
      </w:pPr>
      <w:r>
        <w:rPr>
          <w:rFonts w:eastAsia="Times New Roman" w:hint="eastAsia"/>
          <w:b/>
          <w:bCs/>
        </w:rPr>
        <w:lastRenderedPageBreak/>
        <w:t>Graphical Abstract</w:t>
      </w:r>
    </w:p>
    <w:p w14:paraId="1D94D539" w14:textId="77777777" w:rsidR="009B6A1A" w:rsidRDefault="009B6A1A">
      <w:pPr>
        <w:spacing w:line="360" w:lineRule="auto"/>
        <w:ind w:firstLine="0"/>
        <w:rPr>
          <w:rFonts w:eastAsia="Times New Roman"/>
          <w:b/>
          <w:bCs/>
        </w:rPr>
      </w:pPr>
    </w:p>
    <w:p w14:paraId="71C4A2C7" w14:textId="77777777" w:rsidR="009B6A1A" w:rsidRDefault="00000000">
      <w:pPr>
        <w:spacing w:line="360" w:lineRule="auto"/>
        <w:ind w:firstLine="0"/>
        <w:rPr>
          <w:rFonts w:eastAsia="Times New Roman"/>
          <w:b/>
          <w:bCs/>
        </w:rPr>
      </w:pPr>
      <w:r>
        <w:rPr>
          <w:rFonts w:eastAsia="Times New Roman"/>
          <w:b/>
          <w:bCs/>
        </w:rPr>
        <w:t>Highlights</w:t>
      </w:r>
    </w:p>
    <w:p w14:paraId="1FA5998A" w14:textId="77777777" w:rsidR="009B6A1A" w:rsidRDefault="00000000">
      <w:pPr>
        <w:numPr>
          <w:ilvl w:val="0"/>
          <w:numId w:val="3"/>
        </w:numPr>
        <w:spacing w:line="360" w:lineRule="auto"/>
        <w:rPr>
          <w:rFonts w:eastAsia="Times New Roman"/>
        </w:rPr>
      </w:pPr>
      <w:r>
        <w:rPr>
          <w:rFonts w:eastAsia="Times New Roman"/>
        </w:rPr>
        <w:t>Repertoire of indel signatures across 6,975 genomes in 3 indel classification schemes</w:t>
      </w:r>
    </w:p>
    <w:p w14:paraId="2F0016AE" w14:textId="77777777" w:rsidR="009B6A1A" w:rsidRDefault="00000000">
      <w:pPr>
        <w:numPr>
          <w:ilvl w:val="0"/>
          <w:numId w:val="3"/>
        </w:numPr>
        <w:spacing w:line="360" w:lineRule="auto"/>
        <w:rPr>
          <w:rFonts w:eastAsia="Times New Roman"/>
        </w:rPr>
      </w:pPr>
      <w:r>
        <w:rPr>
          <w:rFonts w:eastAsia="Times New Roman"/>
        </w:rPr>
        <w:t>Identified 26 novel 89-type and 1</w:t>
      </w:r>
      <w:r>
        <w:rPr>
          <w:rFonts w:eastAsia="Times New Roman" w:hint="eastAsia"/>
        </w:rPr>
        <w:t>1</w:t>
      </w:r>
      <w:r>
        <w:rPr>
          <w:rFonts w:eastAsia="Times New Roman"/>
        </w:rPr>
        <w:t xml:space="preserve"> novel 83-type classification indel signatures</w:t>
      </w:r>
    </w:p>
    <w:p w14:paraId="3172D8FE" w14:textId="77777777" w:rsidR="009B6A1A" w:rsidRDefault="00000000">
      <w:pPr>
        <w:numPr>
          <w:ilvl w:val="0"/>
          <w:numId w:val="3"/>
        </w:numPr>
        <w:spacing w:line="360" w:lineRule="auto"/>
        <w:rPr>
          <w:rFonts w:eastAsia="Times New Roman"/>
        </w:rPr>
      </w:pPr>
      <w:r>
        <w:rPr>
          <w:rFonts w:eastAsia="Times New Roman"/>
        </w:rPr>
        <w:t>Integrative topography across transcription, replication, and genic regions</w:t>
      </w:r>
    </w:p>
    <w:p w14:paraId="1DFB6290" w14:textId="77777777" w:rsidR="009B6A1A" w:rsidRDefault="00000000">
      <w:pPr>
        <w:pStyle w:val="BodyText"/>
        <w:numPr>
          <w:ilvl w:val="0"/>
          <w:numId w:val="3"/>
        </w:numPr>
      </w:pPr>
      <w:r>
        <w:t>Website and software for signature browsing and matrix generation from VCF files</w:t>
      </w:r>
    </w:p>
    <w:p w14:paraId="5001036E" w14:textId="77777777" w:rsidR="009B6A1A" w:rsidRDefault="00000000">
      <w:pPr>
        <w:pStyle w:val="BodyText"/>
        <w:ind w:left="720" w:firstLine="0"/>
      </w:pPr>
      <w:r>
        <w:rPr>
          <w:noProof/>
        </w:rPr>
        <w:drawing>
          <wp:anchor distT="0" distB="0" distL="0" distR="0" simplePos="0" relativeHeight="8" behindDoc="0" locked="0" layoutInCell="0" allowOverlap="1" wp14:anchorId="53943F0C" wp14:editId="79439256">
            <wp:simplePos x="0" y="0"/>
            <wp:positionH relativeFrom="column">
              <wp:posOffset>-171450</wp:posOffset>
            </wp:positionH>
            <wp:positionV relativeFrom="paragraph">
              <wp:posOffset>361950</wp:posOffset>
            </wp:positionV>
            <wp:extent cx="5715000" cy="5715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5715000" cy="5715000"/>
                    </a:xfrm>
                    <a:prstGeom prst="rect">
                      <a:avLst/>
                    </a:prstGeom>
                    <a:noFill/>
                  </pic:spPr>
                </pic:pic>
              </a:graphicData>
            </a:graphic>
          </wp:anchor>
        </w:drawing>
      </w:r>
      <w:r>
        <w:br w:type="page"/>
      </w:r>
    </w:p>
    <w:p w14:paraId="51ED79FD" w14:textId="77777777" w:rsidR="009B6A1A" w:rsidRDefault="00000000">
      <w:pPr>
        <w:pStyle w:val="Heading1"/>
        <w:spacing w:before="0"/>
      </w:pPr>
      <w:r>
        <w:lastRenderedPageBreak/>
        <w:t>Introduction</w:t>
      </w:r>
    </w:p>
    <w:p w14:paraId="1E6DAF63" w14:textId="77777777" w:rsidR="009B6A1A"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0EE1F96" w14:textId="77777777" w:rsidR="009B6A1A"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2020a, 2014; Nik-Zainal et al. 2012; Chen et al. 2024; Koh et al. 2025; Degasperi et al. 2022; Jin et al. 2024)</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14:paraId="7A3EA74A" w14:textId="77777777" w:rsidR="009B6A1A" w:rsidRDefault="00000000">
      <w:r>
        <w:lastRenderedPageBreak/>
        <w:t>Mutational signature research has tended to focus less on indel rather than SBS signatures, and symptomatic of this COSMIC v3.</w:t>
      </w:r>
      <w:r>
        <w:rPr>
          <w:rFonts w:eastAsia="Times New Roman" w:hint="eastAsia"/>
        </w:rPr>
        <w:t>6</w:t>
      </w:r>
      <w:r>
        <w:t xml:space="preserve">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Koh et al. 2025; Davies et al. 2017)</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50A4AE01" w14:textId="77777777" w:rsidR="009B6A1A"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hycBRyjwvW2u"/>
      <w:r>
        <w:t>(Koh et al. 2025)</w:t>
      </w:r>
      <w:bookmarkEnd w:id="10"/>
      <w:r>
        <w:t xml:space="preserve"> proposed two classification schemes, one with 89 types of indel and one with 476 types (Figure 1). </w:t>
      </w:r>
    </w:p>
    <w:p w14:paraId="58B43A66" w14:textId="77777777" w:rsidR="009B6A1A"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15313353" w14:textId="77777777" w:rsidR="009B6A1A"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t>(Koh et al. 2025)</w:t>
      </w:r>
      <w:bookmarkEnd w:id="11"/>
      <w:r>
        <w:t xml:space="preserve"> </w:t>
      </w:r>
      <w:r>
        <w:rPr>
          <w:shd w:val="clear" w:color="auto" w:fill="00FFFF"/>
        </w:rPr>
        <w:t>(Figure 1, Table S1)</w:t>
      </w:r>
      <w:r>
        <w:rPr>
          <w:color w:val="000000"/>
        </w:rPr>
        <w:t>.</w:t>
      </w:r>
      <w:r>
        <w:t xml:space="preserve"> A prominent distinction is that, unlike the 83-type classification scheme, both the new classifications distinguish different </w:t>
      </w:r>
      <w:r>
        <w:lastRenderedPageBreak/>
        <w:t xml:space="preserve">types indels of a single T or C according to the non-T (respectively, non-C) flaking bases. This dramatically improves discrimination between mutational spectra and signatures containing single-base indels, which are present in most signatures. </w:t>
      </w:r>
    </w:p>
    <w:p w14:paraId="1B8AA995" w14:textId="77777777" w:rsidR="009B6A1A"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319875F9" w14:textId="77777777" w:rsidR="009B6A1A"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w:t>
      </w:r>
      <w:r>
        <w:lastRenderedPageBreak/>
        <w:t>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Times New Roman" w:hint="eastAsia"/>
        </w:rPr>
        <w:t xml:space="preserve"> </w:t>
      </w:r>
      <w:r>
        <w:rPr>
          <w:rFonts w:eastAsia="Times New Roman" w:hint="eastAsia"/>
          <w:shd w:val="clear" w:color="auto" w:fill="00FFFF"/>
        </w:rPr>
        <w:t>(</w:t>
      </w:r>
      <w:r>
        <w:rPr>
          <w:rFonts w:eastAsia="Times New Roman"/>
          <w:shd w:val="clear" w:color="auto" w:fill="00FFFF"/>
        </w:rPr>
        <w:t>https://indelsig.net</w:t>
      </w:r>
      <w:r>
        <w:rPr>
          <w:rFonts w:eastAsia="Times New Roman" w:hint="eastAsia"/>
          <w:shd w:val="clear" w:color="auto" w:fill="00FFFF"/>
        </w:rPr>
        <w:t>)</w:t>
      </w:r>
      <w:r>
        <w:t xml:space="preserve"> </w:t>
      </w:r>
    </w:p>
    <w:p w14:paraId="40F297D1" w14:textId="77777777" w:rsidR="009B6A1A" w:rsidRDefault="00000000">
      <w:pPr>
        <w:pStyle w:val="Heading1"/>
      </w:pPr>
      <w:r>
        <w:t>Results</w:t>
      </w:r>
    </w:p>
    <w:p w14:paraId="35B6F5E8" w14:textId="77777777" w:rsidR="009B6A1A" w:rsidRDefault="00000000">
      <w:pPr>
        <w:pStyle w:val="Heading2"/>
      </w:pPr>
      <w:r>
        <w:t>Repertoire of indel signatures based on de novo signature discovery</w:t>
      </w:r>
    </w:p>
    <w:p w14:paraId="47049BF9" w14:textId="77777777" w:rsidR="009B6A1A" w:rsidRDefault="00000000">
      <w:pPr>
        <w:pStyle w:val="normalfirst"/>
      </w:pPr>
      <w:r>
        <w:t>We identified indel signatures in all three classifications from a total of 6,975 cancer genomes encompassing 3</w:t>
      </w:r>
      <w:r>
        <w:rPr>
          <w:rFonts w:eastAsia="Times New Roman" w:hint="eastAsia"/>
        </w:rPr>
        <w:t>6</w:t>
      </w:r>
      <w:r>
        <w:t xml:space="preserve">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00FF00"/>
        </w:rPr>
        <w:t>)</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Times New Roman" w:hint="eastAsia"/>
        </w:rPr>
        <w:t>y</w:t>
      </w:r>
      <w:r>
        <w:t xml:space="preserve"> were discovered. Further evidence of their robustness derives from the identification of tumor spectra dominated by a single signature. For</w:t>
      </w:r>
      <w:r>
        <w:rPr>
          <w:rFonts w:eastAsia="Times New Roman" w:hint="eastAsia"/>
        </w:rPr>
        <w:t xml:space="preserve"> 35 </w:t>
      </w:r>
      <w:r>
        <w:t>of the 44 signatures, there were tumor spectra with cosine similarity &gt;</w:t>
      </w:r>
      <w:r>
        <w:rPr>
          <w:rFonts w:eastAsia="Times New Roman" w:hint="eastAsia"/>
        </w:rPr>
        <w:t xml:space="preserve"> 0.95 </w:t>
      </w:r>
      <w:r>
        <w:t xml:space="preserve">cosine similarity, and for 39 there were tumor spectra with similarity &gt; 0.90 (Table 1). Of the 44 signatures identified in the 89-type classification, similar signatures were previously described for 18 </w:t>
      </w:r>
      <w:bookmarkStart w:id="14" w:name="ZOTERO_BREF_0qMQgAENxeSA"/>
      <w:r>
        <w:t>(Koh et al. 2025)</w:t>
      </w:r>
      <w:bookmarkEnd w:id="14"/>
      <w:r>
        <w:t xml:space="preserve"> and 26 were not previously described to our knowlege (Table 1). We also carried out signature discovery in spectra in the 83-type classification, and discovered 34 signatures, of which 20 were similar to signatures in the </w:t>
      </w:r>
      <w:r>
        <w:lastRenderedPageBreak/>
        <w:t xml:space="preserve">COSMIC reference set, and 3 additional signatures were similar to signatures identified in </w:t>
      </w:r>
      <w:bookmarkStart w:id="15" w:name="ZOTERO_BREF_qtuc1qdBuTrl"/>
      <w:r>
        <w:t>(Jin et al. 2024)</w:t>
      </w:r>
      <w:bookmarkEnd w:id="15"/>
      <w:r>
        <w:t xml:space="preserve">  (Table 1).</w:t>
      </w:r>
    </w:p>
    <w:p w14:paraId="16E07F5E" w14:textId="77777777" w:rsidR="009B6A1A"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Times New Roman"/>
          <w:shd w:val="clear" w:color="auto" w:fill="00FFFF"/>
        </w:rPr>
        <w:t>https://indelsig.net/</w:t>
      </w:r>
      <w:r>
        <w:rPr>
          <w:shd w:val="clear" w:color="auto" w:fill="00FFFF"/>
        </w:rPr>
        <w:t>.</w:t>
      </w:r>
    </w:p>
    <w:p w14:paraId="3D82FFCE" w14:textId="77777777" w:rsidR="009B6A1A" w:rsidRDefault="00000000">
      <w:pPr>
        <w:pStyle w:val="normalfirst"/>
        <w:ind w:firstLine="720"/>
      </w:pPr>
      <w:r>
        <w:t xml:space="preserve">In several cases, the new indel classifications systems were able to distinguish signatures that the older system merged. This is clearest for deletions of single T bases from tracts of </w:t>
      </w:r>
      <w:r>
        <w:rPr>
          <w:rFonts w:ascii="Liberation Serif" w:eastAsia="Liberation Serif" w:hAnsi="Liberation Serif" w:cs="Liberation Serif"/>
        </w:rPr>
        <w:t>≥</w:t>
      </w:r>
      <w:r>
        <w:t xml:space="preserve"> 6 Ts. Our data set had &gt; 8.5 million of these deletions out of 18.4 million deletions in total. The COSMIC reference signature ID2 in the older, 83-type classification, consists exclusively of these deletions. The new indel classifications divide ID2 into three signatures. Among these, InsDel2b is dominated by deletions of T from tracts of 5 to 7 Ts. InsDel2a and InsDel2c are both dominated by deletions of single Ts’ from stretches of </w:t>
      </w:r>
      <w:r>
        <w:rPr>
          <w:rFonts w:ascii="Liberation Serif" w:eastAsia="Liberation Serif" w:hAnsi="Liberation Serif" w:cs="Liberation Serif"/>
        </w:rPr>
        <w:t>≥ 8 Ts. However, they are distinguished by InsDel2a’s preference for flanking A bases and InsDel1c’s preference for flanking C bases.</w:t>
      </w:r>
      <w:r>
        <w:t xml:space="preserve"> Mutations attributed to </w:t>
      </w:r>
      <w:r>
        <w:rPr>
          <w:color w:val="000000"/>
        </w:rPr>
        <w:t xml:space="preserve">Insdel2b and InsDel2c are strongly enriched among MSI-H tumors. Furthermore, the counts of mutations attributed to these signatures are correlated with the counts of mutations attributed to the MSI-H-associated SBS signatures SBS6, SBS26, and SBS44 </w:t>
      </w:r>
      <w:r>
        <w:rPr>
          <w:color w:val="000000"/>
          <w:shd w:val="clear" w:color="auto" w:fill="00FFFF"/>
        </w:rPr>
        <w:t>(Figure 4, Figure S1).</w:t>
      </w:r>
    </w:p>
    <w:p w14:paraId="659C66B0" w14:textId="77777777" w:rsidR="009B6A1A" w:rsidRDefault="00000000">
      <w:pPr>
        <w:pStyle w:val="normalfirst"/>
        <w:ind w:firstLine="720"/>
      </w:pPr>
      <w:r>
        <w:t xml:space="preserve">In addition to the deletions of single T bases from long poly-T tracts, insertions of single T bases into long poly-T tracts also showed that the new indel classification systems distinguish signatures that the older system merged. Our data set had 3.3 million insertions of single T bases into tracts of </w:t>
      </w:r>
      <w:r>
        <w:rPr>
          <w:rFonts w:ascii="Liberation Serif" w:eastAsia="Liberation Serif" w:hAnsi="Liberation Serif" w:cs="Liberation Serif"/>
        </w:rPr>
        <w:t>≥</w:t>
      </w:r>
      <w: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w:t>
      </w:r>
      <w:r>
        <w:lastRenderedPageBreak/>
        <w:t xml:space="preserve">an intermediate proportion. Compared to InsDel1b, InsDel1a and InsDel1c have larger proportions of A to the left of the poly-T tract and G to the right, and smaller proportions of C to the left of the poly-T tract with C or A to the right. InsDel1b is further distinguished from InsDel1a and 1b in that several tumors with high proportions of InsDel1b (&gt; 0.4) have mutations in the proofreading domain of polymerase epsilon </w:t>
      </w:r>
      <w:r>
        <w:rPr>
          <w:shd w:val="clear" w:color="auto" w:fill="00FFFF"/>
        </w:rPr>
        <w:t>(Table S9).</w:t>
      </w:r>
    </w:p>
    <w:p w14:paraId="3C1C5A82" w14:textId="77777777" w:rsidR="009B6A1A" w:rsidRDefault="00000000">
      <w:pPr>
        <w:pStyle w:val="normalfirst"/>
      </w:pPr>
      <w:r>
        <w:rPr>
          <w:rFonts w:eastAsia="Times New Roman" w:hint="eastAsia"/>
          <w:b/>
          <w:bCs/>
          <w:i/>
          <w:iCs/>
        </w:rPr>
        <w:t>Two cases where the 89-type classification misses clear differences</w:t>
      </w:r>
    </w:p>
    <w:p w14:paraId="26C90EA3" w14:textId="77777777" w:rsidR="009B6A1A" w:rsidRDefault="00000000">
      <w:pPr>
        <w:pStyle w:val="normalfirst"/>
      </w:pPr>
      <w:r>
        <w:rPr>
          <w:rFonts w:eastAsia="Times New Roman" w:hint="eastAsia"/>
        </w:rPr>
        <w:t xml:space="preserve">While the 89-type classification system on the whole better discriminates signatures, in two cases the 83-type and 476 type systems clearly differentiated signatures that were almost </w:t>
      </w:r>
      <w:r>
        <w:rPr>
          <w:rFonts w:eastAsia="Times New Roman"/>
        </w:rPr>
        <w:t>identical to</w:t>
      </w:r>
      <w:r>
        <w:rPr>
          <w:rFonts w:eastAsia="Times New Roman" w:hint="eastAsia"/>
        </w:rPr>
        <w:t xml:space="preserve"> the 89-type system. One case consisted of InsDel13 and InsDel</w:t>
      </w:r>
      <w:r>
        <w:rPr>
          <w:rFonts w:eastAsia="Times New Roman"/>
        </w:rPr>
        <w:t>_</w:t>
      </w:r>
      <w:r>
        <w:rPr>
          <w:rFonts w:eastAsia="Times New Roman" w:hint="eastAsia"/>
        </w:rPr>
        <w:t>C. These are nearly identical in the 89-type system, which groups deletions of single Ts in stretches of 1, 2, 3, or 4 Ts as a single deletion type. However the 83 and 476 type systems show that InsDel</w:t>
      </w:r>
      <w:r>
        <w:rPr>
          <w:rFonts w:eastAsia="Times New Roman"/>
        </w:rPr>
        <w:t>_</w:t>
      </w:r>
      <w:r>
        <w:rPr>
          <w:rFonts w:eastAsia="Times New Roman" w:hint="eastAsia"/>
        </w:rPr>
        <w:t>C has deletions of 1 T from ATA (ATA</w:t>
      </w:r>
      <w:r>
        <w:rPr>
          <w:rFonts w:ascii="DejaVu Sans" w:hAnsi="DejaVu Sans" w:cs="DejaVu Sans" w:hint="eastAsia"/>
        </w:rPr>
        <w:t>→</w:t>
      </w:r>
      <w:r>
        <w:rPr>
          <w:rFonts w:eastAsia="Times New Roman" w:hint="eastAsia"/>
        </w:rPr>
        <w:t>AA), while InsDel13 has deletions of T from ATTA (ATTA</w:t>
      </w:r>
      <w:r>
        <w:rPr>
          <w:rFonts w:ascii="DejaVu Sans" w:hAnsi="DejaVu Sans" w:cs="DejaVu Sans" w:hint="eastAsia"/>
        </w:rPr>
        <w:t>→</w:t>
      </w:r>
      <w:r>
        <w:rPr>
          <w:rFonts w:eastAsia="Times New Roman" w:hint="eastAsia"/>
        </w:rPr>
        <w:t>ATA,</w:t>
      </w:r>
      <w:r>
        <w:rPr>
          <w:rFonts w:eastAsia="Times New Roman" w:hint="eastAsia"/>
          <w:shd w:val="clear" w:color="auto" w:fill="00FFFF"/>
        </w:rPr>
        <w:t xml:space="preserve"> Figure S2A)</w:t>
      </w:r>
      <w:r>
        <w:t>.</w:t>
      </w:r>
      <w:r>
        <w:rPr>
          <w:rFonts w:eastAsia="Times New Roman"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Times New Roman" w:hint="eastAsia"/>
        </w:rPr>
        <w:t>ACCG) and insertion of a one T next to an isolated T (e.g. GTG</w:t>
      </w:r>
      <w:r>
        <w:rPr>
          <w:rFonts w:ascii="DejaVu Sans" w:hAnsi="DejaVu Sans" w:cs="DejaVu Sans" w:hint="eastAsia"/>
        </w:rPr>
        <w:t>→</w:t>
      </w:r>
      <w:r>
        <w:rPr>
          <w:rFonts w:eastAsia="Times New Roman" w:hint="eastAsia"/>
        </w:rPr>
        <w:t>GTTG). InsDel16 has insertion of one C between non-Cs (e.g. AT</w:t>
      </w:r>
      <w:r>
        <w:rPr>
          <w:rFonts w:ascii="DejaVu Sans" w:hAnsi="DejaVu Sans" w:cs="DejaVu Sans" w:hint="eastAsia"/>
        </w:rPr>
        <w:t>→</w:t>
      </w:r>
      <w:r>
        <w:rPr>
          <w:rFonts w:eastAsia="Times New Roman" w:hint="eastAsia"/>
        </w:rPr>
        <w:t>ACT), and insertion of one T between non-Ts (e.g. AG</w:t>
      </w:r>
      <w:r>
        <w:rPr>
          <w:rFonts w:ascii="DejaVu Sans" w:hAnsi="DejaVu Sans" w:cs="DejaVu Sans" w:hint="eastAsia"/>
        </w:rPr>
        <w:t>→</w:t>
      </w:r>
      <w:r>
        <w:rPr>
          <w:rFonts w:eastAsia="Times New Roman" w:hint="eastAsia"/>
        </w:rPr>
        <w:t xml:space="preserve">ATG, </w:t>
      </w:r>
      <w:r>
        <w:rPr>
          <w:rFonts w:eastAsia="Times New Roman" w:hint="eastAsia"/>
          <w:shd w:val="clear" w:color="auto" w:fill="00FFFF"/>
        </w:rPr>
        <w:t>Figure S2B</w:t>
      </w:r>
      <w:r>
        <w:t xml:space="preserve">). Again, </w:t>
      </w:r>
      <w:r>
        <w:rPr>
          <w:rFonts w:eastAsia="Times New Roman" w:hint="eastAsia"/>
        </w:rPr>
        <w:t>the 89-type system does not capture these differences, while the 83 and 476-type systems do.</w:t>
      </w:r>
    </w:p>
    <w:p w14:paraId="0A433BCA" w14:textId="77777777" w:rsidR="009B6A1A" w:rsidRDefault="00000000">
      <w:pPr>
        <w:pStyle w:val="normalfirst"/>
        <w:rPr>
          <w:b/>
          <w:bCs/>
          <w:i/>
          <w:iCs/>
        </w:rPr>
      </w:pPr>
      <w:r>
        <w:rPr>
          <w:b/>
          <w:bCs/>
          <w:i/>
          <w:iCs/>
        </w:rPr>
        <w:t>Deletions caused by aristolochic acid</w:t>
      </w:r>
    </w:p>
    <w:p w14:paraId="50596D2E" w14:textId="77777777" w:rsidR="009B6A1A" w:rsidRDefault="00000000">
      <w:pPr>
        <w:pStyle w:val="normalfirst"/>
        <w:rPr>
          <w:b/>
          <w:bCs/>
          <w:i/>
          <w:iCs/>
        </w:rPr>
      </w:pPr>
      <w: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w:t>
      </w:r>
      <w:r>
        <w:lastRenderedPageBreak/>
        <w:t xml:space="preserve">substitutions in the AA SBS signature and of the frequent involvement of adenines in the AA DBS signatures. </w:t>
      </w:r>
    </w:p>
    <w:p w14:paraId="11BE4B6A" w14:textId="77777777" w:rsidR="009B6A1A" w:rsidRDefault="00000000">
      <w:pPr>
        <w:pStyle w:val="NormalWeb"/>
        <w:ind w:firstLine="0"/>
      </w:pPr>
      <w:r>
        <w:rPr>
          <w:rFonts w:eastAsia="Times New Roman"/>
          <w:b/>
          <w:bCs/>
          <w:i/>
          <w:iCs/>
        </w:rPr>
        <w:t>APOBEC3A activity and InsDel_Aβ</w:t>
      </w:r>
      <w:r>
        <w:rPr>
          <w:rFonts w:eastAsia="Times New Roman" w:hint="eastAsia"/>
          <w:b/>
          <w:bCs/>
          <w:i/>
          <w:iCs/>
        </w:rPr>
        <w:t xml:space="preserve"> </w:t>
      </w:r>
    </w:p>
    <w:p w14:paraId="4C5FE2D8" w14:textId="77777777" w:rsidR="009B6A1A" w:rsidRDefault="00000000">
      <w:pPr>
        <w:pStyle w:val="NormalWeb"/>
        <w:ind w:firstLine="0"/>
      </w:pPr>
      <w:r>
        <w:rPr>
          <w:rFonts w:eastAsia="Times New Roman"/>
        </w:rPr>
        <w:t>We identified InsDel_Aβ, an indel signature that in the 476-type classification consists primarily of 1 bp C deletions TCA</w:t>
      </w:r>
      <w:r>
        <w:rPr>
          <w:rFonts w:hint="eastAsia"/>
        </w:rPr>
        <w:t>→</w:t>
      </w:r>
      <w:r>
        <w:rPr>
          <w:rFonts w:eastAsia="Times New Roman"/>
        </w:rPr>
        <w:t>TA and TCT</w:t>
      </w:r>
      <w:r>
        <w:rPr>
          <w:rFonts w:hint="eastAsia"/>
        </w:rPr>
        <w:t>→</w:t>
      </w:r>
      <w:r>
        <w:rPr>
          <w:rFonts w:eastAsia="Times New Roman"/>
        </w:rPr>
        <w:t>TT deletions</w:t>
      </w:r>
      <w:r>
        <w:rPr>
          <w:rFonts w:eastAsia="Times New Roman" w:hint="eastAsia"/>
        </w:rPr>
        <w:t xml:space="preserve"> (</w:t>
      </w:r>
      <w:r>
        <w:rPr>
          <w:rFonts w:eastAsia="Times New Roman" w:hint="eastAsia"/>
          <w:shd w:val="clear" w:color="auto" w:fill="00FFFF"/>
        </w:rPr>
        <w:t>F</w:t>
      </w:r>
      <w:r>
        <w:rPr>
          <w:rFonts w:eastAsia="Times New Roman"/>
          <w:shd w:val="clear" w:color="auto" w:fill="00FFFF"/>
        </w:rPr>
        <w:t>i</w:t>
      </w:r>
      <w:r>
        <w:rPr>
          <w:rFonts w:eastAsia="Times New Roman" w:hint="eastAsia"/>
          <w:shd w:val="clear" w:color="auto" w:fill="00FFFF"/>
        </w:rPr>
        <w:t>gure S2C</w:t>
      </w:r>
      <w:r>
        <w:rPr>
          <w:rFonts w:eastAsia="Times New Roman" w:hint="eastAsia"/>
        </w:rPr>
        <w:t>, right sub-panel</w:t>
      </w:r>
      <w:r>
        <w:rPr>
          <w:rFonts w:eastAsia="Times New Roman"/>
        </w:rPr>
        <w:t xml:space="preserve">). Thus, InsDel_Aβ targets the same sequences as the canonical APOBEC SBS signatures SBS2 </w:t>
      </w:r>
      <w:r>
        <w:rPr>
          <w:rFonts w:eastAsia="Times New Roman" w:hint="eastAsia"/>
        </w:rPr>
        <w:t>(TCA</w:t>
      </w:r>
      <w:r>
        <w:rPr>
          <w:rFonts w:hint="eastAsia"/>
        </w:rPr>
        <w:t>→</w:t>
      </w:r>
      <w:r>
        <w:rPr>
          <w:rFonts w:eastAsia="Times New Roman" w:hint="eastAsia"/>
        </w:rPr>
        <w:t>TTA and TCT</w:t>
      </w:r>
      <w:r>
        <w:rPr>
          <w:rFonts w:ascii="DejaVu Sans" w:hAnsi="DejaVu Sans" w:cs="DejaVu Sans" w:hint="eastAsia"/>
        </w:rPr>
        <w:t>→</w:t>
      </w:r>
      <w:r>
        <w:rPr>
          <w:rFonts w:eastAsia="Times New Roman" w:hint="eastAsia"/>
        </w:rPr>
        <w:t>TTT)</w:t>
      </w:r>
      <w:r>
        <w:rPr>
          <w:rFonts w:eastAsia="Times New Roman"/>
        </w:rPr>
        <w:t xml:space="preserve"> and SBS13 </w:t>
      </w:r>
      <w:r>
        <w:rPr>
          <w:rFonts w:eastAsia="Times New Roman" w:hint="eastAsia"/>
        </w:rPr>
        <w:t>(TCA</w:t>
      </w:r>
      <w:r>
        <w:rPr>
          <w:rFonts w:ascii="DejaVu Sans" w:hAnsi="DejaVu Sans" w:cs="DejaVu Sans" w:hint="eastAsia"/>
        </w:rPr>
        <w:t>→</w:t>
      </w:r>
      <w:r>
        <w:rPr>
          <w:rFonts w:eastAsia="Times New Roman" w:hint="eastAsia"/>
        </w:rPr>
        <w:t>TGA and TCT</w:t>
      </w:r>
      <w:r>
        <w:rPr>
          <w:rFonts w:ascii="DejaVu Sans" w:hAnsi="DejaVu Sans" w:cs="DejaVu Sans" w:hint="eastAsia"/>
        </w:rPr>
        <w:t>→</w:t>
      </w:r>
      <w:r>
        <w:rPr>
          <w:rFonts w:eastAsia="Times New Roman" w:hint="eastAsia"/>
        </w:rPr>
        <w:t>TGT). E</w:t>
      </w:r>
      <w:r>
        <w:rPr>
          <w:rFonts w:eastAsia="Times New Roman"/>
        </w:rPr>
        <w:t>xperiments in cell culture showed that, in addition to single nucleotide substitutions, APOBEC3A induces indels, mainly TC</w:t>
      </w:r>
      <w:r>
        <w:rPr>
          <w:rFonts w:hint="eastAsia"/>
        </w:rPr>
        <w:t>→</w:t>
      </w:r>
      <w:r>
        <w:rPr>
          <w:rFonts w:eastAsia="Times New Roman"/>
        </w:rPr>
        <w:t xml:space="preserve">T </w:t>
      </w:r>
      <w:bookmarkStart w:id="16" w:name="ZOTERO_BREF_CAdMe2IeGVl5"/>
      <w:r>
        <w:rPr>
          <w:rFonts w:eastAsia="Times New Roman"/>
        </w:rPr>
        <w:t>(DeWeerd et al. 2022)</w:t>
      </w:r>
      <w:bookmarkEnd w:id="16"/>
      <w:r>
        <w:rPr>
          <w:rFonts w:eastAsia="Times New Roman"/>
        </w:rPr>
        <w:t xml:space="preserve">. In parallel, we discovered the corresponding 83-type indel signature, ID_A, which, compared to C_ID9, is more similar to </w:t>
      </w:r>
      <w:r>
        <w:rPr>
          <w:rFonts w:eastAsia="Times New Roman" w:hint="eastAsia"/>
        </w:rPr>
        <w:t>the experimental indel spectrum in</w:t>
      </w:r>
      <w:r>
        <w:rPr>
          <w:rFonts w:eastAsia="Times New Roman"/>
        </w:rPr>
        <w:t xml:space="preserve"> </w:t>
      </w:r>
      <w:bookmarkStart w:id="17" w:name="ZOTERO_BREF_PIzfJaCA5fo2"/>
      <w:r>
        <w:rPr>
          <w:rFonts w:eastAsia="Times New Roman"/>
        </w:rPr>
        <w:t>(DeWeerd et al. 2022)</w:t>
      </w:r>
      <w:bookmarkEnd w:id="17"/>
      <w:r>
        <w:t>.</w:t>
      </w:r>
      <w:r>
        <w:rPr>
          <w:rFonts w:eastAsia="Times New Roman" w:hint="eastAsia"/>
        </w:rPr>
        <w:t xml:space="preserve"> Notably ID9 and InsDel9 in both the 89-type and 476-type classifications have many deletions of single thymines, while </w:t>
      </w:r>
      <w:r>
        <w:rPr>
          <w:rFonts w:eastAsia="Times New Roman"/>
        </w:rPr>
        <w:t>ID_A and InsDel_Aβ in the 89-type and 476-type classifications lack these</w:t>
      </w:r>
      <w:r>
        <w:rPr>
          <w:rFonts w:eastAsia="宋体" w:hint="eastAsia"/>
        </w:rPr>
        <w:t xml:space="preserve"> </w:t>
      </w:r>
      <w:r>
        <w:rPr>
          <w:rFonts w:eastAsia="Times New Roman" w:hint="eastAsia"/>
          <w:shd w:val="clear" w:color="auto" w:fill="00FFFF"/>
        </w:rPr>
        <w:t>(Figure S2C)</w:t>
      </w:r>
      <w:r>
        <w:rPr>
          <w:rFonts w:eastAsia="Times New Roman"/>
        </w:rPr>
        <w:t xml:space="preserve">. In addition, the InsDel9 476-type signature also has many deletions of a single C following A or G, while InsDel_Aβ has almost exclusively deletions of a single C following T. This signature was was also noted in </w:t>
      </w:r>
      <w:bookmarkStart w:id="18" w:name="ZOTERO_BREF_EcFI6Fskdsau"/>
      <w:r>
        <w:rPr>
          <w:rFonts w:eastAsia="Times New Roman"/>
        </w:rPr>
        <w:t>(Koh et al. 2025)</w:t>
      </w:r>
      <w:bookmarkEnd w:id="18"/>
      <w:r>
        <w:rPr>
          <w:rFonts w:eastAsia="Times New Roman"/>
        </w:rPr>
        <w:t xml:space="preserve">, who denoted it InD9a. We propose that this signature is distinct enough from InsDel9 in the 476-type classification to warrant an identifier.  </w:t>
      </w:r>
    </w:p>
    <w:p w14:paraId="158E614C" w14:textId="77777777" w:rsidR="009B6A1A" w:rsidRDefault="00000000">
      <w:pPr>
        <w:pStyle w:val="normalfirst"/>
        <w:rPr>
          <w:shd w:val="clear" w:color="auto" w:fill="FFFF00"/>
        </w:rPr>
      </w:pPr>
      <w:r>
        <w:rPr>
          <w:rFonts w:eastAsia="Times New Roman" w:hint="eastAsia"/>
          <w:b/>
          <w:bCs/>
          <w:i/>
          <w:iCs/>
        </w:rPr>
        <w:t>Single-thymine indels in poly-T tracts in MSS tumors</w:t>
      </w:r>
    </w:p>
    <w:p w14:paraId="12375882" w14:textId="77777777" w:rsidR="009B6A1A" w:rsidRDefault="00000000">
      <w:pPr>
        <w:pStyle w:val="normalfirst"/>
      </w:pPr>
      <w:r>
        <w:rPr>
          <w:rFonts w:eastAsia="Times New Roman"/>
        </w:rPr>
        <w:t xml:space="preserve">Both HDP- and NMF-based de novo signature discovery methods identified 83-, 89-, and 476-type signatures that have similar proportions of deletions and insertions of single thymines in poly-T tracts and that occur almost exclusively in MSS tumors. Previous analysis in the 83-type system allocated insertions and deletions separately to ID1 and ID2 and did not differentiate between signature occurrence in MSS versus MSI-H </w:t>
      </w:r>
      <w:bookmarkStart w:id="19" w:name="ZOTERO_BREF_YU0vhT0bGj2b"/>
      <w:r>
        <w:rPr>
          <w:rFonts w:eastAsia="Times New Roman"/>
        </w:rPr>
        <w:t>(Alexandrov et al. 2020b)</w:t>
      </w:r>
      <w:bookmarkEnd w:id="19"/>
      <w:r>
        <w:rPr>
          <w:rFonts w:eastAsia="Times New Roman"/>
        </w:rPr>
        <w:t xml:space="preserve">. The new signature with similar proportions of insertions and deletions occurs in 2 signature variants in the </w:t>
      </w:r>
      <w:r>
        <w:rPr>
          <w:rFonts w:eastAsia="Times New Roman"/>
        </w:rPr>
        <w:lastRenderedPageBreak/>
        <w:t xml:space="preserve">89- and 476-type indel classifications, InsDel_Nα and InsDel_Nβ. InsDel_Nα, is rare, occurring in only 55 MSS tumors and 2 MSI-H tumors </w:t>
      </w:r>
      <w:r>
        <w:rPr>
          <w:rFonts w:eastAsia="Times New Roman"/>
          <w:shd w:val="clear" w:color="auto" w:fill="00FFFF"/>
        </w:rPr>
        <w:t>(Table &lt;sup_table_indel_N&gt;</w:t>
      </w:r>
      <w:r>
        <w:rPr>
          <w:rFonts w:eastAsia="Times New Roman"/>
        </w:rPr>
        <w:t>). Here we will focus on t</w:t>
      </w:r>
      <w:r>
        <w:rPr>
          <w:rFonts w:eastAsia="Times New Roman" w:hint="eastAsia"/>
        </w:rPr>
        <w:t>he other variant,</w:t>
      </w:r>
      <w:r>
        <w:rPr>
          <w:rFonts w:eastAsia="Times New Roman"/>
        </w:rPr>
        <w:t xml:space="preserve"> InsDel_Nβ which occurs in 2,629 MSS tumors in diverse cancer types and in only 9 MSI-H tumors. </w:t>
      </w:r>
    </w:p>
    <w:p w14:paraId="704B3A08" w14:textId="77777777" w:rsidR="009B6A1A" w:rsidRDefault="00000000">
      <w:pPr>
        <w:pStyle w:val="normalfirst"/>
        <w:rPr>
          <w:rFonts w:eastAsia="Times New Roman"/>
        </w:rPr>
      </w:pPr>
      <w:r>
        <w:rPr>
          <w:rFonts w:eastAsia="Times New Roman"/>
        </w:rPr>
        <w:t>&lt;present insdel_1_a in combination and isolation&gt;</w:t>
      </w:r>
    </w:p>
    <w:p w14:paraId="10FE37B3" w14:textId="77777777" w:rsidR="009B6A1A" w:rsidRDefault="00000000">
      <w:pPr>
        <w:pStyle w:val="normalfirst"/>
        <w:rPr>
          <w:rFonts w:eastAsia="Times New Roman"/>
        </w:rPr>
      </w:pPr>
      <w:r>
        <w:rPr>
          <w:rFonts w:eastAsia="Times New Roman"/>
        </w:rPr>
        <w:t>&lt;1-1 signature to 1damage / repair process does not hold – continuum between ins and del&gt;</w:t>
      </w:r>
    </w:p>
    <w:p w14:paraId="03AB8BFF" w14:textId="77777777" w:rsidR="009B6A1A" w:rsidRDefault="00000000">
      <w:pPr>
        <w:pStyle w:val="normalfirst"/>
        <w:rPr>
          <w:rFonts w:eastAsia="Times New Roman"/>
        </w:rPr>
      </w:pPr>
      <w:r>
        <w:rPr>
          <w:rFonts w:eastAsia="Times New Roman"/>
        </w:rPr>
        <w:t>&lt;figures for this&gt;</w:t>
      </w:r>
    </w:p>
    <w:p w14:paraId="6726716D" w14:textId="77777777" w:rsidR="009B6A1A" w:rsidRDefault="00000000">
      <w:pPr>
        <w:pStyle w:val="normalfirst"/>
        <w:rPr>
          <w:rFonts w:eastAsia="Times New Roman"/>
          <w:b/>
          <w:bCs/>
          <w:i/>
          <w:iCs/>
        </w:rPr>
      </w:pPr>
      <w:r>
        <w:rPr>
          <w:rFonts w:eastAsia="Times New Roman"/>
          <w:b/>
          <w:bCs/>
          <w:i/>
          <w:iCs/>
        </w:rPr>
        <w:t>Single-thymine indels in poly-T tracts and microsatellite contraction in MSI-H tumors</w:t>
      </w:r>
    </w:p>
    <w:p w14:paraId="48DA60DA" w14:textId="77777777" w:rsidR="009B6A1A" w:rsidRDefault="009B6A1A">
      <w:pPr>
        <w:pStyle w:val="normalfirst"/>
        <w:rPr>
          <w:rFonts w:eastAsia="Times New Roman"/>
        </w:rPr>
      </w:pPr>
    </w:p>
    <w:p w14:paraId="7CC26781" w14:textId="77777777" w:rsidR="009B6A1A" w:rsidRDefault="00000000">
      <w:pPr>
        <w:pStyle w:val="Heading2"/>
      </w:pPr>
      <w:r>
        <w:t>The new indel classifications reveal an accurate signature of RNase H2 deficiency</w:t>
      </w:r>
    </w:p>
    <w:p w14:paraId="4909B7AC" w14:textId="77777777" w:rsidR="009B6A1A" w:rsidRDefault="00000000">
      <w:pPr>
        <w:ind w:firstLine="0"/>
      </w:pPr>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t>(Reijns et al. 2022; Koh et al. 2025; Jin et al. 2024)</w:t>
      </w:r>
      <w:bookmarkEnd w:id="20"/>
      <w:r>
        <w:t xml:space="preserve">. However, we detected a new indel signature, InsDel_F, which better corresponds to RNase H2 deficiency experimental data than ID4 </w:t>
      </w:r>
      <w:r>
        <w:rPr>
          <w:shd w:val="clear" w:color="auto" w:fill="00FFFF"/>
        </w:rPr>
        <w:t>(Figures</w:t>
      </w:r>
      <w:r>
        <w:rPr>
          <w:rFonts w:eastAsia="Times New Roman" w:hint="eastAsia"/>
          <w:shd w:val="clear" w:color="auto" w:fill="00FFFF"/>
        </w:rPr>
        <w:t xml:space="preserve"> 6, S5</w:t>
      </w:r>
      <w:r>
        <w:rPr>
          <w:shd w:val="clear" w:color="auto" w:fill="00FFFF"/>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Times New Roman" w:hint="eastAsia"/>
        </w:rPr>
        <w:t xml:space="preserve"> (</w:t>
      </w:r>
      <w:r>
        <w:rPr>
          <w:rFonts w:eastAsia="Times New Roman" w:hint="eastAsia"/>
          <w:shd w:val="clear" w:color="auto" w:fill="00FFFF"/>
        </w:rPr>
        <w:t>Figure S5</w:t>
      </w:r>
      <w:r>
        <w:rPr>
          <w:rFonts w:eastAsia="Times New Roman" w:hint="eastAsia"/>
        </w:rPr>
        <w:t>)</w:t>
      </w:r>
      <w:r>
        <w:t xml:space="preserve">. Like InsDel_F, these cell-line spectra have 2-base deletions with microhomology and 2-base deletions </w:t>
      </w:r>
      <w:r>
        <w:lastRenderedPageBreak/>
        <w:t>from paired 2-base doublets. These spectra conspicuously lack the 3- and 4-base deletions present in InsDel4. Similarly, RNase H2 deficient mouse tumors have high proportions of the 2-base deletions characteristic of InsDel_F and lack the 3 and 4 base deletions present in InsDel4.</w:t>
      </w:r>
    </w:p>
    <w:p w14:paraId="14D82C69" w14:textId="77777777" w:rsidR="009B6A1A" w:rsidRDefault="00000000">
      <w:pPr>
        <w:pStyle w:val="Heading3"/>
        <w:numPr>
          <w:ilvl w:val="0"/>
          <w:numId w:val="0"/>
        </w:numPr>
        <w:rPr>
          <w:i/>
          <w:iCs/>
          <w:sz w:val="24"/>
          <w:szCs w:val="24"/>
        </w:rPr>
      </w:pPr>
      <w:r>
        <w:rPr>
          <w:i/>
          <w:iCs/>
          <w:sz w:val="24"/>
          <w:szCs w:val="24"/>
        </w:rPr>
        <w:t>Associations between indel signatures and SBS signatures</w:t>
      </w:r>
    </w:p>
    <w:p w14:paraId="442C7357" w14:textId="77777777" w:rsidR="009B6A1A" w:rsidRDefault="00000000">
      <w:pPr>
        <w:ind w:firstLine="0"/>
      </w:pPr>
      <w:r>
        <w:t>We further analyzed the correlations between the i</w:t>
      </w:r>
      <w:r>
        <w:rPr>
          <w:rFonts w:hint="eastAsia"/>
        </w:rPr>
        <w:t>ndel</w:t>
      </w:r>
      <w:r>
        <w:t xml:space="preserve"> signature activities we derived and the SBS signature activities from </w:t>
      </w:r>
      <w:bookmarkStart w:id="21" w:name="ZOTERO_BREF_EyljJoO9yp1B"/>
      <w:r>
        <w:t>(Degasperi et al. 2022)</w:t>
      </w:r>
      <w:bookmarkEnd w:id="21"/>
      <w:r>
        <w:t xml:space="preserve"> (</w:t>
      </w:r>
      <w:r>
        <w:rPr>
          <w:shd w:val="clear" w:color="auto" w:fill="00FFFF"/>
        </w:rPr>
        <w:t>Tables S</w:t>
      </w:r>
      <w:r>
        <w:rPr>
          <w:rFonts w:eastAsia="Times New Roman" w:hint="eastAsia"/>
          <w:shd w:val="clear" w:color="auto" w:fill="00FFFF"/>
        </w:rPr>
        <w:t>10</w:t>
      </w:r>
      <w:r>
        <w:rPr>
          <w:rFonts w:hint="eastAsia"/>
          <w:shd w:val="clear" w:color="auto" w:fill="00FFFF"/>
        </w:rPr>
        <w:t>, S</w:t>
      </w:r>
      <w:r>
        <w:rPr>
          <w:rFonts w:eastAsia="Times New Roman" w:hint="eastAsia"/>
          <w:shd w:val="clear" w:color="auto" w:fill="00FFFF"/>
        </w:rPr>
        <w:t>11</w:t>
      </w:r>
      <w:r>
        <w:t xml:space="preserve">). We first computed a matrix of correlations between the numbers of mutations attributed to SBS signatures the numbers attributed to indel signatures for all pairs of SBS indel mutational signatures. Agglomerative hierarchical clustering on the rows and columns of this matrix using 1 – the Pearson correlation coefficient as distance identified several clusters </w:t>
      </w:r>
      <w:r>
        <w:rPr>
          <w:shd w:val="clear" w:color="auto" w:fill="00FFFF"/>
        </w:rPr>
        <w:t xml:space="preserve">(Figure </w:t>
      </w:r>
      <w:r>
        <w:rPr>
          <w:rFonts w:eastAsia="Times New Roman" w:hint="eastAsia"/>
          <w:shd w:val="clear" w:color="auto" w:fill="00FFFF"/>
        </w:rPr>
        <w:t>4B</w:t>
      </w:r>
      <w:r>
        <w:rPr>
          <w:shd w:val="clear" w:color="auto" w:fill="00FFFF"/>
        </w:rPr>
        <w:t>)</w:t>
      </w:r>
      <w:r>
        <w:t>. The APOBEC-related cluster includes SBS2 and SBS13 and sho</w:t>
      </w:r>
      <w:r>
        <w:rPr>
          <w:rFonts w:eastAsia="Times New Roman" w:hint="eastAsia"/>
        </w:rPr>
        <w:t>wed</w:t>
      </w:r>
      <w:r>
        <w:t xml:space="preserve"> moderate correlations with ID_A and InsDel_Aβ. The homologous recombination deficiency (dHR) cluster, consisting of SBS3 and SBS8, was strongly associated with InsDel6 and InsDel9 (Figure 4B, “HR defects”). UV-related signatures, such as SBS7a, SBS38, InsDel13, and InsDel_H, also clustered together, reflecting their shared etiology. The cluster related to mutations in the proofreading domain of the polymerase epsilon (</w:t>
      </w:r>
      <w:r>
        <w:rPr>
          <w:i/>
          <w:iCs/>
        </w:rPr>
        <w:t>POLE</w:t>
      </w:r>
      <w:r>
        <w:t xml:space="preserve">) gene had strong links between SBS signature SBS10a and indel signature InsDel1b and InsDel_K. Additional analysis of tumor somatic mutations confirmed that these signatures are associated with dysfunctional </w:t>
      </w:r>
      <w:r>
        <w:rPr>
          <w:i/>
          <w:iCs/>
        </w:rPr>
        <w:t>POLE</w:t>
      </w:r>
      <w:r>
        <w:t xml:space="preserve"> proofreading plus, in some tumors, mismatch repair deficiency (</w:t>
      </w:r>
      <w:r>
        <w:rPr>
          <w:shd w:val="clear" w:color="auto" w:fill="00FFFF"/>
        </w:rPr>
        <w:t>Table S9 &lt;add hypermutator info to legend&gt;</w:t>
      </w:r>
      <w:r>
        <w:t>).</w:t>
      </w:r>
    </w:p>
    <w:p w14:paraId="7851971C" w14:textId="77777777" w:rsidR="009B6A1A" w:rsidRDefault="00000000">
      <w:r>
        <w:t xml:space="preserve">Within the mismatch repair deficiency (MMR) cluster, we observed a strong network of correlations between SBS6, SBS26, SBS44, and a group of indel signatures, including C_ID2, InsDel2b, InsDel2c, InsDel7, InsDel_D, and InsDel_J (Figure </w:t>
      </w:r>
      <w:r>
        <w:rPr>
          <w:rFonts w:eastAsia="Times New Roman" w:hint="eastAsia"/>
        </w:rPr>
        <w:t>4</w:t>
      </w:r>
      <w:r>
        <w:t xml:space="preserve">, “MMR defects”). Another notable group included InsDel_B, InsDel5a, and InsDel5b, which co-occurred with liver-cancer associated SBS signatures SBS12 and SBS16. </w:t>
      </w:r>
    </w:p>
    <w:p w14:paraId="6D1F0A73" w14:textId="77777777" w:rsidR="009B6A1A" w:rsidRDefault="00000000">
      <w:r>
        <w:lastRenderedPageBreak/>
        <w:t xml:space="preserve">The 89-type taxonomy also allowed us to better resolve the relationships within previously broader categories. For instance, the three signatures derived from C_ID1 (InsDel1a, InsDel1b, and InsDel1c) each showed distinct patterns of correlation to SBS signatures (Figure 4B). InsDel1a and the 83-type signature C_ID1 had similar correlation profiles and frequently co-occurred with SBS88, SBS17, and SBS93, which are prominent in the </w:t>
      </w:r>
      <w:r>
        <w:rPr>
          <w:shd w:val="clear" w:color="auto" w:fill="FFFF00"/>
        </w:rPr>
        <w:t xml:space="preserve">GI enriched </w:t>
      </w:r>
      <w:r>
        <w:t xml:space="preserve">cluster. In contrast, InsDel1b was linked to </w:t>
      </w:r>
      <w:r>
        <w:rPr>
          <w:i/>
          <w:iCs/>
        </w:rPr>
        <w:t>POLE</w:t>
      </w:r>
      <w:r>
        <w:t xml:space="preserve"> proofreading errors and InsDel1c was associated with SBS liver cancer signatures SBS12 and SBS16.</w:t>
      </w:r>
    </w:p>
    <w:p w14:paraId="5AE0D297" w14:textId="77777777" w:rsidR="009B6A1A" w:rsidRDefault="00000000">
      <w:r>
        <w:t xml:space="preserve">These correlation patterns provide insight into the possible origins of previously uncharacterized SBS signatures. For example, SBS92 closely mirrored the correlation profile of SBS4, withstrong associations with C_ID3 and InsDel3b, further supporting a link with tobacco smoking (Figure </w:t>
      </w:r>
      <w:r>
        <w:rPr>
          <w:rFonts w:eastAsia="Times New Roman" w:hint="eastAsia"/>
        </w:rPr>
        <w:t>4B</w:t>
      </w:r>
      <w:r>
        <w:t xml:space="preserve">, “Tobacco Smoking”) </w:t>
      </w:r>
      <w:bookmarkStart w:id="22" w:name="ZOTERO_BREF_PpR8PYcxNNRP"/>
      <w:r>
        <w:t>(Lawson et al. 2020)</w:t>
      </w:r>
      <w:bookmarkEnd w:id="22"/>
      <w:r>
        <w:t xml:space="preserve">. In the gastrointestinal (GI) cluster, which includes signatures common in gastrointestinal tumors (SBS17, SBS18, SBS1, SBS88, and SBS93), we observed that C_ID18/InsDel18, ID_N/InsDel_Nβ were associated with SBS signatures typically seen in the GI tract. SBS93, in particular, shows a strong transcriptional strand bias </w:t>
      </w:r>
      <w:r>
        <w:rPr>
          <w:shd w:val="clear" w:color="auto" w:fill="00FFFF"/>
        </w:rPr>
        <w:t>&lt;what is the reference for this&gt;</w:t>
      </w:r>
      <w:r>
        <w:t xml:space="preserve">, suggesting its association with specific DNA adducts in the GI tract and a possible connection to C_ID14/InsDel14. In addition C_ID1 and InsDel1a had stronger correlations with SBS1 and SBS18, supporting their association with mutagenesis driven by reactive oxygen species (Figure </w:t>
      </w:r>
      <w:r>
        <w:rPr>
          <w:rFonts w:eastAsia="Times New Roman" w:hint="eastAsia"/>
        </w:rPr>
        <w:t>4</w:t>
      </w:r>
      <w:r>
        <w:t xml:space="preserve">). </w:t>
      </w:r>
    </w:p>
    <w:p w14:paraId="7DFBCB96" w14:textId="77777777" w:rsidR="009B6A1A" w:rsidRDefault="00000000">
      <w:pPr>
        <w:pStyle w:val="Heading2"/>
      </w:pPr>
      <w:r>
        <w:rPr>
          <w:rFonts w:hint="eastAsia"/>
        </w:rPr>
        <w:t>Topography of indel mutational signatures &lt;</w:t>
      </w:r>
      <w:r>
        <w:rPr>
          <w:rFonts w:hint="eastAsia"/>
          <w:shd w:val="clear" w:color="auto" w:fill="FF0000"/>
        </w:rPr>
        <w:t>STEVE REVIEW</w:t>
      </w:r>
      <w:r>
        <w:rPr>
          <w:rFonts w:hint="eastAsia"/>
        </w:rPr>
        <w:t>&gt;</w:t>
      </w:r>
    </w:p>
    <w:p w14:paraId="3FBE2670" w14:textId="77777777" w:rsidR="009B6A1A" w:rsidRDefault="00000000">
      <w:pPr>
        <w:ind w:firstLine="0"/>
        <w:rPr>
          <w:rFonts w:eastAsia="Times New Roman"/>
        </w:rPr>
      </w:pPr>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rPr>
          <w:rFonts w:eastAsia="Times New Roman"/>
        </w:rPr>
        <w:t>Transcription strand asymmetries were shown in 17 out of 33 83-type signatures (Figure</w:t>
      </w:r>
      <w:r>
        <w:rPr>
          <w:rFonts w:eastAsia="Times New Roman" w:hint="eastAsia"/>
        </w:rPr>
        <w:t xml:space="preserve"> 5A, </w:t>
      </w:r>
      <w:r>
        <w:rPr>
          <w:rFonts w:eastAsia="Times New Roman" w:hint="eastAsia"/>
          <w:shd w:val="clear" w:color="auto" w:fill="00FFFF"/>
        </w:rPr>
        <w:t>Figure S3</w:t>
      </w:r>
      <w:r>
        <w:rPr>
          <w:rFonts w:eastAsia="宋体" w:hint="eastAsia"/>
          <w:shd w:val="clear" w:color="auto" w:fill="00FFFF"/>
        </w:rPr>
        <w:t>A</w:t>
      </w:r>
      <w:r>
        <w:rPr>
          <w:rFonts w:eastAsia="Times New Roman"/>
          <w:shd w:val="clear" w:color="auto" w:fill="00FFFF"/>
        </w:rPr>
        <w:t xml:space="preserve">, Table </w:t>
      </w:r>
      <w:r>
        <w:rPr>
          <w:rFonts w:eastAsia="Times New Roman" w:hint="eastAsia"/>
          <w:shd w:val="clear" w:color="auto" w:fill="00FFFF"/>
        </w:rPr>
        <w:t>S12</w:t>
      </w:r>
      <w:r>
        <w:rPr>
          <w:rFonts w:eastAsia="Times New Roman"/>
        </w:rPr>
        <w:t>). Signature</w:t>
      </w:r>
      <w:r>
        <w:t xml:space="preserve">s attributed to exogenous mutational processes, such as C_ID3 </w:t>
      </w:r>
      <w:r>
        <w:lastRenderedPageBreak/>
        <w:t xml:space="preserve">(tobacco smoking exposure), C_ID14 (correlated with </w:t>
      </w:r>
      <w:r>
        <w:rPr>
          <w:rFonts w:hint="eastAsia"/>
        </w:rPr>
        <w:t>SBS93</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Times New Roman" w:hint="eastAsia"/>
        </w:rPr>
        <w:t>ID_F</w:t>
      </w:r>
      <w:r>
        <w:t xml:space="preserve"> (topoisomerase-1 </w:t>
      </w:r>
      <w:r>
        <w:rPr>
          <w:rFonts w:eastAsia="Times New Roman" w:hint="eastAsia"/>
        </w:rPr>
        <w:t>[</w:t>
      </w:r>
      <w:r>
        <w:t>TOP1</w:t>
      </w:r>
      <w:r>
        <w:rPr>
          <w:rFonts w:eastAsia="Times New Roman" w:hint="eastAsia"/>
        </w:rPr>
        <w:t>]</w:t>
      </w:r>
      <w:r>
        <w:t xml:space="preserve"> associated mutagenesis stemming from RNase H2 deficiency). Interestingly, 3 defective MMR signatures also showed transcription strand asymmetries in different directions, with two of them (C_ID7 and </w:t>
      </w:r>
      <w:r>
        <w:rPr>
          <w:rFonts w:eastAsia="Times New Roman" w:hint="eastAsia"/>
        </w:rPr>
        <w:t>ID_K</w:t>
      </w:r>
      <w:r>
        <w:t>) having enriched mutations on the transcribed strand, and one of them (</w:t>
      </w:r>
      <w:r>
        <w:rPr>
          <w:rFonts w:eastAsia="Times New Roman" w:hint="eastAsia"/>
        </w:rPr>
        <w:t>ID_N</w:t>
      </w:r>
      <w:r>
        <w:t>) having enriched mutations mainly on the un-transcribed strand. Replication strand asymmetries were observed in 12 out of 33 83</w:t>
      </w:r>
      <w:r>
        <w:rPr>
          <w:rFonts w:hint="eastAsia"/>
        </w:rPr>
        <w:t>-</w:t>
      </w:r>
      <w:r>
        <w:t>type signatures (Fig</w:t>
      </w:r>
      <w:r>
        <w:rPr>
          <w:rFonts w:eastAsia="Times New Roman"/>
        </w:rPr>
        <w:t xml:space="preserve">ure </w:t>
      </w:r>
      <w:r>
        <w:rPr>
          <w:rFonts w:eastAsia="Times New Roman" w:hint="eastAsia"/>
        </w:rPr>
        <w:t xml:space="preserve">5B, </w:t>
      </w:r>
      <w:r>
        <w:rPr>
          <w:rFonts w:eastAsia="Times New Roman" w:hint="eastAsia"/>
          <w:shd w:val="clear" w:color="auto" w:fill="00FFFF"/>
        </w:rPr>
        <w:t>Figure S3B</w:t>
      </w:r>
      <w:r>
        <w:rPr>
          <w:rFonts w:eastAsia="Times New Roman"/>
          <w:shd w:val="clear" w:color="auto" w:fill="00FFFF"/>
        </w:rPr>
        <w:t xml:space="preserve">, Table </w:t>
      </w:r>
      <w:r>
        <w:rPr>
          <w:rFonts w:eastAsia="Times New Roman" w:hint="eastAsia"/>
          <w:shd w:val="clear" w:color="auto" w:fill="00FFFF"/>
        </w:rPr>
        <w:t>S12</w:t>
      </w:r>
      <w:r>
        <w:rPr>
          <w:rFonts w:eastAsia="Times New Roman"/>
        </w:rPr>
        <w:t>). A</w:t>
      </w:r>
      <w:r>
        <w:t>nalogous to transcription strand asymmetries, the majority of signatures attributable to exogenous mutagenic exposures or defective endogenous repair processes exhibited pronounced replication strand bias, manifesting preferentially on either the leading or lagging strand. ID_K, which is enriched for mutations causing POLE proofreading defects, was consistently enriched for leading strand mutations. This is consistent with SBS signatures SBS10a and SBS10b, which are are also, driven by POLE proofreading defects, thus further supporting a link between POLE proofreading defects and leading-strand mutagenesis.</w:t>
      </w:r>
    </w:p>
    <w:p w14:paraId="7CD574B8" w14:textId="77777777" w:rsidR="009B6A1A" w:rsidRDefault="00000000">
      <w:r>
        <w:t>We also examined the mutation enrichment of 83-type signatures in genic and intergenic regions</w:t>
      </w:r>
      <w:r>
        <w:rPr>
          <w:rFonts w:hint="eastAsia"/>
        </w:rPr>
        <w:t xml:space="preserve"> </w:t>
      </w:r>
      <w:r>
        <w:rPr>
          <w:rFonts w:hint="eastAsia"/>
          <w:shd w:val="clear" w:color="auto" w:fill="00FFFF"/>
        </w:rPr>
        <w:t>(Figure S3</w:t>
      </w:r>
      <w:r>
        <w:rPr>
          <w:rFonts w:eastAsia="宋体" w:hint="eastAsia"/>
          <w:shd w:val="clear" w:color="auto" w:fill="00FFFF"/>
        </w:rPr>
        <w:t>C</w:t>
      </w:r>
      <w:r>
        <w:rPr>
          <w:rFonts w:hint="eastAsia"/>
          <w:shd w:val="clear" w:color="auto" w:fill="00FFFF"/>
        </w:rPr>
        <w:t>)</w:t>
      </w:r>
      <w:r>
        <w:rPr>
          <w:shd w:val="clear" w:color="auto" w:fill="00FFFF"/>
        </w:rPr>
        <w:t>.</w:t>
      </w:r>
      <w:r>
        <w:t xml:space="preserve"> Most signatures showed mutation bias towards intergenic regions, while 6 signatures showed enrichment in genic regions</w:t>
      </w:r>
      <w:r>
        <w:rPr>
          <w:rFonts w:hint="eastAsia"/>
        </w:rPr>
        <w:t xml:space="preserve"> (</w:t>
      </w:r>
      <w:r>
        <w:t xml:space="preserve">Figure </w:t>
      </w:r>
      <w:r>
        <w:rPr>
          <w:rFonts w:eastAsia="Times New Roman" w:hint="eastAsia"/>
        </w:rPr>
        <w:t>5</w:t>
      </w:r>
      <w:r>
        <w:rPr>
          <w:rFonts w:hint="eastAsia"/>
        </w:rPr>
        <w:t>C)</w:t>
      </w:r>
      <w:r>
        <w:t xml:space="preserve">. Among the 6 signatures, </w:t>
      </w:r>
      <w:r>
        <w:rPr>
          <w:rFonts w:eastAsia="Times New Roman" w:hint="eastAsia"/>
        </w:rPr>
        <w:t>3</w:t>
      </w:r>
      <w:r>
        <w:t xml:space="preserve"> of them were associated with defective endogenous mutational processes, including </w:t>
      </w:r>
      <w:r>
        <w:rPr>
          <w:rFonts w:hint="eastAsia"/>
        </w:rPr>
        <w:t>C_ID8</w:t>
      </w:r>
      <w:r>
        <w:t xml:space="preserve"> (repair of DNA double strand breaks by NHEJ), C_ID17(TOP2A K743N mediated mutagenesis)</w:t>
      </w:r>
      <w:r>
        <w:rPr>
          <w:rFonts w:eastAsia="Times New Roman" w:hint="eastAsia"/>
        </w:rPr>
        <w:t xml:space="preserve"> and</w:t>
      </w:r>
      <w:r>
        <w:t xml:space="preserve"> </w:t>
      </w:r>
      <w:r>
        <w:rPr>
          <w:rFonts w:eastAsia="Times New Roman" w:hint="eastAsia"/>
        </w:rPr>
        <w:t xml:space="preserve">ID_F </w:t>
      </w:r>
      <w:r>
        <w:lastRenderedPageBreak/>
        <w:t>(</w:t>
      </w:r>
      <w:r>
        <w:rPr>
          <w:shd w:val="clear" w:color="auto" w:fill="00FFFF"/>
        </w:rPr>
        <w:t>TOP1</w:t>
      </w:r>
      <w:r>
        <w:t>-mediated</w:t>
      </w:r>
      <w:r>
        <w:rPr>
          <w:rFonts w:eastAsia="Times New Roman"/>
        </w:rPr>
        <w:t xml:space="preserve"> mutagenesis). Another </w:t>
      </w:r>
      <w:r>
        <w:rPr>
          <w:rFonts w:eastAsia="Times New Roman" w:hint="eastAsia"/>
        </w:rPr>
        <w:t>3</w:t>
      </w:r>
      <w:r>
        <w:rPr>
          <w:rFonts w:eastAsia="Times New Roman"/>
        </w:rPr>
        <w:t xml:space="preserve"> signatures with mutations enriched in genic regions were of unknown etiology (C_ID4, </w:t>
      </w:r>
      <w:r>
        <w:rPr>
          <w:rFonts w:eastAsia="Times New Roman" w:hint="eastAsia"/>
        </w:rPr>
        <w:t>ID_</w:t>
      </w:r>
      <w:r>
        <w:rPr>
          <w:rFonts w:eastAsia="Times New Roman"/>
        </w:rPr>
        <w:t>E</w:t>
      </w:r>
      <w:r>
        <w:rPr>
          <w:rFonts w:eastAsia="Times New Roman" w:hint="eastAsia"/>
        </w:rPr>
        <w:t xml:space="preserve"> and ID_L</w:t>
      </w:r>
      <w:r>
        <w:rPr>
          <w:rFonts w:eastAsia="Times New Roman"/>
        </w:rPr>
        <w:t>).</w:t>
      </w:r>
    </w:p>
    <w:p w14:paraId="23EBB57A" w14:textId="77777777" w:rsidR="009B6A1A" w:rsidRDefault="00000000">
      <w:r>
        <w:rPr>
          <w:rFonts w:eastAsia="Times New Roman"/>
        </w:rPr>
        <w:t>The effect of DNA replication timing was also observed in man</w:t>
      </w:r>
      <w:r>
        <w:t>y 83-type signatures</w:t>
      </w:r>
      <w:r>
        <w:rPr>
          <w:rFonts w:hint="eastAsia"/>
        </w:rPr>
        <w:t xml:space="preserve"> </w:t>
      </w:r>
      <w:r>
        <w:rPr>
          <w:rFonts w:eastAsia="Times New Roman" w:hint="eastAsia"/>
        </w:rPr>
        <w:t xml:space="preserve">(Figure 5D, </w:t>
      </w:r>
      <w:r>
        <w:rPr>
          <w:rFonts w:eastAsia="Times New Roman" w:hint="eastAsia"/>
          <w:shd w:val="clear" w:color="auto" w:fill="00FFFF"/>
        </w:rPr>
        <w:t>Figure S4</w:t>
      </w:r>
      <w:r>
        <w:rPr>
          <w:shd w:val="clear" w:color="auto" w:fill="00FFFF"/>
        </w:rPr>
        <w:t>,</w:t>
      </w:r>
      <w:r>
        <w:t xml:space="preserve"> </w:t>
      </w:r>
      <w:r>
        <w:rPr>
          <w:shd w:val="clear" w:color="auto" w:fill="00FFFF"/>
        </w:rPr>
        <w:t>Table S</w:t>
      </w:r>
      <w:r>
        <w:rPr>
          <w:rFonts w:eastAsia="Times New Roman"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Times New Roman"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Times New Roman" w:hint="eastAsia"/>
          <w:shd w:val="clear" w:color="auto" w:fill="00FFFF"/>
        </w:rPr>
        <w:t>4</w:t>
      </w:r>
      <w:r>
        <w:rPr>
          <w:shd w:val="clear" w:color="auto" w:fill="00FFFF"/>
        </w:rPr>
        <w:t>, Table S</w:t>
      </w:r>
      <w:r>
        <w:rPr>
          <w:rFonts w:eastAsia="Times New Roman" w:hint="eastAsia"/>
          <w:shd w:val="clear" w:color="auto" w:fill="00FFFF"/>
        </w:rPr>
        <w:t>14</w:t>
      </w:r>
      <w:r>
        <w:t>). InsDel</w:t>
      </w:r>
      <w:r>
        <w:rPr>
          <w:rFonts w:eastAsia="Times New Roman"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249DBBE6" w14:textId="77777777" w:rsidR="009B6A1A" w:rsidRDefault="00000000">
      <w:pPr>
        <w:pStyle w:val="Heading2"/>
        <w:rPr>
          <w:rFonts w:eastAsia="Times New Roman"/>
        </w:rPr>
      </w:pPr>
      <w:r>
        <w:t>Demographic Associations</w:t>
      </w:r>
      <w:r>
        <w:rPr>
          <w:rFonts w:eastAsia="Times New Roman" w:hint="eastAsia"/>
        </w:rPr>
        <w:t xml:space="preserve"> with Gender and Age STEVE REVIEW</w:t>
      </w:r>
    </w:p>
    <w:p w14:paraId="523E3155" w14:textId="77777777" w:rsidR="009B6A1A" w:rsidRDefault="00000000">
      <w:pPr>
        <w:rPr>
          <w:rFonts w:eastAsia="Times New Roman"/>
        </w:rPr>
      </w:pPr>
      <w:r>
        <w:rPr>
          <w:rFonts w:eastAsia="Times New Roma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Times New Roman" w:hint="eastAsia"/>
        </w:rPr>
        <w:t xml:space="preserve"> (</w:t>
      </w:r>
      <w:r>
        <w:rPr>
          <w:rFonts w:eastAsia="Times New Roman" w:hint="eastAsia"/>
          <w:shd w:val="clear" w:color="auto" w:fill="00FFFF"/>
        </w:rPr>
        <w:t>Figure S6A,</w:t>
      </w:r>
      <w:r>
        <w:rPr>
          <w:rFonts w:eastAsia="Times New Roman" w:hint="eastAsia"/>
        </w:rPr>
        <w:t xml:space="preserve"> </w:t>
      </w:r>
      <w:r>
        <w:rPr>
          <w:rFonts w:eastAsia="Times New Roman" w:hint="eastAsia"/>
          <w:shd w:val="clear" w:color="auto" w:fill="00FFFF"/>
        </w:rPr>
        <w:t>Table S15</w:t>
      </w:r>
      <w:r>
        <w:rPr>
          <w:rFonts w:eastAsia="Times New Roman" w:hint="eastAsia"/>
        </w:rPr>
        <w:t>)</w:t>
      </w:r>
      <w:r>
        <w:rPr>
          <w:rFonts w:eastAsia="Times New Roman"/>
        </w:rPr>
        <w:t xml:space="preserve">. </w:t>
      </w:r>
      <w:r>
        <w:rPr>
          <w:rFonts w:eastAsia="Times New Roman"/>
          <w:shd w:val="clear" w:color="auto" w:fill="FFFF00"/>
        </w:rPr>
        <w:t>&lt;parallel structure&gt;</w:t>
      </w:r>
      <w:r>
        <w:rPr>
          <w:rFonts w:eastAsia="Times New Roman"/>
        </w:rPr>
        <w:t xml:space="preserve">Male-enriched mutational processes predominated in lung, liver, and "Other" cancer categories. Specifically, lung cancer showed significant male association </w:t>
      </w:r>
      <w:r>
        <w:rPr>
          <w:rFonts w:eastAsia="Times New Roman"/>
        </w:rPr>
        <w:lastRenderedPageBreak/>
        <w:t>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w:t>
      </w:r>
      <w:r>
        <w:rPr>
          <w:rFonts w:eastAsia="Times New Roman"/>
          <w:shd w:val="clear" w:color="auto" w:fill="FFFF00"/>
        </w:rPr>
        <w:t xml:space="preserve"> </w:t>
      </w:r>
      <w:commentRangeStart w:id="23"/>
      <w:r>
        <w:rPr>
          <w:rFonts w:eastAsia="Times New Roman"/>
          <w:shd w:val="clear" w:color="auto" w:fill="FFFF00"/>
        </w:rPr>
        <w:t>&lt;mentioned anywhere else?&gt;</w:t>
      </w:r>
      <w:commentRangeEnd w:id="23"/>
      <w:r w:rsidR="005B217B">
        <w:rPr>
          <w:rStyle w:val="CommentReference"/>
          <w:rFonts w:eastAsia="Times New Roman"/>
          <w:strike/>
          <w:sz w:val="24"/>
          <w:szCs w:val="24"/>
        </w:rPr>
        <w:commentReference w:id="23"/>
      </w:r>
      <w:r>
        <w:rPr>
          <w:rFonts w:eastAsia="Times New Roman"/>
          <w:strike/>
        </w:rPr>
        <w:t>The "Other" tumor group exhibited male bias in C_ID19 (OR = 0.424, q = 0.188) and InsDel19b (OR = 0.448, q = 0.197).</w:t>
      </w:r>
      <w:r>
        <w:rPr>
          <w:rFonts w:eastAsia="Times New Roman"/>
        </w:rPr>
        <w:t xml:space="preserve">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Times New Roman" w:hint="eastAsia"/>
        </w:rPr>
        <w:t xml:space="preserve"> and </w:t>
      </w:r>
      <w:r>
        <w:rPr>
          <w:rFonts w:eastAsia="Times New Roman"/>
        </w:rPr>
        <w:t xml:space="preserve">their </w:t>
      </w:r>
      <w:r>
        <w:rPr>
          <w:rFonts w:eastAsia="Times New Roman" w:hint="eastAsia"/>
        </w:rPr>
        <w:t xml:space="preserve">underlying </w:t>
      </w:r>
      <w:r>
        <w:rPr>
          <w:rFonts w:eastAsia="Times New Roman"/>
        </w:rPr>
        <w:t xml:space="preserve">biological </w:t>
      </w:r>
      <w:r>
        <w:rPr>
          <w:rFonts w:eastAsia="Times New Roman" w:hint="eastAsia"/>
        </w:rPr>
        <w:t>processes might</w:t>
      </w:r>
      <w:r>
        <w:rPr>
          <w:rFonts w:eastAsia="Times New Roman"/>
        </w:rPr>
        <w:t xml:space="preserve"> be modulated by gender, shaping distinct patterns of cancer susceptibility and progression.</w:t>
      </w:r>
    </w:p>
    <w:p w14:paraId="36F76E5C" w14:textId="77777777" w:rsidR="009B6A1A" w:rsidRDefault="00000000">
      <w:pPr>
        <w:rPr>
          <w:rFonts w:eastAsia="Times New Roman"/>
        </w:rPr>
      </w:pPr>
      <w:r>
        <w:rPr>
          <w:rFonts w:eastAsia="Times New Roman"/>
        </w:rPr>
        <w:t>To characterize the "clock-like" behavior of these signatures, we examined correlations between signature activity and patient age at diagnosis using Spearman correlation analyses</w:t>
      </w:r>
      <w:r>
        <w:rPr>
          <w:rFonts w:eastAsia="Times New Roman" w:hint="eastAsia"/>
        </w:rPr>
        <w:t xml:space="preserve"> (</w:t>
      </w:r>
      <w:r>
        <w:rPr>
          <w:rFonts w:eastAsia="Times New Roman" w:hint="eastAsia"/>
          <w:shd w:val="clear" w:color="auto" w:fill="00FFFF"/>
        </w:rPr>
        <w:t>Figure S6B</w:t>
      </w:r>
      <w:r>
        <w:rPr>
          <w:rFonts w:eastAsia="Times New Roman" w:hint="eastAsia"/>
        </w:rPr>
        <w:t>)</w:t>
      </w:r>
      <w:r>
        <w:rPr>
          <w:rFonts w:eastAsia="Times New Roman"/>
        </w:rPr>
        <w:t xml:space="preserve">.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w:t>
      </w:r>
      <w:r>
        <w:rPr>
          <w:rFonts w:eastAsia="Times New Roman"/>
          <w:shd w:val="clear" w:color="auto" w:fill="FFFF00"/>
        </w:rPr>
        <w:t>Additionally, some signatures, such as InsDel5b, InsDel5c, and C_ID4/InsDel4, were correlated with age when considering all tumor types collectively but did not show significant associations in any single cancer type</w:t>
      </w:r>
      <w:r>
        <w:rPr>
          <w:rFonts w:eastAsia="Times New Roman" w:hint="eastAsia"/>
          <w:shd w:val="clear" w:color="auto" w:fill="FFFF00"/>
        </w:rPr>
        <w:t xml:space="preserve"> </w:t>
      </w:r>
      <w:r>
        <w:rPr>
          <w:rFonts w:eastAsia="Times New Roman" w:hint="eastAsia"/>
          <w:shd w:val="clear" w:color="auto" w:fill="00FFFF"/>
        </w:rPr>
        <w:t>(Table S16)</w:t>
      </w:r>
      <w:r>
        <w:rPr>
          <w:rFonts w:eastAsia="Times New Roman"/>
          <w:shd w:val="clear" w:color="auto" w:fill="00FFFF"/>
        </w:rPr>
        <w:t xml:space="preserve">. </w:t>
      </w:r>
      <w:r>
        <w:rPr>
          <w:rFonts w:eastAsia="Times New Roman"/>
        </w:rPr>
        <w:t xml:space="preserve">However, these broad </w:t>
      </w:r>
      <w:r>
        <w:rPr>
          <w:rFonts w:eastAsia="Times New Roman"/>
        </w:rPr>
        <w:lastRenderedPageBreak/>
        <w:t>pan-cancer associations likely reflect weak or heterogeneous age dependencies spread across multiple tumor types, rather than strong, tissue-specific age effects.</w:t>
      </w:r>
    </w:p>
    <w:p w14:paraId="4D518927" w14:textId="77777777" w:rsidR="009B6A1A" w:rsidRDefault="00000000">
      <w:pPr>
        <w:rPr>
          <w:rFonts w:eastAsia="Times New Roman"/>
        </w:rPr>
      </w:pPr>
      <w:r>
        <w:rPr>
          <w:rFonts w:eastAsia="Times New Roman" w:hint="eastAsia"/>
        </w:rPr>
        <w:t>Taken together</w:t>
      </w:r>
      <w:r>
        <w:rPr>
          <w:rFonts w:eastAsia="Times New Roman"/>
        </w:rPr>
        <w:t>, these analyses reveal a demographic landscape of mutational mechanisms, indicating that genomic instability is sculpted by both sex-specific biological influences and tissue-dependent aging processes.</w:t>
      </w:r>
    </w:p>
    <w:p w14:paraId="4C076CD1" w14:textId="77777777" w:rsidR="009B6A1A" w:rsidRDefault="00000000">
      <w:pPr>
        <w:pStyle w:val="Heading1"/>
        <w:rPr>
          <w:rFonts w:eastAsiaTheme="minorEastAsia"/>
        </w:rPr>
      </w:pPr>
      <w:r>
        <w:t>Discussion</w:t>
      </w:r>
    </w:p>
    <w:p w14:paraId="53E66AFC" w14:textId="77777777" w:rsidR="009B6A1A" w:rsidRDefault="00000000">
      <w:pPr>
        <w:rPr>
          <w:rFonts w:eastAsiaTheme="minorEastAsia"/>
        </w:rPr>
      </w:pPr>
      <w:r>
        <w:rPr>
          <w:rFonts w:eastAsiaTheme="minorEastAsia"/>
        </w:rPr>
        <w:t>In this study, we analyzed somatic indels in 6,975 whole-genome tumor samples spanning 3</w:t>
      </w:r>
      <w:r>
        <w:rPr>
          <w:rFonts w:eastAsia="Times New Roman" w:hint="eastAsia"/>
        </w:rPr>
        <w:t>6</w:t>
      </w:r>
      <w:r>
        <w:rPr>
          <w:rFonts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49A33650" w14:textId="77777777" w:rsidR="009B6A1A"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w:t>
      </w:r>
      <w:r>
        <w:rPr>
          <w:rFonts w:eastAsiaTheme="minorEastAsia"/>
        </w:rPr>
        <w:lastRenderedPageBreak/>
        <w:t>signatures to the established 83-type system, as well as in translating between these classification schemes</w:t>
      </w:r>
      <w:r>
        <w:rPr>
          <w:rFonts w:eastAsiaTheme="minorEastAsia" w:hint="eastAsia"/>
        </w:rPr>
        <w:t>.</w:t>
      </w:r>
      <w:bookmarkEnd w:id="0"/>
    </w:p>
    <w:p w14:paraId="15678311" w14:textId="77777777" w:rsidR="009B6A1A" w:rsidRDefault="00000000">
      <w:r>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3F1BDB26" w14:textId="77777777" w:rsidR="009B6A1A"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2AB30E95" w14:textId="77777777" w:rsidR="009B6A1A" w:rsidRDefault="00000000">
      <w:r>
        <w:t xml:space="preserve">Our integrative analyses also examined the relationships between indel signatures and SBS signatures. The clustering of APOBEC-, UV-, </w:t>
      </w:r>
      <w:r>
        <w:rPr>
          <w:rFonts w:eastAsiaTheme="minorEastAsia" w:hint="eastAsia"/>
        </w:rPr>
        <w:t>HR</w:t>
      </w:r>
      <w:r>
        <w:t xml:space="preserve">-, MMR-, and POLE-related signatures is consistent with shared or linked mutational processes across mutation classes, supporting the idea that indel mutational signatures often arise in the context of broader mutational programs. </w:t>
      </w:r>
      <w:r>
        <w:lastRenderedPageBreak/>
        <w:t>These associations provide an additional layer of biological interpretation and help connect indel signatures to established mutagenic pathways.</w:t>
      </w:r>
    </w:p>
    <w:p w14:paraId="32433270" w14:textId="77777777" w:rsidR="009B6A1A" w:rsidRDefault="00000000">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4"/>
      <w:commentRangeStart w:id="25"/>
      <w:commentRangeStart w:id="26"/>
      <w:commentRangeStart w:id="27"/>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4"/>
      <w:r>
        <w:rPr>
          <w:rStyle w:val="CommentReference"/>
          <w:rFonts w:eastAsiaTheme="minorEastAsia"/>
          <w:sz w:val="24"/>
          <w:szCs w:val="24"/>
        </w:rPr>
        <w:commentReference w:id="24"/>
      </w:r>
      <w:commentRangeEnd w:id="25"/>
      <w:r>
        <w:rPr>
          <w:rStyle w:val="CommentReference"/>
          <w:rFonts w:eastAsiaTheme="minorEastAsia"/>
          <w:sz w:val="24"/>
          <w:szCs w:val="24"/>
        </w:rPr>
        <w:commentReference w:id="25"/>
      </w:r>
      <w:commentRangeEnd w:id="26"/>
      <w:r>
        <w:rPr>
          <w:rStyle w:val="CommentReference"/>
          <w:rFonts w:eastAsiaTheme="minorEastAsia"/>
          <w:sz w:val="24"/>
          <w:szCs w:val="24"/>
        </w:rPr>
        <w:commentReference w:id="26"/>
      </w:r>
      <w:commentRangeEnd w:id="27"/>
      <w:r>
        <w:rPr>
          <w:rStyle w:val="CommentReference"/>
          <w:rFonts w:eastAsiaTheme="minorEastAsia"/>
          <w:sz w:val="24"/>
          <w:szCs w:val="24"/>
        </w:rPr>
        <w:commentReference w:id="27"/>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48A2D97E" w14:textId="77777777" w:rsidR="009B6A1A"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2A7E95B6" w14:textId="77777777" w:rsidR="009B6A1A" w:rsidRDefault="00000000">
      <w:pPr>
        <w:pStyle w:val="Heading1"/>
      </w:pPr>
      <w:r>
        <w:lastRenderedPageBreak/>
        <w:t>Materials and methods</w:t>
      </w:r>
    </w:p>
    <w:p w14:paraId="55421FE9" w14:textId="77777777" w:rsidR="009B6A1A" w:rsidRDefault="00000000">
      <w:pPr>
        <w:pStyle w:val="Heading2"/>
      </w:pPr>
      <w:r>
        <w:t>Data sources</w:t>
      </w:r>
    </w:p>
    <w:p w14:paraId="64CF21B5" w14:textId="77777777" w:rsidR="009B6A1A" w:rsidRDefault="00000000">
      <w:r>
        <w:t>Somatic indel calls from the ICGC/TCGA (International Cancer Genome Consortium/The Cancer Genome Atlas) Pan-Cancer Analysis of Whole Genomes Consortium and associated clinical characteristics were obtained from the ICGC data portal (</w:t>
      </w:r>
      <w:hyperlink r:id="rId15">
        <w:r>
          <w:rPr>
            <w:rStyle w:val="Hyperlink"/>
          </w:rPr>
          <w:t>https://dcc.icgc.org/releases/current/Projects/</w:t>
        </w:r>
      </w:hyperlink>
      <w:r>
        <w:t>, which has been retired. The data were downloaded on 9 May, 2024</w:t>
      </w:r>
      <w:r>
        <w:rPr>
          <w:rFonts w:eastAsia="Times New Roman" w:hint="eastAsia"/>
        </w:rPr>
        <w:t>)</w:t>
      </w:r>
      <w:r>
        <w:t>. Hartwig Medical Foundation</w:t>
      </w:r>
      <w:r>
        <w:rPr>
          <w:rFonts w:eastAsia="Times New Roman"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w:t>
      </w:r>
      <w:r>
        <w:rPr>
          <w:shd w:val="clear" w:color="auto" w:fill="FFFF00"/>
        </w:rPr>
        <w:t xml:space="preserve">of the </w:t>
      </w:r>
      <w:r>
        <w:rPr>
          <w:rFonts w:eastAsia="Times New Roman" w:hint="eastAsia"/>
          <w:shd w:val="clear" w:color="auto" w:fill="FFFF00"/>
        </w:rPr>
        <w:t>Hartwig</w:t>
      </w:r>
      <w:r>
        <w:rPr>
          <w:shd w:val="clear" w:color="auto" w:fill="FFFF00"/>
        </w:rPr>
        <w:t xml:space="preserve"> genomes were found from supplementary files of </w:t>
      </w:r>
      <w:r>
        <w:rPr>
          <w:color w:val="000000"/>
          <w:shd w:val="clear" w:color="auto" w:fill="FFFF00"/>
        </w:rPr>
        <w:t>Priestley et al., 2019.</w:t>
      </w:r>
      <w:r>
        <w:rPr>
          <w:shd w:val="clear" w:color="auto" w:fill="FFFF00"/>
        </w:rPr>
        <w:t xml:space="preserve"> &lt;we can duplicate this in the code but we don’t need to re-present the Priestly table&gt; These data was also provided</w:t>
      </w:r>
      <w:r>
        <w:t xml:space="preserve"> are available in Table S</w:t>
      </w:r>
      <w:r>
        <w:rPr>
          <w:rFonts w:hint="eastAsia"/>
        </w:rPr>
        <w:t>1</w:t>
      </w:r>
      <w:r>
        <w:rPr>
          <w:rFonts w:eastAsia="Times New Roman" w:hint="eastAsia"/>
        </w:rPr>
        <w:t>6</w:t>
      </w:r>
      <w:r>
        <w:rPr>
          <w:rFonts w:hint="eastAsia"/>
        </w:rPr>
        <w:t xml:space="preserve"> in </w:t>
      </w:r>
      <w:bookmarkStart w:id="28" w:name="ZOTERO_BREF_Jmprd6S6YeS8"/>
      <w:r>
        <w:rPr>
          <w:rFonts w:hint="eastAsia"/>
        </w:rPr>
        <w:t>(Priestley et al. 2019)</w:t>
      </w:r>
      <w:bookmarkEnd w:id="28"/>
      <w:r>
        <w:t xml:space="preserve">. </w:t>
      </w:r>
    </w:p>
    <w:p w14:paraId="794D0474" w14:textId="77777777" w:rsidR="009B6A1A" w:rsidRDefault="00000000">
      <w:pPr>
        <w:pStyle w:val="Heading2"/>
      </w:pPr>
      <w:r>
        <w:rPr>
          <w:rFonts w:hint="eastAsia"/>
        </w:rPr>
        <w:t xml:space="preserve">De novo </w:t>
      </w:r>
      <w:r>
        <w:t>Mutational signature extraction</w:t>
      </w:r>
    </w:p>
    <w:p w14:paraId="1AB0BEF8" w14:textId="77777777" w:rsidR="009B6A1A" w:rsidRDefault="00000000">
      <w:pPr>
        <w:ind w:firstLineChars="200" w:firstLine="480"/>
        <w:rPr>
          <w:rFonts w:eastAsia="Times New Roman"/>
        </w:rPr>
      </w:pPr>
      <w:r>
        <w:rPr>
          <w:rFonts w:eastAsia="Times New Roman"/>
          <w:i/>
          <w:iCs/>
        </w:rPr>
        <w:t>De novo</w:t>
      </w:r>
      <w:r>
        <w:rPr>
          <w:rFonts w:eastAsia="Times New Roman"/>
        </w:rPr>
        <w:t xml:space="preserve"> mutational signature extraction was performed using two complementary tools applied to the 83-type, 89-type, and 476-type mutational spectra.</w:t>
      </w:r>
      <w:r>
        <w:rPr>
          <w:rFonts w:eastAsia="Times New Roman" w:hint="eastAsia"/>
        </w:rPr>
        <w:t xml:space="preserve"> </w:t>
      </w:r>
      <w:r>
        <w:rPr>
          <w:rFonts w:eastAsia="Times New Roman"/>
        </w:rPr>
        <w:t>A stratified strategy was adopted to capture rare and cancer-specific signatures, encompassing analyses of all genomes, specific cancer types, high-TMB samples, and the PCAWG and Hartwig cohorts individually.</w:t>
      </w:r>
    </w:p>
    <w:p w14:paraId="099AE812" w14:textId="77777777" w:rsidR="009B6A1A" w:rsidRDefault="00000000">
      <w:pPr>
        <w:ind w:firstLineChars="200" w:firstLine="480"/>
        <w:rPr>
          <w:rFonts w:eastAsia="Times New Roman"/>
        </w:rPr>
      </w:pPr>
      <w:r>
        <w:rPr>
          <w:rFonts w:eastAsia="Times New Roma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imes New Roman"/>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Times New Roman"/>
        </w:rPr>
        <w:lastRenderedPageBreak/>
        <w:t>high tumor mutational burden, an additional downsampling step was applied (downsample_threshold = 3000) to reduce computational time.</w:t>
      </w:r>
    </w:p>
    <w:p w14:paraId="16C5A1F4" w14:textId="77777777" w:rsidR="009B6A1A" w:rsidRDefault="00000000">
      <w:pPr>
        <w:ind w:firstLineChars="200" w:firstLine="480"/>
        <w:rPr>
          <w:rFonts w:eastAsia="Times New Roman"/>
        </w:rPr>
      </w:pPr>
      <w:r>
        <w:rPr>
          <w:rFonts w:eastAsia="Times New Roman"/>
        </w:rPr>
        <w:t xml:space="preserve">In parallel, de novo mutational signatures were extracted using </w:t>
      </w:r>
      <w:r>
        <w:rPr>
          <w:rFonts w:eastAsia="Times New Roman" w:hint="eastAsia"/>
        </w:rPr>
        <w:t xml:space="preserve">the Non-negative matrix factorization based approach (NMF), </w:t>
      </w:r>
      <w:r>
        <w:rPr>
          <w:rFonts w:eastAsia="Times New Roma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Times New Roman" w:hint="eastAsia"/>
        </w:rPr>
        <w:t>Most signatures were extracted at</w:t>
      </w:r>
      <w:r>
        <w:rPr>
          <w:rFonts w:eastAsia="Times New Roman"/>
        </w:rPr>
        <w:t xml:space="preserve"> the “Optimal Solution” identified by SigProfilerExtractor, although several rare signatures were identified in alternative solutions.</w:t>
      </w:r>
    </w:p>
    <w:p w14:paraId="36E2D5F3" w14:textId="77777777" w:rsidR="009B6A1A" w:rsidRDefault="00000000">
      <w:pPr>
        <w:pStyle w:val="Heading2"/>
        <w:rPr>
          <w:rFonts w:eastAsia="Times New Roman"/>
        </w:rPr>
      </w:pPr>
      <w:r>
        <w:rPr>
          <w:rFonts w:eastAsia="Times New Roman"/>
        </w:rPr>
        <w:t xml:space="preserve">Match </w:t>
      </w:r>
      <w:r>
        <w:rPr>
          <w:rFonts w:eastAsia="Times New Roman" w:hint="eastAsia"/>
        </w:rPr>
        <w:t>83-type and 83-type</w:t>
      </w:r>
      <w:r>
        <w:rPr>
          <w:rFonts w:eastAsia="Times New Roman"/>
        </w:rPr>
        <w:t xml:space="preserve"> signatures into reference signatures</w:t>
      </w:r>
    </w:p>
    <w:p w14:paraId="3736899E" w14:textId="77777777" w:rsidR="009B6A1A" w:rsidRDefault="00000000">
      <w:pPr>
        <w:ind w:firstLineChars="200" w:firstLine="480"/>
        <w:rPr>
          <w:rFonts w:eastAsia="Times New Roman"/>
        </w:rPr>
      </w:pPr>
      <w:r>
        <w:rPr>
          <w:rFonts w:eastAsia="Times New Roman" w:hint="eastAsia"/>
        </w:rPr>
        <w:t xml:space="preserve">For 83-type signatures, the signatures were matched to previously identified COSMIC signatures (v3.5, </w:t>
      </w:r>
      <w:hyperlink r:id="rId16">
        <w:r>
          <w:rPr>
            <w:rStyle w:val="Hyperlink"/>
            <w:rFonts w:eastAsia="Times New Roman"/>
          </w:rPr>
          <w:t>https://cancer.sanger.ac.uk/signatures/id/</w:t>
        </w:r>
      </w:hyperlink>
      <w:r>
        <w:rPr>
          <w:rFonts w:eastAsia="Times New Roman" w:hint="eastAsia"/>
        </w:rPr>
        <w:t xml:space="preserve">). For 89-type signatures, the signatures supported by both mSigHdp and SigProfilerExtractor were matched to the signatures reported in Koh et al. A detailed comparison can be found at Table 1. </w:t>
      </w:r>
    </w:p>
    <w:p w14:paraId="424A5108" w14:textId="77777777" w:rsidR="009B6A1A" w:rsidRDefault="00000000">
      <w:pPr>
        <w:ind w:firstLineChars="200" w:firstLine="480"/>
        <w:rPr>
          <w:rFonts w:eastAsia="Times New Roman"/>
        </w:rPr>
      </w:pPr>
      <w:r>
        <w:rPr>
          <w:rFonts w:eastAsia="Times New Roman"/>
        </w:rPr>
        <w:t xml:space="preserve">We compared all </w:t>
      </w:r>
      <w:r>
        <w:rPr>
          <w:rFonts w:eastAsia="Times New Roman"/>
          <w:i/>
          <w:iCs/>
        </w:rPr>
        <w:t>de novo</w:t>
      </w:r>
      <w:r>
        <w:rPr>
          <w:rFonts w:eastAsia="Times New Roman"/>
        </w:rPr>
        <w:t xml:space="preserve"> signatures </w:t>
      </w:r>
      <w:r>
        <w:rPr>
          <w:rFonts w:eastAsia="Times New Roman" w:hint="eastAsia"/>
        </w:rPr>
        <w:t xml:space="preserve">supported by both mSigHdp and SigProfilerExtractor </w:t>
      </w:r>
      <w:r>
        <w:t xml:space="preserve">to </w:t>
      </w:r>
      <w:r>
        <w:rPr>
          <w:rFonts w:eastAsia="Times New Roman" w:hint="eastAsia"/>
        </w:rPr>
        <w:t>the published</w:t>
      </w:r>
      <w:r>
        <w:t xml:space="preserve"> signatures and categorized them into three groups: (1) known signature: if</w:t>
      </w:r>
      <w:r>
        <w:rPr>
          <w:rFonts w:eastAsia="Times New Roman" w:hint="eastAsia"/>
        </w:rPr>
        <w:t xml:space="preserve"> an extracted</w:t>
      </w:r>
      <w:r>
        <w:t xml:space="preserve"> signature has a cosine similarity of ≥ 0.</w:t>
      </w:r>
      <w:r>
        <w:rPr>
          <w:rFonts w:hint="eastAsia"/>
        </w:rPr>
        <w:t>85</w:t>
      </w:r>
      <w:r>
        <w:t xml:space="preserve"> with a COSMIC signature; (2) merged signatures: if </w:t>
      </w:r>
      <w:r>
        <w:rPr>
          <w:rFonts w:eastAsia="Times New Roman"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imes New Roman" w:hint="eastAsia"/>
        </w:rPr>
        <w:t xml:space="preserve">extracted </w:t>
      </w:r>
      <w:r>
        <w:t xml:space="preserve">signatures do not fit into the known signatures or the merged signatures. </w:t>
      </w:r>
      <w:r>
        <w:rPr>
          <w:rFonts w:eastAsia="Times New Roman" w:hint="eastAsia"/>
        </w:rPr>
        <w:t>We focused on (1) and (3) in this study.</w:t>
      </w:r>
    </w:p>
    <w:p w14:paraId="3813898E" w14:textId="77777777" w:rsidR="009B6A1A" w:rsidRDefault="00000000">
      <w:pPr>
        <w:pStyle w:val="Heading2"/>
        <w:rPr>
          <w:rFonts w:eastAsia="Times New Roman"/>
        </w:rPr>
      </w:pPr>
      <w:r>
        <w:rPr>
          <w:rFonts w:eastAsia="Times New Roman" w:hint="eastAsia"/>
        </w:rPr>
        <w:lastRenderedPageBreak/>
        <w:t>Assignment of signature activity to each individual genome</w:t>
      </w:r>
    </w:p>
    <w:p w14:paraId="6090EAC5" w14:textId="77777777" w:rsidR="009B6A1A" w:rsidRDefault="00000000">
      <w:pPr>
        <w:pStyle w:val="normalfirst"/>
        <w:ind w:firstLineChars="200" w:firstLine="480"/>
      </w:pPr>
      <w:r>
        <w:rPr>
          <w:rFonts w:eastAsia="Times New Roma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Times New Roman" w:hint="eastAsia"/>
        </w:rPr>
        <w:t>T</w:t>
      </w:r>
      <w:r>
        <w:rPr>
          <w:rFonts w:eastAsia="Times New Roman"/>
        </w:rPr>
        <w:t xml:space="preserve"> insertions or deletions in at least five </w:t>
      </w:r>
      <w:r>
        <w:rPr>
          <w:rFonts w:eastAsia="Times New Roman" w:hint="eastAsia"/>
        </w:rPr>
        <w:t>poly-</w:t>
      </w:r>
      <w:r>
        <w:rPr>
          <w:rFonts w:eastAsia="Times New Roman"/>
        </w:rPr>
        <w:t>T tracts account for ≥</w:t>
      </w:r>
      <w:r>
        <w:rPr>
          <w:rFonts w:eastAsia="Times New Roman" w:hint="eastAsia"/>
        </w:rPr>
        <w:t>5</w:t>
      </w:r>
      <w:r>
        <w:rPr>
          <w:rFonts w:eastAsia="Times New Roman"/>
        </w:rPr>
        <w:t>0% of the mutations</w:t>
      </w:r>
      <w:r>
        <w:rPr>
          <w:rFonts w:eastAsia="Times New Roman" w:hint="eastAsia"/>
        </w:rPr>
        <w:t xml:space="preserve"> (Table S17)</w:t>
      </w:r>
      <w:r>
        <w:rPr>
          <w:rFonts w:eastAsia="Times New Roman"/>
        </w:rPr>
        <w:t xml:space="preserve">, </w:t>
      </w:r>
      <w:r>
        <w:rPr>
          <w:rFonts w:eastAsia="Times New Roman" w:hint="eastAsia"/>
        </w:rPr>
        <w:t xml:space="preserve">often </w:t>
      </w:r>
      <w:r>
        <w:rPr>
          <w:rFonts w:eastAsia="Times New Roman"/>
        </w:rPr>
        <w:t xml:space="preserve">exhibited highly sparse spectra. This sparsity </w:t>
      </w:r>
      <w:r>
        <w:rPr>
          <w:rFonts w:eastAsia="Times New Roman" w:hint="eastAsia"/>
        </w:rPr>
        <w:t>further masks</w:t>
      </w:r>
      <w:r>
        <w:rPr>
          <w:rFonts w:eastAsia="Times New Roman"/>
        </w:rPr>
        <w:t xml:space="preserve"> other mutational signals. </w:t>
      </w:r>
      <w:r>
        <w:rPr>
          <w:rFonts w:eastAsia="Times New Roman" w:hint="eastAsia"/>
        </w:rPr>
        <w:t>Therefore regarding</w:t>
      </w:r>
      <w:r>
        <w:rPr>
          <w:rFonts w:eastAsia="Times New Roman"/>
        </w:rPr>
        <w:t xml:space="preserve"> these cases, we employed mSigAct, estimating likelihoods under a multinomial distribution. </w:t>
      </w:r>
      <w:r>
        <w:rPr>
          <w:rFonts w:eastAsia="Times New Roman" w:hint="eastAsia"/>
        </w:rPr>
        <w:t xml:space="preserve">This was performed in a two-step computational framework. </w:t>
      </w:r>
      <w:r>
        <w:t xml:space="preserve">First, we applied the find_best_reconstruction_QP function from the </w:t>
      </w:r>
      <w:r>
        <w:rPr>
          <w:rFonts w:eastAsia="Times New Roman"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Times New Roman" w:hint="eastAsia"/>
        </w:rPr>
        <w:t xml:space="preserve">. </w:t>
      </w:r>
      <w:r>
        <w:rPr>
          <w:rFonts w:eastAsia="Times New Roman"/>
        </w:rPr>
        <w:t>Final signature assignments were obtained by integrating results from SigProfilerAssignment for low-TMB tumors and mSigAct for high-TMB tumors</w:t>
      </w:r>
      <w:r>
        <w:rPr>
          <w:rFonts w:eastAsia="Times New Roman" w:hint="eastAsia"/>
        </w:rPr>
        <w:t>.</w:t>
      </w:r>
    </w:p>
    <w:p w14:paraId="328B6DC5" w14:textId="77777777" w:rsidR="009B6A1A" w:rsidRDefault="00000000">
      <w:pPr>
        <w:pStyle w:val="Heading2"/>
        <w:rPr>
          <w:rFonts w:eastAsia="Times New Roman"/>
        </w:rPr>
      </w:pPr>
      <w:r>
        <w:rPr>
          <w:rFonts w:eastAsia="Times New Roman"/>
        </w:rPr>
        <w:t>Simulating synthetic cancer datasets</w:t>
      </w:r>
    </w:p>
    <w:p w14:paraId="29FEEF1E" w14:textId="77777777" w:rsidR="009B6A1A"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7">
        <w:r>
          <w:rPr>
            <w:rStyle w:val="Hyperlink"/>
          </w:rPr>
          <w:t>https://bmcbioinformatics.biomedcentral.com/articles/10.1186/s12859-020-03772-3</w:t>
        </w:r>
      </w:hyperlink>
      <w:r>
        <w:t xml:space="preserve">). </w:t>
      </w:r>
    </w:p>
    <w:p w14:paraId="34280F7E" w14:textId="77777777" w:rsidR="009B6A1A" w:rsidRDefault="00000000">
      <w:pPr>
        <w:pStyle w:val="Heading2"/>
        <w:rPr>
          <w:rFonts w:eastAsia="Times New Roman"/>
        </w:rPr>
      </w:pPr>
      <w:r>
        <w:rPr>
          <w:rFonts w:eastAsia="Times New Roman"/>
        </w:rPr>
        <w:t>Annotating somatic indels based on transcribed versus un-transcribed strand</w:t>
      </w:r>
    </w:p>
    <w:p w14:paraId="7FE71416" w14:textId="77777777" w:rsidR="009B6A1A" w:rsidRDefault="00000000">
      <w:pPr>
        <w:ind w:firstLine="0"/>
      </w:pPr>
      <w:r>
        <w:t>We followed the method in (</w:t>
      </w:r>
      <w:hyperlink r:id="rId18">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w:t>
      </w:r>
      <w:r>
        <w:lastRenderedPageBreak/>
        <w:t xml:space="preserve">strand was on the + strand of the genome, or else un-transcribed (sense). The logic was inverted for – strand indels. Indels in bidirectionally transcribed regions were ignored. </w:t>
      </w:r>
    </w:p>
    <w:p w14:paraId="5EFA7C7D" w14:textId="77777777" w:rsidR="009B6A1A" w:rsidRDefault="00000000">
      <w:pPr>
        <w:pStyle w:val="Heading2"/>
        <w:rPr>
          <w:rFonts w:eastAsia="Times New Roman"/>
        </w:rPr>
      </w:pPr>
      <w:r>
        <w:rPr>
          <w:rFonts w:eastAsia="Times New Roman"/>
        </w:rPr>
        <w:t>Annotating somatic indels based on leading versus lagging replication strand</w:t>
      </w:r>
    </w:p>
    <w:p w14:paraId="4A86A1D9" w14:textId="77777777" w:rsidR="009B6A1A" w:rsidRDefault="00000000">
      <w:r>
        <w:t>Replication strand was determined by wavelet-smoothed replication-timing signal data that indicated both “valleys” (replication termination zones) and “peaks” (replication initiation zones) (</w:t>
      </w:r>
      <w:hyperlink r:id="rId19">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29FBE4E4" w14:textId="77777777" w:rsidR="009B6A1A" w:rsidRDefault="00000000">
      <w:pPr>
        <w:pStyle w:val="Heading2"/>
        <w:rPr>
          <w:rFonts w:eastAsia="Times New Roman"/>
        </w:rPr>
      </w:pPr>
      <w:r>
        <w:rPr>
          <w:rFonts w:eastAsia="Times New Roman"/>
        </w:rPr>
        <w:t>Detecting strand asymmetries across cancer types</w:t>
      </w:r>
    </w:p>
    <w:p w14:paraId="3F88B740" w14:textId="77777777" w:rsidR="009B6A1A"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7AEAE378" w14:textId="77777777" w:rsidR="009B6A1A" w:rsidRDefault="00000000">
      <w:pPr>
        <w:rPr>
          <w:ins w:id="29"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w:t>
      </w:r>
      <w:r>
        <w:lastRenderedPageBreak/>
        <w:t>mutations strand mutations in all three cases. The ratio of real somatic indels and the ratio of simulated somatic indels was calculated separately:</w:t>
      </w:r>
      <w:ins w:id="30" w:author="Steve Rozen, Ph.D." w:date="2026-05-28T17:44:00Z">
        <w:r>
          <w:t xml:space="preserve"> </w:t>
        </w:r>
      </w:ins>
    </w:p>
    <w:p w14:paraId="20256EE7" w14:textId="77777777" w:rsidR="009B6A1A" w:rsidRDefault="00000000">
      <w:pPr>
        <w:rPr>
          <w:del w:id="31" w:author="Steve Rozen, Ph.D." w:date="2026-05-28T17:47:00Z"/>
        </w:rPr>
      </w:pPr>
      <w:ins w:id="32" w:author="Unknown Author" w:date="2026-05-28T18:56:00Z">
        <w:r>
          <w:t>strand ratio</w:t>
        </w:r>
      </w:ins>
      <w:ins w:id="33" w:author="Steve Rozen, Ph.D." w:date="2026-05-28T17:44:00Z">
        <w:r>
          <w:t xml:space="preserve"> = (+ strand_mutation_counts)·</w:t>
        </w:r>
      </w:ins>
      <w:ins w:id="34" w:author="Steve Rozen, Ph.D." w:date="2026-05-28T17:46:00Z">
        <w:r>
          <w:t>(- strand_mutation_counts)</w:t>
        </w:r>
        <w:r>
          <w:rPr>
            <w:vertAlign w:val="superscript"/>
          </w:rPr>
          <w:t xml:space="preserve">-1 </w:t>
        </w:r>
      </w:ins>
    </w:p>
    <w:p w14:paraId="571C5494" w14:textId="77777777" w:rsidR="009B6A1A" w:rsidRDefault="009B6A1A"/>
    <w:p w14:paraId="74E5A899" w14:textId="77777777" w:rsidR="009B6A1A" w:rsidRDefault="00000000">
      <w:pPr>
        <w:ind w:firstLine="0"/>
        <w:rPr>
          <w:del w:id="35" w:author="Steve Rozen, Ph.D." w:date="2026-05-28T17:49:00Z"/>
          <w:shd w:val="clear" w:color="auto" w:fill="FFFF00"/>
        </w:rPr>
      </w:pPr>
      <w:ins w:id="36" w:author="Steve Rozen, Ph.D." w:date="2026-05-28T17:48:00Z">
        <w:r>
          <w:rPr>
            <w:shd w:val="clear" w:color="auto" w:fill="FFFF00"/>
          </w:rPr>
          <w:t xml:space="preserve">We calculated the </w:t>
        </w:r>
      </w:ins>
      <w:del w:id="37" w:author="Steve Rozen, Ph.D." w:date="2026-05-28T17:49:00Z">
        <w:r>
          <w:rPr>
            <w:shd w:val="clear" w:color="auto" w:fill="FFFF00"/>
          </w:rPr>
          <w:delText>O</w:delText>
        </w:r>
      </w:del>
      <w:ins w:id="38" w:author="Steve Rozen, Ph.D." w:date="2026-05-28T17:49:00Z">
        <w:r>
          <w:rPr>
            <w:shd w:val="clear" w:color="auto" w:fill="FFFF00"/>
          </w:rPr>
          <w:t>os</w:t>
        </w:r>
      </w:ins>
      <w:r>
        <w:rPr>
          <w:shd w:val="clear" w:color="auto" w:fill="FFFF00"/>
        </w:rPr>
        <w:t xml:space="preserve">dds ratio between the </w:t>
      </w:r>
      <w:ins w:id="39" w:author="Steve Rozen, Ph.D." w:date="2026-05-28T17:48:00Z">
        <w:r>
          <w:rPr>
            <w:shd w:val="clear" w:color="auto" w:fill="FFFF00"/>
          </w:rPr>
          <w:t xml:space="preserve">strand </w:t>
        </w:r>
      </w:ins>
      <w:r>
        <w:rPr>
          <w:shd w:val="clear" w:color="auto" w:fill="FFFF00"/>
        </w:rPr>
        <w:t xml:space="preserve">ratio of real somatic indels and the </w:t>
      </w:r>
      <w:ins w:id="40" w:author="Steve Rozen, Ph.D." w:date="2026-05-28T17:48:00Z">
        <w:r>
          <w:rPr>
            <w:shd w:val="clear" w:color="auto" w:fill="FFFF00"/>
          </w:rPr>
          <w:t xml:space="preserve">strand </w:t>
        </w:r>
      </w:ins>
      <w:r>
        <w:rPr>
          <w:shd w:val="clear" w:color="auto" w:fill="FFFF00"/>
        </w:rPr>
        <w:t>ratio of simulated somatic indels</w:t>
      </w:r>
      <w:ins w:id="41" w:author="Steve Rozen, Ph.D." w:date="2026-05-28T17:49:00Z">
        <w:r>
          <w:rPr>
            <w:shd w:val="clear" w:color="auto" w:fill="FFFF00"/>
          </w:rPr>
          <w:t>.</w:t>
        </w:r>
      </w:ins>
      <w:del w:id="42" w:author="Steve Rozen, Ph.D." w:date="2026-05-28T17:49:00Z">
        <w:r>
          <w:rPr>
            <w:shd w:val="clear" w:color="auto" w:fill="FFFF00"/>
          </w:rPr>
          <w:delText xml:space="preserve"> was calculated as</w:delText>
        </w:r>
      </w:del>
    </w:p>
    <w:p w14:paraId="2981F8EF" w14:textId="77777777" w:rsidR="009B6A1A" w:rsidRDefault="009B6A1A">
      <w:pPr>
        <w:ind w:firstLine="0"/>
      </w:pPr>
    </w:p>
    <w:p w14:paraId="7A37AC55" w14:textId="77777777" w:rsidR="009B6A1A" w:rsidRDefault="00000000">
      <w:pPr>
        <w:ind w:firstLine="0"/>
      </w:pPr>
      <w:ins w:id="43" w:author="Steve Rozen, Ph.D." w:date="2026-05-28T17:50:00Z">
        <w:r>
          <w:t xml:space="preserve">We then calculated </w:t>
        </w:r>
      </w:ins>
      <w:del w:id="44" w:author="Steve Rozen, Ph.D." w:date="2026-05-28T17:50:00Z">
        <w:r>
          <w:delText xml:space="preserve">And </w:delText>
        </w:r>
      </w:del>
      <w:r>
        <w:t>p values calculated for the odds ratio using Fisher’s exact test. Only strand asymmetries with p value &gt; 0.05 were considered showing strand asymmetries.</w:t>
      </w:r>
    </w:p>
    <w:p w14:paraId="44DB2BF8" w14:textId="77777777" w:rsidR="009B6A1A" w:rsidRDefault="009B6A1A">
      <w:pPr>
        <w:ind w:firstLine="0"/>
      </w:pPr>
    </w:p>
    <w:p w14:paraId="2732A2EF" w14:textId="77777777" w:rsidR="009B6A1A" w:rsidRDefault="00000000">
      <w:pPr>
        <w:ind w:firstLine="0"/>
      </w:pPr>
      <w:r>
        <w:t xml:space="preserve">For a given cancer type, for e.g. genic vs non-in a sup table </w:t>
      </w:r>
    </w:p>
    <w:p w14:paraId="5CA17C7F" w14:textId="77777777" w:rsidR="009B6A1A" w:rsidRDefault="009B6A1A">
      <w:pPr>
        <w:ind w:firstLine="0"/>
      </w:pPr>
    </w:p>
    <w:p w14:paraId="3A31ED87" w14:textId="77777777" w:rsidR="009B6A1A" w:rsidRDefault="00000000">
      <w:pPr>
        <w:ind w:firstLine="0"/>
      </w:pPr>
      <w:r>
        <w:t xml:space="preserve">             genic    non-genic</w:t>
      </w:r>
    </w:p>
    <w:p w14:paraId="28722245" w14:textId="77777777" w:rsidR="009B6A1A" w:rsidRDefault="00000000">
      <w:pPr>
        <w:ind w:firstLine="0"/>
      </w:pPr>
      <w:r>
        <w:t>real         100        600</w:t>
      </w:r>
    </w:p>
    <w:p w14:paraId="3D997CD2" w14:textId="77777777" w:rsidR="009B6A1A" w:rsidRDefault="00000000">
      <w:pPr>
        <w:ind w:firstLine="0"/>
      </w:pPr>
      <w:r>
        <w:t>syn          100        300</w:t>
      </w:r>
    </w:p>
    <w:p w14:paraId="44565044" w14:textId="77777777" w:rsidR="009B6A1A" w:rsidRDefault="009B6A1A">
      <w:pPr>
        <w:ind w:firstLine="0"/>
      </w:pPr>
    </w:p>
    <w:p w14:paraId="3E522196" w14:textId="77777777" w:rsidR="009B6A1A" w:rsidRDefault="00000000">
      <w:pPr>
        <w:pStyle w:val="Heading2"/>
        <w:rPr>
          <w:rFonts w:eastAsia="Times New Roman"/>
        </w:rPr>
      </w:pPr>
      <w:r>
        <w:rPr>
          <w:rFonts w:eastAsia="Times New Roman"/>
        </w:rPr>
        <w:t>Analyses of replication timing across cancer types</w:t>
      </w:r>
    </w:p>
    <w:p w14:paraId="6FDF4C02" w14:textId="77777777" w:rsidR="009B6A1A" w:rsidRDefault="00000000">
      <w:r>
        <w:t>Replication timing data were obtained from (</w:t>
      </w:r>
      <w:hyperlink r:id="rId20">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6473E4BB" w14:textId="77777777" w:rsidR="009B6A1A" w:rsidRDefault="00000000">
      <w:pPr>
        <w:rPr>
          <w:del w:id="45" w:author="Steve Rozen, Ph.D." w:date="2026-05-28T17:42:00Z"/>
        </w:rPr>
      </w:pPr>
      <w:r>
        <w:lastRenderedPageBreak/>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6" w:author="Steve Rozen, Ph.D." w:date="2026-05-28T17:41:00Z">
        <w:r>
          <w:t xml:space="preserve"> The two models are </w:t>
        </w:r>
        <w:r>
          <w:rPr>
            <w:i/>
            <w:iCs/>
          </w:rPr>
          <w:t>lm(R ~ c )</w:t>
        </w:r>
        <w:r>
          <w:t xml:space="preserve"> and </w:t>
        </w:r>
        <w:r>
          <w:rPr>
            <w:i/>
            <w:iCs/>
          </w:rPr>
          <w:t>lm(S ~ c)</w:t>
        </w:r>
        <w:r>
          <w:t xml:space="preserve">, where </w:t>
        </w:r>
      </w:ins>
    </w:p>
    <w:p w14:paraId="4D1ACB73" w14:textId="77777777" w:rsidR="009B6A1A" w:rsidRDefault="009B6A1A">
      <w:pPr>
        <w:rPr>
          <w:del w:id="47" w:author="Steve Rozen, Ph.D." w:date="2026-05-28T17:42:00Z"/>
          <w:sz w:val="20"/>
          <w:szCs w:val="21"/>
        </w:rPr>
      </w:pPr>
    </w:p>
    <w:p w14:paraId="17FBDBBD" w14:textId="77777777" w:rsidR="009B6A1A" w:rsidRDefault="009B6A1A">
      <w:pPr>
        <w:rPr>
          <w:del w:id="48" w:author="Steve Rozen, Ph.D." w:date="2026-05-28T17:42:00Z"/>
          <w:shd w:val="clear" w:color="auto" w:fill="FFFF00"/>
        </w:rPr>
      </w:pPr>
    </w:p>
    <w:p w14:paraId="342996C9" w14:textId="77777777" w:rsidR="009B6A1A" w:rsidRDefault="00000000">
      <w:del w:id="49" w:author="Steve Rozen, Ph.D." w:date="2026-05-28T17:42:00Z">
        <w:r>
          <w:delText>In the above formula,</w:delText>
        </w:r>
      </w:del>
      <w:r>
        <w:t xml:space="preserve"> replication timing denotes a vector c = (1,2,3 … 10).</w:t>
      </w:r>
    </w:p>
    <w:p w14:paraId="3A8A6E8B" w14:textId="77777777" w:rsidR="009B6A1A" w:rsidRDefault="00000000">
      <w:r>
        <w:t xml:space="preserve">The replication timing trend for </w:t>
      </w:r>
      <w:r>
        <w:rPr>
          <w:rFonts w:eastAsia="Times New Roman" w:hint="eastAsia"/>
        </w:rPr>
        <w:t xml:space="preserve">an 83-type </w:t>
      </w:r>
      <w:r>
        <w:t xml:space="preserve">signature was determined for both real and simulated data. An </w:t>
      </w:r>
      <w:r>
        <w:rPr>
          <w:rFonts w:eastAsia="Times New Roman"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6BBF95F2" w14:textId="77777777" w:rsidR="009B6A1A" w:rsidRDefault="00000000">
      <w:r>
        <w:t xml:space="preserve">If the trends of a certain </w:t>
      </w:r>
      <w:r>
        <w:rPr>
          <w:rFonts w:eastAsia="Times New Roman" w:hint="eastAsia"/>
        </w:rPr>
        <w:t>83-type</w:t>
      </w:r>
      <w:r>
        <w:t xml:space="preserve"> signature for the two datasets (real and simulated data) were different, the relative trend for real data comparing the simulated data was the final trend for the </w:t>
      </w:r>
      <w:r>
        <w:rPr>
          <w:rFonts w:eastAsia="Times New Roman" w:hint="eastAsia"/>
        </w:rPr>
        <w:t>83-type</w:t>
      </w:r>
      <w:r>
        <w:t xml:space="preserve"> signature. Otherwise, if the trends of a certain </w:t>
      </w:r>
      <w:r>
        <w:rPr>
          <w:rFonts w:eastAsia="Times New Roman" w:hint="eastAsia"/>
        </w:rPr>
        <w:t>83-type</w:t>
      </w:r>
      <w:r>
        <w:t xml:space="preserve"> signature for the two dataset were the same, a third multiple linear regression model was fitted</w:t>
      </w:r>
      <w:ins w:id="50" w:author="Steve Rozen, Ph.D." w:date="2026-05-28T17:42:00Z">
        <w:r>
          <w:t xml:space="preserve">: </w:t>
        </w:r>
        <w:r>
          <w:rPr>
            <w:i/>
            <w:iCs/>
          </w:rPr>
          <w:t>lm(R ~ S + c)</w:t>
        </w:r>
      </w:ins>
      <w:del w:id="51" w:author="Steve Rozen, Ph.D." w:date="2026-05-28T17:42:00Z">
        <w:r>
          <w:rPr>
            <w:i/>
            <w:iCs/>
          </w:rPr>
          <w:delText xml:space="preserve">. </w:delText>
        </w:r>
      </w:del>
    </w:p>
    <w:p w14:paraId="2FE861BF" w14:textId="77777777" w:rsidR="009B6A1A" w:rsidRDefault="009B6A1A"/>
    <w:p w14:paraId="00FAA78B" w14:textId="77777777" w:rsidR="009B6A1A" w:rsidRDefault="00000000">
      <w:pPr>
        <w:rPr>
          <w:rFonts w:eastAsia="Times New Roman"/>
        </w:rPr>
      </w:pPr>
      <w:r>
        <w:t xml:space="preserve">Similarly, the final trend of an </w:t>
      </w:r>
      <w:r>
        <w:rPr>
          <w:rFonts w:eastAsia="Times New Roman" w:hint="eastAsia"/>
        </w:rPr>
        <w:t>83-type</w:t>
      </w:r>
      <w:r>
        <w:t xml:space="preserve"> signature were determined by the significance of the coefficient of replication timing. If it is not significant, an </w:t>
      </w:r>
      <w:r>
        <w:rPr>
          <w:rFonts w:eastAsia="Times New Roman" w:hint="eastAsia"/>
        </w:rPr>
        <w:t>83-type</w:t>
      </w:r>
      <w:r>
        <w:t xml:space="preserve"> signature was considered to be generally unaffected by replication timing. Otherwise, if the coefficient of replication timing &gt; 0, an </w:t>
      </w:r>
      <w:r>
        <w:rPr>
          <w:rFonts w:eastAsia="Times New Roman" w:hint="eastAsia"/>
        </w:rPr>
        <w:t>83-type</w:t>
      </w:r>
      <w:r>
        <w:t xml:space="preserve"> signature was considered to be increasing from early to late replicating regions; if the coefficient of replication timing &lt; 0, an </w:t>
      </w:r>
      <w:r>
        <w:rPr>
          <w:rFonts w:eastAsia="Times New Roman" w:hint="eastAsia"/>
        </w:rPr>
        <w:t>83-type</w:t>
      </w:r>
      <w:r>
        <w:t xml:space="preserve"> signature was considered to be decreasing from early to late replicating regions.</w:t>
      </w:r>
    </w:p>
    <w:p w14:paraId="2AFA3A17" w14:textId="77777777" w:rsidR="009B6A1A" w:rsidRDefault="00000000">
      <w:pPr>
        <w:pStyle w:val="Heading2"/>
        <w:rPr>
          <w:rFonts w:eastAsia="Times New Roman"/>
        </w:rPr>
      </w:pPr>
      <w:r>
        <w:rPr>
          <w:rFonts w:eastAsia="Times New Roman"/>
        </w:rPr>
        <w:lastRenderedPageBreak/>
        <w:t xml:space="preserve">MSI/MSS </w:t>
      </w:r>
      <w:r>
        <w:rPr>
          <w:rFonts w:eastAsia="Times New Roman" w:hint="eastAsia"/>
        </w:rPr>
        <w:t>s</w:t>
      </w:r>
      <w:r>
        <w:rPr>
          <w:rFonts w:eastAsia="Times New Roman"/>
        </w:rPr>
        <w:t>tatus</w:t>
      </w:r>
      <w:r>
        <w:rPr>
          <w:rFonts w:eastAsia="Times New Roman" w:hint="eastAsia"/>
        </w:rPr>
        <w:t xml:space="preserve"> and high/low TMB status</w:t>
      </w:r>
    </w:p>
    <w:p w14:paraId="5C935FD8" w14:textId="77777777" w:rsidR="009B6A1A" w:rsidRDefault="00000000">
      <w:pPr>
        <w:rPr>
          <w:color w:val="000000"/>
        </w:rPr>
      </w:pPr>
      <w:r>
        <w:t>For PCAWG genomes, the MSI</w:t>
      </w:r>
      <w:r>
        <w:rPr>
          <w:rFonts w:eastAsia="Times New Roman" w:hint="eastAsia"/>
        </w:rPr>
        <w:t xml:space="preserve"> (microsatellite instability)</w:t>
      </w:r>
      <w:r>
        <w:t xml:space="preserve"> status was evaluated by the PCAWG working group and obtained from the synapse repository (</w:t>
      </w:r>
      <w:hyperlink r:id="rId21" w:anchor="!Synapse:syn8016399" w:history="1">
        <w:r>
          <w:rPr>
            <w:rStyle w:val="Hyperlink"/>
          </w:rPr>
          <w:t>https://www.synapse.org/#!Synapse:syn8016399</w:t>
        </w:r>
      </w:hyperlink>
      <w:r>
        <w:rPr>
          <w:rFonts w:hint="eastAsia"/>
        </w:rPr>
        <w:t>, the data was downloaded on May 2022</w:t>
      </w:r>
      <w:r>
        <w:t xml:space="preserve">). For </w:t>
      </w:r>
      <w:r>
        <w:rPr>
          <w:rFonts w:eastAsia="Times New Roman"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Times New Roma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1CD0BE7F" w14:textId="77777777" w:rsidR="009B6A1A" w:rsidRDefault="00000000">
      <w:pPr>
        <w:pStyle w:val="Heading2"/>
        <w:rPr>
          <w:rFonts w:eastAsia="Times New Roman"/>
        </w:rPr>
      </w:pPr>
      <w:r>
        <w:rPr>
          <w:rFonts w:eastAsia="Times New Roman"/>
        </w:rPr>
        <w:t>Extended sequence context</w:t>
      </w:r>
      <w:r>
        <w:rPr>
          <w:rFonts w:eastAsia="Times New Roman" w:hint="eastAsia"/>
        </w:rPr>
        <w:t xml:space="preserve"> analysis</w:t>
      </w:r>
    </w:p>
    <w:p w14:paraId="0F28C1D7" w14:textId="77777777" w:rsidR="009B6A1A"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29A11552" w14:textId="77777777" w:rsidR="009B6A1A" w:rsidRDefault="009B6A1A">
      <w:pPr>
        <w:pStyle w:val="Heading1"/>
      </w:pPr>
    </w:p>
    <w:p w14:paraId="23BBB7D1" w14:textId="77777777" w:rsidR="009B6A1A" w:rsidRDefault="00000000">
      <w:pPr>
        <w:pStyle w:val="Heading1"/>
      </w:pPr>
      <w:r>
        <w:rPr>
          <w:rFonts w:hint="eastAsia"/>
        </w:rPr>
        <w:t>Funding</w:t>
      </w:r>
    </w:p>
    <w:p w14:paraId="73879C46" w14:textId="77777777" w:rsidR="009B6A1A"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348310FB" w14:textId="77777777" w:rsidR="009B6A1A" w:rsidRDefault="00000000">
      <w:pPr>
        <w:pStyle w:val="Heading1"/>
      </w:pPr>
      <w:r>
        <w:rPr>
          <w:rFonts w:hint="eastAsia"/>
        </w:rPr>
        <w:lastRenderedPageBreak/>
        <w:t>Author contributions</w:t>
      </w:r>
    </w:p>
    <w:p w14:paraId="232F4839" w14:textId="77777777" w:rsidR="009B6A1A" w:rsidRDefault="00000000">
      <w:pPr>
        <w:pStyle w:val="normalfirst"/>
        <w:rPr>
          <w:rFonts w:eastAsia="Times New Roman"/>
        </w:rPr>
      </w:pPr>
      <w:r>
        <w:rPr>
          <w:rFonts w:hint="eastAsia"/>
        </w:rPr>
        <w:t>M.L. and S.G.R. conceived the project and designed the analyses. M.L. and S.G.R. designed computational analysis. M.L., Q.Z. and Y.Y. performed mutational signature extraction, attribution and characterization computational analysis. M.H.</w:t>
      </w:r>
      <w:r>
        <w:rPr>
          <w:rFonts w:eastAsia="Times New Roman" w:hint="eastAsia"/>
        </w:rPr>
        <w:t xml:space="preserve">, and </w:t>
      </w:r>
      <w:r>
        <w:rPr>
          <w:rFonts w:hint="eastAsia"/>
        </w:rPr>
        <w:t xml:space="preserve">R.Y. characterized the topography of 83-type mutational signatures. </w:t>
      </w:r>
      <w:r>
        <w:rPr>
          <w:rFonts w:eastAsia="Times New Roman" w:hint="eastAsia"/>
        </w:rPr>
        <w:t xml:space="preserve">M.L., X.M.W., R.S. and S.G.R. designed the website. </w:t>
      </w:r>
      <w:r>
        <w:t>Data interpretation and manuscript write-up were carried out by M.L., M.H., and S.G.R., with contributions from all other authors. All authors reviewed and approved the final manuscript.</w:t>
      </w:r>
    </w:p>
    <w:p w14:paraId="67F280C8" w14:textId="77777777" w:rsidR="009B6A1A" w:rsidRDefault="00000000">
      <w:pPr>
        <w:pStyle w:val="normalfirst"/>
        <w:rPr>
          <w:rFonts w:eastAsia="Times New Roman"/>
        </w:rPr>
      </w:pPr>
      <w:r>
        <w:rPr>
          <w:b/>
          <w:bCs/>
        </w:rPr>
        <w:t>Declaration of generative AI and AI-assisted technologies in the writing process.</w:t>
      </w:r>
      <w:r>
        <w:rPr>
          <w:rFonts w:eastAsia="Times New Roman"/>
        </w:rPr>
        <w:t xml:space="preserve">  </w:t>
      </w:r>
    </w:p>
    <w:p w14:paraId="5D435CD5" w14:textId="77777777" w:rsidR="009B6A1A" w:rsidRDefault="00000000">
      <w:pPr>
        <w:pStyle w:val="normalfirst"/>
        <w:rPr>
          <w:rFonts w:eastAsia="Times New Roman"/>
        </w:rPr>
      </w:pPr>
      <w:r>
        <w:rPr>
          <w:rFonts w:eastAsia="Times New Roman"/>
        </w:rPr>
        <w:t xml:space="preserve">During the preparation of this work the author(s) used </w:t>
      </w:r>
      <w:r>
        <w:rPr>
          <w:rFonts w:eastAsia="Times New Roman" w:hint="eastAsia"/>
        </w:rPr>
        <w:t xml:space="preserve">Claude </w:t>
      </w:r>
      <w:r>
        <w:rPr>
          <w:rFonts w:eastAsia="Times New Roman"/>
        </w:rPr>
        <w:t xml:space="preserve">in order to </w:t>
      </w:r>
      <w:r>
        <w:t>polish the text and ensure grammatical accuracy and appropriate vocabulary usage</w:t>
      </w:r>
      <w:r>
        <w:rPr>
          <w:rFonts w:eastAsia="Times New Roman"/>
        </w:rPr>
        <w:t>. After using this tool/service, the author(s) reviewed and edited the content as needed and take(s) full responsibility for the content of the published article.</w:t>
      </w:r>
    </w:p>
    <w:p w14:paraId="7C4D51F5" w14:textId="77777777" w:rsidR="009B6A1A" w:rsidRDefault="00000000">
      <w:pPr>
        <w:pStyle w:val="Heading1"/>
      </w:pPr>
      <w:r>
        <w:br w:type="page"/>
      </w:r>
    </w:p>
    <w:p w14:paraId="3D4E2A80" w14:textId="77777777" w:rsidR="009B6A1A" w:rsidRDefault="00000000">
      <w:pPr>
        <w:pStyle w:val="Heading1"/>
        <w:spacing w:before="0"/>
      </w:pPr>
      <w:r>
        <w:lastRenderedPageBreak/>
        <w:t>Reference</w:t>
      </w:r>
    </w:p>
    <w:p w14:paraId="7AC14C22" w14:textId="77777777" w:rsidR="009B6A1A" w:rsidRDefault="00000000">
      <w:pPr>
        <w:pStyle w:val="Bibliography1"/>
      </w:pPr>
      <w:bookmarkStart w:id="52"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6492BA2C" w14:textId="77777777" w:rsidR="009B6A1A" w:rsidRDefault="00000000">
      <w:pPr>
        <w:pStyle w:val="Bibliography1"/>
      </w:pPr>
      <w:r>
        <w:t xml:space="preserve">Alexandrov, Ludmil B., Jaegil Kim, Nicholas J. Haradhvala, et al. 2020a. ‘The Repertoire of Mutational Signatures in Human Cancer’. </w:t>
      </w:r>
      <w:r>
        <w:rPr>
          <w:i/>
        </w:rPr>
        <w:t>Nature</w:t>
      </w:r>
      <w:r>
        <w:t xml:space="preserve"> 578 (7793): 94–101. https://doi.org/10.1038/s41586-020-1943-3.</w:t>
      </w:r>
    </w:p>
    <w:p w14:paraId="6BFD13B5" w14:textId="77777777" w:rsidR="009B6A1A" w:rsidRDefault="00000000">
      <w:pPr>
        <w:pStyle w:val="Bibliography1"/>
      </w:pPr>
      <w:r>
        <w:t xml:space="preserve">Alexandrov, Ludmil B., Jaegil Kim, Nicholas J. Haradhvala, et al. 2020b. ‘The Repertoire of Mutational Signatures in Human Cancer’. </w:t>
      </w:r>
      <w:r>
        <w:rPr>
          <w:i/>
        </w:rPr>
        <w:t>Nature</w:t>
      </w:r>
      <w:r>
        <w:t xml:space="preserve"> 578 (7793): 94–101. https://doi.org/10.1038/s41586-020-1943-3.</w:t>
      </w:r>
    </w:p>
    <w:p w14:paraId="66E9EBE8" w14:textId="77777777" w:rsidR="009B6A1A"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370C0583" w14:textId="77777777" w:rsidR="009B6A1A"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633C5172" w14:textId="77777777" w:rsidR="009B6A1A"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1C0D80F8" w14:textId="77777777" w:rsidR="009B6A1A"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4D197BEA" w14:textId="77777777" w:rsidR="009B6A1A" w:rsidRDefault="00000000">
      <w:pPr>
        <w:pStyle w:val="Bibliography1"/>
      </w:pPr>
      <w:r>
        <w:t xml:space="preserve">Caipa Garcia, Angela L., Jill E. Kucab, Halh Al-Serori, et al. 2024. ‘Tissue Organoid Cultures Metabolize Dietary Carcinogens Proficiently and Are Effective Models for DNA Adduct </w:t>
      </w:r>
      <w:r>
        <w:lastRenderedPageBreak/>
        <w:t xml:space="preserve">Formation’. </w:t>
      </w:r>
      <w:r>
        <w:rPr>
          <w:i/>
        </w:rPr>
        <w:t>Chemical Research in Toxicology</w:t>
      </w:r>
      <w:r>
        <w:t xml:space="preserve"> 37 (2): 234–47. https://doi.org/10.1021/acs.chemrestox.3c00255.</w:t>
      </w:r>
    </w:p>
    <w:p w14:paraId="65B3A755" w14:textId="77777777" w:rsidR="009B6A1A" w:rsidRDefault="00000000">
      <w:pPr>
        <w:pStyle w:val="Bibliography1"/>
      </w:pPr>
      <w:r w:rsidRPr="005B217B">
        <w:rPr>
          <w:lang w:val="de-DE"/>
        </w:rPr>
        <w:t xml:space="preserve">Chen, Lei, Chong Zhang, Ruidong Xue, et al. 2024. </w:t>
      </w:r>
      <w:r>
        <w:t xml:space="preserve">‘Deep Whole-Genome Analysis of 494 Hepatocellular Carcinomas’. </w:t>
      </w:r>
      <w:r>
        <w:rPr>
          <w:i/>
        </w:rPr>
        <w:t>Nature</w:t>
      </w:r>
      <w:r>
        <w:t>, ahead of print, March 21. https://doi.org/10.1038/s41586-024-07054-3.</w:t>
      </w:r>
    </w:p>
    <w:p w14:paraId="3827543A" w14:textId="77777777" w:rsidR="009B6A1A"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57D70192" w14:textId="77777777" w:rsidR="009B6A1A"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6E642955" w14:textId="77777777" w:rsidR="009B6A1A" w:rsidRDefault="00000000">
      <w:pPr>
        <w:pStyle w:val="Bibliography1"/>
      </w:pPr>
      <w:r>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1392A648" w14:textId="77777777" w:rsidR="009B6A1A"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7C01CA21" w14:textId="77777777" w:rsidR="009B6A1A"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6BB45A1C" w14:textId="77777777" w:rsidR="009B6A1A"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00F1C369" w14:textId="77777777" w:rsidR="009B6A1A" w:rsidRDefault="00000000">
      <w:pPr>
        <w:pStyle w:val="Bibliography1"/>
      </w:pPr>
      <w:r>
        <w:lastRenderedPageBreak/>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55E24186" w14:textId="77777777" w:rsidR="009B6A1A"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63F89C3A" w14:textId="77777777" w:rsidR="009B6A1A"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538E4D9D" w14:textId="77777777" w:rsidR="009B6A1A" w:rsidRDefault="00000000">
      <w:pPr>
        <w:pStyle w:val="Bibliography1"/>
      </w:pPr>
      <w:r>
        <w:t xml:space="preserve">Koh, Gene Ching Chiek, Arjun Scott Nanda, Giuseppe Rinaldi, et al. 2025. ‘A Redefined InDel Taxonomy Provides Insights into Mutational Signatures’. </w:t>
      </w:r>
      <w:r>
        <w:rPr>
          <w:i/>
        </w:rPr>
        <w:t>Nature Genetics</w:t>
      </w:r>
      <w:r>
        <w:t>, ahead of print, April 10. https://doi.org/10.1038/s41588-025-02152-y.</w:t>
      </w:r>
    </w:p>
    <w:p w14:paraId="15445322" w14:textId="77777777" w:rsidR="009B6A1A" w:rsidRDefault="00000000">
      <w:pPr>
        <w:pStyle w:val="Bibliography1"/>
      </w:pPr>
      <w:r w:rsidRPr="005B217B">
        <w:rPr>
          <w:lang w:val="de-DE"/>
        </w:rPr>
        <w:t xml:space="preserve">Kucab, Jill E., Xueqing Zou, Sandro Morganella, et al. 2019. </w:t>
      </w:r>
      <w:r>
        <w:t xml:space="preserve">‘A Compendium of Mutational Signatures of Environmental Agents’. </w:t>
      </w:r>
      <w:r>
        <w:rPr>
          <w:i/>
        </w:rPr>
        <w:t>Cell</w:t>
      </w:r>
      <w:r>
        <w:t xml:space="preserve"> 177 (4): 821-836.e16. https://doi.org/10.1016/j.cell.2019.03.001.</w:t>
      </w:r>
    </w:p>
    <w:p w14:paraId="793603AF" w14:textId="77777777" w:rsidR="009B6A1A" w:rsidRDefault="00000000">
      <w:pPr>
        <w:pStyle w:val="Bibliography1"/>
      </w:pPr>
      <w:r>
        <w:t xml:space="preserve">Lawson, Andrew R. J., Federico Abascal, Tim H. H. Coorens, et al. 2020. ‘Extensive Heterogeneity in Somatic Mutation and Selection in the Human Bladder’. </w:t>
      </w:r>
      <w:r>
        <w:rPr>
          <w:i/>
        </w:rPr>
        <w:t>Science</w:t>
      </w:r>
      <w:r>
        <w:t xml:space="preserve"> 370 (6512): 75–82. https://doi.org/10.1126/science.aba8347.</w:t>
      </w:r>
    </w:p>
    <w:p w14:paraId="28384397" w14:textId="77777777" w:rsidR="009B6A1A"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1185CACE" w14:textId="77777777" w:rsidR="009B6A1A"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54C1F73C" w14:textId="77777777" w:rsidR="009B6A1A" w:rsidRDefault="00000000">
      <w:pPr>
        <w:pStyle w:val="Bibliography1"/>
      </w:pPr>
      <w:r>
        <w:lastRenderedPageBreak/>
        <w:t xml:space="preserve">Nik-Zainal, Serena, Ludmil B. Alexandrov, David C. Wedge, et al. 2012. ‘Mutational Processes Molding the Genomes of 21 Breast Cancers’. </w:t>
      </w:r>
      <w:r>
        <w:rPr>
          <w:i/>
        </w:rPr>
        <w:t>Cell</w:t>
      </w:r>
      <w:r>
        <w:t xml:space="preserve"> 149 (5): 979–93. https://doi.org/10.1016/j.cell.2012.04.024.</w:t>
      </w:r>
    </w:p>
    <w:p w14:paraId="30368DB1" w14:textId="77777777" w:rsidR="009B6A1A"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37E6916C" w14:textId="77777777" w:rsidR="009B6A1A"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2365B913" w14:textId="77777777" w:rsidR="009B6A1A" w:rsidRDefault="00000000">
      <w:pPr>
        <w:pStyle w:val="Bibliography1"/>
      </w:pPr>
      <w:r>
        <w:t xml:space="preserve">Priestley, Peter, Jonathan Baber, Martijn P. Lolkema, et al. 2019. ‘Pan-Cancer Whole-Genome Analyses of Metastatic Solid Tumours’. </w:t>
      </w:r>
      <w:r>
        <w:rPr>
          <w:i/>
        </w:rPr>
        <w:t>Nature</w:t>
      </w:r>
      <w:r>
        <w:t xml:space="preserve"> 575 (7781): 210–16. https://doi.org/10.1038/s41586-019-1689-y.</w:t>
      </w:r>
    </w:p>
    <w:p w14:paraId="1079C368" w14:textId="77777777" w:rsidR="009B6A1A"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2A4A146C" w14:textId="77777777" w:rsidR="009B6A1A"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52"/>
    </w:p>
    <w:p w14:paraId="76FE2A14" w14:textId="77777777" w:rsidR="009B6A1A" w:rsidRDefault="009B6A1A"/>
    <w:p w14:paraId="0FA13FF9" w14:textId="77777777" w:rsidR="009B6A1A" w:rsidRDefault="00000000">
      <w:pPr>
        <w:spacing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9B6A1A" w14:paraId="18A89CBA"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381FECEE" w14:textId="77777777" w:rsidR="009B6A1A" w:rsidRDefault="00000000">
            <w:pPr>
              <w:pageBreakBefore/>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3BD12627"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61B168C7"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6E0D867D"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17ED4E57"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05E32CDC" w14:textId="77777777" w:rsidR="009B6A1A" w:rsidRDefault="00000000">
            <w:pPr>
              <w:suppressAutoHyphens w:val="0"/>
              <w:spacing w:line="240" w:lineRule="auto"/>
              <w:ind w:firstLine="0"/>
              <w:jc w:val="center"/>
              <w:rPr>
                <w:rFonts w:ascii="Liberation Sans" w:eastAsia="Liberation Sans" w:hAnsi="Liberation Sans"/>
                <w:b/>
                <w:bCs/>
                <w:sz w:val="20"/>
                <w:szCs w:val="20"/>
                <w:lang w:val="de-DE"/>
              </w:rPr>
            </w:pPr>
            <w:r>
              <w:rPr>
                <w:rFonts w:ascii="Liberation Sans" w:eastAsia="Liberation Sans" w:hAnsi="Liberation Sans"/>
                <w:b/>
                <w:bCs/>
                <w:color w:val="000000"/>
                <w:sz w:val="20"/>
                <w:szCs w:val="20"/>
                <w:lang w:val="de-DE"/>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773CB1CF"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6E7E53BF"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7F5FC8D5"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9B6A1A" w14:paraId="369E846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7913D1A"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39E1C465"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25382824"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7668B18F"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2970BBE7"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4E5579F"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D5F4C46"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BFDE747"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9B6A1A" w14:paraId="6996F02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A4B508A"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365DC382"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462211FE"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241906DB"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6F28C145"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98B5960" w14:textId="77777777" w:rsidR="009B6A1A" w:rsidRDefault="009B6A1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1F05B2B" w14:textId="77777777" w:rsidR="009B6A1A" w:rsidRDefault="009B6A1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CE6494D" w14:textId="77777777" w:rsidR="009B6A1A" w:rsidRDefault="009B6A1A">
            <w:pPr>
              <w:rPr>
                <w:rFonts w:ascii="Liberation Sans" w:eastAsia="Liberation Sans" w:hAnsi="Liberation Sans"/>
                <w:sz w:val="20"/>
                <w:szCs w:val="20"/>
              </w:rPr>
            </w:pPr>
          </w:p>
        </w:tc>
      </w:tr>
      <w:tr w:rsidR="009B6A1A" w14:paraId="7E1DC8D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E87F88F"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21577179"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32A8FB89"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17C682AD"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358FDA66"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ABA53B1" w14:textId="77777777" w:rsidR="009B6A1A" w:rsidRDefault="009B6A1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929A8F0" w14:textId="77777777" w:rsidR="009B6A1A" w:rsidRDefault="009B6A1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E42A76D" w14:textId="77777777" w:rsidR="009B6A1A" w:rsidRDefault="009B6A1A">
            <w:pPr>
              <w:rPr>
                <w:rFonts w:ascii="Liberation Sans" w:eastAsia="Liberation Sans" w:hAnsi="Liberation Sans"/>
                <w:sz w:val="20"/>
                <w:szCs w:val="20"/>
              </w:rPr>
            </w:pPr>
          </w:p>
        </w:tc>
      </w:tr>
      <w:tr w:rsidR="009B6A1A" w14:paraId="053884D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7AE4AC0"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54768A94"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62AF4002"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78376A4F"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00F653E3"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4FCD042"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1CE2E92"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DDD7E07"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9B6A1A" w14:paraId="761D95E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44C418E"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5C7BD98C"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1655BE75"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727845E0"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B1D8522"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6892C6B" w14:textId="77777777" w:rsidR="009B6A1A" w:rsidRDefault="009B6A1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779A7C9" w14:textId="77777777" w:rsidR="009B6A1A" w:rsidRDefault="009B6A1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126BC95" w14:textId="77777777" w:rsidR="009B6A1A" w:rsidRDefault="009B6A1A">
            <w:pPr>
              <w:rPr>
                <w:rFonts w:ascii="Liberation Sans" w:eastAsia="Liberation Sans" w:hAnsi="Liberation Sans"/>
                <w:sz w:val="20"/>
                <w:szCs w:val="20"/>
              </w:rPr>
            </w:pPr>
          </w:p>
        </w:tc>
      </w:tr>
      <w:tr w:rsidR="009B6A1A" w14:paraId="54E6C8A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80D2086"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5AA5B1E2"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21A618F3"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7C17E0B0"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13CBE7"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1824273" w14:textId="77777777" w:rsidR="009B6A1A" w:rsidRDefault="009B6A1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D3BEDF8" w14:textId="77777777" w:rsidR="009B6A1A" w:rsidRDefault="009B6A1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F254C23" w14:textId="77777777" w:rsidR="009B6A1A" w:rsidRDefault="009B6A1A">
            <w:pPr>
              <w:rPr>
                <w:rFonts w:ascii="Liberation Sans" w:eastAsia="Liberation Sans" w:hAnsi="Liberation Sans"/>
                <w:sz w:val="20"/>
                <w:szCs w:val="20"/>
              </w:rPr>
            </w:pPr>
          </w:p>
        </w:tc>
      </w:tr>
      <w:tr w:rsidR="009B6A1A" w14:paraId="6796A28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4ABDAAD"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3FF0E0EF"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16F2129C"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5FC09FB8"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BBC46C2"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0F3766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71296C1"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F2E2037"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9B6A1A" w14:paraId="37D03BA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8E4F9CB"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234FACCD"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42A4F5F6"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4D7CAEC4"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43496B39"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2A33143" w14:textId="77777777" w:rsidR="009B6A1A" w:rsidRDefault="009B6A1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9A5C315" w14:textId="77777777" w:rsidR="009B6A1A" w:rsidRDefault="009B6A1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73A049F" w14:textId="77777777" w:rsidR="009B6A1A" w:rsidRDefault="009B6A1A">
            <w:pPr>
              <w:rPr>
                <w:rFonts w:ascii="Liberation Sans" w:eastAsia="Liberation Sans" w:hAnsi="Liberation Sans"/>
                <w:sz w:val="20"/>
                <w:szCs w:val="20"/>
              </w:rPr>
            </w:pPr>
          </w:p>
        </w:tc>
      </w:tr>
      <w:tr w:rsidR="009B6A1A" w14:paraId="373AF9A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A8E359D"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4CAB92BD"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6D293A2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61A977D5"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3D671C17"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37AD85E8"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16F6F02C"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A688820"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19661F3A"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C89820B"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724EC72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533BC178"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3679F462"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7FA11AA1"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2879A2E"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732D51E"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426A3C9"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135BC1B7"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DC8B94D"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1879B8E2"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10B67DF6"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440B0143"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53C3856"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24A22A5" w14:textId="77777777" w:rsidR="009B6A1A" w:rsidRDefault="009B6A1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11FE0E5" w14:textId="77777777" w:rsidR="009B6A1A" w:rsidRDefault="009B6A1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F037993" w14:textId="77777777" w:rsidR="009B6A1A" w:rsidRDefault="009B6A1A">
            <w:pPr>
              <w:rPr>
                <w:rFonts w:ascii="Liberation Sans" w:eastAsia="Liberation Sans" w:hAnsi="Liberation Sans"/>
                <w:sz w:val="20"/>
                <w:szCs w:val="20"/>
              </w:rPr>
            </w:pPr>
          </w:p>
        </w:tc>
      </w:tr>
      <w:tr w:rsidR="009B6A1A" w14:paraId="18F346A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2233DA1"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5D003383"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6BC50340"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001AA637"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967381E"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7E089DA" w14:textId="77777777" w:rsidR="009B6A1A" w:rsidRDefault="009B6A1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C1545D1" w14:textId="77777777" w:rsidR="009B6A1A" w:rsidRDefault="009B6A1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7245C3D" w14:textId="77777777" w:rsidR="009B6A1A" w:rsidRDefault="009B6A1A">
            <w:pPr>
              <w:rPr>
                <w:rFonts w:ascii="Liberation Sans" w:eastAsia="Liberation Sans" w:hAnsi="Liberation Sans"/>
                <w:sz w:val="20"/>
                <w:szCs w:val="20"/>
              </w:rPr>
            </w:pPr>
          </w:p>
        </w:tc>
      </w:tr>
      <w:tr w:rsidR="009B6A1A" w14:paraId="5B40B6B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7E990B7"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66618A7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470A6DE5"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7626C287"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4801BB2A"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0576197F"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1EBCCB72"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4BD591A1"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9B6A1A" w14:paraId="75BFF16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CAD58AD"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012FBD6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1F8259CF"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66BC2CE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5C142D17"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0D12BB4D"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22A83AB0"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AE030E1"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251C372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F9C785F"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10C2B5D9"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18C6F770"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240F409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782E47A2"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227EFD13"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7CBF990A"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5D5F1E59"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9B6A1A" w14:paraId="712EE79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67C2EC1"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251A7151"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279E3AE"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192046FB"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064FCA94"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3E1B4D82"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3879417A"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ED1C994"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3158088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F7767DE"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12D88B97"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186FCE77"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14505DF6"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A3158B7"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2256716"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6FF05B1B"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72E409C7"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9B6A1A" w14:paraId="481C093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94B4EC0"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7918E853"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4B95AA6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7B7A4DC"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B3C6B87"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7F6118F"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60C43A4"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1F8B8FE5"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9B6A1A" w14:paraId="386A729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699CE87"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05950B8E"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41E8F976"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21B70A85"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61B6451"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3E41C4A"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411E2ACF"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3D5D1E91"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9B6A1A" w14:paraId="2B24B41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BA3955"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11365A1B"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6D2B8AAF"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3A74435A"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19489D34"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11C38EA3"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1643C647"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411A5B13"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9B6A1A" w14:paraId="03805FE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1E3F3C"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356CA8F4"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249A6F69"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53B0CFA8"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411B48EE"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4EC9B7B0"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2B98C3FD"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1EA38DB7"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9B6A1A" w14:paraId="2CE7E4B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EECD4A5"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0EA6BE12"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2DD68365"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197B7EC7"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1BB5DE7"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C0E36F0"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485E9517"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F8A6F97"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69CFE74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73D6FC8"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6AF633CE"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022E521D"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610C1C8"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BE6E5AF"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40634C1"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6D22A335"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4DC12F3"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71D6C97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7E8FB1D"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6FF683B0"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5F26F650"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74C4532B"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AB79F58"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168BD39"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0A300DC6"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08D2524"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2E62534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7FBCFF1"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7265382D"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3028F835"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2EC6C56C"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1A90949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37A1C604"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54365AC6"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4445372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9B6A1A" w14:paraId="4754619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D21786D"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5815B8D3"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54605E94"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10192B23"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0988940"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6D6242E"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036E0F0"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4602411"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2615E5A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B30A74A"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648E75A8"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48449B94"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0B1145AD"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0AAA736"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DDD8049" w14:textId="77777777" w:rsidR="009B6A1A" w:rsidRDefault="009B6A1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58F36CD" w14:textId="77777777" w:rsidR="009B6A1A" w:rsidRDefault="009B6A1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2363ED8" w14:textId="77777777" w:rsidR="009B6A1A" w:rsidRDefault="009B6A1A">
            <w:pPr>
              <w:rPr>
                <w:rFonts w:ascii="Liberation Sans" w:eastAsia="Liberation Sans" w:hAnsi="Liberation Sans"/>
                <w:sz w:val="20"/>
                <w:szCs w:val="20"/>
              </w:rPr>
            </w:pPr>
          </w:p>
        </w:tc>
      </w:tr>
      <w:tr w:rsidR="009B6A1A" w14:paraId="6FCF2BC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117CA7A"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78BF747F"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63E52598"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68E022FD"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9AB3DE4"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97248F1"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70651BCA"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1E81734"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55AC356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9CFAEA2" w14:textId="77777777" w:rsidR="009B6A1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2F6B7D5B"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49B4D351"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391B9A4D"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2FB4793"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CF5B6CF"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6972E5F5"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7ECE222"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60D173B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A897E6B" w14:textId="77777777" w:rsidR="009B6A1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17C3AC16"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48AD79F8"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422CFEDA"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5339D047"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BF820E3" w14:textId="77777777" w:rsidR="009B6A1A" w:rsidRDefault="009B6A1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912904A" w14:textId="77777777" w:rsidR="009B6A1A" w:rsidRDefault="009B6A1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836290B" w14:textId="77777777" w:rsidR="009B6A1A" w:rsidRDefault="009B6A1A">
            <w:pPr>
              <w:rPr>
                <w:rFonts w:ascii="Liberation Sans" w:eastAsia="Liberation Sans" w:hAnsi="Liberation Sans"/>
                <w:sz w:val="20"/>
                <w:szCs w:val="20"/>
              </w:rPr>
            </w:pPr>
          </w:p>
        </w:tc>
      </w:tr>
      <w:tr w:rsidR="009B6A1A" w14:paraId="43C993E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E523DAD" w14:textId="77777777" w:rsidR="009B6A1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14150724"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05BFBC22"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27A125D7"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C357980"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A831FE1"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736AE8A8"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76C60C7"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23464C7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3CB893" w14:textId="77777777" w:rsidR="009B6A1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5F81B232"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0D9E1D5B"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05D8E2D6" w14:textId="77777777" w:rsidR="009B6A1A" w:rsidRDefault="00000000">
            <w:pPr>
              <w:suppressAutoHyphens w:val="0"/>
              <w:spacing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6C82D6C0" w14:textId="77777777" w:rsidR="009B6A1A" w:rsidRDefault="00000000">
            <w:pPr>
              <w:suppressAutoHyphens w:val="0"/>
              <w:spacing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727567A0"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1D156A46"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99AD0BA"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7BC994B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AF0ED83" w14:textId="77777777" w:rsidR="009B6A1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67D4AAD5"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64AA8AF6"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7DA1FA8C"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4A15BE60"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3F3549E8"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7A612BBC"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CD7BF0F"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5261AAA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F5B0A77" w14:textId="77777777" w:rsidR="009B6A1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62AD7D47"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34ABE4FC"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417C695E"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CE32279"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0AE684E"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0DE444D7"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931B10B"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6C1D2CD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DD3A64" w14:textId="77777777" w:rsidR="009B6A1A" w:rsidRDefault="00000000">
            <w:pPr>
              <w:suppressAutoHyphens w:val="0"/>
              <w:spacing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4D15C0C1"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56908F51"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02D70327"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DA091CA"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405A2B6"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47401707"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00C04B80"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9B6A1A" w14:paraId="5D40180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64D1410"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4607696D"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25645C9B"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16417044"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77C9EE4"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2E887E4"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1DB2015C"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50EADD7E"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9B6A1A" w14:paraId="1DFCAC7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EE64B35"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63E036D3"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2BA41F2F"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524D2271"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42F371E"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2627395"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25F8F45F"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AC3A0CD"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325CD84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17142D3"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711D5A36"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E1AC75A"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345E7EC5"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8321273"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3FA992D"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5FD30D31"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3EADF355"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9B6A1A" w14:paraId="597F38F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EE0D6F5"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02A34854"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4D1A7164"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0A7CEFFC"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60F5B2E"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629DC3C"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4EF2D29F"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486FC05"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54CFC9F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0BA0E57"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7CC4DD91"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27750C33"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5061BD98"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50B34B7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096390A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4BB1A193"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789059BE"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9B6A1A" w14:paraId="20CFBB7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2838044"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49DC7663"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29B68AF5"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5AFDAE6C"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11941C5"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0FD08EB"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164BFDDC"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C569644"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7DF3919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C58B64D"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52568688"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5C73F216"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671B184C"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5800171" w14:textId="77777777" w:rsidR="009B6A1A" w:rsidRDefault="009B6A1A">
            <w:pPr>
              <w:suppressAutoHyphens w:val="0"/>
              <w:spacing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AC3F9C1"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7B5159AB"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AE9FF49"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19D8836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267594"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52796922"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16C32A4D"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583A837E"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57D36977"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481DB43" w14:textId="77777777" w:rsidR="009B6A1A" w:rsidRDefault="00000000">
            <w:pPr>
              <w:suppressAutoHyphens w:val="0"/>
              <w:spacing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64C57BCB" w14:textId="77777777" w:rsidR="009B6A1A" w:rsidRDefault="009B6A1A">
            <w:pPr>
              <w:suppressAutoHyphens w:val="0"/>
              <w:spacing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72B0E84" w14:textId="77777777" w:rsidR="009B6A1A" w:rsidRDefault="009B6A1A">
            <w:pPr>
              <w:suppressAutoHyphens w:val="0"/>
              <w:spacing w:line="240" w:lineRule="auto"/>
              <w:ind w:firstLine="0"/>
              <w:jc w:val="center"/>
              <w:rPr>
                <w:rFonts w:ascii="Liberation Sans" w:eastAsia="Liberation Sans" w:hAnsi="Liberation Sans"/>
                <w:sz w:val="20"/>
                <w:szCs w:val="20"/>
              </w:rPr>
            </w:pPr>
          </w:p>
        </w:tc>
      </w:tr>
      <w:tr w:rsidR="009B6A1A" w14:paraId="01E52A5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23672D2" w14:textId="77777777" w:rsidR="009B6A1A" w:rsidRDefault="00000000">
            <w:pPr>
              <w:suppressAutoHyphens w:val="0"/>
              <w:spacing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1DDF98B0"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25F16CD5"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39E8F980"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39B88056" w14:textId="77777777" w:rsidR="009B6A1A" w:rsidRDefault="00000000">
            <w:pPr>
              <w:suppressAutoHyphens w:val="0"/>
              <w:spacing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6203F1A" w14:textId="77777777" w:rsidR="009B6A1A" w:rsidRDefault="009B6A1A">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E21BCCF" w14:textId="77777777" w:rsidR="009B6A1A" w:rsidRDefault="009B6A1A">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F552E7B" w14:textId="77777777" w:rsidR="009B6A1A" w:rsidRDefault="009B6A1A">
            <w:pPr>
              <w:rPr>
                <w:rFonts w:ascii="Liberation Sans" w:eastAsia="Liberation Sans" w:hAnsi="Liberation Sans"/>
                <w:sz w:val="20"/>
                <w:szCs w:val="20"/>
              </w:rPr>
            </w:pPr>
          </w:p>
        </w:tc>
      </w:tr>
    </w:tbl>
    <w:p w14:paraId="4F96C0B2" w14:textId="77777777" w:rsidR="009B6A1A" w:rsidRDefault="00000000">
      <w:pPr>
        <w:spacing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656B4C20" w14:textId="77777777" w:rsidR="009B6A1A" w:rsidRDefault="00000000">
      <w:pPr>
        <w:spacing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605441D6" w14:textId="77777777" w:rsidR="009B6A1A" w:rsidRDefault="00000000">
      <w:pPr>
        <w:spacing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1B6EA342" w14:textId="77777777" w:rsidR="009B6A1A" w:rsidRDefault="00000000">
      <w:pPr>
        <w:spacing w:line="240" w:lineRule="auto"/>
        <w:ind w:firstLine="0"/>
        <w:rPr>
          <w:sz w:val="18"/>
          <w:szCs w:val="18"/>
        </w:rPr>
      </w:pPr>
      <w:r>
        <w:br w:type="page"/>
      </w:r>
    </w:p>
    <w:p w14:paraId="7E79DFC2" w14:textId="77777777" w:rsidR="009B6A1A" w:rsidRDefault="00000000">
      <w:pPr>
        <w:spacing w:line="240" w:lineRule="auto"/>
        <w:ind w:firstLine="0"/>
        <w:jc w:val="center"/>
      </w:pPr>
      <w:r>
        <w:rPr>
          <w:noProof/>
        </w:rPr>
        <w:lastRenderedPageBreak/>
        <w:drawing>
          <wp:inline distT="0" distB="0" distL="0" distR="0" wp14:anchorId="3051EB6C" wp14:editId="51C16394">
            <wp:extent cx="5247005" cy="483616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22"/>
                    <a:srcRect l="10810" t="8818" r="7605" b="33065"/>
                    <a:stretch>
                      <a:fillRect/>
                    </a:stretch>
                  </pic:blipFill>
                  <pic:spPr bwMode="auto">
                    <a:xfrm>
                      <a:off x="0" y="0"/>
                      <a:ext cx="5247005" cy="4836160"/>
                    </a:xfrm>
                    <a:prstGeom prst="rect">
                      <a:avLst/>
                    </a:prstGeom>
                    <a:noFill/>
                  </pic:spPr>
                </pic:pic>
              </a:graphicData>
            </a:graphic>
          </wp:inline>
        </w:drawing>
      </w:r>
    </w:p>
    <w:p w14:paraId="248A0BF1" w14:textId="77777777" w:rsidR="009B6A1A" w:rsidRDefault="00000000">
      <w:pPr>
        <w:spacing w:line="240" w:lineRule="auto"/>
        <w:ind w:firstLine="0"/>
        <w:rPr>
          <w:rFonts w:eastAsiaTheme="minorEastAsia"/>
          <w:b/>
          <w:bCs/>
          <w:sz w:val="18"/>
          <w:szCs w:val="18"/>
        </w:rPr>
      </w:pPr>
      <w:r>
        <w:rPr>
          <w:b/>
          <w:bCs/>
          <w:sz w:val="18"/>
          <w:szCs w:val="18"/>
        </w:rPr>
        <w:t>Figure 1 The aristolochic acid (AA) indel signatures (signature 23) in the three classification schemes.</w:t>
      </w:r>
    </w:p>
    <w:p w14:paraId="5EF8D6C5" w14:textId="77777777" w:rsidR="009B6A1A" w:rsidRDefault="009B6A1A">
      <w:pPr>
        <w:spacing w:line="240" w:lineRule="auto"/>
        <w:ind w:firstLine="0"/>
        <w:rPr>
          <w:rFonts w:eastAsiaTheme="minorEastAsia"/>
          <w:b/>
          <w:bCs/>
          <w:sz w:val="18"/>
          <w:szCs w:val="18"/>
        </w:rPr>
      </w:pPr>
    </w:p>
    <w:p w14:paraId="0B542294" w14:textId="77777777" w:rsidR="009B6A1A" w:rsidRDefault="00000000">
      <w:pPr>
        <w:spacing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35BF4788" w14:textId="77777777" w:rsidR="009B6A1A" w:rsidRDefault="009B6A1A">
      <w:pPr>
        <w:spacing w:line="240" w:lineRule="auto"/>
        <w:ind w:firstLine="0"/>
        <w:rPr>
          <w:rFonts w:eastAsiaTheme="minorEastAsia"/>
          <w:b/>
          <w:bCs/>
          <w:sz w:val="18"/>
          <w:szCs w:val="18"/>
        </w:rPr>
      </w:pPr>
    </w:p>
    <w:p w14:paraId="0627F5FD" w14:textId="77777777" w:rsidR="009B6A1A" w:rsidRDefault="00000000">
      <w:pPr>
        <w:spacing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4614AC9F" w14:textId="77777777" w:rsidR="009B6A1A" w:rsidRDefault="009B6A1A">
      <w:pPr>
        <w:spacing w:line="240" w:lineRule="auto"/>
        <w:ind w:firstLine="0"/>
        <w:rPr>
          <w:rFonts w:eastAsiaTheme="minorEastAsia"/>
          <w:b/>
          <w:bCs/>
          <w:sz w:val="18"/>
          <w:szCs w:val="18"/>
        </w:rPr>
      </w:pPr>
    </w:p>
    <w:p w14:paraId="222F3511" w14:textId="77777777" w:rsidR="009B6A1A" w:rsidRDefault="00000000">
      <w:pPr>
        <w:spacing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r>
        <w:br w:type="page"/>
      </w:r>
    </w:p>
    <w:p w14:paraId="081396D6" w14:textId="77777777" w:rsidR="009B6A1A" w:rsidRDefault="00000000">
      <w:pPr>
        <w:spacing w:line="240" w:lineRule="auto"/>
        <w:ind w:firstLine="0"/>
        <w:rPr>
          <w:rFonts w:eastAsiaTheme="minorEastAsia"/>
        </w:rPr>
      </w:pPr>
      <w:r>
        <w:rPr>
          <w:noProof/>
        </w:rPr>
        <w:lastRenderedPageBreak/>
        <w:drawing>
          <wp:inline distT="0" distB="0" distL="0" distR="0" wp14:anchorId="0315FA56" wp14:editId="7D317959">
            <wp:extent cx="5939790" cy="66789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3"/>
                    <a:stretch>
                      <a:fillRect/>
                    </a:stretch>
                  </pic:blipFill>
                  <pic:spPr bwMode="auto">
                    <a:xfrm>
                      <a:off x="0" y="0"/>
                      <a:ext cx="5939790" cy="6678930"/>
                    </a:xfrm>
                    <a:prstGeom prst="rect">
                      <a:avLst/>
                    </a:prstGeom>
                    <a:noFill/>
                  </pic:spPr>
                </pic:pic>
              </a:graphicData>
            </a:graphic>
          </wp:inline>
        </w:drawing>
      </w:r>
    </w:p>
    <w:p w14:paraId="728E320E" w14:textId="77777777" w:rsidR="009B6A1A" w:rsidRDefault="009B6A1A">
      <w:pPr>
        <w:spacing w:line="240" w:lineRule="auto"/>
        <w:ind w:firstLine="0"/>
        <w:rPr>
          <w:rFonts w:eastAsiaTheme="minorEastAsia"/>
          <w:b/>
          <w:bCs/>
          <w:sz w:val="16"/>
          <w:szCs w:val="16"/>
        </w:rPr>
      </w:pPr>
    </w:p>
    <w:p w14:paraId="54234AA1" w14:textId="77777777" w:rsidR="009B6A1A" w:rsidRDefault="00000000">
      <w:pPr>
        <w:spacing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68F2F2F4" w14:textId="77777777" w:rsidR="009B6A1A" w:rsidRDefault="00000000">
      <w:pPr>
        <w:spacing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4B5F6D21" w14:textId="77777777" w:rsidR="009B6A1A" w:rsidRDefault="009B6A1A">
      <w:pPr>
        <w:spacing w:line="240" w:lineRule="auto"/>
        <w:ind w:firstLine="0"/>
        <w:rPr>
          <w:rFonts w:eastAsiaTheme="minorEastAsia"/>
          <w:sz w:val="28"/>
          <w:szCs w:val="28"/>
        </w:rPr>
      </w:pPr>
    </w:p>
    <w:p w14:paraId="26EA79CF" w14:textId="77777777" w:rsidR="009B6A1A" w:rsidRDefault="00000000">
      <w:pPr>
        <w:spacing w:line="240" w:lineRule="auto"/>
        <w:ind w:firstLine="0"/>
      </w:pPr>
      <w:r>
        <w:br w:type="page"/>
      </w:r>
    </w:p>
    <w:p w14:paraId="0C4FC67B" w14:textId="77777777" w:rsidR="009B6A1A" w:rsidRDefault="00000000">
      <w:pPr>
        <w:spacing w:after="160"/>
        <w:ind w:firstLine="0"/>
        <w:rPr>
          <w:rFonts w:eastAsiaTheme="minorEastAsia"/>
        </w:rPr>
      </w:pPr>
      <w:r>
        <w:rPr>
          <w:noProof/>
        </w:rPr>
        <w:lastRenderedPageBreak/>
        <w:drawing>
          <wp:inline distT="0" distB="0" distL="0" distR="0" wp14:anchorId="6E094FCE" wp14:editId="76478825">
            <wp:extent cx="5939155" cy="69513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24"/>
                    <a:stretch>
                      <a:fillRect/>
                    </a:stretch>
                  </pic:blipFill>
                  <pic:spPr bwMode="auto">
                    <a:xfrm>
                      <a:off x="0" y="0"/>
                      <a:ext cx="5939155" cy="6951345"/>
                    </a:xfrm>
                    <a:prstGeom prst="rect">
                      <a:avLst/>
                    </a:prstGeom>
                    <a:noFill/>
                  </pic:spPr>
                </pic:pic>
              </a:graphicData>
            </a:graphic>
          </wp:inline>
        </w:drawing>
      </w:r>
    </w:p>
    <w:p w14:paraId="6B7E0CB6" w14:textId="77777777" w:rsidR="009B6A1A" w:rsidRDefault="00000000">
      <w:pPr>
        <w:spacing w:line="240" w:lineRule="auto"/>
        <w:ind w:firstLine="0"/>
        <w:rPr>
          <w:b/>
          <w:bCs/>
          <w:sz w:val="18"/>
          <w:szCs w:val="18"/>
        </w:rPr>
      </w:pPr>
      <w:r>
        <w:rPr>
          <w:rFonts w:hint="eastAsia"/>
          <w:b/>
          <w:bCs/>
          <w:sz w:val="18"/>
          <w:szCs w:val="18"/>
        </w:rPr>
        <w:t>Figure 3 Profiles of signatures extracted in the 89-type classification scheme</w:t>
      </w:r>
    </w:p>
    <w:p w14:paraId="5DBA8C84" w14:textId="77777777" w:rsidR="009B6A1A" w:rsidRDefault="00000000">
      <w:pPr>
        <w:spacing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r>
        <w:br w:type="page"/>
      </w:r>
    </w:p>
    <w:p w14:paraId="58AD7B18" w14:textId="77777777" w:rsidR="009B6A1A" w:rsidRDefault="00000000">
      <w:pPr>
        <w:spacing w:line="240" w:lineRule="auto"/>
        <w:ind w:firstLine="0"/>
        <w:rPr>
          <w:sz w:val="18"/>
          <w:szCs w:val="18"/>
        </w:rPr>
      </w:pPr>
      <w:r>
        <w:rPr>
          <w:noProof/>
        </w:rPr>
        <w:lastRenderedPageBreak/>
        <w:drawing>
          <wp:inline distT="0" distB="0" distL="0" distR="0" wp14:anchorId="313EEC74" wp14:editId="5601DF1A">
            <wp:extent cx="5709285" cy="754951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25"/>
                    <a:srcRect b="819"/>
                    <a:stretch>
                      <a:fillRect/>
                    </a:stretch>
                  </pic:blipFill>
                  <pic:spPr bwMode="auto">
                    <a:xfrm>
                      <a:off x="0" y="0"/>
                      <a:ext cx="5709285" cy="7549515"/>
                    </a:xfrm>
                    <a:prstGeom prst="rect">
                      <a:avLst/>
                    </a:prstGeom>
                    <a:noFill/>
                  </pic:spPr>
                </pic:pic>
              </a:graphicData>
            </a:graphic>
          </wp:inline>
        </w:drawing>
      </w:r>
    </w:p>
    <w:p w14:paraId="12582B14" w14:textId="77777777" w:rsidR="009B6A1A" w:rsidRDefault="00000000">
      <w:pPr>
        <w:spacing w:line="240" w:lineRule="auto"/>
        <w:ind w:firstLine="0"/>
        <w:rPr>
          <w:sz w:val="18"/>
          <w:szCs w:val="18"/>
        </w:rPr>
      </w:pPr>
      <w:r>
        <w:rPr>
          <w:rFonts w:eastAsiaTheme="minorEastAsia"/>
          <w:b/>
          <w:bCs/>
          <w:sz w:val="18"/>
          <w:szCs w:val="18"/>
        </w:rPr>
        <w:t xml:space="preserve">Figure </w:t>
      </w:r>
      <w:r>
        <w:rPr>
          <w:rFonts w:eastAsia="Times New Roman" w:hint="eastAsia"/>
          <w:b/>
          <w:bCs/>
          <w:sz w:val="18"/>
          <w:szCs w:val="18"/>
        </w:rPr>
        <w:t>4</w:t>
      </w:r>
      <w:r>
        <w:rPr>
          <w:rFonts w:eastAsiaTheme="minorEastAsia"/>
          <w:b/>
          <w:bCs/>
          <w:sz w:val="18"/>
          <w:szCs w:val="18"/>
        </w:rPr>
        <w:t xml:space="preserve"> </w:t>
      </w:r>
      <w:r>
        <w:rPr>
          <w:rFonts w:eastAsiaTheme="minorEastAsia" w:hint="eastAsia"/>
          <w:b/>
          <w:bCs/>
          <w:sz w:val="18"/>
          <w:szCs w:val="18"/>
        </w:rPr>
        <w:t>Association of indel signatures with cancer types and SBS signatures and cancer types</w:t>
      </w:r>
    </w:p>
    <w:p w14:paraId="5B794C32" w14:textId="77777777" w:rsidR="009B6A1A" w:rsidRDefault="00000000">
      <w:pPr>
        <w:spacing w:line="240" w:lineRule="auto"/>
        <w:ind w:firstLine="0"/>
        <w:rPr>
          <w:rFonts w:eastAsiaTheme="minorEastAsia"/>
          <w:sz w:val="18"/>
          <w:szCs w:val="18"/>
        </w:rPr>
      </w:pPr>
      <w:r>
        <w:rPr>
          <w:rFonts w:eastAsiaTheme="minorEastAsia" w:hint="eastAsia"/>
          <w:b/>
          <w:bCs/>
          <w:sz w:val="18"/>
          <w:szCs w:val="18"/>
        </w:rPr>
        <w:t xml:space="preserve">(A) </w:t>
      </w:r>
      <w:r>
        <w:rPr>
          <w:rFonts w:eastAsiaTheme="minorEastAsia" w:hint="eastAsia"/>
          <w:sz w:val="18"/>
          <w:szCs w:val="18"/>
        </w:rPr>
        <w:t>Enrichment for presence of 89-type signatures across cancer types, plus hypermutated (&gt; 4,000 indels) microsatellite stable (MSS) tumors and MSI-high (MSI-H) tumors. Only cancer types with odds ratios .&gt; 6 are shown. Benjamini-Hochberg false discovery rates based on p values from Fisher</w:t>
      </w:r>
      <w:r>
        <w:rPr>
          <w:rFonts w:eastAsia="Times New Roman" w:hint="eastAsia"/>
          <w:sz w:val="18"/>
          <w:szCs w:val="18"/>
        </w:rPr>
        <w:t>’</w:t>
      </w:r>
      <w:r>
        <w:rPr>
          <w:rFonts w:eastAsiaTheme="minorEastAsia" w:hint="eastAsia"/>
          <w:sz w:val="18"/>
          <w:szCs w:val="18"/>
        </w:rPr>
        <w:t>s exact test of number of tumors with the signature versus the number without in a given tumor type versus all other tumors.</w:t>
      </w:r>
    </w:p>
    <w:p w14:paraId="576D0144" w14:textId="77777777" w:rsidR="009B6A1A" w:rsidRDefault="00000000">
      <w:pPr>
        <w:spacing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The</w:t>
      </w:r>
      <w:r>
        <w:rPr>
          <w:rFonts w:eastAsiaTheme="minorEastAsia"/>
          <w:sz w:val="18"/>
          <w:szCs w:val="18"/>
        </w:rPr>
        <w:t xml:space="preserve"> heatmap of Spearman correlation coefficients between indel signatures and various SBS signatures. Signatures were excluded if all correlation coefficients were between –0.1 and 0.1. Unsupervised hierarchical clustering of both rows and columns based on signature proportions identified 8 clusters, boxed and labeled in the figure. GI: Gastrointestinal.</w:t>
      </w:r>
      <w:r>
        <w:br w:type="page"/>
      </w:r>
    </w:p>
    <w:p w14:paraId="0BD66526" w14:textId="77777777" w:rsidR="009B6A1A" w:rsidRDefault="009B6A1A">
      <w:pPr>
        <w:spacing w:line="240" w:lineRule="auto"/>
        <w:ind w:firstLine="0"/>
        <w:rPr>
          <w:rFonts w:eastAsiaTheme="minorEastAsia"/>
        </w:rPr>
      </w:pPr>
    </w:p>
    <w:p w14:paraId="3AF3154F" w14:textId="77777777" w:rsidR="009B6A1A" w:rsidRDefault="00000000">
      <w:pPr>
        <w:spacing w:line="240" w:lineRule="auto"/>
        <w:ind w:firstLine="0"/>
        <w:rPr>
          <w:rFonts w:eastAsiaTheme="minorEastAsia"/>
        </w:rPr>
      </w:pPr>
      <w:r>
        <w:rPr>
          <w:noProof/>
        </w:rPr>
        <w:drawing>
          <wp:inline distT="0" distB="0" distL="0" distR="0" wp14:anchorId="20D8D4CB" wp14:editId="39683C40">
            <wp:extent cx="4744720" cy="617347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26"/>
                    <a:stretch>
                      <a:fillRect/>
                    </a:stretch>
                  </pic:blipFill>
                  <pic:spPr bwMode="auto">
                    <a:xfrm>
                      <a:off x="0" y="0"/>
                      <a:ext cx="4744720" cy="6173470"/>
                    </a:xfrm>
                    <a:prstGeom prst="rect">
                      <a:avLst/>
                    </a:prstGeom>
                    <a:noFill/>
                  </pic:spPr>
                </pic:pic>
              </a:graphicData>
            </a:graphic>
          </wp:inline>
        </w:drawing>
      </w:r>
    </w:p>
    <w:p w14:paraId="1A853B83" w14:textId="77777777" w:rsidR="009B6A1A" w:rsidRDefault="00000000">
      <w:pPr>
        <w:spacing w:line="240" w:lineRule="auto"/>
        <w:ind w:firstLine="0"/>
        <w:rPr>
          <w:rFonts w:eastAsiaTheme="minorEastAsia"/>
          <w:b/>
          <w:bCs/>
          <w:sz w:val="18"/>
          <w:szCs w:val="18"/>
        </w:rPr>
      </w:pPr>
      <w:r>
        <w:rPr>
          <w:b/>
          <w:bCs/>
          <w:sz w:val="18"/>
          <w:szCs w:val="18"/>
        </w:rPr>
        <w:t xml:space="preserve">Figure </w:t>
      </w:r>
      <w:r>
        <w:rPr>
          <w:rFonts w:eastAsia="Times New Roman" w:hint="eastAsia"/>
          <w:b/>
          <w:bCs/>
          <w:sz w:val="18"/>
          <w:szCs w:val="18"/>
        </w:rPr>
        <w:t>5</w:t>
      </w:r>
      <w:r>
        <w:rPr>
          <w:b/>
          <w:bCs/>
          <w:sz w:val="18"/>
          <w:szCs w:val="18"/>
        </w:rPr>
        <w:t>. 8</w:t>
      </w:r>
      <w:r>
        <w:rPr>
          <w:rFonts w:hint="eastAsia"/>
          <w:b/>
          <w:bCs/>
          <w:sz w:val="18"/>
          <w:szCs w:val="18"/>
        </w:rPr>
        <w:t>3-ty</w:t>
      </w:r>
      <w:r>
        <w:rPr>
          <w:b/>
          <w:bCs/>
          <w:sz w:val="18"/>
          <w:szCs w:val="18"/>
        </w:rPr>
        <w:t xml:space="preserve">pe mutational signatures asymmetries in strands, replication timing and DNA regions. </w:t>
      </w:r>
    </w:p>
    <w:p w14:paraId="0448D2D5" w14:textId="77777777" w:rsidR="009B6A1A" w:rsidRDefault="00000000">
      <w:pPr>
        <w:spacing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78CCD85E" w14:textId="77777777" w:rsidR="009B6A1A" w:rsidRDefault="00000000">
      <w:pPr>
        <w:spacing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659587AE" w14:textId="77777777" w:rsidR="009B6A1A" w:rsidRDefault="00000000">
      <w:pPr>
        <w:spacing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34831007" w14:textId="77777777" w:rsidR="009B6A1A" w:rsidRDefault="00000000">
      <w:pPr>
        <w:spacing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230AB303" w14:textId="77777777" w:rsidR="009B6A1A" w:rsidRDefault="00000000">
      <w:pPr>
        <w:spacing w:line="240" w:lineRule="auto"/>
        <w:ind w:firstLine="0"/>
      </w:pPr>
      <w:r>
        <w:rPr>
          <w:noProof/>
        </w:rPr>
        <w:lastRenderedPageBreak/>
        <w:drawing>
          <wp:inline distT="0" distB="0" distL="0" distR="0" wp14:anchorId="6EDC282E" wp14:editId="0EFE711D">
            <wp:extent cx="5935345" cy="381825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27"/>
                    <a:stretch>
                      <a:fillRect/>
                    </a:stretch>
                  </pic:blipFill>
                  <pic:spPr bwMode="auto">
                    <a:xfrm>
                      <a:off x="0" y="0"/>
                      <a:ext cx="5935345" cy="3818255"/>
                    </a:xfrm>
                    <a:prstGeom prst="rect">
                      <a:avLst/>
                    </a:prstGeom>
                    <a:noFill/>
                  </pic:spPr>
                </pic:pic>
              </a:graphicData>
            </a:graphic>
          </wp:inline>
        </w:drawing>
      </w:r>
    </w:p>
    <w:p w14:paraId="6C824517" w14:textId="77777777" w:rsidR="009B6A1A" w:rsidRDefault="00000000">
      <w:pPr>
        <w:spacing w:line="240" w:lineRule="auto"/>
        <w:ind w:firstLine="0"/>
        <w:rPr>
          <w:b/>
          <w:bCs/>
          <w:sz w:val="18"/>
          <w:szCs w:val="18"/>
        </w:rPr>
      </w:pPr>
      <w:r>
        <w:rPr>
          <w:b/>
          <w:bCs/>
          <w:sz w:val="18"/>
          <w:szCs w:val="18"/>
        </w:rPr>
        <w:t xml:space="preserve">Figure </w:t>
      </w:r>
      <w:r>
        <w:rPr>
          <w:rFonts w:eastAsia="Times New Roman" w:hint="eastAsia"/>
          <w:b/>
          <w:bCs/>
          <w:sz w:val="18"/>
          <w:szCs w:val="18"/>
        </w:rPr>
        <w:t>6</w:t>
      </w:r>
      <w:r>
        <w:rPr>
          <w:b/>
          <w:bCs/>
          <w:sz w:val="18"/>
          <w:szCs w:val="18"/>
        </w:rPr>
        <w:t xml:space="preserve"> N</w:t>
      </w:r>
      <w:r>
        <w:rPr>
          <w:rFonts w:hint="eastAsia"/>
          <w:b/>
          <w:bCs/>
          <w:sz w:val="18"/>
          <w:szCs w:val="18"/>
        </w:rPr>
        <w:t>ovel signature caused by RNase H2 deficiency and topoisomerase-1-associated mutagenesis (TOP1-TAM)</w:t>
      </w:r>
    </w:p>
    <w:p w14:paraId="5CA17CBD" w14:textId="77777777" w:rsidR="009B6A1A" w:rsidRDefault="00000000">
      <w:pPr>
        <w:spacing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3A3B4264" w14:textId="77777777" w:rsidR="009B6A1A" w:rsidRDefault="00000000">
      <w:pPr>
        <w:spacing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0E6EC71B" w14:textId="77777777" w:rsidR="009B6A1A" w:rsidRDefault="00000000">
      <w:pPr>
        <w:spacing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4AD902F1" w14:textId="77777777" w:rsidR="009B6A1A" w:rsidRDefault="009B6A1A">
      <w:pPr>
        <w:ind w:firstLine="0"/>
        <w:rPr>
          <w:rFonts w:ascii="Calibri" w:eastAsia="Times New Roman" w:hAnsi="Calibri" w:cs="Noto Sans Arabic UI"/>
          <w:sz w:val="22"/>
          <w:szCs w:val="22"/>
        </w:rPr>
      </w:pPr>
    </w:p>
    <w:sectPr w:rsidR="009B6A1A">
      <w:footerReference w:type="default" r:id="rId28"/>
      <w:footerReference w:type="first" r:id="rId29"/>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Mo Liu" w:date="2026-08-21T14:53:00Z" w:initials="ML">
    <w:p w14:paraId="55B612C2" w14:textId="77777777" w:rsidR="005B217B" w:rsidRDefault="005B217B" w:rsidP="005B217B">
      <w:pPr>
        <w:pStyle w:val="CommentText"/>
        <w:ind w:firstLine="0"/>
      </w:pPr>
      <w:r>
        <w:rPr>
          <w:rStyle w:val="CommentReference"/>
        </w:rPr>
        <w:annotationRef/>
      </w:r>
      <w:r>
        <w:t xml:space="preserve">The clock-like association was described in the following paragraph. We can either not mention the clock-like in this part, or bring the age-association part earlier. </w:t>
      </w:r>
    </w:p>
  </w:comment>
  <w:comment w:id="24" w:author="Mo Liu" w:date="2026-05-25T13:45:00Z" w:initials="ML">
    <w:p w14:paraId="01000000" w14:textId="77777777" w:rsidR="009B6A1A" w:rsidRDefault="00000000">
      <w:pPr>
        <w:spacing w:line="240" w:lineRule="auto"/>
      </w:pPr>
      <w:r>
        <w:annotationRef/>
      </w:r>
      <w:r>
        <w:rPr>
          <w:rFonts w:ascii="Calibri" w:eastAsia="宋体" w:hAnsi="Calibri" w:cs="Noto Sans Arabic UI"/>
          <w:sz w:val="22"/>
          <w:szCs w:val="22"/>
        </w:rPr>
        <w:t>This is true. But not sure if this worths mentioning?</w:t>
      </w:r>
    </w:p>
  </w:comment>
  <w:comment w:id="25" w:author="Steve Rozen, Ph.D." w:date="2026-05-28T17:52:00Z" w:initials="SR">
    <w:p w14:paraId="02000000" w14:textId="77777777" w:rsidR="009B6A1A" w:rsidRDefault="00000000">
      <w:pPr>
        <w:spacing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6" w:author="Mo Liu" w:date="2026-05-29T16:03:00Z" w:initials="ML">
    <w:p w14:paraId="03000000" w14:textId="77777777" w:rsidR="009B6A1A" w:rsidRDefault="00000000">
      <w:pPr>
        <w:overflowPunct w:val="0"/>
        <w:spacing w:line="240" w:lineRule="auto"/>
      </w:pPr>
      <w:r>
        <w:annotationRef/>
      </w:r>
      <w:r>
        <w:rPr>
          <w:rFonts w:ascii="Calibri" w:eastAsia="宋体" w:hAnsi="Calibri" w:cs="Noto Sans Arabic UI"/>
          <w:sz w:val="22"/>
          <w:szCs w:val="22"/>
        </w:rPr>
        <w:t>I update via email.</w:t>
      </w:r>
    </w:p>
  </w:comment>
  <w:comment w:id="27" w:author="Unknown Author" w:date="2026-07-02T20:23:00Z" w:initials="">
    <w:p w14:paraId="00B92F96" w14:textId="77777777" w:rsidR="009B6A1A" w:rsidRDefault="00000000">
      <w:pPr>
        <w:overflowPunct w:val="0"/>
        <w:spacing w:line="240" w:lineRule="auto"/>
      </w:pPr>
      <w:r>
        <w:annotationRef/>
      </w:r>
      <w:r>
        <w:rPr>
          <w:rFonts w:ascii="Calibri" w:eastAsia="宋体" w:hAnsi="Calibri" w:cs="Noto Sans Arabic UI"/>
          <w:i/>
          <w:sz w:val="16"/>
          <w:szCs w:val="22"/>
        </w:rPr>
        <w:t>Reply to Mo Liu (05/29/2026, 16:03): "..."</w:t>
      </w:r>
    </w:p>
    <w:p w14:paraId="5B6335BA" w14:textId="77777777" w:rsidR="009B6A1A" w:rsidRDefault="00000000">
      <w:pPr>
        <w:overflowPunct w:val="0"/>
        <w:spacing w:before="1621" w:line="240" w:lineRule="auto"/>
      </w:pPr>
      <w:r>
        <w:rPr>
          <w:rFonts w:ascii="Calibri" w:eastAsia="宋体" w:hAnsi="Calibri" w:cs="Noto Sans Arabic UI"/>
          <w:sz w:val="20"/>
          <w:szCs w:val="20"/>
        </w:rPr>
        <w:t>Hi Steve,</w:t>
      </w:r>
    </w:p>
    <w:p w14:paraId="08110F2B" w14:textId="77777777" w:rsidR="009B6A1A" w:rsidRDefault="009B6A1A">
      <w:pPr>
        <w:overflowPunct w:val="0"/>
        <w:spacing w:before="1621" w:line="240" w:lineRule="auto"/>
      </w:pPr>
    </w:p>
    <w:p w14:paraId="117FA776" w14:textId="77777777" w:rsidR="009B6A1A" w:rsidRDefault="00000000">
      <w:pPr>
        <w:overflowPunct w:val="0"/>
        <w:spacing w:before="1621" w:line="240" w:lineRule="auto"/>
      </w:pPr>
      <w:r>
        <w:rPr>
          <w:rFonts w:ascii="Calibri" w:eastAsia="宋体" w:hAnsi="Calibri" w:cs="Noto Sans Arabic UI"/>
          <w:sz w:val="20"/>
          <w:szCs w:val="20"/>
        </w:rPr>
        <w:t>I summarized the topographical annotations available on the COSMIC website.</w:t>
      </w:r>
    </w:p>
    <w:p w14:paraId="69480E3D" w14:textId="77777777" w:rsidR="009B6A1A" w:rsidRDefault="009B6A1A">
      <w:pPr>
        <w:overflowPunct w:val="0"/>
        <w:spacing w:before="1621" w:line="240" w:lineRule="auto"/>
      </w:pPr>
    </w:p>
    <w:p w14:paraId="0C573918" w14:textId="77777777" w:rsidR="009B6A1A" w:rsidRDefault="00000000">
      <w:pPr>
        <w:overflowPunct w:val="0"/>
        <w:spacing w:before="1621" w:line="240" w:lineRule="auto"/>
      </w:pPr>
      <w:r>
        <w:rPr>
          <w:rFonts w:ascii="Calibri" w:eastAsia="宋体" w:hAnsi="Calibri" w:cs="Noto Sans Arabic UI"/>
          <w:sz w:val="20"/>
          <w:szCs w:val="20"/>
        </w:rPr>
        <w:t>In our paper, we examined the following four features: replication strand asymmetry, transcription strand asymmetry, genic strand asymmetry, and replication timing.</w:t>
      </w:r>
    </w:p>
    <w:p w14:paraId="0935F5A9" w14:textId="77777777" w:rsidR="009B6A1A" w:rsidRDefault="009B6A1A">
      <w:pPr>
        <w:overflowPunct w:val="0"/>
        <w:spacing w:before="1621" w:line="240" w:lineRule="auto"/>
      </w:pPr>
    </w:p>
    <w:p w14:paraId="761E00C0" w14:textId="77777777" w:rsidR="009B6A1A" w:rsidRDefault="00000000">
      <w:pPr>
        <w:overflowPunct w:val="0"/>
        <w:spacing w:before="1621" w:line="240" w:lineRule="auto"/>
      </w:pPr>
      <w:r>
        <w:rPr>
          <w:rFonts w:ascii="Calibri" w:eastAsia="宋体" w:hAnsi="Calibri" w:cs="Noto Sans Arabic UI"/>
          <w:sz w:val="20"/>
          <w:szCs w:val="20"/>
        </w:rPr>
        <w:t>On COSMIC, except for ID6, no signature was fully annotated with all four features. So our work indeed provides important topographical annotations for the 83-type signatures.</w:t>
      </w:r>
    </w:p>
    <w:p w14:paraId="780FB3F7" w14:textId="77777777" w:rsidR="009B6A1A" w:rsidRDefault="009B6A1A">
      <w:pPr>
        <w:overflowPunct w:val="0"/>
        <w:spacing w:before="1621" w:line="240" w:lineRule="auto"/>
      </w:pPr>
    </w:p>
    <w:p w14:paraId="0D78126E" w14:textId="77777777" w:rsidR="009B6A1A" w:rsidRDefault="00000000">
      <w:pPr>
        <w:overflowPunct w:val="0"/>
        <w:spacing w:before="1621" w:line="240" w:lineRule="auto"/>
      </w:pPr>
      <w:r>
        <w:rPr>
          <w:rFonts w:ascii="Calibri" w:eastAsia="宋体" w:hAnsi="Calibri" w:cs="Noto Sans Arabic UI"/>
          <w:sz w:val="20"/>
          <w:szCs w:val="20"/>
        </w:rPr>
        <w:t>I’ve summarized the information in the attached file.</w:t>
      </w:r>
    </w:p>
    <w:p w14:paraId="5267B7A3" w14:textId="77777777" w:rsidR="009B6A1A" w:rsidRDefault="00000000">
      <w:pPr>
        <w:overflowPunct w:val="0"/>
        <w:spacing w:before="1621" w:line="240" w:lineRule="auto"/>
      </w:pPr>
      <w:r>
        <w:rPr>
          <w:rFonts w:ascii="Calibri" w:eastAsia="宋体" w:hAnsi="Calibri" w:cs="Noto Sans Arabic UI"/>
          <w:sz w:val="20"/>
          <w:szCs w:val="20"/>
        </w:rPr>
        <w:t>Please let me know if you need more information.</w:t>
      </w:r>
    </w:p>
    <w:p w14:paraId="6FFCD276" w14:textId="77777777" w:rsidR="009B6A1A" w:rsidRDefault="00000000">
      <w:pPr>
        <w:overflowPunct w:val="0"/>
        <w:spacing w:before="1621" w:line="240" w:lineRule="auto"/>
      </w:pPr>
      <w:r>
        <w:rPr>
          <w:rFonts w:ascii="Calibri" w:eastAsia="宋体" w:hAnsi="Calibri" w:cs="Noto Sans Arabic UI"/>
          <w:sz w:val="20"/>
          <w:szCs w:val="20"/>
        </w:rPr>
        <w:t>Thanks,Mo</w:t>
      </w:r>
    </w:p>
    <w:p w14:paraId="5122E86F" w14:textId="77777777" w:rsidR="009B6A1A" w:rsidRDefault="009B6A1A">
      <w:pPr>
        <w:overflowPunct w:val="0"/>
        <w:spacing w:before="1621" w:line="240" w:lineRule="auto"/>
      </w:pPr>
    </w:p>
    <w:p w14:paraId="433BD5FF" w14:textId="77777777" w:rsidR="009B6A1A" w:rsidRDefault="009B6A1A">
      <w:pPr>
        <w:overflowPunct w:val="0"/>
        <w:spacing w:before="1621" w:line="240" w:lineRule="auto"/>
      </w:pPr>
    </w:p>
    <w:p w14:paraId="698D7226" w14:textId="77777777" w:rsidR="009B6A1A" w:rsidRDefault="009B6A1A">
      <w:pPr>
        <w:overflowPunct w:val="0"/>
        <w:spacing w:before="1621" w:line="240" w:lineRule="auto"/>
      </w:pPr>
    </w:p>
    <w:p w14:paraId="726105D3" w14:textId="77777777" w:rsidR="009B6A1A" w:rsidRDefault="009B6A1A">
      <w:pPr>
        <w:overflowPunct w:val="0"/>
        <w:spacing w:before="1621" w:line="240" w:lineRule="auto"/>
      </w:pPr>
    </w:p>
    <w:p w14:paraId="0F2970AF" w14:textId="77777777" w:rsidR="009B6A1A" w:rsidRDefault="009B6A1A">
      <w:pPr>
        <w:overflowPunct w:val="0"/>
        <w:spacing w:before="1621" w:line="240" w:lineRule="auto"/>
      </w:pPr>
    </w:p>
    <w:p w14:paraId="43D494F5" w14:textId="77777777" w:rsidR="009B6A1A" w:rsidRDefault="009B6A1A">
      <w:pPr>
        <w:overflowPunct w:val="0"/>
        <w:spacing w:before="1621" w:line="240" w:lineRule="auto"/>
      </w:pPr>
    </w:p>
    <w:p w14:paraId="4D635B5C" w14:textId="77777777" w:rsidR="009B6A1A" w:rsidRDefault="00000000">
      <w:pPr>
        <w:overflowPunct w:val="0"/>
        <w:spacing w:before="1621" w:line="240" w:lineRule="auto"/>
      </w:pPr>
      <w:r>
        <w:rPr>
          <w:rFonts w:ascii="Calibri" w:eastAsia="宋体" w:hAnsi="Calibri" w:cs="Noto Sans Arabic UI"/>
          <w:sz w:val="20"/>
          <w:szCs w:val="20"/>
        </w:rPr>
        <w:t>See COSMICv3.6 ID topographical annotation.xlsx</w:t>
      </w:r>
    </w:p>
    <w:p w14:paraId="77B4C8E3" w14:textId="77777777" w:rsidR="009B6A1A" w:rsidRDefault="009B6A1A">
      <w:pPr>
        <w:overflowPunct w:val="0"/>
        <w:spacing w:before="1621" w:line="240" w:lineRule="auto"/>
      </w:pPr>
    </w:p>
    <w:p w14:paraId="6D8B9EF4" w14:textId="77777777" w:rsidR="009B6A1A" w:rsidRDefault="009B6A1A">
      <w:pPr>
        <w:overflowPunct w:val="0"/>
        <w:spacing w:before="1621" w:line="240" w:lineRule="auto"/>
      </w:pPr>
    </w:p>
    <w:p w14:paraId="205DE576" w14:textId="77777777" w:rsidR="009B6A1A" w:rsidRDefault="009B6A1A">
      <w:pPr>
        <w:overflowPunct w:val="0"/>
        <w:spacing w:before="1621" w:line="240" w:lineRule="auto"/>
      </w:pPr>
    </w:p>
    <w:p w14:paraId="4D38AC38" w14:textId="77777777" w:rsidR="009B6A1A" w:rsidRDefault="009B6A1A">
      <w:pPr>
        <w:overflowPunct w:val="0"/>
        <w:spacing w:before="1621" w:line="240" w:lineRule="auto"/>
      </w:pPr>
    </w:p>
    <w:p w14:paraId="1233BDB5" w14:textId="77777777" w:rsidR="009B6A1A" w:rsidRDefault="009B6A1A">
      <w:pPr>
        <w:overflowPunct w:val="0"/>
        <w:spacing w:before="1621" w:line="240" w:lineRule="auto"/>
      </w:pPr>
    </w:p>
    <w:p w14:paraId="660188AA" w14:textId="77777777" w:rsidR="009B6A1A" w:rsidRDefault="009B6A1A">
      <w:pPr>
        <w:overflowPunct w:val="0"/>
        <w:spacing w:before="1621" w:line="240" w:lineRule="auto"/>
      </w:pPr>
    </w:p>
    <w:p w14:paraId="63E4DFA3" w14:textId="77777777" w:rsidR="009B6A1A" w:rsidRDefault="009B6A1A">
      <w:pPr>
        <w:overflowPunct w:val="0"/>
        <w:spacing w:before="1621" w:line="240" w:lineRule="auto"/>
      </w:pPr>
    </w:p>
    <w:p w14:paraId="5E64500C" w14:textId="77777777" w:rsidR="009B6A1A" w:rsidRDefault="009B6A1A">
      <w:pPr>
        <w:overflowPunct w:val="0"/>
        <w:spacing w:before="1621" w:line="240" w:lineRule="auto"/>
      </w:pPr>
    </w:p>
    <w:p w14:paraId="495FC269" w14:textId="77777777" w:rsidR="009B6A1A" w:rsidRDefault="009B6A1A">
      <w:pPr>
        <w:overflowPunct w:val="0"/>
        <w:spacing w:before="1621" w:line="240" w:lineRule="auto"/>
      </w:pPr>
    </w:p>
    <w:p w14:paraId="79B21F1E" w14:textId="77777777" w:rsidR="009B6A1A" w:rsidRDefault="009B6A1A">
      <w:pPr>
        <w:overflowPunct w:val="0"/>
        <w:spacing w:before="1621" w:line="240" w:lineRule="auto"/>
      </w:pPr>
    </w:p>
    <w:p w14:paraId="4160AE18" w14:textId="77777777" w:rsidR="009B6A1A" w:rsidRDefault="009B6A1A">
      <w:pPr>
        <w:overflowPunct w:val="0"/>
        <w:spacing w:before="1621" w:line="240" w:lineRule="auto"/>
      </w:pPr>
    </w:p>
    <w:p w14:paraId="3503B3A6" w14:textId="77777777" w:rsidR="009B6A1A" w:rsidRDefault="009B6A1A">
      <w:pPr>
        <w:overflowPunct w:val="0"/>
        <w:spacing w:before="1621" w:line="240" w:lineRule="auto"/>
      </w:pPr>
    </w:p>
    <w:p w14:paraId="6A0FB47B" w14:textId="77777777" w:rsidR="009B6A1A" w:rsidRDefault="009B6A1A">
      <w:pPr>
        <w:overflowPunct w:val="0"/>
        <w:spacing w:before="1621" w:line="240" w:lineRule="auto"/>
      </w:pPr>
    </w:p>
    <w:p w14:paraId="778BAFF7" w14:textId="77777777" w:rsidR="009B6A1A" w:rsidRDefault="009B6A1A">
      <w:pPr>
        <w:overflowPunct w:val="0"/>
        <w:spacing w:before="1621" w:line="240" w:lineRule="auto"/>
      </w:pPr>
    </w:p>
    <w:p w14:paraId="44EA9C67" w14:textId="77777777" w:rsidR="009B6A1A" w:rsidRDefault="009B6A1A">
      <w:pPr>
        <w:overflowPunct w:val="0"/>
        <w:spacing w:before="1621" w:line="240" w:lineRule="auto"/>
      </w:pPr>
    </w:p>
    <w:p w14:paraId="777EF70D" w14:textId="77777777" w:rsidR="009B6A1A" w:rsidRDefault="009B6A1A">
      <w:pPr>
        <w:overflowPunct w:val="0"/>
        <w:spacing w:before="1621" w:line="240" w:lineRule="auto"/>
      </w:pPr>
    </w:p>
    <w:p w14:paraId="5CD8B38B" w14:textId="77777777" w:rsidR="009B6A1A" w:rsidRDefault="009B6A1A">
      <w:pPr>
        <w:overflowPunct w:val="0"/>
        <w:spacing w:before="1621" w:line="240" w:lineRule="auto"/>
      </w:pPr>
    </w:p>
    <w:p w14:paraId="006CC539" w14:textId="77777777" w:rsidR="009B6A1A" w:rsidRDefault="009B6A1A">
      <w:pPr>
        <w:overflowPunct w:val="0"/>
        <w:spacing w:before="1621" w:line="240" w:lineRule="auto"/>
      </w:pPr>
    </w:p>
    <w:p w14:paraId="67D6DA7F" w14:textId="77777777" w:rsidR="009B6A1A" w:rsidRDefault="009B6A1A">
      <w:pPr>
        <w:overflowPunct w:val="0"/>
        <w:spacing w:before="1621" w:line="240" w:lineRule="auto"/>
      </w:pPr>
    </w:p>
    <w:p w14:paraId="38891C38" w14:textId="77777777" w:rsidR="009B6A1A" w:rsidRDefault="009B6A1A">
      <w:pPr>
        <w:overflowPunct w:val="0"/>
        <w:spacing w:before="1621" w:line="240" w:lineRule="auto"/>
      </w:pPr>
    </w:p>
    <w:p w14:paraId="7F0C6CBA" w14:textId="77777777" w:rsidR="009B6A1A" w:rsidRDefault="009B6A1A">
      <w:pPr>
        <w:overflowPunct w:val="0"/>
        <w:spacing w:before="1621" w:line="240" w:lineRule="auto"/>
      </w:pPr>
    </w:p>
    <w:p w14:paraId="1AB41A5A" w14:textId="77777777" w:rsidR="009B6A1A" w:rsidRDefault="009B6A1A">
      <w:pPr>
        <w:overflowPunct w:val="0"/>
        <w:spacing w:before="1621" w:line="240" w:lineRule="auto"/>
      </w:pPr>
    </w:p>
    <w:p w14:paraId="0A63AF10" w14:textId="77777777" w:rsidR="009B6A1A" w:rsidRDefault="009B6A1A">
      <w:pPr>
        <w:overflowPunct w:val="0"/>
        <w:spacing w:before="1621" w:line="240" w:lineRule="auto"/>
      </w:pPr>
    </w:p>
    <w:p w14:paraId="2D3FAD6A" w14:textId="77777777" w:rsidR="009B6A1A" w:rsidRDefault="009B6A1A">
      <w:pPr>
        <w:overflowPunct w:val="0"/>
        <w:spacing w:before="1621" w:line="240" w:lineRule="auto"/>
      </w:pPr>
    </w:p>
    <w:p w14:paraId="7EEC829C" w14:textId="77777777" w:rsidR="009B6A1A" w:rsidRDefault="009B6A1A">
      <w:pPr>
        <w:overflowPunct w:val="0"/>
        <w:spacing w:before="1621" w:line="240" w:lineRule="auto"/>
      </w:pPr>
    </w:p>
    <w:p w14:paraId="04000000" w14:textId="77777777" w:rsidR="009B6A1A" w:rsidRDefault="009B6A1A">
      <w:pPr>
        <w:overflowPunct w:val="0"/>
        <w:spacing w:before="1621" w:line="240" w:lineRule="aut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B612C2" w15:done="0"/>
  <w15:commentEx w15:paraId="01000000" w15:done="0"/>
  <w15:commentEx w15:paraId="02000000" w15:paraIdParent="01000000" w15:done="0"/>
  <w15:commentEx w15:paraId="03000000" w15:paraIdParent="01000000" w15:done="0"/>
  <w15:commentEx w15:paraId="04000000" w15:paraIdParent="010000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9D9204" w16cex:dateUtc="2026-08-21T0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B612C2" w16cid:durableId="2C9D9204"/>
  <w16cid:commentId w16cid:paraId="01000000" w16cid:durableId="01000000"/>
  <w16cid:commentId w16cid:paraId="02000000" w16cid:durableId="02000000"/>
  <w16cid:commentId w16cid:paraId="03000000" w16cid:durableId="03000000"/>
  <w16cid:commentId w16cid:paraId="04000000" w16cid:durableId="04000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6E8D9" w14:textId="77777777" w:rsidR="004C6445" w:rsidRDefault="004C6445">
      <w:pPr>
        <w:spacing w:line="240" w:lineRule="auto"/>
      </w:pPr>
      <w:r>
        <w:separator/>
      </w:r>
    </w:p>
  </w:endnote>
  <w:endnote w:type="continuationSeparator" w:id="0">
    <w:p w14:paraId="4C379778" w14:textId="77777777" w:rsidR="004C6445" w:rsidRDefault="004C64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Segoe UI Symbol"/>
    <w:charset w:val="02"/>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AC314" w14:textId="77777777" w:rsidR="009B6A1A" w:rsidRDefault="00000000">
    <w:pPr>
      <w:pStyle w:val="Footer"/>
      <w:jc w:val="right"/>
    </w:pPr>
    <w:r>
      <w:t xml:space="preserve">Page </w:t>
    </w:r>
  </w:p>
  <w:p w14:paraId="204AB9D9" w14:textId="77777777" w:rsidR="009B6A1A" w:rsidRDefault="009B6A1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386DC" w14:textId="77777777" w:rsidR="009B6A1A" w:rsidRDefault="00000000">
    <w:pPr>
      <w:pStyle w:val="Footer"/>
      <w:jc w:val="right"/>
    </w:pPr>
    <w:r>
      <w:t xml:space="preserve">Page </w:t>
    </w:r>
  </w:p>
  <w:p w14:paraId="68397E8F" w14:textId="77777777" w:rsidR="009B6A1A" w:rsidRDefault="009B6A1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82EFC" w14:textId="77777777" w:rsidR="004C6445" w:rsidRDefault="004C6445">
      <w:pPr>
        <w:spacing w:line="240" w:lineRule="auto"/>
      </w:pPr>
      <w:r>
        <w:separator/>
      </w:r>
    </w:p>
  </w:footnote>
  <w:footnote w:type="continuationSeparator" w:id="0">
    <w:p w14:paraId="326A2703" w14:textId="77777777" w:rsidR="004C6445" w:rsidRDefault="004C64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987"/>
    <w:multiLevelType w:val="multilevel"/>
    <w:tmpl w:val="BFC8E1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0103E70"/>
    <w:multiLevelType w:val="multilevel"/>
    <w:tmpl w:val="F95CE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A105989"/>
    <w:multiLevelType w:val="multilevel"/>
    <w:tmpl w:val="46D8196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65496542">
    <w:abstractNumId w:val="0"/>
  </w:num>
  <w:num w:numId="2" w16cid:durableId="361514434">
    <w:abstractNumId w:val="2"/>
  </w:num>
  <w:num w:numId="3" w16cid:durableId="7545934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1A"/>
    <w:rsid w:val="004C6445"/>
    <w:rsid w:val="005B217B"/>
    <w:rsid w:val="009B6A1A"/>
    <w:rsid w:val="00A8785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EA0A4051-6DDE-4D05-B0C3-7CE8C708C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o.liu@gzhmu.edu.cn" TargetMode="External"/><Relationship Id="rId13" Type="http://schemas.microsoft.com/office/2016/09/relationships/commentsIds" Target="commentsIds.xml"/><Relationship Id="rId18" Type="http://schemas.openxmlformats.org/officeDocument/2006/relationships/hyperlink" Target="https://doi.org/10.1016/j.celrep.2023.112930"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www.synapse.org/"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bmcbioinformatics.biomedcentral.com/articles/10.1186/s12859-020-03772-3"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cancer.sanger.ac.uk/signatures/id/" TargetMode="External"/><Relationship Id="rId20" Type="http://schemas.openxmlformats.org/officeDocument/2006/relationships/hyperlink" Target="https://genomebiology.biomedcentral.com/articles/10.1186/s13059-018-1509-y"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cc.icgc.org/releases/current/Projects/" TargetMode="External"/><Relationship Id="rId23" Type="http://schemas.openxmlformats.org/officeDocument/2006/relationships/image" Target="media/image3.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hgdownload.cse.ucsc.edu/goldenPath/hg19/encodeDCC/wgEncodeUwRepliSeq/" TargetMode="Externa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mailto:steverozen@pm.me" TargetMode="External"/><Relationship Id="rId14" Type="http://schemas.microsoft.com/office/2018/08/relationships/commentsExtensible" Target="commentsExtensible.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3B8A7-3D09-4EA8-9851-184CDC813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39</Pages>
  <Words>12171</Words>
  <Characters>69380</Characters>
  <Application>Microsoft Office Word</Application>
  <DocSecurity>0</DocSecurity>
  <Lines>578</Lines>
  <Paragraphs>162</Paragraphs>
  <ScaleCrop>false</ScaleCrop>
  <Company/>
  <LinksUpToDate>false</LinksUpToDate>
  <CharactersWithSpaces>81389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2026-08-21T06:54:00Z</dcterms:created>
  <dcterms:modified xsi:type="dcterms:W3CDTF">2026-08-21T06:54:00Z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G."}],"issued":{"date-parts":[["2018",5,1]]}}},{"id":"PMO89rMQ/WbqNbVto","uris":["http://zotero.org/users/14858941/items/Q53JF7HS"],"itemData":{"id":523,"type":"article-journal","abstract":"Afla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2020)","dontUpdate":true,"noteIndex":0},"citationItems":[{"id":"PMO89rMQ/aNAbTY79","uris":["http://zotero.org/users/14858941/items/6QYA9AF9"],"itemData":{"id":707,"type":"article-journal","abstract":"Cisplatin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G."}],"issued":{"date-parts":[["2017"]]}}},{"id":"PMO89rMQ/oujelEgt","uris":["http://zotero.org/users/14858941/items/68A8PI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inal","given":"Serena"}],"issued":{"date-parts":[["2019",5,2]]}}},{"id":"PMO89rMQ/XR9d53Lo","uris":["http://zotero.org/users/14858941/items/ZHYU7DND"],"itemData":{"id":723,"type":"article-journal","abstract":"Human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H."}],"issued":{"date-parts":[["2024",2,19]]}}},{"id":"PMO89rMQ/roliEg5N","uris":["http://zotero.org/users/14858941/items/JN7Q4RD4"],"itemData":{"id":724,"type":"article-journal","container-title":"Nature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{"citationID":"mlBPPOsb","properties":{"formattedCitation":"(Alexandrov et al. 2020a, 2014; Nik-Zainal et al. 2012; Chen et al. 2024; Koh et al. 2025; Degasperi et al. 2022; Jin et al. 2024)","plainCitation":"(Alexandrov et al. 20</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vt:lpwstr>
  </property>
  <property fmtid="{D5CDD505-2E9C-101B-9397-08002B2CF9AE}" pid="130" name="ZOTERO_BREF_DDRXI6EgPLjA_12">
    <vt:lpwstr>n"},{"family":"Wheeler","given":"David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vt:lpwstr>
  </property>
  <property fmtid="{D5CDD505-2E9C-101B-9397-08002B2CF9AE}" pid="133" name="ZOTERO_BREF_DDRXI6EgPLjA_15">
    <vt:lpwstr>ael R."},{"family":"Teh","given":"Bin Tean"},{"family":"Vázquez-García","given":"Ignacio"},{"family":"Yousif","given":"Fouad"},{"family":"Yu","given":"Willie"}],"issued":{"date-parts":[["2020",2,6]]}}},{"id":"PMO89rMQ/nCqhQJtI","uris":["http://zotero.org/</vt:lpwstr>
  </property>
  <property fmtid="{D5CDD505-2E9C-101B-9397-08002B2CF9AE}" pid="134" name="ZOTERO_BREF_DDRXI6EgPLjA_16">
    <vt:lpwstr>users/14858941/items/RRYFUNRP"],"itemData":{"id":"gj4P5laD/Y3l1rOFl","type":"article-journal","DOI":"10.1038/nature12477.Signatures","issue":"7463","page":"415-421","title":"Signatures of mutational processes in human cancer","volume":"500","author":[{"fa</vt:lpwstr>
  </property>
  <property fmtid="{D5CDD505-2E9C-101B-9397-08002B2CF9AE}" pid="135" name="ZOTERO_BREF_DDRXI6EgPLjA_17">
    <vt:lpwstr>mily":"Alexandrov","given":"Ludmil B"},{"family":"Nik-zainal","given":"Serena"},{"family":"Wedge","given":"David C"},{"family":"Aparicio","given":"Samuel A J R"}],"issued":{"date-parts":[["2014"]]}}},{"id":"PMO89rMQ/dVkMhkxN","uris":["http://zotero.org/us</vt:lpwstr>
  </property>
  <property fmtid="{D5CDD505-2E9C-101B-9397-08002B2CF9AE}" pid="136" name="ZOTERO_BREF_DDRXI6EgPLjA_18">
    <vt:lpwstr>ers/14858941/items/VJYSVGFQ"],"itemData":{"id":"gj4P5laD/5jvEXMu2","type":"article-journal","abstract":"All cancers carry somatic mutations. The patterns of mutation in cancer genomes reflect the DNA damage and repair processes to which cancer cells and t</vt:lpwstr>
  </property>
  <property fmtid="{D5CDD505-2E9C-101B-9397-08002B2CF9AE}" pid="137" name="ZOTERO_BREF_DDRXI6EgPLjA_19">
    <vt:lpwstr>heir precursors have been exposed. To explore these mechanisms further, we generated catalogs of somatic mutation from 21 breast cancers and applied mathematical methods to extract mutational signatures of the underlying processes. Multiple distinct singl</vt:lpwstr>
  </property>
  <property fmtid="{D5CDD505-2E9C-101B-9397-08002B2CF9AE}" pid="138" name="ZOTERO_BREF_DDRXI6EgPLjA_2">
    <vt:lpwstr>20a, 2014; Nik-Zainal et al. 2012; Chen et al. 2024; Koh et al. 2025; Degasperi et al. 2022; Jin et al. 2024)","noteIndex":0},"citationItems":[{"id":"PMO89rMQ/3C7FmZuM","uris":["http://zotero.org/users/14858941/items/D4J6FKUG"],"itemData":{"id":"gj4P5laD/</vt:lpwstr>
  </property>
  <property fmtid="{D5CDD505-2E9C-101B-9397-08002B2CF9AE}" pid="139" name="ZOTERO_BREF_DDRXI6EgPLjA_20">
    <vt:lpwstr>e- and double-nucleotide substitution signatures were discernible. Cancers with BRCA1 or BRCA2 mutations exhibited a characteristic combination of substitution mutation signatures and a distinctive profile of deletions. Complex relationships between somat</vt:lpwstr>
  </property>
  <property fmtid="{D5CDD505-2E9C-101B-9397-08002B2CF9AE}" pid="140" name="ZOTERO_BREF_DDRXI6EgPLjA_21">
    <vt:lpwstr>ic mutation prevalence and transcription were detected. A remarkable phenomenon of localized hypermutation, termed \"kataegis,\" was observed. Regions of kataegis differed between cancers but usually colocalized with somatic rearrangements. Base substitut</vt:lpwstr>
  </property>
  <property fmtid="{D5CDD505-2E9C-101B-9397-08002B2CF9AE}" pid="141" name="ZOTERO_BREF_DDRXI6EgPLjA_22">
    <vt:lpwstr>ions in these regions were almost exclusively of cytosine at TpC dinucleotides. The mechanisms underlying most of these mutational signatures are unknown. However, a role for the APOBEC family of cytidine deaminases is proposed. © 2012 Elsevier Inc.","con</vt:lpwstr>
  </property>
  <property fmtid="{D5CDD505-2E9C-101B-9397-08002B2CF9AE}" pid="142" name="ZOTERO_BREF_DDRXI6EgPLjA_23">
    <vt:lpwstr>tainer-title":"Cell","DOI":"10.1016/j.cell.2012.04.024","ISSN":"00928674","issue":"5","note":"PMID: 22608084\nISBN: 1097-4172 (Electronic)\\r0092-8674 (Linking)","page":"979-993","title":"Mutational processes molding the genomes of 21 breast cancers","vol</vt:lpwstr>
  </property>
  <property fmtid="{D5CDD505-2E9C-101B-9397-08002B2CF9AE}" pid="143" name="ZOTERO_BREF_DDRXI6EgPLjA_24">
    <vt:lpwstr>ume":"149","author":[{"family":"Nik-Zainal","given":"Serena"},{"family":"Alexandrov","given":"Ludmil B."},{"family":"Wedge","given":"David C."},{"family":"Van Loo","given":"Peter"},{"family":"Greenman","given":"Christopher D."},{"family":"Raine","given":"</vt:lpwstr>
  </property>
  <property fmtid="{D5CDD505-2E9C-101B-9397-08002B2CF9AE}" pid="144" name="ZOTERO_BREF_DDRXI6EgPLjA_25">
    <vt:lpwstr>Keiran"},{"family":"Jones","given":"David"},{"family":"Hinton","given":"Jonathan"},{"family":"Marshall","given":"John"},{"family":"Stebbings","given":"Lucy A."},{"family":"Menzies","given":"Andrew"},{"family":"Martin","given":"Sancha"},{"family":"Leung","</vt:lpwstr>
  </property>
  <property fmtid="{D5CDD505-2E9C-101B-9397-08002B2CF9AE}" pid="145" name="ZOTERO_BREF_DDRXI6EgPLjA_26">
    <vt:lpwstr>given":"Kenric"},{"family":"Chen","given":"Lina"},{"family":"Leroy","given":"Catherine"},{"family":"Ramakrishna","given":"Manasa"},{"family":"Rance","given":"Richard"},{"family":"Lau","given":"King Wai"},{"family":"Mudie","given":"Laura J."},{"family":"Va</vt:lpwstr>
  </property>
  <property fmtid="{D5CDD505-2E9C-101B-9397-08002B2CF9AE}" pid="146" name="ZOTERO_BREF_DDRXI6EgPLjA_27">
    <vt:lpwstr>rela","given":"Ignacio"},{"family":"McBride","given":"David J."},{"family":"Bignell","given":"Graham R."},{"family":"Cooke","given":"Susanna L."},{"family":"Shlien","given":"Adam"},{"family":"Gamble","given":"John"},{"family":"Whitmore","given":"Ian"},{"f</vt:lpwstr>
  </property>
  <property fmtid="{D5CDD505-2E9C-101B-9397-08002B2CF9AE}" pid="147" name="ZOTERO_BREF_DDRXI6EgPLjA_28">
    <vt:lpwstr>amily":"Maddison","given":"Mark"},{"family":"Tarpey","given":"Patrick S."},{"family":"Davies","given":"Helen R."},{"family":"Papaemmanuil","given":"Elli"},{"family":"Stephens","given":"Philip J."},{"family":"McLaren","given":"Stuart"},{"family":"Butler","</vt:lpwstr>
  </property>
  <property fmtid="{D5CDD505-2E9C-101B-9397-08002B2CF9AE}" pid="148" name="ZOTERO_BREF_DDRXI6EgPLjA_29">
    <vt:lpwstr>given":"Adam P."},{"family":"Teague","given":"Jon W."},{"family":"Jönsson","given":"Göran"},{"family":"Garber","given":"Judy E."},{"family":"Silver","given":"Daniel"},{"family":"Miron","given":"Penelope"},{"family":"Fatima","given":"Aquila"},{"family":"Bo</vt:lpwstr>
  </property>
  <property fmtid="{D5CDD505-2E9C-101B-9397-08002B2CF9AE}" pid="149" name="ZOTERO_BREF_DDRXI6EgPLjA_3">
    <vt:lpwstr>1z9WhJDP","type":"article-journal","abstract":"Somatic mutations in cancer genomes are caused by multiple mutational processes, each of which generates a characteristic mutational signature1. Here, as part of the Pan-Cancer Analysis of Whole Genomes (PCAW</vt:lpwstr>
  </property>
  <property fmtid="{D5CDD505-2E9C-101B-9397-08002B2CF9AE}" pid="150" name="ZOTERO_BREF_DDRXI6EgPLjA_30">
    <vt:lpwstr>yault","given":"Sandrine"},{"family":"Langerod","given":"Anita"},{"family":"Tutt","given":"Andrew"},{"family":"Martens","given":"John W.M."},{"family":"Aparicio","given":"Samuel A.J.R."},{"family":"Borg","given":"Åke"},{"family":"Salomon","given":"Anne Vi</vt:lpwstr>
  </property>
  <property fmtid="{D5CDD505-2E9C-101B-9397-08002B2CF9AE}" pid="151" name="ZOTERO_BREF_DDRXI6EgPLjA_31">
    <vt:lpwstr>ncent"},{"family":"Thomas","given":"Gilles"},{"family":"Borresen-Dale","given":"Anne Lise"},{"family":"Richardson","given":"Andrea L."},{"family":"Neuberger","given":"Michael S."},{"family":"Futreal","given":"P. Andrew"},{"family":"Campbell","given":"Pete</vt:lpwstr>
  </property>
  <property fmtid="{D5CDD505-2E9C-101B-9397-08002B2CF9AE}" pid="152" name="ZOTERO_BREF_DDRXI6EgPLjA_32">
    <vt:lpwstr>r J."},{"family":"Stratton","given":"Michael R."}],"issued":{"date-parts":[["2012"]]}}},{"id":"PMO89rMQ/aoduROvZ","uris":["http://zotero.org/users/14858941/items/U9IWAMHL"],"itemData":{"id":"gj4P5laD/OBMuyqOl","type":"article-journal","abstract":"Over hal</vt:lpwstr>
  </property>
  <property fmtid="{D5CDD505-2E9C-101B-9397-08002B2CF9AE}" pid="153" name="ZOTERO_BREF_DDRXI6EgPLjA_33">
    <vt:lpwstr>f of hepatocellular carcinoma (HCC) cases diagnosed worldwide are in China1–3. However, whole-genome analysis of hepatitis B virus (HBV)-associated HCC in Chinese individuals is limited4–8, with current analyses of HCC mainly from non-HBV-enriched populat</vt:lpwstr>
  </property>
  <property fmtid="{D5CDD505-2E9C-101B-9397-08002B2CF9AE}" pid="154" name="ZOTERO_BREF_DDRXI6EgPLjA_34">
    <vt:lpwstr>ions9,10. Here we initiated the Chinese Liver Cancer Atlas (CLCA) project and performed deep whole-genome sequencing (average depth, 120×) of 494 HCC tumours. We identified 6 coding and 28 non-coding previously undescribed driver candidates. Five previous</vt:lpwstr>
  </property>
  <property fmtid="{D5CDD505-2E9C-101B-9397-08002B2CF9AE}" pid="155" name="ZOTERO_BREF_DDRXI6EgPLjA_35">
    <vt:lpwstr>ly undescribed mutational signatures were found, including aristolochic-acid-associated indel and doublet base signatures, and a single-base-substitution signature that we termed SBS_H8. Pentanucleotide context analysis and experimental validation confirm</vt:lpwstr>
  </property>
  <property fmtid="{D5CDD505-2E9C-101B-9397-08002B2CF9AE}" pid="156" name="ZOTERO_BREF_DDRXI6EgPLjA_36">
    <vt:lpwstr>ed that SBS_H8 was distinct to the aristolochic-acid-associated SBS22. Notably, HBV integrations could take the form of extrachromosomal circular DNA, resulting in elevated copy numbers and gene expression. Our high-depth data also enabled us to character</vt:lpwstr>
  </property>
  <property fmtid="{D5CDD505-2E9C-101B-9397-08002B2CF9AE}" pid="157" name="ZOTERO_BREF_DDRXI6EgPLjA_37">
    <vt:lpwstr>ize subclonal clustered alterations, including chromothripsis, chromoplexy and kataegis, suggesting that these catastrophic events could also occur in late stages of hepatocarcinogenesis. Pathway analysis of all classes of alterations further linked non-c</vt:lpwstr>
  </property>
  <property fmtid="{D5CDD505-2E9C-101B-9397-08002B2CF9AE}" pid="158" name="ZOTERO_BREF_DDRXI6EgPLjA_38">
    <vt:lpwstr>oding mutations to dysregulation of liver metabolism. Finally, we performed in vitro and in vivo assays to show that fibrinogen alpha chain (FGA), determined as both a candidate coding and non-coding driver, regulates HCC progression and metastasis. Our C</vt:lpwstr>
  </property>
  <property fmtid="{D5CDD505-2E9C-101B-9397-08002B2CF9AE}" pid="159" name="ZOTERO_BREF_DDRXI6EgPLjA_39">
    <vt:lpwstr>LCA study depicts a detailed genomic landscape and evolutionary history of HCC in Chinese individuals, providing important clinical implications.","container-title":"Nature","DOI":"10.1038/s41586-024-07054-3","ISSN":"14764687","language":"en-US","note":"p</vt:lpwstr>
  </property>
  <property fmtid="{D5CDD505-2E9C-101B-9397-08002B2CF9AE}" pid="160" name="ZOTERO_BREF_DDRXI6EgPLjA_4">
    <vt:lpwstr>G) Consortium2 of the International Cancer Genome Consortium (ICGC) and The Cancer Genome Atlas (TCGA), we characterized mutational signatures using 84,729,690 somatic mutations from 4,645 whole-genome and 19,184 exome sequences that encompass most types </vt:lpwstr>
  </property>
  <property fmtid="{D5CDD505-2E9C-101B-9397-08002B2CF9AE}" pid="161" name="ZOTERO_BREF_DDRXI6EgPLjA_40">
    <vt:lpwstr>ublisher: Nature Research","title":"Deep whole-genome analysis of 494 hepatocellular carcinomas","author":[{"family":"Chen","given":"Lei"},{"family":"Zhang","given":"Chong"},{"family":"Xue","given":"Ruidong"},{"family":"Liu","given":"Mo"},{"family":"Bai",</vt:lpwstr>
  </property>
  <property fmtid="{D5CDD505-2E9C-101B-9397-08002B2CF9AE}" pid="162" name="ZOTERO_BREF_DDRXI6EgPLjA_41">
    <vt:lpwstr>"given":"Jian"},{"family":"Bao","given":"Jinxia"},{"family":"Wang","given":"Yin"},{"family":"Jiang","given":"Nanhai"},{"family":"Li","given":"Zhixuan"},{"family":"Wang","given":"Wenwen"},{"family":"Wang","given":"Ruiru"},{"family":"Zheng","given":"Bo"},{"</vt:lpwstr>
  </property>
  <property fmtid="{D5CDD505-2E9C-101B-9397-08002B2CF9AE}" pid="163" name="ZOTERO_BREF_DDRXI6EgPLjA_42">
    <vt:lpwstr>family":"Yang","given":"Airong"},{"family":"Hu","given":"Ji"},{"family":"Liu","given":"Ke"},{"family":"Shen","given":"Siyun"},{"family":"Zhang","given":"Yangqianwen"},{"family":"Bai","given":"Mixue"},{"family":"Wang","given":"Yan"},{"family":"Zhu","given"</vt:lpwstr>
  </property>
  <property fmtid="{D5CDD505-2E9C-101B-9397-08002B2CF9AE}" pid="164" name="ZOTERO_BREF_DDRXI6EgPLjA_43">
    <vt:lpwstr>:"Yanjing"},{"family":"Yang","given":"Shuai"},{"family":"Gao","given":"Qiang"},{"family":"Gu","given":"Jin"},{"family":"Gao","given":"Dong"},{"family":"Wang","given":"Xin Wei"},{"family":"Nakagawa","given":"Hidewaki"},{"family":"Zhang","given":"Ning"},{"f</vt:lpwstr>
  </property>
  <property fmtid="{D5CDD505-2E9C-101B-9397-08002B2CF9AE}" pid="165" name="ZOTERO_BREF_DDRXI6EgPLjA_44">
    <vt:lpwstr>amily":"Wu","given":"Lin"},{"family":"Rozen","given":"Steven G."},{"family":"Bai","given":"Fan"},{"family":"Wang","given":"Hongyang"}],"issued":{"date-parts":[["2024",3,21]]}}},{"id":11805,"uris":["http://zotero.org/groups/6195561/items/NPIKTAJU"],"itemDa</vt:lpwstr>
  </property>
  <property fmtid="{D5CDD505-2E9C-101B-9397-08002B2CF9AE}" pid="166" name="ZOTERO_BREF_DDRXI6EgPLjA_45">
    <vt:lpwstr>ta":{"id":11805,"type":"article-journal","abstract":"Abstract\n            Despite their deleterious effects, small insertions and deletions (InDels) have received far less attention than substitutions. Here we generated isogenic CRISPR-edited human cellu</vt:lpwstr>
  </property>
  <property fmtid="{D5CDD505-2E9C-101B-9397-08002B2CF9AE}" pid="167" name="ZOTERO_BREF_DDRXI6EgPLjA_46">
    <vt:lpwstr>lar models of postreplicative repair dysfunction (PRRd), including individual and combined gene edits of DNA mismatch repair (MMR) and replicative polymerases (Pol ε and Pol δ). Unique, diverse InDel mutational footprints were revealed. However, the preva</vt:lpwstr>
  </property>
  <property fmtid="{D5CDD505-2E9C-101B-9397-08002B2CF9AE}" pid="168" name="ZOTERO_BREF_DDRXI6EgPLjA_47">
    <vt:lpwstr>iling InDel classification framework was unable to discriminate these InDel signatures from background mutagenesis and from each other. To address this, we developed an alternative InDel classification system that considers flanking sequences and informat</vt:lpwstr>
  </property>
  <property fmtid="{D5CDD505-2E9C-101B-9397-08002B2CF9AE}" pid="169" name="ZOTERO_BREF_DDRXI6EgPLjA_48">
    <vt:lpwstr>ive motifs (for example, longer homopolymers), enabling unambiguous InDel classification into 89 subtypes. Through focused characterization of seven tumor types from the 100,000 Genomes Project, we uncovered 37 InDel signatures; 27 were new. In addition t</vt:lpwstr>
  </property>
  <property fmtid="{D5CDD505-2E9C-101B-9397-08002B2CF9AE}" pid="170" name="ZOTERO_BREF_DDRXI6EgPLjA_49">
    <vt:lpwstr>o unveiling previously hidden biological insights, we also developed PRRDetect—a highly specific classifier of PRRd status in tumors, with potential implications for immunotherapies.","container-title":"Nature Genetics","DOI":"10.1038/s41588-025-02152-y",</vt:lpwstr>
  </property>
  <property fmtid="{D5CDD505-2E9C-101B-9397-08002B2CF9AE}" pid="171" name="ZOTERO_BREF_DDRXI6EgPLjA_5">
    <vt:lpwstr>of cancer. We identified 49 single-base-substitution, 11 doublet-base-substitution, 4 clustered-base-substitution and 17 small insertion-and-deletion signatures. The substantial size of our dataset, compared with previous analyses3–15, enabled the discove</vt:lpwstr>
  </property>
  <property fmtid="{D5CDD505-2E9C-101B-9397-08002B2CF9AE}" pid="172" name="ZOTERO_BREF_DDRXI6EgPLjA_50">
    <vt:lpwstr>"ISSN":"1061-4036, 1546-1718","journalAbbreviation":"Nat Genet","language":"en","PMID":"40210680","PMCID":"PMC12081297","source":"DOI.org (Crossref)","title":"A redefined InDel taxonomy provides insights into mutational signatures","URL":"https://www.natu</vt:lpwstr>
  </property>
  <property fmtid="{D5CDD505-2E9C-101B-9397-08002B2CF9AE}" pid="173" name="ZOTERO_BREF_DDRXI6EgPLjA_51">
    <vt:lpwstr>re.com/articles/s41588-025-02152-y","author":[{"family":"Koh","given":"Gene Ching Chiek"},{"family":"Nanda","given":"Arjun Scott"},{"family":"Rinaldi","given":"Giuseppe"},{"family":"Boushaki","given":"Soraya"},{"family":"Degasperi","given":"Andrea"},{"fam</vt:lpwstr>
  </property>
  <property fmtid="{D5CDD505-2E9C-101B-9397-08002B2CF9AE}" pid="174" name="ZOTERO_BREF_DDRXI6EgPLjA_52">
    <vt:lpwstr>ily":"Badja","given":"Cherif"},{"family":"Pregnall","given":"Andrew Marcel"},{"family":"Zhao","given":"Salome Jingchen"},{"family":"Chmelova","given":"Lucia"},{"family":"Black","given":"Daniella"},{"family":"Heskin","given":"Laura"},{"family":"Dias","give</vt:lpwstr>
  </property>
  <property fmtid="{D5CDD505-2E9C-101B-9397-08002B2CF9AE}" pid="175" name="ZOTERO_BREF_DDRXI6EgPLjA_53">
    <vt:lpwstr>n":"João"},{"family":"Young","given":"Jamie"},{"family":"Memari","given":"Yasin"},{"family":"Shooter","given":"Scott"},{"family":"Czarnecki","given":"Jan"},{"family":"Brown","given":"Matthew Arthur"},{"family":"Davies","given":"Helen Ruth"},{"family":"Zou</vt:lpwstr>
  </property>
  <property fmtid="{D5CDD505-2E9C-101B-9397-08002B2CF9AE}" pid="176" name="ZOTERO_BREF_DDRXI6EgPLjA_54">
    <vt:lpwstr>","given":"Xueqing"},{"family":"Nik-Zainal","given":"Serena"}],"accessed":{"date-parts":[["2025",5,13]]},"issued":{"date-parts":[["2025",4,10]]}}},{"id":11840,"uris":["http://zotero.org/groups/6195561/items/MLUPVIFK"],"itemData":{"id":11840,"type":"articl</vt:lpwstr>
  </property>
  <property fmtid="{D5CDD505-2E9C-101B-9397-08002B2CF9AE}" pid="177" name="ZOTERO_BREF_DDRXI6EgPLjA_55">
    <vt:lpwstr>e-journal","abstract":"Whole-genome sequencing (WGS) permits comprehensive cancer genome analyses, revealing mutational signatures, imprints of DNA damage, and repair processes that have arisen in each patient’s cancer. We performed mutational signature a</vt:lpwstr>
  </property>
  <property fmtid="{D5CDD505-2E9C-101B-9397-08002B2CF9AE}" pid="178" name="ZOTERO_BREF_DDRXI6EgPLjA_56">
    <vt:lpwstr>nalyses on 12,222 whole-genome–sequenced tumor-normal matched pairs from patients recruited via the UK National Health Service (NHS). We contrasted our results with two independent cancer WGS datasets—from the International Cancer Genome Consortium (ICGC)</vt:lpwstr>
  </property>
  <property fmtid="{D5CDD505-2E9C-101B-9397-08002B2CF9AE}" pid="179" name="ZOTERO_BREF_DDRXI6EgPLjA_57">
    <vt:lpwstr> and the Hartwig Medical Foundation (HMF)—involving 18,640 whole-genome–sequenced cancers in total. Our analyses add 40 single and 18 double substitution signatures to the current mutational signature tally. We show for each organ that cancers have a limi</vt:lpwstr>
  </property>
  <property fmtid="{D5CDD505-2E9C-101B-9397-08002B2CF9AE}" pid="180" name="ZOTERO_BREF_DDRXI6EgPLjA_58">
    <vt:lpwstr>ted number of common signatures and a long tail of rare signatures, and we provide a practical solution for applying this concept of common versus rare signatures to future analyses.","container-title":"Science","DOI":"10.1126/science.abl9283","ISSN":"109</vt:lpwstr>
  </property>
  <property fmtid="{D5CDD505-2E9C-101B-9397-08002B2CF9AE}" pid="181" name="ZOTERO_BREF_DDRXI6EgPLjA_59">
    <vt:lpwstr>59203","issue":"6591","PMID":"35949260","publisher":"American Association for the Advancement of Science","title":"Substitution mutational signatures in whole-genome–sequenced cancers in the UK population","volume":"376","author":[{"family":"Degasperi","g</vt:lpwstr>
  </property>
  <property fmtid="{D5CDD505-2E9C-101B-9397-08002B2CF9AE}" pid="182" name="ZOTERO_BREF_DDRXI6EgPLjA_6">
    <vt:lpwstr>ry of new signatures, the separation of overlapping signatures and the decomposition of signatures into components that may represent associated—but distinct—DNA damage, repair and/or replication mechanisms. By estimating the contribution of each signatur</vt:lpwstr>
  </property>
  <property fmtid="{D5CDD505-2E9C-101B-9397-08002B2CF9AE}" pid="183" name="ZOTERO_BREF_DDRXI6EgPLjA_60">
    <vt:lpwstr>iven":"Andrea"},{"family":"Zou","given":"Xueqing"},{"family":"Amarante","given":"Tauanne Dias"},{"family":"Martinez-Martinez","given":"Andrea"},{"family":"Koh","given":"Gene Ching Chiek"},{"family":"Dias","given":"João M.L."},{"family":"Heskin","given":"L</vt:lpwstr>
  </property>
  <property fmtid="{D5CDD505-2E9C-101B-9397-08002B2CF9AE}" pid="184" name="ZOTERO_BREF_DDRXI6EgPLjA_61">
    <vt:lpwstr>aura"},{"family":"Chmelova","given":"Lucia"},{"family":"Rinaldi","given":"Giuseppe"},{"family":"Wang","given":"Valerie Ya Wen"},{"family":"Nanda","given":"Arjun S."},{"family":"Bernstein","given":"Aaron"},{"family":"Momen","given":"Sophie E."},{"family":"</vt:lpwstr>
  </property>
  <property fmtid="{D5CDD505-2E9C-101B-9397-08002B2CF9AE}" pid="185" name="ZOTERO_BREF_DDRXI6EgPLjA_62">
    <vt:lpwstr>Young","given":"Jamie"},{"family":"Perez-Gil","given":"Daniel"},{"family":"Memari","given":"Yasin"},{"family":"Badja","given":"Cherif"},{"family":"Shooter","given":"Scott"},{"family":"Czarnecki","given":"Jan"},{"family":"Brown","given":"Matthew A."},{"fam</vt:lpwstr>
  </property>
  <property fmtid="{D5CDD505-2E9C-101B-9397-08002B2CF9AE}" pid="186" name="ZOTERO_BREF_DDRXI6EgPLjA_63">
    <vt:lpwstr>ily":"Davies","given":"Helen R."},{"family":"Nik-Zainal","given":"Serena"}],"issued":{"date-parts":[["2022",4,22]]}}},{"id":11839,"uris":["http://zotero.org/groups/6195561/items/DCEPLWPD"],"itemData":{"id":11839,"type":"article-journal","abstract":"Mutati</vt:lpwstr>
  </property>
  <property fmtid="{D5CDD505-2E9C-101B-9397-08002B2CF9AE}" pid="187" name="ZOTERO_BREF_DDRXI6EgPLjA_64">
    <vt:lpwstr>onal signature analysis is a recent computational approach for interpreting somatic mutations in the genome. Its application to cancer data has enhanced our understanding of mutational forces driving tumorigenesis and demonstrated its potential to inform </vt:lpwstr>
  </property>
  <property fmtid="{D5CDD505-2E9C-101B-9397-08002B2CF9AE}" pid="188" name="ZOTERO_BREF_DDRXI6EgPLjA_65">
    <vt:lpwstr>prognosis and treatment decisions. However, methodological challenges remain for discovering new signatures and assigning proper weights to existing signatures, thereby hindering broader clinical applications. Here we present Mutational Signature Calculat</vt:lpwstr>
  </property>
  <property fmtid="{D5CDD505-2E9C-101B-9397-08002B2CF9AE}" pid="189" name="ZOTERO_BREF_DDRXI6EgPLjA_66">
    <vt:lpwstr>or (MuSiCal), a rigorous analytical framework with algorithms that solve major problems in the standard workflow. Our simulation studies demonstrate that MuSiCal outperforms state-of-the-art algorithms for both signature discovery and assignment. By reana</vt:lpwstr>
  </property>
  <property fmtid="{D5CDD505-2E9C-101B-9397-08002B2CF9AE}" pid="190" name="ZOTERO_BREF_DDRXI6EgPLjA_67">
    <vt:lpwstr>lyzing more than 2,700 cancer genomes, we provide an improved catalog of signatures and their assignments, discover nine indel signatures absent in the current catalog, resolve long-standing issues with the ambiguous ‘flat’ signatures and give insights in</vt:lpwstr>
  </property>
  <property fmtid="{D5CDD505-2E9C-101B-9397-08002B2CF9AE}" pid="191" name="ZOTERO_BREF_DDRXI6EgPLjA_68">
    <vt:lpwstr>to signatures with unknown etiologies. We expect MuSiCal and the improved catalog to be a step towards establishing best practices for mutational signature analysis.","container-title":"Nature Genetics","DOI":"10.1038/s41588-024-01659-0","ISSN":"15461718"</vt:lpwstr>
  </property>
  <property fmtid="{D5CDD505-2E9C-101B-9397-08002B2CF9AE}" pid="192" name="ZOTERO_BREF_DDRXI6EgPLjA_69">
    <vt:lpwstr>,"issue":"3","page":"541-552","PMID":"38361034","publisher":"Nature Research","title":"Accurate and sensitive mutational signature analysis with MuSiCal","volume":"56","author":[{"family":"Jin","given":"Hu"},{"family":"Gulhan","given":"Doga C."},{"family"</vt:lpwstr>
  </property>
  <property fmtid="{D5CDD505-2E9C-101B-9397-08002B2CF9AE}" pid="193" name="ZOTERO_BREF_DDRXI6EgPLjA_7">
    <vt:lpwstr>e to the mutational catalogues of individual cancer genomes, we revealed associations of signatures to exogenous or endogenous exposures, as well as to defective DNA-maintenance processes. However, many signatures are of unknown cause. This analysis provi</vt:lpwstr>
  </property>
  <property fmtid="{D5CDD505-2E9C-101B-9397-08002B2CF9AE}" pid="194" name="ZOTERO_BREF_DDRXI6EgPLjA_70">
    <vt:lpwstr>:"Geiger","given":"Benedikt"},{"family":"Ben-Isvy","given":"Daniel"},{"family":"Geng","given":"David"},{"family":"Ljungström","given":"Viktor"},{"family":"Park","given":"Peter J."}],"issued":{"date-parts":[["2024",3,1]]}}}],"schema":"https://github.com/ci</vt:lpwstr>
  </property>
  <property fmtid="{D5CDD505-2E9C-101B-9397-08002B2CF9AE}" pid="195" name="ZOTERO_BREF_DDRXI6EgPLjA_71">
    <vt:lpwstr>tation-style-language/schema/raw/master/csl-citation.json"}</vt:lpwstr>
  </property>
  <property fmtid="{D5CDD505-2E9C-101B-9397-08002B2CF9AE}" pid="196" name="ZOTERO_BREF_DDRXI6EgPLjA_8">
    <vt:lpwstr>des a systematic perspective on the repertoire of mutational processes that contribute to the development of human cancer.","container-title":"Nature","DOI":"10.1038/s41586-020-1943-3","ISSN":"14764687","issue":"7793","note":"PMID: 32025018\npublisher: Na</vt:lpwstr>
  </property>
  <property fmtid="{D5CDD505-2E9C-101B-9397-08002B2CF9AE}" pid="197" name="ZOTERO_BREF_DDRXI6EgPLjA_9">
    <vt:lpwstr>ture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EyljJoO9yp1B_1">
    <vt:lpwstr>ZOTERO_ITEM CSL_CITATION {"citationID":"2at4BJ0I","properties":{"formattedCitation":"(Degasperi et al. 2022)","plainCitation":"(Degasperi et al. 2022)","noteIndex":0},"citationItems":[{"id":11840,"uris":["http://zotero.org/groups/6195561/items/MLUPVIFK"],</vt:lpwstr>
  </property>
  <property fmtid="{D5CDD505-2E9C-101B-9397-08002B2CF9AE}" pid="222" name="ZOTERO_BREF_EyljJoO9yp1B_10">
    <vt:lpwstr>":"Brown","given":"Matthew A."},{"family":"Davies","given":"Helen R."},{"family":"Nik-Zainal","given":"Serena"}],"issued":{"date-parts":[["2022",4,22]]}}}],"schema":"https://github.com/citation-style-language/schema/raw/master/csl-citation.json"}</vt:lpwstr>
  </property>
  <property fmtid="{D5CDD505-2E9C-101B-9397-08002B2CF9AE}" pid="223" name="ZOTERO_BREF_EyljJoO9yp1B_2">
    <vt:lpwstr>"itemData":{"id":11840,"type":"article-journal","abstract":"Whole-genome sequencing (WGS) permits comprehensive cancer genome analyses, revealing mutational signatures, imprints of DNA damage, and repair processes that have arisen in each patient’s cancer</vt:lpwstr>
  </property>
  <property fmtid="{D5CDD505-2E9C-101B-9397-08002B2CF9AE}" pid="224" name="ZOTERO_BREF_EyljJoO9yp1B_3">
    <vt:lpwstr>. We performed mutational signature analyses on 12,222 whole-genome–sequenced tumor-normal matched pairs from patients recruited via the UK National Health Service (NHS). We contrasted our results with two independent cancer WGS datasets—from the Internat</vt:lpwstr>
  </property>
  <property fmtid="{D5CDD505-2E9C-101B-9397-08002B2CF9AE}" pid="225" name="ZOTERO_BREF_EyljJoO9yp1B_4">
    <vt:lpwstr>ional Cancer Genome Consortium (ICGC) and the Hartwig Medical Foundation (HMF)—involving 18,640 whole-genome–sequenced cancers in total. Our analyses add 40 single and 18 double substitution signatures to the current mutational signature tally. We show fo</vt:lpwstr>
  </property>
  <property fmtid="{D5CDD505-2E9C-101B-9397-08002B2CF9AE}" pid="226" name="ZOTERO_BREF_EyljJoO9yp1B_5">
    <vt:lpwstr>r each organ that cancers have a limited number of common signatures and a long tail of rare signatures, and we provide a practical solution for applying this concept of common versus rare signatures to future analyses.","container-title":"Science","DOI":</vt:lpwstr>
  </property>
  <property fmtid="{D5CDD505-2E9C-101B-9397-08002B2CF9AE}" pid="227" name="ZOTERO_BREF_EyljJoO9yp1B_6">
    <vt:lpwstr>"10.1126/science.abl9283","ISSN":"10959203","issue":"6591","PMID":"35949260","publisher":"American Association for the Advancement of Science","title":"Substitution mutational signatures in whole-genome–sequenced cancers in the UK population","volume":"37</vt:lpwstr>
  </property>
  <property fmtid="{D5CDD505-2E9C-101B-9397-08002B2CF9AE}" pid="228" name="ZOTERO_BREF_EyljJoO9yp1B_7">
    <vt:lpwstr>6","author":[{"family":"Degasperi","given":"Andrea"},{"family":"Zou","given":"Xueqing"},{"family":"Amarante","given":"Tauanne Dias"},{"family":"Martinez-Martinez","given":"Andrea"},{"family":"Koh","given":"Gene Ching Chiek"},{"family":"Dias","given":"João</vt:lpwstr>
  </property>
  <property fmtid="{D5CDD505-2E9C-101B-9397-08002B2CF9AE}" pid="229" name="ZOTERO_BREF_EyljJoO9yp1B_8">
    <vt:lpwstr> M.L."},{"family":"Heskin","given":"Laura"},{"family":"Chmelova","given":"Lucia"},{"family":"Rinaldi","given":"Giuseppe"},{"family":"Wang","given":"Valerie Ya Wen"},{"family":"Nanda","given":"Arjun S."},{"family":"Bernstein","given":"Aaron"},{"family":"Mo</vt:lpwstr>
  </property>
  <property fmtid="{D5CDD505-2E9C-101B-9397-08002B2CF9AE}" pid="230" name="ZOTERO_BREF_EyljJoO9yp1B_9">
    <vt:lpwstr>men","given":"Sophie E."},{"family":"Young","given":"Jamie"},{"family":"Perez-Gil","given":"Daniel"},{"family":"Memari","given":"Yasin"},{"family":"Badja","given":"Cherif"},{"family":"Shooter","given":"Scott"},{"family":"Czarnecki","given":"Jan"},{"family</vt:lpwstr>
  </property>
  <property fmtid="{D5CDD505-2E9C-101B-9397-08002B2CF9AE}" pid="231" name="ZOTERO_BREF_F69glrCEhxC1_1">
    <vt:lpwstr>ZOTERO_ITEM CSL_CITATION {"citationID":"a0qeHwl0","properties":{"formattedCitation":"(Chen et al. 2024)","plainCitation":"(Chen et al. 2024)","noteIndex":0},"citationItems":[{"id":"PMO89rMQ/aoduROvZ","uris":["http://zotero.org/users/14858941/items/U9IWAMH</vt:lpwstr>
  </property>
  <property fmtid="{D5CDD505-2E9C-101B-9397-08002B2CF9AE}" pid="232" name="ZOTERO_BREF_F69glrCEhxC1_10">
    <vt:lpwstr>Xue","given":"Ruidong"},{"family":"Liu","given":"Mo"},{"family":"Bai","given":"Jian"},{"family":"Bao","given":"Jinxia"},{"family":"Wang","given":"Yin"},{"family":"Jiang","given":"Nanhai"},{"family":"Li","given":"Zhixuan"},{"family":"Wang","given":"Wenwen"</vt:lpwstr>
  </property>
  <property fmtid="{D5CDD505-2E9C-101B-9397-08002B2CF9AE}" pid="233" name="ZOTERO_BREF_F69glrCEhxC1_11">
    <vt:lpwstr>},{"family":"Wang","given":"Ruiru"},{"family":"Zheng","given":"Bo"},{"family":"Yang","given":"Airong"},{"family":"Hu","given":"Ji"},{"family":"Liu","given":"Ke"},{"family":"Shen","given":"Siyun"},{"family":"Zhang","given":"Yangqianwen"},{"family":"Bai","g</vt:lpwstr>
  </property>
  <property fmtid="{D5CDD505-2E9C-101B-9397-08002B2CF9AE}" pid="234" name="ZOTERO_BREF_F69glrCEhxC1_12">
    <vt:lpwstr>iven":"Mixue"},{"family":"Wang","given":"Yan"},{"family":"Zhu","given":"Yanjing"},{"family":"Yang","given":"Shuai"},{"family":"Gao","given":"Qiang"},{"family":"Gu","given":"Jin"},{"family":"Gao","given":"Dong"},{"family":"Wang","given":"Xin Wei"},{"family</vt:lpwstr>
  </property>
  <property fmtid="{D5CDD505-2E9C-101B-9397-08002B2CF9AE}" pid="235" name="ZOTERO_BREF_F69glrCEhxC1_13">
    <vt:lpwstr>":"Nakagawa","given":"Hidewaki"},{"family":"Zhang","given":"Ning"},{"family":"Wu","given":"Lin"},{"family":"Rozen","given":"Steven G."},{"family":"Bai","given":"Fan"},{"family":"Wang","given":"Hongyang"}],"issued":{"date-parts":[["2024",3,21]]}}}],"schema</vt:lpwstr>
  </property>
  <property fmtid="{D5CDD505-2E9C-101B-9397-08002B2CF9AE}" pid="236" name="ZOTERO_BREF_F69glrCEhxC1_14">
    <vt:lpwstr>":"https://github.com/citation-style-language/schema/raw/master/csl-citation.json"}</vt:lpwstr>
  </property>
  <property fmtid="{D5CDD505-2E9C-101B-9397-08002B2CF9AE}" pid="23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3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3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4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4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4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4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4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4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4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47" name="ZOTERO_BREF_HAsxUjHZcJ4v_100">
    <vt:lpwstr>iven":"Gu"},{"family":"Kool","given":"Marcel"},{"family":"Korbel","given":"Jan O."},{"family":"Korchina","given":"Viktoriya"},{"family":"Korshunov","given":"Andrey"},{"family":"Koscher","given":"Michael"},{"family":"Koster","given":"Roelof"},{"family":"Ko</vt:lpwstr>
  </property>
  <property fmtid="{D5CDD505-2E9C-101B-9397-08002B2CF9AE}" pid="248" name="ZOTERO_BREF_HAsxUjHZcJ4v_101">
    <vt:lpwstr>te-Jarai","given":"Zsofia"},{"family":"Koures","given":"Antonios"},{"family":"Kovacevic","given":"Milena"},{"family":"Kremeyer","given":"Barbara"},{"family":"Kretzmer","given":"Helene"},{"family":"Kreuz","given":"Markus"},{"family":"Krishnamurthy","given"</vt:lpwstr>
  </property>
  <property fmtid="{D5CDD505-2E9C-101B-9397-08002B2CF9AE}" pid="249" name="ZOTERO_BREF_HAsxUjHZcJ4v_102">
    <vt:lpwstr>:"Savitri"},{"family":"Kube","given":"Dieter"},{"family":"Kumar","given":"Kiran"},{"family":"Kumar","given":"Pardeep"},{"family":"Kumar","given":"Sushant"},{"family":"Kumar","given":"Yogesh"},{"family":"Kundra","given":"Ritika"},{"family":"Kübler","given"</vt:lpwstr>
  </property>
  <property fmtid="{D5CDD505-2E9C-101B-9397-08002B2CF9AE}" pid="250" name="ZOTERO_BREF_HAsxUjHZcJ4v_103">
    <vt:lpwstr>:"Kirsten"},{"family":"Küppers","given":"Ralf"},{"family":"Lagergren","given":"Jesper"},{"family":"Lai","given":"Phillip H."},{"family":"Laird","given":"Peter W."},{"family":"Lakhani","given":"Sunil R."},{"family":"Lalansingh","given":"Christopher M."},{"</vt:lpwstr>
  </property>
  <property fmtid="{D5CDD505-2E9C-101B-9397-08002B2CF9AE}" pid="251" name="ZOTERO_BREF_HAsxUjHZcJ4v_104">
    <vt:lpwstr>family":"Lalonde","given":"Emilie"},{"family":"Lamaze","given":"Fabien C."},{"family":"Lambert","given":"Adam"},{"family":"Lander","given":"Eric"},{"family":"Landgraf","given":"Pablo"},{"family":"Landoni","given":"Luca"},{"family":"Langerød","given":"Anit</vt:lpwstr>
  </property>
  <property fmtid="{D5CDD505-2E9C-101B-9397-08002B2CF9AE}" pid="252" name="ZOTERO_BREF_HAsxUjHZcJ4v_105">
    <vt:lpwstr>a"},{"family":"Lanzós","given":"Andrés"},{"family":"Larsimont","given":"Denis"},{"family":"Larsson","given":"Erik"},{"family":"Lathrop","given":"Mark"},{"family":"Lau","given":"Loretta M. S."},{"family":"Lawerenz","given":"Chris"},{"family":"Lawlor","give</vt:lpwstr>
  </property>
  <property fmtid="{D5CDD505-2E9C-101B-9397-08002B2CF9AE}" pid="253" name="ZOTERO_BREF_HAsxUjHZcJ4v_106">
    <vt:lpwstr>n":"Rita T."},{"family":"Lawrence","given":"Michael S."},{"family":"Lazar","given":"Alexander J."},{"family":"Lazic","given":"Ana Mijalkovic"},{"family":"Le","given":"Xuan"},{"family":"Lee","given":"Darlene"},{"family":"Lee","given":"Donghoon"},{"family":</vt:lpwstr>
  </property>
  <property fmtid="{D5CDD505-2E9C-101B-9397-08002B2CF9AE}" pid="254" name="ZOTERO_BREF_HAsxUjHZcJ4v_107">
    <vt:lpwstr>"Lee","given":"Eunjung Alice"},{"family":"Lee","given":"Hee Jin"},{"family":"Lee","given":"Jake June-Koo"},{"family":"Lee","given":"Jeong-Yeon"},{"family":"Lee","given":"Juhee"},{"family":"Lee","given":"Ming Ta Michael"},{"family":"Lee-Six","given":"Henry</vt:lpwstr>
  </property>
  <property fmtid="{D5CDD505-2E9C-101B-9397-08002B2CF9AE}" pid="255" name="ZOTERO_BREF_HAsxUjHZcJ4v_108">
    <vt:lpwstr>"},{"family":"Lehmann","given":"Kjong-Van"},{"family":"Lehrach","given":"Hans"},{"family":"Lenze","given":"Dido"},{"family":"Leonard","given":"Conrad R."},{"family":"Leongamornlert","given":"Daniel A."},{"family":"Leshchiner","given":"Ignaty"},{"family":"</vt:lpwstr>
  </property>
  <property fmtid="{D5CDD505-2E9C-101B-9397-08002B2CF9AE}" pid="256" name="ZOTERO_BREF_HAsxUjHZcJ4v_109">
    <vt:lpwstr>Letourneau","given":"Louis"},{"family":"Letunic","given":"Ivica"},{"family":"Levine","given":"Douglas A."},{"family":"Lewis","given":"Lora"},{"family":"Ley","given":"Tim"},{"family":"Li","given":"Chang"},{"family":"Li","given":"Constance H."},{"family":"L</vt:lpwstr>
  </property>
  <property fmtid="{D5CDD505-2E9C-101B-9397-08002B2CF9AE}" pid="25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58" name="ZOTERO_BREF_HAsxUjHZcJ4v_110">
    <vt:lpwstr>i","given":"Haiyan Irene"},{"family":"Li","given":"Jun"},{"family":"Li","given":"Lin"},{"family":"Li","given":"Shantao"},{"family":"Li","given":"Siliang"},{"family":"Li","given":"Xiaobo"},{"family":"Li","given":"Xiaotong"},{"family":"Li","given":"Xinyue"}</vt:lpwstr>
  </property>
  <property fmtid="{D5CDD505-2E9C-101B-9397-08002B2CF9AE}" pid="259" name="ZOTERO_BREF_HAsxUjHZcJ4v_111">
    <vt:lpwstr>,{"family":"Li","given":"Yilong"},{"family":"Liang","given":"Han"},{"family":"Liang","given":"Sheng-Ben"},{"family":"Lichter","given":"Peter"},{"family":"Lin","given":"Pei"},{"family":"Lin","given":"Ziao"},{"family":"Linehan","given":"W. M."},{"family":"L</vt:lpwstr>
  </property>
  <property fmtid="{D5CDD505-2E9C-101B-9397-08002B2CF9AE}" pid="260" name="ZOTERO_BREF_HAsxUjHZcJ4v_112">
    <vt:lpwstr>ingjærde","given":"Ole Christian"},{"family":"Liu","given":"Dongbing"},{"family":"Liu","given":"Eric Minwei"},{"family":"Liu","given":"Fei-Fei Fei"},{"family":"Liu","given":"Fenglin"},{"family":"Liu","given":"Jia"},{"family":"Liu","given":"Xingmin"},{"fam</vt:lpwstr>
  </property>
  <property fmtid="{D5CDD505-2E9C-101B-9397-08002B2CF9AE}" pid="261" name="ZOTERO_BREF_HAsxUjHZcJ4v_113">
    <vt:lpwstr>ily":"Livingstone","given":"Julie"},{"family":"Livitz","given":"Dimitri"},{"family":"Livni","given":"Naomi"},{"family":"Lochovsky","given":"Lucas"},{"family":"Loeffler","given":"Markus"},{"family":"Long","given":"Georgina V."},{"family":"Lopez-Guillermo",</vt:lpwstr>
  </property>
  <property fmtid="{D5CDD505-2E9C-101B-9397-08002B2CF9AE}" pid="262" name="ZOTERO_BREF_HAsxUjHZcJ4v_114">
    <vt:lpwstr>"given":"Armando"},{"family":"Lou","given":"Shaoke"},{"family":"Louis","given":"David N."},{"family":"Lovat","given":"Laurence B."},{"family":"Lu","given":"Yiling"},{"family":"Lu","given":"Yong-Jie"},{"family":"Lu","given":"Youyong"},{"family":"Luchini","</vt:lpwstr>
  </property>
  <property fmtid="{D5CDD505-2E9C-101B-9397-08002B2CF9AE}" pid="263" name="ZOTERO_BREF_HAsxUjHZcJ4v_115">
    <vt:lpwstr>given":"Claudio"},{"family":"Lungu","given":"Ilinca"},{"family":"Luo","given":"Xuemei"},{"family":"Luxton","given":"Hayley J."},{"family":"Lynch","given":"Andy G."},{"family":"Lype","given":"Lisa"},{"family":"López","given":"Cristina"},{"family":"López-Ot</vt:lpwstr>
  </property>
  <property fmtid="{D5CDD505-2E9C-101B-9397-08002B2CF9AE}" pid="264" name="ZOTERO_BREF_HAsxUjHZcJ4v_116">
    <vt:lpwstr>ín","given":"Carlos"},{"family":"Ma","given":"Eric Z."},{"family":"Ma","given":"Yussanne"},{"family":"MacGrogan","given":"Gaetan"},{"family":"MacRae","given":"Shona"},{"family":"Macintyre","given":"Geoff"},{"family":"Madsen","given":"Tobias"},{"family":"M</vt:lpwstr>
  </property>
  <property fmtid="{D5CDD505-2E9C-101B-9397-08002B2CF9AE}" pid="265" name="ZOTERO_BREF_HAsxUjHZcJ4v_117">
    <vt:lpwstr>aejima","given":"Kazuhiro"},{"family":"Mafficini","given":"Andrea"},{"family":"Maglinte","given":"Dennis T."},{"family":"Maitra","given":"Arindam"},{"family":"Majumder","given":"Partha P."},{"family":"Malcovati","given":"Luca"},{"family":"Malikic","given"</vt:lpwstr>
  </property>
  <property fmtid="{D5CDD505-2E9C-101B-9397-08002B2CF9AE}" pid="266" name="ZOTERO_BREF_HAsxUjHZcJ4v_118">
    <vt:lpwstr>:"Salem"},{"family":"Malleo","given":"Giuseppe"},{"family":"Mann","given":"Graham J."},{"family":"Mantovani-Löffler","given":"Luisa"},{"family":"Marchal","given":"Kathleen"},{"family":"Marchegiani","given":"Giovanni"},{"family":"Mardis","given":"Elaine R.</vt:lpwstr>
  </property>
  <property fmtid="{D5CDD505-2E9C-101B-9397-08002B2CF9AE}" pid="267" name="ZOTERO_BREF_HAsxUjHZcJ4v_119">
    <vt:lpwstr>"},{"family":"Margolin","given":"Adam A."},{"family":"Marin","given":"Maximillian G."},{"family":"Markowetz","given":"Florian"},{"family":"Markowski","given":"Julia"},{"family":"Marques-Bonet","given":"Tomas"},{"family":"Marra","given":"Marco A."},{"famil</vt:lpwstr>
  </property>
  <property fmtid="{D5CDD505-2E9C-101B-9397-08002B2CF9AE}" pid="268" name="ZOTERO_BREF_HAsxUjHZcJ4v_12">
    <vt:lpwstr>"},{"family":"Cuppen","given":"Edwin"},{"family":"Van Hoeck","given":"Arne"}],"issued":{"date-parts":[["2023",6,8]]}}},{"id":"LEYrocS4/kn8m9CyP","uris":["http://zotero.org/users/14858941/items/J5XJQ3EK"],"itemData":{"id":663,"type":"article-journal","abst</vt:lpwstr>
  </property>
  <property fmtid="{D5CDD505-2E9C-101B-9397-08002B2CF9AE}" pid="269" name="ZOTERO_BREF_HAsxUjHZcJ4v_120">
    <vt:lpwstr>y":"Marsden","given":"Luke"},{"family":"Martens","given":"John W. M."},{"family":"Martin","given":"Sancha"},{"family":"Martin-Subero","given":"Jose I."},{"family":"Martincorena","given":"Iñigo"},{"family":"Martinez-Fundichely","given":"Alexander"},{"famil</vt:lpwstr>
  </property>
  <property fmtid="{D5CDD505-2E9C-101B-9397-08002B2CF9AE}" pid="270" name="ZOTERO_BREF_HAsxUjHZcJ4v_121">
    <vt:lpwstr>y":"Maruvka","given":"Yosef E."},{"family":"Mashl","given":"R. Jay"},{"family":"Massie","given":"Charlie E."},{"family":"Matthew","given":"Thomas J."},{"family":"Matthews","given":"Lucy"},{"family":"Mayer","given":"Erik"},{"family":"Mayes","given":"Simon"</vt:lpwstr>
  </property>
  <property fmtid="{D5CDD505-2E9C-101B-9397-08002B2CF9AE}" pid="271" name="ZOTERO_BREF_HAsxUjHZcJ4v_122">
    <vt:lpwstr>},{"family":"Mayo","given":"Michael"},{"family":"Mbabaali","given":"Faridah"},{"family":"McCune","given":"Karen"},{"family":"McDermott","given":"Ultan"},{"family":"McGillivray","given":"Patrick D."},{"family":"McLellan","given":"Michael D."},{"family":"Mc</vt:lpwstr>
  </property>
  <property fmtid="{D5CDD505-2E9C-101B-9397-08002B2CF9AE}" pid="272" name="ZOTERO_BREF_HAsxUjHZcJ4v_123">
    <vt:lpwstr>Pherson","given":"John D."},{"family":"McPherson","given":"John R."},{"family":"McPherson","given":"Treasa A."},{"family":"Meier","given":"Samuel R."},{"family":"Meng","given":"Alice"},{"family":"Meng","given":"Shaowu"},{"family":"Menzies","given":"Andrew</vt:lpwstr>
  </property>
  <property fmtid="{D5CDD505-2E9C-101B-9397-08002B2CF9AE}" pid="273" name="ZOTERO_BREF_HAsxUjHZcJ4v_124">
    <vt:lpwstr>"},{"family":"Merrett","given":"Neil D."},{"family":"Merson","given":"Sue"},{"family":"Meyerson","given":"Matthew"},{"family":"Meyerson","given":"William"},{"family":"Mieczkowski","given":"Piotr A."},{"family":"Mihaiescu","given":"George L."},{"family":"M</vt:lpwstr>
  </property>
  <property fmtid="{D5CDD505-2E9C-101B-9397-08002B2CF9AE}" pid="274" name="ZOTERO_BREF_HAsxUjHZcJ4v_125">
    <vt:lpwstr>ijalkovic","given":"Sanja"},{"family":"Mikkelsen","given":"Tom"},{"family":"Milella","given":"Michele"},{"family":"Mileshkin","given":"Linda"},{"family":"Miller","given":"Christopher A."},{"family":"Miller","given":"David K."},{"family":"Miller","given":"</vt:lpwstr>
  </property>
  <property fmtid="{D5CDD505-2E9C-101B-9397-08002B2CF9AE}" pid="275" name="ZOTERO_BREF_HAsxUjHZcJ4v_126">
    <vt:lpwstr>Jessica K."},{"family":"Mills","given":"Gordon B."},{"family":"Milovanovic","given":"Ana"},{"family":"Minner","given":"Sarah"},{"family":"Miotto","given":"Marco"},{"family":"Arnau","given":"Gisela Mir"},{"family":"Mirabello","given":"Lisa"},{"family":"Mit</vt:lpwstr>
  </property>
  <property fmtid="{D5CDD505-2E9C-101B-9397-08002B2CF9AE}" pid="276" name="ZOTERO_BREF_HAsxUjHZcJ4v_127">
    <vt:lpwstr>chell","given":"Chris"},{"family":"Mitchell","given":"Thomas J."},{"family":"Miyano","given":"Satoru"},{"family":"Miyoshi","given":"Naoki"},{"family":"Mizuno","given":"Shinichi"},{"family":"Molnár-Gábor","given":"Fruzsina"},{"family":"Moore","given":"Malc</vt:lpwstr>
  </property>
  <property fmtid="{D5CDD505-2E9C-101B-9397-08002B2CF9AE}" pid="277" name="ZOTERO_BREF_HAsxUjHZcJ4v_128">
    <vt:lpwstr>olm J."},{"family":"Moore","given":"Richard A."},{"family":"Morganella","given":"Sandro"},{"family":"Morris","given":"Quaid D."},{"family":"Mose","given":"Lisle E."},{"family":"Moser","given":"Catherine D."},{"family":"Muiños","given":"Ferran"},{"family":</vt:lpwstr>
  </property>
  <property fmtid="{D5CDD505-2E9C-101B-9397-08002B2CF9AE}" pid="278" name="ZOTERO_BREF_HAsxUjHZcJ4v_129">
    <vt:lpwstr>"Mularoni","given":"Loris"},{"family":"Mungall","given":"Andrew J."},{"family":"Mungall","given":"Karen"},{"family":"Musgrove","given":"Elizabeth A."},{"family":"Mustonen","given":"Ville"},{"family":"Mutch","given":"David"},{"family":"Muyas","given":"Fran</vt:lpwstr>
  </property>
  <property fmtid="{D5CDD505-2E9C-101B-9397-08002B2CF9AE}" pid="27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80" name="ZOTERO_BREF_HAsxUjHZcJ4v_130">
    <vt:lpwstr>cesc"},{"family":"Muzny","given":"Donna M."},{"family":"Muñoz","given":"Alfonso"},{"family":"Myers","given":"Jerome"},{"family":"Myklebost","given":"Ola"},{"family":"Möller","given":"Peter"},{"family":"Nagae","given":"Genta"},{"family":"Nagrial","given":"</vt:lpwstr>
  </property>
  <property fmtid="{D5CDD505-2E9C-101B-9397-08002B2CF9AE}" pid="281" name="ZOTERO_BREF_HAsxUjHZcJ4v_131">
    <vt:lpwstr>Adnan M."},{"family":"Nahal-Bose","given":"Hardeep K."},{"family":"Nakagama","given":"Hitoshi"},{"family":"Nakagawa","given":"Hidewaki"},{"family":"Nakamura","given":"Hiromi"},{"family":"Nakamura","given":"Toru"},{"family":"Nakano","given":"Kaoru"},{"fami</vt:lpwstr>
  </property>
  <property fmtid="{D5CDD505-2E9C-101B-9397-08002B2CF9AE}" pid="282" name="ZOTERO_BREF_HAsxUjHZcJ4v_132">
    <vt:lpwstr>ly":"Nandi","given":"Tannistha"},{"family":"Nangalia","given":"Jyoti"},{"family":"Nastic","given":"Mia"},{"family":"Navarro","given":"Arcadi"},{"family":"Navarro","given":"Fabio C. P."},{"family":"Neal","given":"David E."},{"family":"Nettekoven","given":"</vt:lpwstr>
  </property>
  <property fmtid="{D5CDD505-2E9C-101B-9397-08002B2CF9AE}" pid="283" name="ZOTERO_BREF_HAsxUjHZcJ4v_133">
    <vt:lpwstr>Gerd"},{"family":"Newell","given":"Felicity"},{"family":"Newhouse","given":"Steven J."},{"family":"Newton","given":"Yulia"},{"family":"Ng","given":"Alvin Wei Tian"},{"family":"Ng","given":"Anthony"},{"family":"Nicholson","given":"Jonathan"},{"family":"Nic</vt:lpwstr>
  </property>
  <property fmtid="{D5CDD505-2E9C-101B-9397-08002B2CF9AE}" pid="284" name="ZOTERO_BREF_HAsxUjHZcJ4v_134">
    <vt:lpwstr>ol","given":"David"},{"family":"Nie","given":"Yongzhan"},{"family":"Nielsen","given":"G. Petur"},{"family":"Nielsen","given":"Morten Muhlig"},{"family":"Nik-Zainal","given":"Serena"},{"family":"Noble","given":"Michael S."},{"family":"Nones","given":"Katia</vt:lpwstr>
  </property>
  <property fmtid="{D5CDD505-2E9C-101B-9397-08002B2CF9AE}" pid="285" name="ZOTERO_BREF_HAsxUjHZcJ4v_135">
    <vt:lpwstr>"},{"family":"Northcott","given":"Paul A."},{"family":"Notta","given":"Faiyaz"},{"family":"O’Connor","given":"Brian D."},{"family":"O’Donnell","given":"Peter"},{"family":"O’Donovan","given":"Maria"},{"family":"O’Meara","given":"Sarah"},{"family":"O’Neill"</vt:lpwstr>
  </property>
  <property fmtid="{D5CDD505-2E9C-101B-9397-08002B2CF9AE}" pid="286" name="ZOTERO_BREF_HAsxUjHZcJ4v_136">
    <vt:lpwstr>,"given":"Brian Patrick"},{"family":"O’Neill","given":"J. Robert"},{"family":"Ocana","given":"David"},{"family":"Ochoa","given":"Angelica"},{"family":"Oesper","given":"Layla"},{"family":"Ogden","given":"Christopher"},{"family":"Ohdan","given":"Hideki"},{"</vt:lpwstr>
  </property>
  <property fmtid="{D5CDD505-2E9C-101B-9397-08002B2CF9AE}" pid="287" name="ZOTERO_BREF_HAsxUjHZcJ4v_137">
    <vt:lpwstr>family":"Ohi","given":"Kazuhiro"},{"family":"Ohno-Machado","given":"Lucila"},{"family":"Oien","given":"Karin A."},{"family":"Ojesina","given":"Akinyemi I."},{"family":"Ojima","given":"Hidenori"},{"family":"Okusaka","given":"Takuji"},{"family":"Omberg","gi</vt:lpwstr>
  </property>
  <property fmtid="{D5CDD505-2E9C-101B-9397-08002B2CF9AE}" pid="288" name="ZOTERO_BREF_HAsxUjHZcJ4v_138">
    <vt:lpwstr>ven":"Larsson"},{"family":"Ong","given":"Choon Kiat"},{"family":"Ossowski","given":"Stephan"},{"family":"Ott","given":"German"},{"family":"Ouellette","given":"B. F. Francis"},{"family":"P’ng","given":"Christine"},{"family":"Paczkowska","given":"Marta"},{"</vt:lpwstr>
  </property>
  <property fmtid="{D5CDD505-2E9C-101B-9397-08002B2CF9AE}" pid="28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9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91" name="ZOTERO_BREF_HAsxUjHZcJ4v_140">
    <vt:lpwstr>:"Paramasivam","given":"Nagarajan"},{"family":"Park","given":"Ji Wan"},{"family":"Park","given":"Joong-Won"},{"family":"Park","given":"Keunchil"},{"family":"Park","given":"Kiejung"},{"family":"Park","given":"Peter J."},{"family":"Parker","given":"Joel S."</vt:lpwstr>
  </property>
  <property fmtid="{D5CDD505-2E9C-101B-9397-08002B2CF9AE}" pid="292" name="ZOTERO_BREF_HAsxUjHZcJ4v_141">
    <vt:lpwstr>},{"family":"Parsons","given":"Simon L."},{"family":"Pass","given":"Harvey"},{"family":"Pasternack","given":"Danielle"},{"family":"Pastore","given":"Alessandro"},{"family":"Patch","given":"Ann-Marie"},{"family":"Pauporté","given":"Iris"},{"family":"Pearso</vt:lpwstr>
  </property>
  <property fmtid="{D5CDD505-2E9C-101B-9397-08002B2CF9AE}" pid="293" name="ZOTERO_BREF_HAsxUjHZcJ4v_142">
    <vt:lpwstr>n","given":"John V."},{"family":"Pedamallu","given":"Chandra Sekhar"},{"family":"Pedersen","given":"Jakob Skou"},{"family":"Pederzoli","given":"Paolo"},{"family":"Peifer","given":"Martin"},{"family":"Pennell","given":"Nathan A."},{"family":"Perou","given"</vt:lpwstr>
  </property>
  <property fmtid="{D5CDD505-2E9C-101B-9397-08002B2CF9AE}" pid="294" name="ZOTERO_BREF_HAsxUjHZcJ4v_143">
    <vt:lpwstr>:"Charles M."},{"family":"Perry","given":"Marc D."},{"family":"Petersen","given":"Gloria M."},{"family":"Peto","given":"Myron"},{"family":"Petrelli","given":"Nicholas"},{"family":"Petryszak","given":"Robert"},{"family":"Pfister","given":"Stefan M."},{"fam</vt:lpwstr>
  </property>
  <property fmtid="{D5CDD505-2E9C-101B-9397-08002B2CF9AE}" pid="295" name="ZOTERO_BREF_HAsxUjHZcJ4v_144">
    <vt:lpwstr>ily":"Phillips","given":"Mark"},{"family":"Pich","given":"Oriol"},{"family":"Pickett","given":"Hilda A."},{"family":"Pihl","given":"Todd D."},{"family":"Pillay","given":"Nischalan"},{"family":"Pinder","given":"Sarah"},{"family":"Pinese","given":"Mark"},{"</vt:lpwstr>
  </property>
  <property fmtid="{D5CDD505-2E9C-101B-9397-08002B2CF9AE}" pid="296" name="ZOTERO_BREF_HAsxUjHZcJ4v_145">
    <vt:lpwstr>family":"Pinho","given":"Andreia V."},{"family":"Pitkänen","given":"Esa"},{"family":"Piñeiro-Yáñez","given":"Elena"},{"family":"Planko","given":"Laura"},{"family":"Plass","given":"Christoph"},{"family":"Polak","given":"Paz"},{"family":"Pons","given":"Tirs</vt:lpwstr>
  </property>
  <property fmtid="{D5CDD505-2E9C-101B-9397-08002B2CF9AE}" pid="297" name="ZOTERO_BREF_HAsxUjHZcJ4v_146">
    <vt:lpwstr>o"},{"family":"Popescu","given":"Irinel"},{"family":"Potapova","given":"Olga"},{"family":"Prasad","given":"Aparna"},{"family":"Preston","given":"Shaun R."},{"family":"Prinz","given":"Manuel"},{"family":"Pritchard","given":"Antonia L."},{"family":"Prokopec</vt:lpwstr>
  </property>
  <property fmtid="{D5CDD505-2E9C-101B-9397-08002B2CF9AE}" pid="298" name="ZOTERO_BREF_HAsxUjHZcJ4v_147">
    <vt:lpwstr>","given":"Stephenie D."},{"family":"Provenzano","given":"Elena"},{"family":"Puente","given":"Xose S."},{"family":"Puig","given":"Sonia"},{"family":"Puiggròs","given":"Montserrat"},{"family":"Pulido-Tamayo","given":"Sergio"},{"family":"Pupo","given":"Guli</vt:lpwstr>
  </property>
  <property fmtid="{D5CDD505-2E9C-101B-9397-08002B2CF9AE}" pid="299" name="ZOTERO_BREF_HAsxUjHZcJ4v_148">
    <vt:lpwstr>etta M."},{"family":"Purdie","given":"Colin A."},{"family":"Quinn","given":"Michael C."},{"family":"Rabionet","given":"Raquel"},{"family":"Rader","given":"Janet S."},{"family":"Radlwimmer","given":"Bernhard"},{"family":"Radovic","given":"Petar"},{"family"</vt:lpwstr>
  </property>
  <property fmtid="{D5CDD505-2E9C-101B-9397-08002B2CF9AE}" pid="300" name="ZOTERO_BREF_HAsxUjHZcJ4v_149">
    <vt:lpwstr>:"Raeder","given":"Benjamin"},{"family":"Raine","given":"Keiran M."},{"family":"Ramakrishna","given":"Manasa"},{"family":"Ramakrishnan","given":"Kamna"},{"family":"Ramalingam","given":"Suresh"},{"family":"Raphael","given":"Benjamin J."},{"family":"Rathmel</vt:lpwstr>
  </property>
  <property fmtid="{D5CDD505-2E9C-101B-9397-08002B2CF9AE}" pid="30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302" name="ZOTERO_BREF_HAsxUjHZcJ4v_150">
    <vt:lpwstr>l","given":"W. Kimryn"},{"family":"Rausch","given":"Tobias"},{"family":"Reifenberger","given":"Guido"},{"family":"Reimand","given":"Jüri"},{"family":"Reis-Filho","given":"Jorge"},{"family":"Reuter","given":"Victor"},{"family":"Reyes-Salazar","given":"Iker</vt:lpwstr>
  </property>
  <property fmtid="{D5CDD505-2E9C-101B-9397-08002B2CF9AE}" pid="303" name="ZOTERO_BREF_HAsxUjHZcJ4v_151">
    <vt:lpwstr>"},{"family":"Reyna","given":"Matthew A."},{"family":"Reynolds","given":"Sheila M."},{"family":"Rheinbay","given":"Esther"},{"family":"Riazalhosseini","given":"Yasser"},{"family":"Richardson","given":"Andrea L."},{"family":"Richter","given":"Julia"},{"fam</vt:lpwstr>
  </property>
  <property fmtid="{D5CDD505-2E9C-101B-9397-08002B2CF9AE}" pid="304" name="ZOTERO_BREF_HAsxUjHZcJ4v_152">
    <vt:lpwstr>ily":"Ringel","given":"Matthew"},{"family":"Ringnér","given":"Markus"},{"family":"Rino","given":"Yasushi"},{"family":"Rippe","given":"Karsten"},{"family":"Roach","given":"Jeffrey"},{"family":"Roberts","given":"Lewis R."},{"family":"Roberts","given":"Nicol</vt:lpwstr>
  </property>
  <property fmtid="{D5CDD505-2E9C-101B-9397-08002B2CF9AE}" pid="30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306" name="ZOTERO_BREF_HAsxUjHZcJ4v_154">
    <vt:lpwstr>zález","given":"F. Germán"},{"family":"Rohde","given":"Marius"},{"family":"Rokutan","given":"Hirofumi"},{"family":"Rooman","given":"Ilse"},{"family":"Roques","given":"Tom"},{"family":"Rosebrock","given":"Daniel"},{"family":"Rosenberg","given":"Mara"},{"fa</vt:lpwstr>
  </property>
  <property fmtid="{D5CDD505-2E9C-101B-9397-08002B2CF9AE}" pid="307" name="ZOTERO_BREF_HAsxUjHZcJ4v_155">
    <vt:lpwstr>mily":"Rosenstiel","given":"Philip C."},{"family":"Rosenwald","given":"Andreas"},{"family":"Rowe","given":"Edward W."},{"family":"Royo","given":"Romina"},{"family":"Rozen","given":"Steven G."},{"family":"Rubanova","given":"Yulia"},{"family":"Rubin","given</vt:lpwstr>
  </property>
  <property fmtid="{D5CDD505-2E9C-101B-9397-08002B2CF9AE}" pid="308" name="ZOTERO_BREF_HAsxUjHZcJ4v_156">
    <vt:lpwstr>":"Mark A."},{"family":"Rubio-Perez","given":"Carlota"},{"family":"Rudneva","given":"Vasilisa A."},{"family":"Rusev","given":"Borislav C."},{"family":"Ruzzenente","given":"Andrea"},{"family":"Rätsch","given":"Gunnar"},{"family":"Sabarinathan","given":"Rad</vt:lpwstr>
  </property>
  <property fmtid="{D5CDD505-2E9C-101B-9397-08002B2CF9AE}" pid="309" name="ZOTERO_BREF_HAsxUjHZcJ4v_157">
    <vt:lpwstr>hakrishnan"},{"family":"Sabelnykova","given":"Veronica Y."},{"family":"Sadeghi","given":"Sara"},{"family":"Sahinalp","given":"S. Cenk"},{"family":"Saini","given":"Natalie"},{"family":"Saito-Adachi","given":"Mihoko"},{"family":"Saksena","given":"Gordon"},{</vt:lpwstr>
  </property>
  <property fmtid="{D5CDD505-2E9C-101B-9397-08002B2CF9AE}" pid="310" name="ZOTERO_BREF_HAsxUjHZcJ4v_158">
    <vt:lpwstr>"family":"Salgado","given":"Roberto"},{"family":"Salichos","given":"Leonidas"},{"family":"Sallari","given":"Richard"},{"family":"Saller","given":"Charles"},{"family":"Salvia","given":"Roberto"},{"family":"Sam","given":"Michelle"},{"family":"Samra","given"</vt:lpwstr>
  </property>
  <property fmtid="{D5CDD505-2E9C-101B-9397-08002B2CF9AE}" pid="311" name="ZOTERO_BREF_HAsxUjHZcJ4v_159">
    <vt:lpwstr>:"Jaswinder S."},{"family":"Sanchez-Vega","given":"Francisco"},{"family":"Sander","given":"Chris"},{"family":"Sanders","given":"Grant"},{"family":"Sarin","given":"Rajiv"},{"family":"Sarrafi","given":"Iman"},{"family":"Sasaki-Oku","given":"Aya"},{"family":</vt:lpwstr>
  </property>
  <property fmtid="{D5CDD505-2E9C-101B-9397-08002B2CF9AE}" pid="31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13" name="ZOTERO_BREF_HAsxUjHZcJ4v_160">
    <vt:lpwstr>"Sauer","given":"Torill"},{"family":"Sauter","given":"Guido"},{"family":"Saw","given":"Robyn P. M."},{"family":"Scardoni","given":"Maria"},{"family":"Scarlett","given":"Christopher J."},{"family":"Scarpa","given":"Aldo"},{"family":"Scelo","given":"Ghislai</vt:lpwstr>
  </property>
  <property fmtid="{D5CDD505-2E9C-101B-9397-08002B2CF9AE}" pid="314" name="ZOTERO_BREF_HAsxUjHZcJ4v_161">
    <vt:lpwstr>ne"},{"family":"Schadendorf","given":"Dirk"},{"family":"Schein","given":"Jacqueline E."},{"family":"Schilhabel","given":"Markus B."},{"family":"Schlesner","given":"Matthias"},{"family":"Schlomm","given":"Thorsten"},{"family":"Schmidt","given":"Heather K."</vt:lpwstr>
  </property>
  <property fmtid="{D5CDD505-2E9C-101B-9397-08002B2CF9AE}" pid="315" name="ZOTERO_BREF_HAsxUjHZcJ4v_162">
    <vt:lpwstr>},{"family":"Schreiber","given":"Stefan"},{"family":"Schultz","given":"Nikolaus"},{"family":"Schumacher","given":"Steven E."},{"family":"Schwarz","given":"Roland F."},{"family":"Scolyer","given":"Richard A."},{"family":"Scott","given":"David"},{"family":"</vt:lpwstr>
  </property>
  <property fmtid="{D5CDD505-2E9C-101B-9397-08002B2CF9AE}" pid="316" name="ZOTERO_BREF_HAsxUjHZcJ4v_163">
    <vt:lpwstr>Scully","given":"Ralph"},{"family":"Seethala","given":"Raja"},{"family":"Segre","given":"Ayellet V."},{"family":"Selander","given":"Iris"},{"family":"Semple","given":"Colin A."},{"family":"Senbabaoglu","given":"Yasin"},{"family":"Sengupta","given":"Subhaj</vt:lpwstr>
  </property>
  <property fmtid="{D5CDD505-2E9C-101B-9397-08002B2CF9AE}" pid="317" name="ZOTERO_BREF_HAsxUjHZcJ4v_164">
    <vt:lpwstr>it"},{"family":"Sereni","given":"Elisabetta"},{"family":"Serra","given":"Stefano"},{"family":"Shackleton","given":"Mark"},{"family":"Shah","given":"Nimish C."},{"family":"Shahabi","given":"Sagedeh"},{"family":"Shang","given":"Catherine A."},{"family":"Sha</vt:lpwstr>
  </property>
  <property fmtid="{D5CDD505-2E9C-101B-9397-08002B2CF9AE}" pid="318" name="ZOTERO_BREF_HAsxUjHZcJ4v_165">
    <vt:lpwstr>ng","given":"Ping"},{"family":"Shapira","given":"Ofer"},{"family":"Shelton","given":"Troy"},{"family":"Shen","given":"Ciyue"},{"family":"Shen","given":"Hui"},{"family":"Shepherd","given":"Rebecca"},{"family":"Shi","given":"Yan"},{"family":"Shiah","given":</vt:lpwstr>
  </property>
  <property fmtid="{D5CDD505-2E9C-101B-9397-08002B2CF9AE}" pid="319" name="ZOTERO_BREF_HAsxUjHZcJ4v_166">
    <vt:lpwstr>"Yu-Jia"},{"family":"Shibata","given":"Tatsuhiro"},{"family":"Shih","given":"Juliann"},{"family":"Shimizu","given":"Eigo"},{"family":"Shin","given":"Seung Jun"},{"family":"Shiraishi","given":"Yuichi"},{"family":"Shmaya","given":"Tal"},{"family":"Shmulevic</vt:lpwstr>
  </property>
  <property fmtid="{D5CDD505-2E9C-101B-9397-08002B2CF9AE}" pid="320" name="ZOTERO_BREF_HAsxUjHZcJ4v_167">
    <vt:lpwstr>h","given":"Ilya"},{"family":"Shorser","given":"Solomon I."},{"family":"Shrestha","given":"Raunak"},{"family":"Shringarpure","given":"Suyash S."},{"family":"Shriver","given":"Craig"},{"family":"Shuai","given":"Shimin"},{"family":"Sidiropoulos","given":"Ni</vt:lpwstr>
  </property>
  <property fmtid="{D5CDD505-2E9C-101B-9397-08002B2CF9AE}" pid="321" name="ZOTERO_BREF_HAsxUjHZcJ4v_168">
    <vt:lpwstr>kos"},{"family":"Siebert","given":"Reiner"},{"family":"Sieuwerts","given":"Anieta M."},{"family":"Sieverling","given":"Lina"},{"family":"Signoretti","given":"Sabina"},{"family":"Sikora","given":"Katarzyna O."},{"family":"Simbolo","given":"Michele"},{"fami</vt:lpwstr>
  </property>
  <property fmtid="{D5CDD505-2E9C-101B-9397-08002B2CF9AE}" pid="322" name="ZOTERO_BREF_HAsxUjHZcJ4v_169">
    <vt:lpwstr>ly":"Simon","given":"Ronald"},{"family":"Simons","given":"Janae V."},{"family":"Simpson","given":"Jared T."},{"family":"Simpson","given":"Peter T."},{"family":"Singer","given":"Samuel"},{"family":"Sinnott-Armstrong","given":"Nasa"},{"family":"Sipahimalani</vt:lpwstr>
  </property>
  <property fmtid="{D5CDD505-2E9C-101B-9397-08002B2CF9AE}" pid="32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24" name="ZOTERO_BREF_HAsxUjHZcJ4v_170">
    <vt:lpwstr>","given":"Payal"},{"family":"Skelly","given":"Tara J."},{"family":"Smid","given":"Marcel"},{"family":"Smith","given":"Jaclyn"},{"family":"Smith-McCune","given":"Karen"},{"family":"Socci","given":"Nicholas D."},{"family":"Soloway","given":"Matthew G."},{"</vt:lpwstr>
  </property>
  <property fmtid="{D5CDD505-2E9C-101B-9397-08002B2CF9AE}" pid="325" name="ZOTERO_BREF_HAsxUjHZcJ4v_171">
    <vt:lpwstr>family":"Song","given":"Lei"},{"family":"Sood","given":"Anil K."},{"family":"Sothi","given":"Sharmila"},{"family":"Sotiriou","given":"Christos"},{"family":"Soulette","given":"Cameron M."},{"family":"Span","given":"Paul N."},{"family":"Spellman","given":"P</vt:lpwstr>
  </property>
  <property fmtid="{D5CDD505-2E9C-101B-9397-08002B2CF9AE}" pid="326" name="ZOTERO_BREF_HAsxUjHZcJ4v_172">
    <vt:lpwstr>aul T."},{"family":"Spillane","given":"Andrew J."},{"family":"Spiro","given":"Oliver"},{"family":"Spring","given":"Jonathan"},{"family":"Staaf","given":"Johan"},{"family":"Stadler","given":"Peter F."},{"family":"Staib","given":"Peter"},{"family":"Stark","</vt:lpwstr>
  </property>
  <property fmtid="{D5CDD505-2E9C-101B-9397-08002B2CF9AE}" pid="32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28" name="ZOTERO_BREF_HAsxUjHZcJ4v_174">
    <vt:lpwstr>ip"},{"family":"Stilgenbauer","given":"Stephan"},{"family":"Stobbe","given":"Miranda D."},{"family":"Stratton","given":"Michael R."},{"family":"Stretch","given":"Jonathan R."},{"family":"Struck","given":"Adam J."},{"family":"Stuart","given":"Joshua M."},{</vt:lpwstr>
  </property>
  <property fmtid="{D5CDD505-2E9C-101B-9397-08002B2CF9AE}" pid="329" name="ZOTERO_BREF_HAsxUjHZcJ4v_175">
    <vt:lpwstr>"family":"Stunnenberg","given":"Henk G."},{"family":"Su","given":"Hong"},{"family":"Su","given":"Xiaoping"},{"family":"Sungalee","given":"Stephanie"},{"family":"Susak","given":"Hana"},{"family":"Suzuki","given":"Akihiro"},{"family":"Sweep","given":"Fred"}</vt:lpwstr>
  </property>
  <property fmtid="{D5CDD505-2E9C-101B-9397-08002B2CF9AE}" pid="330" name="ZOTERO_BREF_HAsxUjHZcJ4v_176">
    <vt:lpwstr>,{"family":"Szczepanowski","given":"Monika"},{"family":"Sültmann","given":"Holger"},{"family":"Yugawa","given":"Takashi"},{"family":"Tam","given":"Angela"},{"family":"Tamborero","given":"David"},{"family":"Tan","given":"Benita Kiat Tee"},{"family":"Tan","</vt:lpwstr>
  </property>
  <property fmtid="{D5CDD505-2E9C-101B-9397-08002B2CF9AE}" pid="331" name="ZOTERO_BREF_HAsxUjHZcJ4v_177">
    <vt:lpwstr>given":"Donghui"},{"family":"Tan","given":"Patrick"},{"family":"Tanaka","given":"Hiroko"},{"family":"Taniguchi","given":"Hirokazu"},{"family":"Tanskanen","given":"Tomas J."},{"family":"Tarabichi","given":"Maxime"},{"family":"Tarnuzzer","given":"Roy"},{"fa</vt:lpwstr>
  </property>
  <property fmtid="{D5CDD505-2E9C-101B-9397-08002B2CF9AE}" pid="332" name="ZOTERO_BREF_HAsxUjHZcJ4v_178">
    <vt:lpwstr>mily":"Tarpey","given":"Patrick"},{"family":"Taschuk","given":"Morgan L."},{"family":"Tatsuno","given":"Kenji"},{"family":"Tavaré","given":"Simon"},{"family":"Taylor","given":"Darrin F."},{"family":"Taylor-Weiner","given":"Amaro"},{"family":"Teague","give</vt:lpwstr>
  </property>
  <property fmtid="{D5CDD505-2E9C-101B-9397-08002B2CF9AE}" pid="333" name="ZOTERO_BREF_HAsxUjHZcJ4v_179">
    <vt:lpwstr>n":"Jon W."},{"family":"Teh","given":"Bin Tean"},{"family":"Tembe","given":"Varsha"},{"family":"Temes","given":"Javier"},{"family":"Thai","given":"Kevin"},{"family":"Thiessen","given":"Nina"},{"family":"Thomas","given":"Gilles"},{"family":"Thomas","given"</vt:lpwstr>
  </property>
  <property fmtid="{D5CDD505-2E9C-101B-9397-08002B2CF9AE}" pid="33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35" name="ZOTERO_BREF_HAsxUjHZcJ4v_180">
    <vt:lpwstr>:"Sarah"},{"family":"Thompson","given":"Alastair M."},{"family":"Thompson","given":"John F. F."},{"family":"Thompson","given":"R. Houston"},{"family":"Thorne","given":"Heather"},{"family":"Thorne","given":"Leigh B."},{"family":"Thorogood","given":"Adrian"</vt:lpwstr>
  </property>
  <property fmtid="{D5CDD505-2E9C-101B-9397-08002B2CF9AE}" pid="336" name="ZOTERO_BREF_HAsxUjHZcJ4v_181">
    <vt:lpwstr>},{"family":"Tiao","given":"Grace"},{"family":"Tijanic","given":"Nebojsa"},{"family":"Timms","given":"Lee E."},{"family":"Tirabosco","given":"Roberto"},{"family":"Tojo","given":"Marta"},{"family":"Tommasi","given":"Stefania"},{"family":"Toon","given":"Chr</vt:lpwstr>
  </property>
  <property fmtid="{D5CDD505-2E9C-101B-9397-08002B2CF9AE}" pid="337" name="ZOTERO_BREF_HAsxUjHZcJ4v_182">
    <vt:lpwstr>istopher W."},{"family":"Torrents","given":"David"},{"family":"Tortora","given":"Giampaolo"},{"family":"Tost","given":"Jörg"},{"family":"Totoki","given":"Yasushi"},{"family":"Townend","given":"David"},{"family":"Traficante","given":"Nadia"},{"family":"Tro</vt:lpwstr>
  </property>
  <property fmtid="{D5CDD505-2E9C-101B-9397-08002B2CF9AE}" pid="338" name="ZOTERO_BREF_HAsxUjHZcJ4v_183">
    <vt:lpwstr>tta","given":"Jean-Rémi"},{"family":"Trümper","given":"Lorenz H. P."},{"family":"Tsao","given":"Ming"},{"family":"Tsunoda","given":"Tatsuhiko"},{"family":"Tucker","given":"Olga"},{"family":"Turkington","given":"Richard"},{"family":"Turner","given":"Daniel</vt:lpwstr>
  </property>
  <property fmtid="{D5CDD505-2E9C-101B-9397-08002B2CF9AE}" pid="339" name="ZOTERO_BREF_HAsxUjHZcJ4v_184">
    <vt:lpwstr> J."},{"family":"Tutt","given":"Andrew"},{"family":"Ueno","given":"Masaki"},{"family":"Umbricht","given":"Christopher"},{"family":"Umer","given":"Husen M."},{"family":"Underwood","given":"Timothy J."},{"family":"Urushidate","given":"Tomoko"},{"family":"Us</vt:lpwstr>
  </property>
  <property fmtid="{D5CDD505-2E9C-101B-9397-08002B2CF9AE}" pid="34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41" name="ZOTERO_BREF_HAsxUjHZcJ4v_186">
    <vt:lpwstr>nden","given":"Gert G."},{"family":"Van der Kwast","given":"Theodorus"},{"family":"Vasudev","given":"Naveen"},{"family":"Vazquez","given":"Miguel"},{"family":"Vedururu","given":"Ravikiran"},{"family":"Veluvolu","given":"Umadevi"},{"family":"Vembu","given"</vt:lpwstr>
  </property>
  <property fmtid="{D5CDD505-2E9C-101B-9397-08002B2CF9AE}" pid="342" name="ZOTERO_BREF_HAsxUjHZcJ4v_187">
    <vt:lpwstr>:"Shankar"},{"family":"Verbeke","given":"Lieven P. C."},{"family":"Vermeulen","given":"Peter"},{"family":"Verrill","given":"Clare"},{"family":"Viari","given":"Alain"},{"family":"Vicente","given":"David"},{"family":"Vicentini","given":"Caterina"},{"family"</vt:lpwstr>
  </property>
  <property fmtid="{D5CDD505-2E9C-101B-9397-08002B2CF9AE}" pid="343" name="ZOTERO_BREF_HAsxUjHZcJ4v_188">
    <vt:lpwstr>:"VijayRaghavan","given":"K."},{"family":"Viksna","given":"Juris"},{"family":"Vilain","given":"Ricardo E."},{"family":"Villasante","given":"Izar"},{"family":"Vincent-Salomon","given":"Anne"},{"family":"Voet","given":"Douglas"},{"family":"Vázquez-García","</vt:lpwstr>
  </property>
  <property fmtid="{D5CDD505-2E9C-101B-9397-08002B2CF9AE}" pid="344" name="ZOTERO_BREF_HAsxUjHZcJ4v_189">
    <vt:lpwstr>given":"Ignacio"},{"family":"Waddell","given":"Nick M."},{"family":"Waddell","given":"Nicola"},{"family":"Wadelius","given":"Claes"},{"family":"Wadi","given":"Lina"},{"family":"Wagener","given":"Rabea"},{"family":"Wala","given":"Jeremiah A."},{"family":"W</vt:lpwstr>
  </property>
  <property fmtid="{D5CDD505-2E9C-101B-9397-08002B2CF9AE}" pid="34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46" name="ZOTERO_BREF_HAsxUjHZcJ4v_190">
    <vt:lpwstr>ang","given":"Jian"},{"family":"Wang","given":"Jiayin"},{"family":"Wang","given":"Linghua"},{"family":"Wang","given":"Wenyi"},{"family":"Wang","given":"Yumeng"},{"family":"Wang","given":"Zhining"},{"family":"Waring","given":"Paul M."},{"family":"Warnatz",</vt:lpwstr>
  </property>
  <property fmtid="{D5CDD505-2E9C-101B-9397-08002B2CF9AE}" pid="347" name="ZOTERO_BREF_HAsxUjHZcJ4v_191">
    <vt:lpwstr>"given":"Hans-Jörg"},{"family":"Warrell","given":"Jonathan"},{"family":"Warren","given":"Anne Y."},{"family":"Waszak","given":"Sebastian M."},{"family":"Wedge","given":"David C."},{"family":"Weichenhan","given":"Dieter"},{"family":"Weinstein","given":"Joh</vt:lpwstr>
  </property>
  <property fmtid="{D5CDD505-2E9C-101B-9397-08002B2CF9AE}" pid="348" name="ZOTERO_BREF_HAsxUjHZcJ4v_192">
    <vt:lpwstr>n N."},{"family":"Weischenfeldt","given":"Joachim"},{"family":"Weisenberger","given":"Daniel J."},{"family":"Welch","given":"Ian"},{"family":"Wendl","given":"Michael C."},{"family":"Werner","given":"Johannes"},{"family":"Wheeler","given":"David A."},{"fam</vt:lpwstr>
  </property>
  <property fmtid="{D5CDD505-2E9C-101B-9397-08002B2CF9AE}" pid="349" name="ZOTERO_BREF_HAsxUjHZcJ4v_193">
    <vt:lpwstr>ily":"Whitaker","given":"Hayley C."},{"family":"Wigle","given":"Dennis"},{"family":"Wilkerson","given":"Matthew D."},{"family":"Williams","given":"Ashley"},{"family":"Wilmott","given":"James S."},{"family":"Wilson","given":"Gavin W."},{"family":"Wilson","</vt:lpwstr>
  </property>
  <property fmtid="{D5CDD505-2E9C-101B-9397-08002B2CF9AE}" pid="350" name="ZOTERO_BREF_HAsxUjHZcJ4v_194">
    <vt:lpwstr>given":"Julie M."},{"family":"Wilson","given":"Richard K."},{"family":"Winterhoff","given":"Boris"},{"family":"Wintersinger","given":"Jeffrey A."},{"family":"Wiznerowicz","given":"Maciej"},{"family":"Wolf","given":"Stephan"},{"family":"Wong","given":"Bern</vt:lpwstr>
  </property>
  <property fmtid="{D5CDD505-2E9C-101B-9397-08002B2CF9AE}" pid="351" name="ZOTERO_BREF_HAsxUjHZcJ4v_195">
    <vt:lpwstr>ice H."},{"family":"Wong","given":"Tina"},{"family":"Wong","given":"Winghing"},{"family":"Wood","given":"Scott"},{"family":"Wouters","given":"Bradly G."},{"family":"Wright","given":"Adam J."},{"family":"Wright","given":"Derek W."},{"family":"Wu","given":"</vt:lpwstr>
  </property>
  <property fmtid="{D5CDD505-2E9C-101B-9397-08002B2CF9AE}" pid="352" name="ZOTERO_BREF_HAsxUjHZcJ4v_196">
    <vt:lpwstr>Chin-Lee"},{"family":"Wu","given":"Dai-Ying"},{"family":"Wu","given":"Jianmin"},{"family":"Wu","given":"Kui"},{"family":"Wu","given":"Yang"},{"family":"Wu","given":"Zhenggang"},{"family":"Xi","given":"Liu"},{"family":"Xia","given":"Tian"},{"family":"Xiao"</vt:lpwstr>
  </property>
  <property fmtid="{D5CDD505-2E9C-101B-9397-08002B2CF9AE}" pid="353" name="ZOTERO_BREF_HAsxUjHZcJ4v_197">
    <vt:lpwstr>,"given":"Xiao"},{"family":"Xing","given":"Rui"},{"family":"Xiong","given":"Heng"},{"family":"Xu","given":"Qinying"},{"family":"Xu","given":"Yanxun"},{"family":"Xue","given":"Hong"},{"family":"Yachida","given":"Shinichi"},{"family":"Yakneen","given":"Serg</vt:lpwstr>
  </property>
  <property fmtid="{D5CDD505-2E9C-101B-9397-08002B2CF9AE}" pid="354" name="ZOTERO_BREF_HAsxUjHZcJ4v_198">
    <vt:lpwstr>ei"},{"family":"Yamaguchi","given":"Rui"},{"family":"Yamaguchi","given":"Takafumi N."},{"family":"Yamamoto","given":"Masakazu"},{"family":"Yamamoto","given":"Shogo"},{"family":"Yamaue","given":"Hiroki"},{"family":"Yang","given":"Fan"},{"family":"Yang","gi</vt:lpwstr>
  </property>
  <property fmtid="{D5CDD505-2E9C-101B-9397-08002B2CF9AE}" pid="355" name="ZOTERO_BREF_HAsxUjHZcJ4v_199">
    <vt:lpwstr>ven":"Jean Y."},{"family":"Yang","given":"Liming"},{"family":"Yang","given":"Lixing"},{"family":"Yang","given":"Shanlin"},{"family":"Yang","given":"Tsun-Po"},{"family":"Yang","given":"Yang"},{"family":"Yao","given":"Xiaotong"},{"family":"Yaspo","given":"M</vt:lpwstr>
  </property>
  <property fmtid="{D5CDD505-2E9C-101B-9397-08002B2CF9AE}" pid="35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5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58" name="ZOTERO_BREF_HAsxUjHZcJ4v_200">
    <vt:lpwstr>arie-Laure"},{"family":"Yates","given":"Lucy"},{"family":"Yau","given":"Christina"},{"family":"Ye","given":"Kai"},{"family":"Yellapantula","given":"Venkata D."},{"family":"Yoon","given":"Christopher J."},{"family":"Yoon","given":"Sung-Soo"},{"family":"You</vt:lpwstr>
  </property>
  <property fmtid="{D5CDD505-2E9C-101B-9397-08002B2CF9AE}" pid="359" name="ZOTERO_BREF_HAsxUjHZcJ4v_201">
    <vt:lpwstr>sif","given":"Fouad"},{"family":"Yu","given":"Jun"},{"family":"Yu","given":"Kaixian"},{"family":"Yu","given":"Willie"},{"family":"Yu","given":"Yingyan"},{"family":"Yuan","given":"Ke"},{"family":"Yuan","given":"Yuan"},{"family":"Yuen","given":"Denis"},{"fa</vt:lpwstr>
  </property>
  <property fmtid="{D5CDD505-2E9C-101B-9397-08002B2CF9AE}" pid="360" name="ZOTERO_BREF_HAsxUjHZcJ4v_202">
    <vt:lpwstr>mily":"Yung","given":"Christina K."},{"family":"Zaikova","given":"Olga"},{"family":"Zamora","given":"Jorge"},{"family":"Zenklusen","given":"Jean C."},{"family":"Zenz","given":"Thorsten"},{"family":"Zeps","given":"Nikolajs"},{"family":"Zhang","given":"Chen</vt:lpwstr>
  </property>
  <property fmtid="{D5CDD505-2E9C-101B-9397-08002B2CF9AE}" pid="361" name="ZOTERO_BREF_HAsxUjHZcJ4v_203">
    <vt:lpwstr>g-Zhong"},{"family":"Zhang","given":"Fan"},{"family":"Zhang","given":"Hailei"},{"family":"Zhang","given":"Hongwei"},{"family":"Zhang","given":"Jiashan"},{"family":"Zhang","given":"Jing"},{"family":"Zhang","given":"Junjun"},{"family":"Zhang","given":"Xuanp</vt:lpwstr>
  </property>
  <property fmtid="{D5CDD505-2E9C-101B-9397-08002B2CF9AE}" pid="362" name="ZOTERO_BREF_HAsxUjHZcJ4v_204">
    <vt:lpwstr>ing"},{"family":"Zhang","given":"Zemin"},{"family":"Zheng","given":"Liangtao"},{"family":"Zheng","given":"Xiuqing"},{"family":"Zhou","given":"Wanding"},{"family":"Zhou","given":"Yong"},{"family":"Zhu","given":"Bin"},{"family":"Zhu","given":"Hongtu"},{"fam</vt:lpwstr>
  </property>
  <property fmtid="{D5CDD505-2E9C-101B-9397-08002B2CF9AE}" pid="363" name="ZOTERO_BREF_HAsxUjHZcJ4v_205">
    <vt:lpwstr>ily":"Zhu","given":"Jingchun"},{"family":"Zhu","given":"Shida"},{"family":"Zou","given":"Lihua"},{"family":"Zou","given":"Xueqing"},{"family":"deFazio","given":"Anna"},{"family":"As","given":"Nicholas","non-dropping-particle":"van"},{"family":"Deurzen","g</vt:lpwstr>
  </property>
  <property fmtid="{D5CDD505-2E9C-101B-9397-08002B2CF9AE}" pid="36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65" name="ZOTERO_BREF_HAsxUjHZcJ4v_207">
    <vt:lpwstr>"}],"issued":{"date-parts":[["2020",2,6]]}}}],"schema":"https://github.com/citation-style-language/schema/raw/master/csl-citation.json"}</vt:lpwstr>
  </property>
  <property fmtid="{D5CDD505-2E9C-101B-9397-08002B2CF9AE}" pid="36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67" name="ZOTERO_BREF_HAsxUjHZcJ4v_22">
    <vt:lpwstr>,{"family":"Baylin","given":"Stephen B."},{"family":"Bazant","given":"Wojciech"},{"family":"Beardsmore","given":"Duncan"},{"family":"Beck","given":"Timothy A."},{"family":"Behjati","given":"Sam"},{"family":"Behren","given":"Andreas"},{"family":"Niu","give</vt:lpwstr>
  </property>
  <property fmtid="{D5CDD505-2E9C-101B-9397-08002B2CF9AE}" pid="368" name="ZOTERO_BREF_HAsxUjHZcJ4v_23">
    <vt:lpwstr>n":"Beifang"},{"family":"Bell","given":"Cindy"},{"family":"Beltran","given":"Sergi"},{"family":"Benz","given":"Christopher"},{"family":"Berchuck","given":"Andrew"},{"family":"Bergmann","given":"Anke K."},{"family":"Bergstrom","given":"Erik N."},{"family":</vt:lpwstr>
  </property>
  <property fmtid="{D5CDD505-2E9C-101B-9397-08002B2CF9AE}" pid="369" name="ZOTERO_BREF_HAsxUjHZcJ4v_24">
    <vt:lpwstr>"Berman","given":"Benjamin P."},{"family":"Berney","given":"Daniel M."},{"family":"Bernhart","given":"Stephan H."},{"family":"Beroukhim","given":"Rameen"},{"family":"Berrios","given":"Mario"},{"family":"Bersani","given":"Samantha"},{"family":"Bertl","give</vt:lpwstr>
  </property>
  <property fmtid="{D5CDD505-2E9C-101B-9397-08002B2CF9AE}" pid="370" name="ZOTERO_BREF_HAsxUjHZcJ4v_25">
    <vt:lpwstr>n":"Johanna"},{"family":"Betancourt","given":"Miguel"},{"family":"Bhandari","given":"Vinayak"},{"family":"Bhosle","given":"Shriram G."},{"family":"Biankin","given":"Andrew V."},{"family":"Bieg","given":"Matthias"},{"family":"Bigner","given":"Darell"},{"fa</vt:lpwstr>
  </property>
  <property fmtid="{D5CDD505-2E9C-101B-9397-08002B2CF9AE}" pid="371" name="ZOTERO_BREF_HAsxUjHZcJ4v_26">
    <vt:lpwstr>mily":"Binder","given":"Hans"},{"family":"Birney","given":"Ewan"},{"family":"Birrer","given":"Michael"},{"family":"Biswas","given":"Nidhan K."},{"family":"Bjerkehagen","given":"Bodil"},{"family":"Bodenheimer","given":"Tom"},{"family":"Boice","given":"Lori</vt:lpwstr>
  </property>
  <property fmtid="{D5CDD505-2E9C-101B-9397-08002B2CF9AE}" pid="372" name="ZOTERO_BREF_HAsxUjHZcJ4v_27">
    <vt:lpwstr>"},{"family":"Bonizzato","given":"Giada"},{"family":"De Bono","given":"Johann S."},{"family":"Boot","given":"Arnoud"},{"family":"Bootwalla","given":"Moiz S."},{"family":"Borg","given":"Ake"},{"family":"Borkhardt","given":"Arndt"},{"family":"Boroevich","gi</vt:lpwstr>
  </property>
  <property fmtid="{D5CDD505-2E9C-101B-9397-08002B2CF9AE}" pid="373" name="ZOTERO_BREF_HAsxUjHZcJ4v_28">
    <vt:lpwstr>ven":"Keith A."},{"family":"Borozan","given":"Ivan"},{"family":"Borst","given":"Christoph"},{"family":"Bosenberg","given":"Marcus"},{"family":"Bosio","given":"Mattia"},{"family":"Boultwood","given":"Jacqueline"},{"family":"Bourque","given":"Guillaume"},{"</vt:lpwstr>
  </property>
  <property fmtid="{D5CDD505-2E9C-101B-9397-08002B2CF9AE}" pid="374" name="ZOTERO_BREF_HAsxUjHZcJ4v_29">
    <vt:lpwstr>family":"Boutros","given":"Paul C."},{"family":"Bova","given":"G. Steven"},{"family":"Bowen","given":"David T."},{"family":"Bowlby","given":"Reanne"},{"family":"Bowtell","given":"David D. L."},{"family":"Boyault","given":"Sandrine"},{"family":"Boyce","giv</vt:lpwstr>
  </property>
  <property fmtid="{D5CDD505-2E9C-101B-9397-08002B2CF9AE}" pid="37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76" name="ZOTERO_BREF_HAsxUjHZcJ4v_30">
    <vt:lpwstr>en":"Rich"},{"family":"Boyd","given":"Jeffrey"},{"family":"Brazma","given":"Alvis"},{"family":"Brennan","given":"Paul"},{"family":"Brewer","given":"Daniel S."},{"family":"Brinkman","given":"Arie B."},{"family":"Bristow","given":"Robert G."},{"family":"Bro</vt:lpwstr>
  </property>
  <property fmtid="{D5CDD505-2E9C-101B-9397-08002B2CF9AE}" pid="377" name="ZOTERO_BREF_HAsxUjHZcJ4v_31">
    <vt:lpwstr>addus","given":"Russell R."},{"family":"Brock","given":"Jane E."},{"family":"Brock","given":"Malcolm"},{"family":"Broeks","given":"Annegien"},{"family":"Brooks","given":"Angela N."},{"family":"Brooks","given":"Denise"},{"family":"Brors","given":"Benedikt"</vt:lpwstr>
  </property>
  <property fmtid="{D5CDD505-2E9C-101B-9397-08002B2CF9AE}" pid="378" name="ZOTERO_BREF_HAsxUjHZcJ4v_32">
    <vt:lpwstr>},{"family":"Brunak","given":"Søren"},{"family":"Bruxner","given":"Timothy J. C."},{"family":"Bruzos","given":"Alicia L."},{"family":"Buchanan","given":"Alex"},{"family":"Buchhalter","given":"Ivo"},{"family":"Buchholz","given":"Christiane"},{"family":"Bul</vt:lpwstr>
  </property>
  <property fmtid="{D5CDD505-2E9C-101B-9397-08002B2CF9AE}" pid="379" name="ZOTERO_BREF_HAsxUjHZcJ4v_33">
    <vt:lpwstr>lman","given":"Susan"},{"family":"Burke","given":"Hazel"},{"family":"Burkhardt","given":"Birgit"},{"family":"Burns","given":"Kathleen H."},{"family":"Busanovich","given":"John"},{"family":"Bustamante","given":"Carlos D."},{"family":"Butler","given":"Adam </vt:lpwstr>
  </property>
  <property fmtid="{D5CDD505-2E9C-101B-9397-08002B2CF9AE}" pid="380" name="ZOTERO_BREF_HAsxUjHZcJ4v_34">
    <vt:lpwstr>P."},{"family":"Butte","given":"Atul J."},{"family":"Byrne","given":"Niall J."},{"family":"Børresen-Dale","given":"Anne-Lise"},{"family":"Caesar-Johnson","given":"Samantha J."},{"family":"Cafferkey","given":"Andy"},{"family":"Cahill","given":"Declan"},{"f</vt:lpwstr>
  </property>
  <property fmtid="{D5CDD505-2E9C-101B-9397-08002B2CF9AE}" pid="381" name="ZOTERO_BREF_HAsxUjHZcJ4v_35">
    <vt:lpwstr>amily":"Calabrese","given":"Claudia"},{"family":"Caldas","given":"Carlos"},{"family":"Calvo","given":"Fabien"},{"family":"Camacho","given":"Niedzica"},{"family":"Campbell","given":"Peter J."},{"family":"Campo","given":"Elias"},{"family":"Cantù","given":"C</vt:lpwstr>
  </property>
  <property fmtid="{D5CDD505-2E9C-101B-9397-08002B2CF9AE}" pid="382" name="ZOTERO_BREF_HAsxUjHZcJ4v_36">
    <vt:lpwstr>inzia"},{"family":"Cao","given":"Shaolong"},{"family":"Carey","given":"Thomas E."},{"family":"Carlevaro-Fita","given":"Joana"},{"family":"Carlsen","given":"Rebecca"},{"family":"Cataldo","given":"Ivana"},{"family":"Cazzola","given":"Mario"},{"family":"Cebo</vt:lpwstr>
  </property>
  <property fmtid="{D5CDD505-2E9C-101B-9397-08002B2CF9AE}" pid="383" name="ZOTERO_BREF_HAsxUjHZcJ4v_37">
    <vt:lpwstr>n","given":"Jonathan"},{"family":"Cerfolio","given":"Robert"},{"family":"Chadwick","given":"Dianne E."},{"family":"Chakravarty","given":"Dimple"},{"family":"Chalmers","given":"Don"},{"family":"Chan","given":"Calvin Wing Yiu"},{"family":"Chan","given":"Kin</vt:lpwstr>
  </property>
  <property fmtid="{D5CDD505-2E9C-101B-9397-08002B2CF9AE}" pid="384" name="ZOTERO_BREF_HAsxUjHZcJ4v_38">
    <vt:lpwstr>"},{"family":"Chan-Seng-Yue","given":"Michelle"},{"family":"Chandan","given":"Vishal S."},{"family":"Chang","given":"David K."},{"family":"Chanock","given":"Stephen J."},{"family":"Chantrill","given":"Lorraine A."},{"family":"Chateigner","given":"Aurélien</vt:lpwstr>
  </property>
  <property fmtid="{D5CDD505-2E9C-101B-9397-08002B2CF9AE}" pid="385" name="ZOTERO_BREF_HAsxUjHZcJ4v_39">
    <vt:lpwstr>"},{"family":"Chatterjee","given":"Nilanjan"},{"family":"Chayama","given":"Kazuaki"},{"family":"Chen","given":"Hsiao-Wei"},{"family":"Chen","given":"Jieming"},{"family":"Chen","given":"Ken"},{"family":"Chen","given":"Yiwen"},{"family":"Chen","given":"Zhao</vt:lpwstr>
  </property>
  <property fmtid="{D5CDD505-2E9C-101B-9397-08002B2CF9AE}" pid="38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87" name="ZOTERO_BREF_HAsxUjHZcJ4v_40">
    <vt:lpwstr>hong"},{"family":"Cherniack","given":"Andrew D."},{"family":"Chien","given":"Jeremy"},{"family":"Chiew","given":"Yoke-Eng"},{"family":"Chin","given":"Suet-Feung"},{"family":"Cho","given":"Juok"},{"family":"Cho","given":"Sunghoon"},{"family":"Choi","given"</vt:lpwstr>
  </property>
  <property fmtid="{D5CDD505-2E9C-101B-9397-08002B2CF9AE}" pid="388" name="ZOTERO_BREF_HAsxUjHZcJ4v_41">
    <vt:lpwstr>:"Jung Kyoon"},{"family":"Choi","given":"Wan"},{"family":"Chomienne","given":"Christine"},{"family":"Chong","given":"Zechen"},{"family":"Choo","given":"Su Pin"},{"family":"Chou","given":"Angela"},{"family":"Christ","given":"Angelika N."},{"family":"Christ</vt:lpwstr>
  </property>
  <property fmtid="{D5CDD505-2E9C-101B-9397-08002B2CF9AE}" pid="389" name="ZOTERO_BREF_HAsxUjHZcJ4v_42">
    <vt:lpwstr>ie","given":"Elizabeth L."},{"family":"Chuah","given":"Eric"},{"family":"Cibulskis","given":"Carrie"},{"family":"Cibulskis","given":"Kristian"},{"family":"Cingarlini","given":"Sara"},{"family":"Clapham","given":"Peter"},{"family":"Claviez","given":"Alexan</vt:lpwstr>
  </property>
  <property fmtid="{D5CDD505-2E9C-101B-9397-08002B2CF9AE}" pid="390" name="ZOTERO_BREF_HAsxUjHZcJ4v_43">
    <vt:lpwstr>der"},{"family":"Cleary","given":"Sean"},{"family":"Cloonan","given":"Nicole"},{"family":"Cmero","given":"Marek"},{"family":"Collins","given":"Colin C."},{"family":"Connor","given":"Ashton A."},{"family":"Cooke","given":"Susanna L."},{"family":"Cooper","g</vt:lpwstr>
  </property>
  <property fmtid="{D5CDD505-2E9C-101B-9397-08002B2CF9AE}" pid="391" name="ZOTERO_BREF_HAsxUjHZcJ4v_44">
    <vt:lpwstr>iven":"Colin S."},{"family":"Cope","given":"Leslie"},{"family":"Corbo","given":"Vincenzo"},{"family":"Cordes","given":"Matthew G."},{"family":"Cordner","given":"Stephen M."},{"family":"Cortés-Ciriano","given":"Isidro"},{"family":"Covington","given":"Kyle"</vt:lpwstr>
  </property>
  <property fmtid="{D5CDD505-2E9C-101B-9397-08002B2CF9AE}" pid="392" name="ZOTERO_BREF_HAsxUjHZcJ4v_45">
    <vt:lpwstr>},{"family":"Cowin","given":"Prue A."},{"family":"Craft","given":"Brian"},{"family":"Craft","given":"David"},{"family":"Creighton","given":"Chad J."},{"family":"Cun","given":"Yupeng"},{"family":"Curley","given":"Erin"},{"family":"Cutcutache","given":"Ioan</vt:lpwstr>
  </property>
  <property fmtid="{D5CDD505-2E9C-101B-9397-08002B2CF9AE}" pid="393" name="ZOTERO_BREF_HAsxUjHZcJ4v_46">
    <vt:lpwstr>a"},{"family":"Czajka","given":"Karolina"},{"family":"Czerniak","given":"Bogdan"},{"family":"Dagg","given":"Rebecca A."},{"family":"Danilova","given":"Ludmila"},{"family":"Davi","given":"Maria Vittoria"},{"family":"Davidson","given":"Natalie R."},{"family</vt:lpwstr>
  </property>
  <property fmtid="{D5CDD505-2E9C-101B-9397-08002B2CF9AE}" pid="394" name="ZOTERO_BREF_HAsxUjHZcJ4v_47">
    <vt:lpwstr>":"Davies","given":"Helen"},{"family":"Davis","given":"Ian J."},{"family":"Davis-Dusenbery","given":"Brandi N."},{"family":"Dawson","given":"Kevin J."},{"family":"De La Vega","given":"Francisco M."},{"family":"De Paoli-Iseppi","given":"Ricardo"},{"family"</vt:lpwstr>
  </property>
  <property fmtid="{D5CDD505-2E9C-101B-9397-08002B2CF9AE}" pid="395" name="ZOTERO_BREF_HAsxUjHZcJ4v_48">
    <vt:lpwstr>:"Defreitas","given":"Timothy"},{"family":"Tos","given":"Angelo P. Dei"},{"family":"Delaneau","given":"Olivier"},{"family":"Demchok","given":"John A."},{"family":"Demeulemeester","given":"Jonas"},{"family":"Demidov","given":"German M."},{"family":"Demirci</vt:lpwstr>
  </property>
  <property fmtid="{D5CDD505-2E9C-101B-9397-08002B2CF9AE}" pid="396" name="ZOTERO_BREF_HAsxUjHZcJ4v_49">
    <vt:lpwstr>oğlu","given":"Deniz"},{"family":"Dennis","given":"Nening M."},{"family":"Denroche","given":"Robert E."},{"family":"Dentro","given":"Stefan C."},{"family":"Desai","given":"Nikita"},{"family":"Deshpande","given":"Vikram"},{"family":"Deshwar","given":"Amit </vt:lpwstr>
  </property>
  <property fmtid="{D5CDD505-2E9C-101B-9397-08002B2CF9AE}" pid="39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98" name="ZOTERO_BREF_HAsxUjHZcJ4v_50">
    <vt:lpwstr>G."},{"family":"Desmedt","given":"Christine"},{"family":"Deu-Pons","given":"Jordi"},{"family":"Dhalla","given":"Noreen"},{"family":"Dhani","given":"Neesha C."},{"family":"Dhingra","given":"Priyanka"},{"family":"Dhir","given":"Rajiv"},{"family":"DiBiase","</vt:lpwstr>
  </property>
  <property fmtid="{D5CDD505-2E9C-101B-9397-08002B2CF9AE}" pid="399" name="ZOTERO_BREF_HAsxUjHZcJ4v_51">
    <vt:lpwstr>given":"Anthony"},{"family":"Diamanti","given":"Klev"},{"family":"Ding","given":"Li"},{"family":"Ding","given":"Shuai"},{"family":"Dinh","given":"Huy Q."},{"family":"Dirix","given":"Luc"},{"family":"Doddapaneni","given":"HarshaVardhan"},{"family":"Donmez"</vt:lpwstr>
  </property>
  <property fmtid="{D5CDD505-2E9C-101B-9397-08002B2CF9AE}" pid="400" name="ZOTERO_BREF_HAsxUjHZcJ4v_52">
    <vt:lpwstr>,"given":"Nilgun"},{"family":"Dow","given":"Michelle T."},{"family":"Drapkin","given":"Ronny"},{"family":"Drechsel","given":"Oliver"},{"family":"Drews","given":"Ruben M."},{"family":"Serge","given":"Serge"},{"family":"Dudderidge","given":"Tim"},{"family":</vt:lpwstr>
  </property>
  <property fmtid="{D5CDD505-2E9C-101B-9397-08002B2CF9AE}" pid="401" name="ZOTERO_BREF_HAsxUjHZcJ4v_53">
    <vt:lpwstr>"Dueso-Barroso","given":"Ana"},{"family":"Dunford","given":"Andrew J."},{"family":"Dunn","given":"Michael"},{"family":"Dursi","given":"Lewis Jonathan"},{"family":"Duthie","given":"Fraser R."},{"family":"Dutton-Regester","given":"Ken"},{"family":"Eagles","</vt:lpwstr>
  </property>
  <property fmtid="{D5CDD505-2E9C-101B-9397-08002B2CF9AE}" pid="402" name="ZOTERO_BREF_HAsxUjHZcJ4v_54">
    <vt:lpwstr>given":"Jenna"},{"family":"Easton","given":"Douglas F."},{"family":"Edmonds","given":"Stuart"},{"family":"Edwards","given":"Paul A."},{"family":"Edwards","given":"Sandra E."},{"family":"Eeles","given":"Rosalind A."},{"family":"Ehinger","given":"Anna"},{"f</vt:lpwstr>
  </property>
  <property fmtid="{D5CDD505-2E9C-101B-9397-08002B2CF9AE}" pid="403" name="ZOTERO_BREF_HAsxUjHZcJ4v_55">
    <vt:lpwstr>amily":"Eils","given":"Juergen"},{"family":"Eils","given":"Roland"},{"family":"El-Naggar","given":"Adel"},{"family":"Eldridge","given":"Matthew"},{"family":"Ellrott","given":"Kyle"},{"family":"Erkek","given":"Serap"},{"family":"Escaramis","given":"Georgia</vt:lpwstr>
  </property>
  <property fmtid="{D5CDD505-2E9C-101B-9397-08002B2CF9AE}" pid="404" name="ZOTERO_BREF_HAsxUjHZcJ4v_56">
    <vt:lpwstr>"},{"family":"Espiritu","given":"Shadrielle M. G."},{"family":"Estivill","given":"Xavier"},{"family":"Etemadmoghadam","given":"Dariush"},{"family":"Eyfjord","given":"Jorunn E."},{"family":"Faltas","given":"Bishoy M."},{"family":"Fan","given":"Daiming"},{"</vt:lpwstr>
  </property>
  <property fmtid="{D5CDD505-2E9C-101B-9397-08002B2CF9AE}" pid="405" name="ZOTERO_BREF_HAsxUjHZcJ4v_57">
    <vt:lpwstr>family":"Faquin","given":"William C."},{"family":"Farcas","given":"Claudiu"},{"family":"Fassan","given":"Matteo"},{"family":"Fatima","given":"Aquila"},{"family":"Favero","given":"Francesco"},{"family":"Fayzullaev","given":"Nodirjon"},{"family":"Felau","gi</vt:lpwstr>
  </property>
  <property fmtid="{D5CDD505-2E9C-101B-9397-08002B2CF9AE}" pid="406" name="ZOTERO_BREF_HAsxUjHZcJ4v_58">
    <vt:lpwstr>ven":"Ina"},{"family":"Fereday","given":"Sian"},{"family":"Ferguson","given":"Martin L."},{"family":"Ferretti","given":"Vincent"},{"family":"Feuerbach","given":"Lars"},{"family":"Field","given":"Matthew A."},{"family":"Fink","given":"J. Lynn"},{"family":"</vt:lpwstr>
  </property>
  <property fmtid="{D5CDD505-2E9C-101B-9397-08002B2CF9AE}" pid="407" name="ZOTERO_BREF_HAsxUjHZcJ4v_59">
    <vt:lpwstr>Finocchiaro","given":"Gaetano"},{"family":"Fisher","given":"Cyril"},{"family":"Fittall","given":"Matthew W."},{"family":"Fitzgerald","given":"Anna"},{"family":"Fitzgerald","given":"Rebecca C."},{"family":"Flanagan","given":"Adrienne M."},{"family":"Fleshn</vt:lpwstr>
  </property>
  <property fmtid="{D5CDD505-2E9C-101B-9397-08002B2CF9AE}" pid="40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409" name="ZOTERO_BREF_HAsxUjHZcJ4v_60">
    <vt:lpwstr>er","given":"Neil E."},{"family":"Flicek","given":"Paul"},{"family":"Foekens","given":"John A."},{"family":"Fong","given":"Kwun M."},{"family":"Fonseca","given":"Nuno A."},{"family":"Foster","given":"Christopher S."},{"family":"Fox","given":"Natalie S."},</vt:lpwstr>
  </property>
  <property fmtid="{D5CDD505-2E9C-101B-9397-08002B2CF9AE}" pid="410" name="ZOTERO_BREF_HAsxUjHZcJ4v_61">
    <vt:lpwstr>{"family":"Fraser","given":"Michael"},{"family":"Frazer","given":"Scott"},{"family":"Frenkel-Morgenstern","given":"Milana"},{"family":"Friedman","given":"William"},{"family":"Frigola","given":"Joan"},{"family":"Fronick","given":"Catrina C."},{"family":"Fu</vt:lpwstr>
  </property>
  <property fmtid="{D5CDD505-2E9C-101B-9397-08002B2CF9AE}" pid="411" name="ZOTERO_BREF_HAsxUjHZcJ4v_62">
    <vt:lpwstr>jimoto","given":"Akihiro"},{"family":"Fujita","given":"Masashi"},{"family":"Fukayama","given":"Masashi"},{"family":"Fulton","given":"Lucinda A."},{"family":"Fulton","given":"Robert S."},{"family":"Furuta","given":"Mayuko"},{"family":"Futreal","given":"P. </vt:lpwstr>
  </property>
  <property fmtid="{D5CDD505-2E9C-101B-9397-08002B2CF9AE}" pid="412" name="ZOTERO_BREF_HAsxUjHZcJ4v_63">
    <vt:lpwstr>Andrew"},{"family":"Füllgrabe","given":"Anja"},{"family":"Gabriel","given":"Stacey B."},{"family":"Gallinger","given":"Steven"},{"family":"Gambacorti-Passerini","given":"Carlo"},{"family":"Gao","given":"Jianjiong"},{"family":"Gao","given":"Shengjie"},{"fa</vt:lpwstr>
  </property>
  <property fmtid="{D5CDD505-2E9C-101B-9397-08002B2CF9AE}" pid="413" name="ZOTERO_BREF_HAsxUjHZcJ4v_64">
    <vt:lpwstr>mily":"Garraway","given":"Levi"},{"family":"Garred","given":"Øystein"},{"family":"Garrison","given":"Erik"},{"family":"Garsed","given":"Dale W."},{"family":"Gehlenborg","given":"Nils"},{"family":"Gelpi","given":"Josep L. L."},{"family":"George","given":"J</vt:lpwstr>
  </property>
  <property fmtid="{D5CDD505-2E9C-101B-9397-08002B2CF9AE}" pid="414" name="ZOTERO_BREF_HAsxUjHZcJ4v_65">
    <vt:lpwstr>oshy"},{"family":"Gerhard","given":"Daniela S."},{"family":"Gerhauser","given":"Clarissa"},{"family":"Gershenwald","given":"Jeffrey E."},{"family":"Gerstein","given":"Mark"},{"family":"Gerstung","given":"Moritz"},{"family":"Getz","given":"Gad"},{"family":</vt:lpwstr>
  </property>
  <property fmtid="{D5CDD505-2E9C-101B-9397-08002B2CF9AE}" pid="415" name="ZOTERO_BREF_HAsxUjHZcJ4v_66">
    <vt:lpwstr>"Ghori","given":"Mohammed"},{"family":"Ghossein","given":"Ronald"},{"family":"Giama","given":"Nasra H."},{"family":"Gibbs","given":"Richard A."},{"family":"Gibson","given":"Bob"},{"family":"Gill","given":"Anthony J."},{"family":"Gill","given":"Pelvender"}</vt:lpwstr>
  </property>
  <property fmtid="{D5CDD505-2E9C-101B-9397-08002B2CF9AE}" pid="416" name="ZOTERO_BREF_HAsxUjHZcJ4v_67">
    <vt:lpwstr>,{"family":"Giri","given":"Dilip D."},{"family":"Glodzik","given":"Dominik"},{"family":"Gnanapragasam","given":"Vincent J."},{"family":"Goebler","given":"Maria Elisabeth"},{"family":"Goldman","given":"Mary J."},{"family":"Gomez","given":"Carmen"},{"family</vt:lpwstr>
  </property>
  <property fmtid="{D5CDD505-2E9C-101B-9397-08002B2CF9AE}" pid="417" name="ZOTERO_BREF_HAsxUjHZcJ4v_68">
    <vt:lpwstr>":"Gonzalez","given":"Santiago"},{"family":"Gonzalez-Perez","given":"Abel"},{"family":"Gordenin","given":"Dmitry A."},{"family":"Gossage","given":"James"},{"family":"Gotoh","given":"Kunihito"},{"family":"Govindan","given":"Ramaswamy"},{"family":"Grabau","</vt:lpwstr>
  </property>
  <property fmtid="{D5CDD505-2E9C-101B-9397-08002B2CF9AE}" pid="418" name="ZOTERO_BREF_HAsxUjHZcJ4v_69">
    <vt:lpwstr>given":"Dorthe"},{"family":"Graham","given":"Janet S."},{"family":"Grant","given":"Robert C."},{"family":"Green","given":"Anthony R."},{"family":"Green","given":"Eric"},{"family":"Greger","given":"Liliana"},{"family":"Grehan","given":"Nicola"},{"family":"</vt:lpwstr>
  </property>
  <property fmtid="{D5CDD505-2E9C-101B-9397-08002B2CF9AE}" pid="41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20" name="ZOTERO_BREF_HAsxUjHZcJ4v_70">
    <vt:lpwstr>Grimaldi","given":"Sonia"},{"family":"Grimmond","given":"Sean M."},{"family":"Grossman","given":"Robert L."},{"family":"Gundem","given":"Gunes"},{"family":"Guo","given":"Qianyun"},{"family":"Gupta","given":"Manaswi"},{"family":"Gupta","given":"Shailja"},{</vt:lpwstr>
  </property>
  <property fmtid="{D5CDD505-2E9C-101B-9397-08002B2CF9AE}" pid="421" name="ZOTERO_BREF_HAsxUjHZcJ4v_71">
    <vt:lpwstr>"family":"Gut","given":"Ivo G."},{"family":"Gut","given":"Marta"},{"family":"Göke","given":"Jonathan"},{"family":"Ha","given":"Gavin"},{"family":"Haake","given":"Andrea"},{"family":"Haan","given":"David"},{"family":"Haas","given":"Siegfried"},{"family":"H</vt:lpwstr>
  </property>
  <property fmtid="{D5CDD505-2E9C-101B-9397-08002B2CF9AE}" pid="422" name="ZOTERO_BREF_HAsxUjHZcJ4v_72">
    <vt:lpwstr>aase","given":"Kerstin"},{"family":"Haber","given":"James E."},{"family":"Habermann","given":"Nina"},{"family":"Hach","given":"Faraz"},{"family":"Haider","given":"Syed"},{"family":"Hama","given":"Natsuko"},{"family":"Hamdy","given":"Freddie C."},{"family"</vt:lpwstr>
  </property>
  <property fmtid="{D5CDD505-2E9C-101B-9397-08002B2CF9AE}" pid="423" name="ZOTERO_BREF_HAsxUjHZcJ4v_73">
    <vt:lpwstr>:"Hamilton","given":"Anne"},{"family":"Hamilton","given":"Mark P."},{"family":"Han","given":"Leng"},{"family":"Hanna","given":"George B."},{"family":"Hansmann","given":"Martin"},{"family":"Haradhvala","given":"Nicholas J."},{"family":"Harismendy","given":</vt:lpwstr>
  </property>
  <property fmtid="{D5CDD505-2E9C-101B-9397-08002B2CF9AE}" pid="424" name="ZOTERO_BREF_HAsxUjHZcJ4v_74">
    <vt:lpwstr>"Olivier"},{"family":"Harliwong","given":"Ivon"},{"family":"Harmanci","given":"Arif O."},{"family":"Harrington","given":"Eoghan"},{"family":"Hasegawa","given":"Takanori"},{"family":"Haussler","given":"David"},{"family":"Hawkins","given":"Steve"},{"family"</vt:lpwstr>
  </property>
  <property fmtid="{D5CDD505-2E9C-101B-9397-08002B2CF9AE}" pid="425" name="ZOTERO_BREF_HAsxUjHZcJ4v_75">
    <vt:lpwstr>:"Hayami","given":"Shinya"},{"family":"Hayashi","given":"Shuto"},{"family":"Hayes","given":"D. Neil"},{"family":"Hayes","given":"Stephen J."},{"family":"Hayward","given":"Nicholas K."},{"family":"Hazell","given":"Steven"},{"family":"He","given":"Yao"},{"f</vt:lpwstr>
  </property>
  <property fmtid="{D5CDD505-2E9C-101B-9397-08002B2CF9AE}" pid="426" name="ZOTERO_BREF_HAsxUjHZcJ4v_76">
    <vt:lpwstr>amily":"Heath","given":"Allison P."},{"family":"Heath","given":"Simon C."},{"family":"Hedley","given":"David"},{"family":"Hegde","given":"Apurva M."},{"family":"Heiman","given":"David I."},{"family":"Heinold","given":"Michael C."},{"family":"Heins","given</vt:lpwstr>
  </property>
  <property fmtid="{D5CDD505-2E9C-101B-9397-08002B2CF9AE}" pid="427" name="ZOTERO_BREF_HAsxUjHZcJ4v_77">
    <vt:lpwstr>":"Zachary"},{"family":"Heisler","given":"Lawrence E."},{"family":"Hellstrom-Lindberg","given":"Eva"},{"family":"Helmy","given":"Mohamed"},{"family":"Heo","given":"Seong Gu"},{"family":"Hepperla","given":"Austin J."},{"family":"Heredia-Genestar","given":"</vt:lpwstr>
  </property>
  <property fmtid="{D5CDD505-2E9C-101B-9397-08002B2CF9AE}" pid="428" name="ZOTERO_BREF_HAsxUjHZcJ4v_78">
    <vt:lpwstr>José María"},{"family":"Herrmann","given":"Carl"},{"family":"Hersey","given":"Peter"},{"family":"Hess","given":"Julian M."},{"family":"Hilmarsdottir","given":"Holmfridur"},{"family":"Hinton","given":"Jonathan"},{"family":"Hirano","given":"Satoshi"},{"fami</vt:lpwstr>
  </property>
  <property fmtid="{D5CDD505-2E9C-101B-9397-08002B2CF9AE}" pid="429" name="ZOTERO_BREF_HAsxUjHZcJ4v_79">
    <vt:lpwstr>ly":"Hiraoka","given":"Nobuyoshi"},{"family":"Hoadley","given":"Katherine A."},{"family":"Hobolth","given":"Asger"},{"family":"Hodzic","given":"Ermin"},{"family":"Hoell","given":"Jessica I."},{"family":"Hoffmann","given":"Steve"},{"family":"Hofmann","give</vt:lpwstr>
  </property>
  <property fmtid="{D5CDD505-2E9C-101B-9397-08002B2CF9AE}" pid="43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31" name="ZOTERO_BREF_HAsxUjHZcJ4v_80">
    <vt:lpwstr>n":"Oliver"},{"family":"Holbrook","given":"Andrea"},{"family":"Holik","given":"Aliaksei Z."},{"family":"Hollingsworth","given":"Michael A."},{"family":"Holmes","given":"Oliver"},{"family":"Holt","given":"Robert A."},{"family":"Hong","given":"Chen"},{"fami</vt:lpwstr>
  </property>
  <property fmtid="{D5CDD505-2E9C-101B-9397-08002B2CF9AE}" pid="432" name="ZOTERO_BREF_HAsxUjHZcJ4v_81">
    <vt:lpwstr>ly":"Hong","given":"Eun Pyo"},{"family":"Hong","given":"Jongwhi H."},{"family":"Hooijer","given":"Gerrit K."},{"family":"Hornshøj","given":"Henrik"},{"family":"Hosoda","given":"Fumie"},{"family":"Hou","given":"Yong"},{"family":"Hovestadt","given":"Volker"</vt:lpwstr>
  </property>
  <property fmtid="{D5CDD505-2E9C-101B-9397-08002B2CF9AE}" pid="433" name="ZOTERO_BREF_HAsxUjHZcJ4v_82">
    <vt:lpwstr>},{"family":"Howat","given":"William"},{"family":"Hoyle","given":"Alan P."},{"family":"Hruban","given":"Ralph H."},{"family":"Hu","given":"Jianhong"},{"family":"Hu","given":"Taobo"},{"family":"Hua","given":"Xing"},{"family":"Huang","given":"Kuan-lin"},{"f</vt:lpwstr>
  </property>
  <property fmtid="{D5CDD505-2E9C-101B-9397-08002B2CF9AE}" pid="434" name="ZOTERO_BREF_HAsxUjHZcJ4v_83">
    <vt:lpwstr>amily":"Huang","given":"Mei"},{"family":"Huang","given":"Mi Ni"},{"family":"Huang","given":"Vincent"},{"family":"Huang","given":"Yi"},{"family":"Huber","given":"Wolfgang"},{"family":"Hudson","given":"Thomas J."},{"family":"Hummel","given":"Michael"},{"fam</vt:lpwstr>
  </property>
  <property fmtid="{D5CDD505-2E9C-101B-9397-08002B2CF9AE}" pid="435" name="ZOTERO_BREF_HAsxUjHZcJ4v_84">
    <vt:lpwstr>ily":"Hung","given":"Jillian A."},{"family":"Huntsman","given":"David"},{"family":"Hupp","given":"Ted R."},{"family":"Huse","given":"Jason"},{"family":"Huska","given":"Matthew R."},{"family":"Hutter","given":"Barbara"},{"family":"Hutter","given":"Carolyn </vt:lpwstr>
  </property>
  <property fmtid="{D5CDD505-2E9C-101B-9397-08002B2CF9AE}" pid="43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37" name="ZOTERO_BREF_HAsxUjHZcJ4v_86">
    <vt:lpwstr>m B."},{"family":"Isaev","given":"Keren"},{"family":"Ishikawa","given":"Shumpei"},{"family":"Iskar","given":"Murat"},{"family":"Islam","given":"S. M. Ashiqul"},{"family":"Ittmann","given":"Michael"},{"family":"Ivkovic","given":"Sinisa"},{"family":"Izarzug</vt:lpwstr>
  </property>
  <property fmtid="{D5CDD505-2E9C-101B-9397-08002B2CF9AE}" pid="438" name="ZOTERO_BREF_HAsxUjHZcJ4v_87">
    <vt:lpwstr>aza","given":"Jose M. G."},{"family":"Jacquemier","given":"Jocelyne"},{"family":"Jakrot","given":"Valerie"},{"family":"Jamieson","given":"Nigel B."},{"family":"Jang","given":"Gun Ho"},{"family":"Jang","given":"Se Jin"},{"family":"Jayaseelan","given":"Joy </vt:lpwstr>
  </property>
  <property fmtid="{D5CDD505-2E9C-101B-9397-08002B2CF9AE}" pid="439" name="ZOTERO_BREF_HAsxUjHZcJ4v_88">
    <vt:lpwstr>C."},{"family":"Jayasinghe","given":"Reyka"},{"family":"Jefferys","given":"Stuart R."},{"family":"Jegalian","given":"Karine"},{"family":"Jennings","given":"Jennifer L."},{"family":"Jeon","given":"Seung-Hyup"},{"family":"Jerman","given":"Lara"},{"family":"</vt:lpwstr>
  </property>
  <property fmtid="{D5CDD505-2E9C-101B-9397-08002B2CF9AE}" pid="440" name="ZOTERO_BREF_HAsxUjHZcJ4v_89">
    <vt:lpwstr>Ji","given":"Yuan"},{"family":"Jiao","given":"Wei"},{"family":"Johansson","given":"Peter A."},{"family":"Johns","given":"Amber L."},{"family":"Johns","given":"Jeremy"},{"family":"Johnson","given":"Rory"},{"family":"Johnson","given":"Todd A."},{"family":"J</vt:lpwstr>
  </property>
  <property fmtid="{D5CDD505-2E9C-101B-9397-08002B2CF9AE}" pid="44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42" name="ZOTERO_BREF_HAsxUjHZcJ4v_90">
    <vt:lpwstr>olly","given":"Clemency"},{"family":"Joly","given":"Yann"},{"family":"Jonasson","given":"Jon G."},{"family":"Jones","given":"Corbin D."},{"family":"Jones","given":"David R."},{"family":"Jones","given":"David T. W."},{"family":"Jones","given":"Nic"},{"fami</vt:lpwstr>
  </property>
  <property fmtid="{D5CDD505-2E9C-101B-9397-08002B2CF9AE}" pid="443" name="ZOTERO_BREF_HAsxUjHZcJ4v_91">
    <vt:lpwstr>ly":"Jones","given":"Steven J. M."},{"family":"Jonkers","given":"Jos"},{"family":"Ju","given":"Young Seok"},{"family":"Juhl","given":"Hartmut"},{"family":"Jung","given":"Jongsun"},{"family":"Juul","given":"Malene"},{"family":"Juul","given":"Randi Istrup"}</vt:lpwstr>
  </property>
  <property fmtid="{D5CDD505-2E9C-101B-9397-08002B2CF9AE}" pid="444" name="ZOTERO_BREF_HAsxUjHZcJ4v_92">
    <vt:lpwstr>,{"family":"Juul","given":"Sissel"},{"family":"Jäger","given":"Natalie"},{"family":"Kahles","given":"Andre"},{"family":"Kahraman","given":"Abdullah"},{"family":"Kaiser","given":"Vera B."},{"family":"Kakavand","given":"Hojabr"},{"family":"Kalimuthu","given</vt:lpwstr>
  </property>
  <property fmtid="{D5CDD505-2E9C-101B-9397-08002B2CF9AE}" pid="445" name="ZOTERO_BREF_HAsxUjHZcJ4v_93">
    <vt:lpwstr>":"Sangeetha"},{"family":"Kalle","given":"Christof","non-dropping-particle":"von"},{"family":"Kang","given":"Koo Jeong"},{"family":"Karlan","given":"Beth"},{"family":"Karlić","given":"Rosa"},{"family":"Karsch","given":"Dennis"},{"family":"Kasaian","given"</vt:lpwstr>
  </property>
  <property fmtid="{D5CDD505-2E9C-101B-9397-08002B2CF9AE}" pid="446" name="ZOTERO_BREF_HAsxUjHZcJ4v_94">
    <vt:lpwstr>:"Katayoon"},{"family":"Kassahn","given":"Karin S."},{"family":"Katai","given":"Hitoshi"},{"family":"Kato","given":"Mamoru"},{"family":"Katoh","given":"Hiroto"},{"family":"Kawakami","given":"Yoshiiku"},{"family":"Kay","given":"Jonathan D."},{"family":"Kaz</vt:lpwstr>
  </property>
  <property fmtid="{D5CDD505-2E9C-101B-9397-08002B2CF9AE}" pid="447" name="ZOTERO_BREF_HAsxUjHZcJ4v_95">
    <vt:lpwstr>akoff","given":"Stephen H."},{"family":"Kazanov","given":"Marat D."},{"family":"Keays","given":"Maria"},{"family":"Kebebew","given":"Electron"},{"family":"Kefford","given":"Richard F."},{"family":"Kellis","given":"Manolis"},{"family":"Kench","given":"Jame</vt:lpwstr>
  </property>
  <property fmtid="{D5CDD505-2E9C-101B-9397-08002B2CF9AE}" pid="448" name="ZOTERO_BREF_HAsxUjHZcJ4v_96">
    <vt:lpwstr>s G."},{"family":"Kennedy","given":"Catherine J."},{"family":"Kerssemakers","given":"Jules N. A."},{"family":"Khoo","given":"David"},{"family":"Khoo","given":"Vincent"},{"family":"Khuntikeo","given":"Narong"},{"family":"Khurana","given":"Ekta"},{"family":</vt:lpwstr>
  </property>
  <property fmtid="{D5CDD505-2E9C-101B-9397-08002B2CF9AE}" pid="449" name="ZOTERO_BREF_HAsxUjHZcJ4v_97">
    <vt:lpwstr>"Kilpinen","given":"Helena"},{"family":"Kim","given":"Hark Kyun"},{"family":"Kim","given":"Hyung-Lae"},{"family":"Kim","given":"Hyung-Yong"},{"family":"Kim","given":"Hyunghwan"},{"family":"Kim","given":"Jaegil"},{"family":"Kim","given":"Jihoon"},{"family"</vt:lpwstr>
  </property>
  <property fmtid="{D5CDD505-2E9C-101B-9397-08002B2CF9AE}" pid="450" name="ZOTERO_BREF_HAsxUjHZcJ4v_98">
    <vt:lpwstr>:"Kim","given":"Jong K."},{"family":"Kim","given":"Youngwook"},{"family":"King","given":"Tari A."},{"family":"Klapper","given":"Wolfram"},{"family":"Kleinheinz","given":"Kortine"},{"family":"Klimczak","given":"Leszek J."},{"family":"Knappskog","given":"St</vt:lpwstr>
  </property>
  <property fmtid="{D5CDD505-2E9C-101B-9397-08002B2CF9AE}" pid="451" name="ZOTERO_BREF_HAsxUjHZcJ4v_99">
    <vt:lpwstr>ian"},{"family":"Kneba","given":"Michael"},{"family":"Knoppers","given":"Bartha M."},{"family":"Koh","given":"Youngil"},{"family":"Komorowski","given":"Jan"},{"family":"Komura","given":"Daisuke"},{"family":"Komura","given":"Mitsuhiro"},{"family":"Kong","g</vt:lpwstr>
  </property>
  <property fmtid="{D5CDD505-2E9C-101B-9397-08002B2CF9AE}" pid="45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53" name="ZOTERO_BREF_IM4gJ3yQ6hq2_10">
    <vt:lpwstr>"}],"issued":{"date-parts":[["2016",11,4]]}}},{"id":"PMO89rMQ/nWStJlSW","uris":["http://zotero.org/users/14858941/items/MRBGYGMA"],"itemData":{"id":703,"type":"article-journal","abstract":"Many traditional pharmacopeias include Aristolochia and related pl</vt:lpwstr>
  </property>
  <property fmtid="{D5CDD505-2E9C-101B-9397-08002B2CF9AE}" pid="45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5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5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5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5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5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6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61" name="ZOTERO_BREF_IM4gJ3yQ6hq2_18">
    <vt:lpwstr>y":"Huang","given":"Mi Ni"},{"family":"Lim","given":"Jing Quan"},{"family":"Boot","given":"Arnoud"},{"family":"Yu","given":"Willie"},{"family":"Suzuki","given":"Yuka"},{"family":"Thangaraju","given":"Saranya"},{"family":"Ng","given":"Cedric C Y"},{"family</vt:lpwstr>
  </property>
  <property fmtid="{D5CDD505-2E9C-101B-9397-08002B2CF9AE}" pid="462" name="ZOTERO_BREF_IM4gJ3yQ6hq2_19">
    <vt:lpwstr>":"Tan","given":"Patrick"},{"family":"Pang","given":"See-Tong"},{"family":"Huang","given":"Hao-Yi"},{"family":"Yu","given":"Ming-Chin"},{"family":"Lee","given":"Po-Huang"},{"family":"Hsieh","given":"Sen-Yung"},{"family":"Chang","given":"Alex Y"},{"family"</vt:lpwstr>
  </property>
  <property fmtid="{D5CDD505-2E9C-101B-9397-08002B2CF9AE}" pid="463" name="ZOTERO_BREF_IM4gJ3yQ6hq2_2">
    <vt:lpwstr>ka-Kusibab et al. 2020; Boot et al. 2020)","noteIndex":0},"citationItems":[{"id":"PMO89rMQ/cPfEu5DI","uris":["http://zotero.org/users/14858941/items/D7AJ6DEW"],"itemData":{"id":719,"type":"article-journal","abstract":"Tobacco smoking increases the risk of</vt:lpwstr>
  </property>
  <property fmtid="{D5CDD505-2E9C-101B-9397-08002B2CF9AE}" pid="464" name="ZOTERO_BREF_IM4gJ3yQ6hq2_20">
    <vt:lpwstr>:"Bin","given":"†"},{"family":"Teh","given":"T"},{"family":"Steven","given":"†"},{"family":"Rozen","given":"G"}],"issued":{"date-parts":[["2017"]]}}},{"id":"PMO89rMQ/23HWyHHi","uris":["http://zotero.org/users/14858941/items/H6T3QXLU"],"itemData":{"id":715</vt:lpwstr>
  </property>
  <property fmtid="{D5CDD505-2E9C-101B-9397-08002B2CF9AE}" pid="46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6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6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6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6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70" name="ZOTERO_BREF_IM4gJ3yQ6hq2_26">
    <vt:lpwstr>l cancer","volume":"26","author":[{"family":"Dziubańska-Kusibab","given":"Paulina J."},{"family":"Berger","given":"Hilmar"},{"family":"Battistini","given":"Federica"},{"family":"Bouwman","given":"Britta A.M."},{"family":"Iftekhar","given":"Amina"},{"famil</vt:lpwstr>
  </property>
  <property fmtid="{D5CDD505-2E9C-101B-9397-08002B2CF9AE}" pid="471" name="ZOTERO_BREF_IM4gJ3yQ6hq2_27">
    <vt:lpwstr>y":"Katainen","given":"Riku"},{"family":"Cajuso","given":"Tatiana"},{"family":"Crosetto","given":"Nicola"},{"family":"Orozco","given":"Modesto"},{"family":"Aaltonen","given":"Lauri A."},{"family":"Meyer","given":"Thomas F."}],"issued":{"date-parts":[["202</vt:lpwstr>
  </property>
  <property fmtid="{D5CDD505-2E9C-101B-9397-08002B2CF9AE}" pid="472" name="ZOTERO_BREF_IM4gJ3yQ6hq2_28">
    <vt:lpwstr>0",7,1]]}}},{"id":"PMO89rMQ/7EuVzWQ5","uris":["http://zotero.org/users/14858941/items/52N2VB8F"],"itemData":{"id":709,"type":"article-journal","abstract":"Mutational signatures can reveal the history of mutagenic processes that cells were exposed to befor</vt:lpwstr>
  </property>
  <property fmtid="{D5CDD505-2E9C-101B-9397-08002B2CF9AE}" pid="47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7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7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7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7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7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79" name="ZOTERO_BREF_IM4gJ3yQ6hq2_34">
    <vt:lpwstr>uthor":[{"family":"Boot","given":"Arnoud"},{"family":"Ng","given":"Alvin W.T."},{"family":"Chong","given":"Fui Teen"},{"family":"Ho","given":"Szu Chi"},{"family":"Yu","given":"Willie"},{"family":"Tan","given":"Daniel S.W."},{"family":"Iyer","given":"N. Go</vt:lpwstr>
  </property>
  <property fmtid="{D5CDD505-2E9C-101B-9397-08002B2CF9AE}" pid="480" name="ZOTERO_BREF_IM4gJ3yQ6hq2_35">
    <vt:lpwstr>palakrishna"},{"family":"Roze","given":"Steven G."}],"issued":{"date-parts":[["2020",6,1]]}}}],"schema":"https://github.com/citation-style-language/schema/raw/master/csl-citation.json"}</vt:lpwstr>
  </property>
  <property fmtid="{D5CDD505-2E9C-101B-9397-08002B2CF9AE}" pid="48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8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8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8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85" name="ZOTERO_BREF_IM4gJ3yQ6hq2_8">
    <vt:lpwstr>family":"Ju","given":"Young Seok"},{"family":"Haase","given":"Kerstin"},{"family":"Van Loo","given":"Peter"},{"family":"Martincorena","given":"Iñigo"},{"family":"Nik-Zainal","given":"Serena"},{"family":"Totoki","given":"Yasushi"},{"family":"Fujimoto","giv</vt:lpwstr>
  </property>
  <property fmtid="{D5CDD505-2E9C-101B-9397-08002B2CF9AE}" pid="486" name="ZOTERO_BREF_IM4gJ3yQ6hq2_9">
    <vt:lpwstr>en":"Akihiro"},{"family":"Nakagawa","given":"Hidewaki"},{"family":"Shibata","given":"Tatsuhiro"},{"family":"Campbell","given":"Peter J."},{"family":"Vineis","given":"Paolo"},{"family":"Phillips","given":"David H."},{"family":"Stratton","given":"Michael R.</vt:lpwstr>
  </property>
  <property fmtid="{D5CDD505-2E9C-101B-9397-08002B2CF9AE}" pid="48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88" name="ZOTERO_BREF_Icd6wZN2C4n7_10">
    <vt:lpwstr>ai"},{"family":"Wu","given":"Yang"},{"family":"Rozen","given":"Steven G"}],"issued":{"date-parts":[["2024"]]}}}],"schema":"https://github.com/citation-style-language/schema/raw/master/csl-citation.json"}</vt:lpwstr>
  </property>
  <property fmtid="{D5CDD505-2E9C-101B-9397-08002B2CF9AE}" pid="48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9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9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9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9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9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9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9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9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98" name="ZOTERO_BREF_Jmprd6S6YeS8_10">
    <vt:lpwstr>","given":"Neeltje"},{"family":"Bruijn","given":"Ewart","non-dropping-particle":"de"},{"family":"Shale","given":"Charles"},{"family":"Duyvesteyn","given":"Korneel"},{"family":"Haidari","given":"Susan"},{"family":"Hoeck","given":"Arne","non-dropping-partic</vt:lpwstr>
  </property>
  <property fmtid="{D5CDD505-2E9C-101B-9397-08002B2CF9AE}" pid="499" name="ZOTERO_BREF_Jmprd6S6YeS8_11">
    <vt:lpwstr>le":"van"},{"family":"Onstenk","given":"Wendy"},{"family":"Roepman","given":"Paul"},{"family":"Voda","given":"Mircea"},{"family":"Bloemendal","given":"Haiko J."},{"family":"Tjan-Heijnen","given":"Vivianne C.G."},{"family":"Herpen","given":"Carla M.L.","no</vt:lpwstr>
  </property>
  <property fmtid="{D5CDD505-2E9C-101B-9397-08002B2CF9AE}" pid="500" name="ZOTERO_BREF_Jmprd6S6YeS8_12">
    <vt:lpwstr>n-dropping-particle":"van"},{"family":"Labots","given":"Mariette"},{"family":"Witteveen","given":"Petronella O."},{"family":"Smit","given":"Egbert F."},{"family":"Sleijfer","given":"Stefan"},{"family":"Voest","given":"Emile E."},{"family":"Cuppen","given"</vt:lpwstr>
  </property>
  <property fmtid="{D5CDD505-2E9C-101B-9397-08002B2CF9AE}" pid="501" name="ZOTERO_BREF_Jmprd6S6YeS8_13">
    <vt:lpwstr>:"Edwin"}],"issued":{"date-parts":[["2019",11,7]]}}}],"schema":"https://github.com/citation-style-language/schema/raw/master/csl-citation.json"}</vt:lpwstr>
  </property>
  <property fmtid="{D5CDD505-2E9C-101B-9397-08002B2CF9AE}" pid="50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50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50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50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50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50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50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50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10" name="ZOTERO_BREF_JvwdUEeJfzJa_1">
    <vt:lpwstr>ZOTERO_ITEM CSL_CITATION {"citationID":"earEN8hA","properties":{"formattedCitation":"(Hoang et al. 2013; Poon et al. 2013)","plainCitation":"(Hoang et al. 2013; Poon et al. 2013)","noteIndex":0},"citationItems":[{"id":"PMO89rMQ/sMiC0muC","uris":["http://z</vt:lpwstr>
  </property>
  <property fmtid="{D5CDD505-2E9C-101B-9397-08002B2CF9AE}" pid="51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1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1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1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1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1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1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1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1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20" name="ZOTERO_BREF_JvwdUEeJfzJa_19">
    <vt:lpwstr>"Chen","given":"Chung-Hsin"},{"family":"Sidorenko","given":"Viktoriya S."},{"family":"He","given":"Jian"},{"family":"Dickman","given":"Kathleen G."},{"family":"Yun","given":"Byeong Hwa"},{"family":"Moriya","given":"Masaaki"},{"family":"Niknafs","given":"N</vt:lpwstr>
  </property>
  <property fmtid="{D5CDD505-2E9C-101B-9397-08002B2CF9AE}" pid="52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22" name="ZOTERO_BREF_JvwdUEeJfzJa_20">
    <vt:lpwstr>oushin"},{"family":"Douville","given":"Christopher"},{"family":"Karchin","given":"Rachel"},{"family":"Turesky","given":"Robert J."},{"family":"Pu","given":"Yeong-Shiau"},{"family":"Vogelstein","given":"Bert"},{"family":"Papadopoulos","given":"Nickolas"},{</vt:lpwstr>
  </property>
  <property fmtid="{D5CDD505-2E9C-101B-9397-08002B2CF9AE}" pid="523" name="ZOTERO_BREF_JvwdUEeJfzJa_21">
    <vt:lpwstr>"family":"Grollman","given":"Arthur P."},{"family":"Kinzler","given":"Kenneth W."},{"family":"Rosenquist","given":"Thomas A."}],"accessed":{"date-parts":[["2025",4,17]]},"issued":{"date-parts":[["2013",8,7]]}}},{"id":"PMO89rMQ/WOaer0EZ","uris":["http://zo</vt:lpwstr>
  </property>
  <property fmtid="{D5CDD505-2E9C-101B-9397-08002B2CF9AE}" pid="52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25" name="ZOTERO_BREF_JvwdUEeJfzJa_23">
    <vt:lpwstr>n            Carcinogen AAlert\n            \n              Aristolochic acid (AA) is a natural compound derived from plants in the\n              Aristolochia\n              genus. For centuries,\n              Aristolochia\n              has been used t</vt:lpwstr>
  </property>
  <property fmtid="{D5CDD505-2E9C-101B-9397-08002B2CF9AE}" pid="52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2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2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2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3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3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32" name="ZOTERO_BREF_JvwdUEeJfzJa_3">
    <vt:lpwstr>        , \n            Carcinogen AAlert\n            \n              Aristolochic acid (AA) is a natural compound derived from plants in the\n              Aristolochia\n              genus. For centuries,\n              Aristolochia\n              has </vt:lpwstr>
  </property>
  <property fmtid="{D5CDD505-2E9C-101B-9397-08002B2CF9AE}" pid="53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3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3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3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3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3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3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4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4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4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4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4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45" name="ZOTERO_BREF_JvwdUEeJfzJa_41">
    <vt:lpwstr>itranslmed.3006086","volume":"5","author":[{"family":"Poon","given":"Song Ling"},{"family":"Pang","given":"See-Tong"},{"family":"McPherson","given":"John R."},{"family":"Yu","given":"Willie"},{"family":"Huang","given":"Kie Kyon"},{"family":"Guan","given":</vt:lpwstr>
  </property>
  <property fmtid="{D5CDD505-2E9C-101B-9397-08002B2CF9AE}" pid="546" name="ZOTERO_BREF_JvwdUEeJfzJa_42">
    <vt:lpwstr>"Peiyong"},{"family":"Weng","given":"Wen-Hui"},{"family":"Siew","given":"Ee Yan"},{"family":"Liu","given":"Yujing"},{"family":"Heng","given":"Hong Lee"},{"family":"Chong","given":"Soo Ching"},{"family":"Gan","given":"Anna"},{"family":"Tay","given":"Su Tin</vt:lpwstr>
  </property>
  <property fmtid="{D5CDD505-2E9C-101B-9397-08002B2CF9AE}" pid="547" name="ZOTERO_BREF_JvwdUEeJfzJa_43">
    <vt:lpwstr>g"},{"family":"Lim","given":"Weng Khong"},{"family":"Cutcutache","given":"Ioana"},{"family":"Huang","given":"Dachuan"},{"family":"Ler","given":"Lian Dee"},{"family":"Nairismägi","given":"Maarja-Liisa"},{"family":"Lee","given":"Ming Hui"},{"family":"Chang"</vt:lpwstr>
  </property>
  <property fmtid="{D5CDD505-2E9C-101B-9397-08002B2CF9AE}" pid="548" name="ZOTERO_BREF_JvwdUEeJfzJa_44">
    <vt:lpwstr>,"given":"Ying-Hsu"},{"family":"Yu","given":"Kai-Jie"},{"family":"Chan-on","given":"Waraporn"},{"family":"Li","given":"Bin-Kui"},{"family":"Yuan","given":"Yun-Fei"},{"family":"Qian","given":"Chao-Nan"},{"family":"Ng","given":"Kwai-Fong"},{"family":"Wu","g</vt:lpwstr>
  </property>
  <property fmtid="{D5CDD505-2E9C-101B-9397-08002B2CF9AE}" pid="549" name="ZOTERO_BREF_JvwdUEeJfzJa_45">
    <vt:lpwstr>iven":"Ching-Fang"},{"family":"Hsu","given":"Cheng-Lung"},{"family":"Bunte","given":"Ralph M."},{"family":"Stratton","given":"Michael R."},{"family":"Futreal","given":"P. Andrew"},{"family":"Sung","given":"Wing-Kin"},{"family":"Chuang","given":"Cheng-Keng</vt:lpwstr>
  </property>
  <property fmtid="{D5CDD505-2E9C-101B-9397-08002B2CF9AE}" pid="550" name="ZOTERO_BREF_JvwdUEeJfzJa_46">
    <vt:lpwstr>"},{"family":"Ong","given":"Choon Kiat"},{"family":"Rozen","given":"Steven G."},{"family":"Tan","given":"Patrick"},{"family":"Teh","given":"Bin Tean"}],"accessed":{"date-parts":[["2025",4,17]]},"issued":{"date-parts":[["2013",8,7]]}}}],"schema":"https://g</vt:lpwstr>
  </property>
  <property fmtid="{D5CDD505-2E9C-101B-9397-08002B2CF9AE}" pid="551" name="ZOTERO_BREF_JvwdUEeJfzJa_47">
    <vt:lpwstr>ithub.com/citation-style-language/schema/raw/master/csl-citation.json"}</vt:lpwstr>
  </property>
  <property fmtid="{D5CDD505-2E9C-101B-9397-08002B2CF9AE}" pid="55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5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5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5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5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57" name="ZOTERO_BREF_L6W3MQdRrF02_1">
    <vt:lpwstr/>
  </property>
  <property fmtid="{D5CDD505-2E9C-101B-9397-08002B2CF9AE}" pid="558" name="ZOTERO_BREF_L6W3MQdRrF02_10">
    <vt:lpwstr/>
  </property>
  <property fmtid="{D5CDD505-2E9C-101B-9397-08002B2CF9AE}" pid="559" name="ZOTERO_BREF_L6W3MQdRrF02_11">
    <vt:lpwstr/>
  </property>
  <property fmtid="{D5CDD505-2E9C-101B-9397-08002B2CF9AE}" pid="560" name="ZOTERO_BREF_L6W3MQdRrF02_2">
    <vt:lpwstr/>
  </property>
  <property fmtid="{D5CDD505-2E9C-101B-9397-08002B2CF9AE}" pid="561" name="ZOTERO_BREF_L6W3MQdRrF02_3">
    <vt:lpwstr/>
  </property>
  <property fmtid="{D5CDD505-2E9C-101B-9397-08002B2CF9AE}" pid="562" name="ZOTERO_BREF_L6W3MQdRrF02_4">
    <vt:lpwstr/>
  </property>
  <property fmtid="{D5CDD505-2E9C-101B-9397-08002B2CF9AE}" pid="563" name="ZOTERO_BREF_L6W3MQdRrF02_5">
    <vt:lpwstr/>
  </property>
  <property fmtid="{D5CDD505-2E9C-101B-9397-08002B2CF9AE}" pid="564" name="ZOTERO_BREF_L6W3MQdRrF02_6">
    <vt:lpwstr/>
  </property>
  <property fmtid="{D5CDD505-2E9C-101B-9397-08002B2CF9AE}" pid="565" name="ZOTERO_BREF_L6W3MQdRrF02_7">
    <vt:lpwstr/>
  </property>
  <property fmtid="{D5CDD505-2E9C-101B-9397-08002B2CF9AE}" pid="566" name="ZOTERO_BREF_L6W3MQdRrF02_8">
    <vt:lpwstr/>
  </property>
  <property fmtid="{D5CDD505-2E9C-101B-9397-08002B2CF9AE}" pid="567" name="ZOTERO_BREF_L6W3MQdRrF02_9">
    <vt:lpwstr/>
  </property>
  <property fmtid="{D5CDD505-2E9C-101B-9397-08002B2CF9AE}" pid="568" name="ZOTERO_BREF_LiVs887hgA47_1">
    <vt:lpwstr>ZOTERO_BIBL {"uncited":[],"omitted":[],"custom":[]} CSL_BIBLIOGRAPHY</vt:lpwstr>
  </property>
  <property fmtid="{D5CDD505-2E9C-101B-9397-08002B2CF9AE}" pid="569" name="ZOTERO_BREF_NhmgMLG5UTqp_1">
    <vt:lpwstr>ZOTERO_ITEM CSL_CITATION {"citationID":"m8DfwMxt","properties":{"formattedCitation":"(Ng et al. 2017; Poon et al. 2015)","plainCitation":"(Ng et al. 2017; Poon et al. 2015)","noteIndex":0},"citationItems":[{"id":"PMO89rMQ/nWStJlSW","uris":["http://zotero.</vt:lpwstr>
  </property>
  <property fmtid="{D5CDD505-2E9C-101B-9397-08002B2CF9AE}" pid="570" name="ZOTERO_BREF_NhmgMLG5UTqp_10">
    <vt:lpwstr>ud"},{"family":"Yu","given":"Willie"},{"family":"Suzuki","given":"Yuka"},{"family":"Thangaraju","given":"Saranya"},{"family":"Ng","given":"Cedric C Y"},{"family":"Tan","given":"Patrick"},{"family":"Pang","given":"See-Tong"},{"family":"Huang","given":"Hao-</vt:lpwstr>
  </property>
  <property fmtid="{D5CDD505-2E9C-101B-9397-08002B2CF9AE}" pid="571" name="ZOTERO_BREF_NhmgMLG5UTqp_11">
    <vt:lpwstr>Yi"},{"family":"Yu","given":"Ming-Chin"},{"family":"Lee","given":"Po-Huang"},{"family":"Hsieh","given":"Sen-Yung"},{"family":"Chang","given":"Alex Y"},{"family":"Bin","given":"†"},{"family":"Teh","given":"T"},{"family":"Steven","given":"†"},{"family":"Roz</vt:lpwstr>
  </property>
  <property fmtid="{D5CDD505-2E9C-101B-9397-08002B2CF9AE}" pid="572" name="ZOTERO_BREF_NhmgMLG5UTqp_12">
    <vt:lpwstr>en","given":"G"}],"issued":{"date-parts":[["2017"]]}}},{"id":"PMO89rMQ/gEpyoEZe","uris":["http://zotero.org/users/14858941/items/UIWWU7GW"],"itemData":{"id":893,"type":"article-journal","abstract":"Background: Aristolochic acid (AA) is a natural compound </vt:lpwstr>
  </property>
  <property fmtid="{D5CDD505-2E9C-101B-9397-08002B2CF9AE}" pid="57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7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7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7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7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7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7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8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8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8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8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84" name="ZOTERO_BREF_NhmgMLG5UTqp_23">
    <vt:lpwstr>},{"family":"Choo","given":"Yang"},{"family":"McPherson","given":"John R"},{"family":"Yu","given":"Willie"},{"family":"Heng","given":"Hong Lee"},{"family":"Gan","given":"Anna"},{"family":"Myint","given":"Swe Swe"},{"family":"Siew","given":"Ee Yan"},{"fami</vt:lpwstr>
  </property>
  <property fmtid="{D5CDD505-2E9C-101B-9397-08002B2CF9AE}" pid="585" name="ZOTERO_BREF_NhmgMLG5UTqp_24">
    <vt:lpwstr>ly":"Ler","given":"Lian Dee"},{"family":"Ng","given":"Lay Guat"},{"family":"Weng","given":"Wen-Hui"},{"family":"Chuang","given":"Cheng-Keng"},{"family":"Yuen","given":"John Sp"},{"family":"Pang","given":"See-Tong"},{"family":"Tan","given":"Patrick"},{"fam</vt:lpwstr>
  </property>
  <property fmtid="{D5CDD505-2E9C-101B-9397-08002B2CF9AE}" pid="586" name="ZOTERO_BREF_NhmgMLG5UTqp_25">
    <vt:lpwstr>ily":"Teh","given":"Bin Tean"},{"family":"Rozen","given":"Steven G"}],"issued":{"date-parts":[["2015",4,28]]}}}],"schema":"https://github.com/citation-style-language/schema/raw/master/csl-citation.json"}</vt:lpwstr>
  </property>
  <property fmtid="{D5CDD505-2E9C-101B-9397-08002B2CF9AE}" pid="58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8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8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9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9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9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9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9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9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9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97" name="ZOTERO_BREF_PIzfJaCA5fo2_4">
    <vt:lpwstr>m"},{"family":"Petryk","given":"Nataliya"},{"family":"Chen","given":"Chun-Long"},{"family":"Hyrien","given":"Olivier"},{"family":"Szüts","given":"Dávid"},{"family":"Green","given":"Abby M."}],"issued":{"date-parts":[["2022",3]]}}}],"schema":"https://githu</vt:lpwstr>
  </property>
  <property fmtid="{D5CDD505-2E9C-101B-9397-08002B2CF9AE}" pid="598" name="ZOTERO_BREF_PIzfJaCA5fo2_5">
    <vt:lpwstr>b.com/citation-style-language/schema/raw/master/csl-citation.json"}</vt:lpwstr>
  </property>
  <property fmtid="{D5CDD505-2E9C-101B-9397-08002B2CF9AE}" pid="599" name="ZOTERO_BREF_PpR8PYcxNNRP_1">
    <vt:lpwstr>ZOTERO_ITEM CSL_CITATION {"citationID":"Un6KqxcK","properties":{"formattedCitation":"(Lawson et al. 2020)","plainCitation":"(Lawson et al. 2020)","noteIndex":0},"citationItems":[{"id":13132,"uris":["http://zotero.org/groups/6195561/items/6UJMBNDS"],"itemD</vt:lpwstr>
  </property>
  <property fmtid="{D5CDD505-2E9C-101B-9397-08002B2CF9AE}" pid="600" name="ZOTERO_BREF_PpR8PYcxNNRP_10">
    <vt:lpwstr>in several major bladder cancer genes. There was extensive interindividual variation in selection, with different driver genes dominating the clonal landscape across individuals. Mutational signatures were heterogeneous across clones and individuals, whic</vt:lpwstr>
  </property>
  <property fmtid="{D5CDD505-2E9C-101B-9397-08002B2CF9AE}" pid="601" name="ZOTERO_BREF_PpR8PYcxNNRP_11">
    <vt:lpwstr>h suggests differential exposure to mutagens in the urine. Evidence of APOBEC mutagenesis was found in 22% of the microbiopsies. Sequencing multiple microbiopsies from five patients with bladder cancer enabled comparisons with cancer-free individuals and </vt:lpwstr>
  </property>
  <property fmtid="{D5CDD505-2E9C-101B-9397-08002B2CF9AE}" pid="602" name="ZOTERO_BREF_PpR8PYcxNNRP_12">
    <vt:lpwstr>across histological features. This study reveals a rich landscape of mutational processes and selection in normal urothelium with large heterogeneity across clones and individuals.","container-title":"Science","DOI":"10.1126/science.aba8347","ISSN":"0036-</vt:lpwstr>
  </property>
  <property fmtid="{D5CDD505-2E9C-101B-9397-08002B2CF9AE}" pid="603" name="ZOTERO_BREF_PpR8PYcxNNRP_13">
    <vt:lpwstr>8075, 1095-9203","issue":"6512","journalAbbreviation":"Science","language":"en","page":"75-82","PMID":"33004514","source":"DOI.org (Crossref)","title":"Extensive heterogeneity in somatic mutation and selection in the human bladder","volume":"370","author"</vt:lpwstr>
  </property>
  <property fmtid="{D5CDD505-2E9C-101B-9397-08002B2CF9AE}" pid="604" name="ZOTERO_BREF_PpR8PYcxNNRP_14">
    <vt:lpwstr>:[{"family":"Lawson","given":"Andrew R. J."},{"family":"Abascal","given":"Federico"},{"family":"Coorens","given":"Tim H. H."},{"family":"Hooks","given":"Yvette"},{"family":"O’Neill","given":"Laura"},{"family":"Latimer","given":"Calli"},{"family":"Raine","</vt:lpwstr>
  </property>
  <property fmtid="{D5CDD505-2E9C-101B-9397-08002B2CF9AE}" pid="605" name="ZOTERO_BREF_PpR8PYcxNNRP_15">
    <vt:lpwstr>given":"Keiran"},{"family":"Sanders","given":"Mathijs A."},{"family":"Warren","given":"Anne Y."},{"family":"Mahbubani","given":"Krishnaa T. A."},{"family":"Bareham","given":"Bethany"},{"family":"Butler","given":"Timothy M."},{"family":"Harvey","given":"Lu</vt:lpwstr>
  </property>
  <property fmtid="{D5CDD505-2E9C-101B-9397-08002B2CF9AE}" pid="606" name="ZOTERO_BREF_PpR8PYcxNNRP_16">
    <vt:lpwstr>ke M. R."},{"family":"Cagan","given":"Alex"},{"family":"Menzies","given":"Andrew"},{"family":"Moore","given":"Luiza"},{"family":"Colquhoun","given":"Alexandra J."},{"family":"Turner","given":"William"},{"family":"Thomas","given":"Benjamin"},{"family":"Gna</vt:lpwstr>
  </property>
  <property fmtid="{D5CDD505-2E9C-101B-9397-08002B2CF9AE}" pid="607" name="ZOTERO_BREF_PpR8PYcxNNRP_17">
    <vt:lpwstr>napragasam","given":"Vincent"},{"family":"Williams","given":"Nicholas"},{"family":"Rassl","given":"Doris M."},{"family":"Vöhringer","given":"Harald"},{"family":"Zumalave","given":"Sonia"},{"family":"Nangalia","given":"Jyoti"},{"family":"Tubío","given":"Jo</vt:lpwstr>
  </property>
  <property fmtid="{D5CDD505-2E9C-101B-9397-08002B2CF9AE}" pid="608" name="ZOTERO_BREF_PpR8PYcxNNRP_18">
    <vt:lpwstr>sé M. C."},{"family":"Gerstung","given":"Moritz"},{"family":"Saeb-Parsy","given":"Kourosh"},{"family":"Stratton","given":"Michael R."},{"family":"Campbell","given":"Peter J."},{"family":"Mitchell","given":"Thomas J."},{"family":"Martincorena","given":"Iñi</vt:lpwstr>
  </property>
  <property fmtid="{D5CDD505-2E9C-101B-9397-08002B2CF9AE}" pid="609" name="ZOTERO_BREF_PpR8PYcxNNRP_19">
    <vt:lpwstr>go"}],"issued":{"date-parts":[["2020",10,2]]}}}],"schema":"https://github.com/citation-style-language/schema/raw/master/csl-citation.json"}</vt:lpwstr>
  </property>
  <property fmtid="{D5CDD505-2E9C-101B-9397-08002B2CF9AE}" pid="610" name="ZOTERO_BREF_PpR8PYcxNNRP_2">
    <vt:lpwstr>ata":{"id":13132,"type":"article-journal","abstract":"Genetic profiles of the bladder\n            \n              Depending on the environment of the individual, the human bladder can be exposed to carcinogens as they are flushed through the body. Lawson</vt:lpwstr>
  </property>
  <property fmtid="{D5CDD505-2E9C-101B-9397-08002B2CF9AE}" pid="611" name="ZOTERO_BREF_PpR8PYcxNNRP_3">
    <vt:lpwstr>\n              et al.\n              and Li\n              et al.\n              examined the genetic composition of laser-dissected microbiopsies from normal and cancer cells collected from the urothelium, a specialized epithelium lining the lower urina</vt:lpwstr>
  </property>
  <property fmtid="{D5CDD505-2E9C-101B-9397-08002B2CF9AE}" pid="612" name="ZOTERO_BREF_PpR8PYcxNNRP_4">
    <vt:lpwstr>ry tract (see the Perspective by Rozen). These complementary studies identified the mutational landscape of bladder urothelium through various sequencing strategies and identified high mutational heterogeneity within and between individuals and tumors. Bo</vt:lpwstr>
  </property>
  <property fmtid="{D5CDD505-2E9C-101B-9397-08002B2CF9AE}" pid="613" name="ZOTERO_BREF_PpR8PYcxNNRP_5">
    <vt:lpwstr>th studies identified mutational profiles related to specific carcinogens such as aristolochic acid and the molecules found in tobacco. These studies present a comprehensive description of the diverse mutational landscape of the human bladder in health an</vt:lpwstr>
  </property>
  <property fmtid="{D5CDD505-2E9C-101B-9397-08002B2CF9AE}" pid="614" name="ZOTERO_BREF_PpR8PYcxNNRP_6">
    <vt:lpwstr>d disease, unraveling positive selection for cancer-causing mutations, a diversity of mutational processes, and large differences across individuals.\n            \n            \n              Science\n              , this issue p.\n              75\n    </vt:lpwstr>
  </property>
  <property fmtid="{D5CDD505-2E9C-101B-9397-08002B2CF9AE}" pid="615" name="ZOTERO_BREF_PpR8PYcxNNRP_7">
    <vt:lpwstr>          , p.\n              82\n              ; see also p.\n              34\n            \n          , \n            Genome sequencing of healthy human bladder tissue reveals a diverse landscape of mutations that vary between individuals.\n          ,</vt:lpwstr>
  </property>
  <property fmtid="{D5CDD505-2E9C-101B-9397-08002B2CF9AE}" pid="616" name="ZOTERO_BREF_PpR8PYcxNNRP_8">
    <vt:lpwstr> \n            \n              The extent of somatic mutation and clonal selection in the human bladder remains unknown. We sequenced 2097 bladder microbiopsies from 20 individuals using targeted (\n              n\n              = 1914 microbiopsies), wh</vt:lpwstr>
  </property>
  <property fmtid="{D5CDD505-2E9C-101B-9397-08002B2CF9AE}" pid="617" name="ZOTERO_BREF_PpR8PYcxNNRP_9">
    <vt:lpwstr>ole-exome (\n              n\n              = 655), and whole-genome (\n              n\n              = 88) sequencing. We found widespread positive selection in 17 genes. Chromatin remodeling genes were frequently mutated, whereas mutations were absent </vt:lpwstr>
  </property>
  <property fmtid="{D5CDD505-2E9C-101B-9397-08002B2CF9AE}" pid="618" name="ZOTERO_BREF_SKWaXNETtpY0_1">
    <vt:lpwstr>ZOTERO_ITEM CSL_CITATION {"citationID":"myrzr0HC","properties":{"formattedCitation":"(Alexandrov et al. 2014)","plainCitation":"(Alexandrov et al. 2014)","noteIndex":0},"citationItems":[{"id":"PMO89rMQ/nCqhQJtI","uris":["http://zotero.org/users/14858941/i</vt:lpwstr>
  </property>
  <property fmtid="{D5CDD505-2E9C-101B-9397-08002B2CF9AE}" pid="619"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620"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621" name="ZOTERO_BREF_SKWaXNETtpY0_4">
    <vt:lpwstr>on"}</vt:lpwstr>
  </property>
  <property fmtid="{D5CDD505-2E9C-101B-9397-08002B2CF9AE}" pid="622" name="ZOTERO_BREF_U9rrNwGiSBZb_1">
    <vt:lpwstr>ZOTERO_ITEM CSL_CITATION {"citationID":"J66nFpKK","properties":{"formattedCitation":"(Jin et al. 2024b)","plainCitation":"(Jin et al. 2024b)","noteIndex":0},"citationItems":[{"id":11839,"uris":["http://zotero.org/groups/6195561/items/DCEPLWPD"],"itemData"</vt:lpwstr>
  </property>
  <property fmtid="{D5CDD505-2E9C-101B-9397-08002B2CF9AE}" pid="623" name="ZOTERO_BREF_U9rrNwGiSBZb_2">
    <vt:lpwstr>:{"id":11839,"type":"article-journal","abstract":"Mutational signature analysis is a recent computational approach for interpreting somatic mutations in the genome. Its application to cancer data has enhanced our understanding of mutational forces driving</vt:lpwstr>
  </property>
  <property fmtid="{D5CDD505-2E9C-101B-9397-08002B2CF9AE}" pid="624" name="ZOTERO_BREF_U9rrNwGiSBZb_3">
    <vt:lpwstr> tumorigenesis and demonstrated its potential to inform prognosis and treatment decisions. However, methodological challenges remain for discovering new signatures and assigning proper weights to existing signatures, thereby hindering broader clinical app</vt:lpwstr>
  </property>
  <property fmtid="{D5CDD505-2E9C-101B-9397-08002B2CF9AE}" pid="625" name="ZOTERO_BREF_U9rrNwGiSBZb_4">
    <vt:lpwstr>lications. Here we present Mutational Signature Calculator (MuSiCal), a rigorous analytical framework with algorithms that solve major problems in the standard workflow. Our simulation studies demonstrate that MuSiCal outperforms state-of-the-art algorith</vt:lpwstr>
  </property>
  <property fmtid="{D5CDD505-2E9C-101B-9397-08002B2CF9AE}" pid="626" name="ZOTERO_BREF_U9rrNwGiSBZb_5">
    <vt:lpwstr>ms for both signature discovery and assignment. By reanalyzing more than 2,700 cancer genomes, we provide an improved catalog of signatures and their assignments, discover nine indel signatures absent in the current catalog, resolve long-standing issues w</vt:lpwstr>
  </property>
  <property fmtid="{D5CDD505-2E9C-101B-9397-08002B2CF9AE}" pid="627" name="ZOTERO_BREF_U9rrNwGiSBZb_6">
    <vt:lpwstr>ith the ambiguous ‘flat’ signatures and give insights into signatures with unknown etiologies. We expect MuSiCal and the improved catalog to be a step towards establishing best practices for mutational signature analysis.","container-title":"Nature Geneti</vt:lpwstr>
  </property>
  <property fmtid="{D5CDD505-2E9C-101B-9397-08002B2CF9AE}" pid="628" name="ZOTERO_BREF_U9rrNwGiSBZb_7">
    <vt:lpwstr>cs","DOI":"10.1038/s41588-024-01659-0","ISSN":"15461718","issue":"3","page":"541-552","PMID":"38361034","publisher":"Nature Research","title":"Accurate and sensitive mutational signature analysis with MuSiCal","volume":"56","author":[{"family":"Jin","give</vt:lpwstr>
  </property>
  <property fmtid="{D5CDD505-2E9C-101B-9397-08002B2CF9AE}" pid="629" name="ZOTERO_BREF_U9rrNwGiSBZb_8">
    <vt:lpwstr>n":"Hu"},{"family":"Gulhan","given":"Doga C."},{"family":"Geiger","given":"Benedikt"},{"family":"Ben-Isvy","given":"Daniel"},{"family":"Geng","given":"David"},{"family":"Ljungström","given":"Viktor"},{"family":"Park","given":"Peter J."}],"issued":{"date-p</vt:lpwstr>
  </property>
  <property fmtid="{D5CDD505-2E9C-101B-9397-08002B2CF9AE}" pid="630" name="ZOTERO_BREF_U9rrNwGiSBZb_9">
    <vt:lpwstr>arts":[["2024",3,1]]}}}],"schema":"https://github.com/citation-style-language/schema/raw/master/csl-citation.json"}</vt:lpwstr>
  </property>
  <property fmtid="{D5CDD505-2E9C-101B-9397-08002B2CF9AE}" pid="631"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632" name="ZOTERO_BREF_UO38VADlX1rp_10">
    <vt:lpwstr>:"Xue","given":"Ruidong"},{"family":"Liu","given":"Mo"},{"family":"Bai","given":"Jian"},{"family":"Bao","given":"Jinxia"},{"family":"Wang","given":"Yin"},{"family":"Jiang","given":"Nanhai"},{"family":"Li","given":"Zhixuan"},{"family":"Wang","given":"Wenwe</vt:lpwstr>
  </property>
  <property fmtid="{D5CDD505-2E9C-101B-9397-08002B2CF9AE}" pid="633" name="ZOTERO_BREF_UO38VADlX1rp_11">
    <vt:lpwstr>n"},{"family":"Wang","given":"Ruiru"},{"family":"Zheng","given":"Bo"},{"family":"Yang","given":"Airong"},{"family":"Hu","given":"Ji"},{"family":"Liu","given":"Ke"},{"family":"Shen","given":"Siyun"},{"family":"Zhang","given":"Yangqianwen"},{"family":"Bai",</vt:lpwstr>
  </property>
  <property fmtid="{D5CDD505-2E9C-101B-9397-08002B2CF9AE}" pid="634" name="ZOTERO_BREF_UO38VADlX1rp_12">
    <vt:lpwstr>"given":"Mixue"},{"family":"Wang","given":"Yan"},{"family":"Zhu","given":"Yanjing"},{"family":"Yang","given":"Shuai"},{"family":"Gao","given":"Qiang"},{"family":"Gu","given":"Jin"},{"family":"Gao","given":"Dong"},{"family":"Wang","given":"Xin Wei"},{"fami</vt:lpwstr>
  </property>
  <property fmtid="{D5CDD505-2E9C-101B-9397-08002B2CF9AE}" pid="635" name="ZOTERO_BREF_UO38VADlX1rp_13">
    <vt:lpwstr>ly":"Nakagawa","given":"Hidewaki"},{"family":"Zhang","given":"Ning"},{"family":"Wu","given":"Lin"},{"family":"Rozen","given":"Steven G."},{"family":"Bai","given":"Fan"},{"family":"Wang","given":"Hongyang"}],"issued":{"date-parts":[["2024",3,21]]}}}],"sche</vt:lpwstr>
  </property>
  <property fmtid="{D5CDD505-2E9C-101B-9397-08002B2CF9AE}" pid="636" name="ZOTERO_BREF_UO38VADlX1rp_14">
    <vt:lpwstr>ma":"https://github.com/citation-style-language/schema/raw/master/csl-citation.json"}</vt:lpwstr>
  </property>
  <property fmtid="{D5CDD505-2E9C-101B-9397-08002B2CF9AE}" pid="637"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38"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39"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40"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41"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42"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43"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44"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45" name="ZOTERO_BREF_YU0vhT0bGj2b_1">
    <vt:lpwstr>ZOTERO_ITEM CSL_CITATION {"citationID":"5CqWkvOi","properties":{"formattedCitation":"(Alexandrov et al. 2020b)","plainCitation":"(Alexandrov et al. 2020b)","noteIndex":0},"citationItems":[{"id":11835,"uris":["http://zotero.org/groups/6195561/items/4PH9T8I</vt:lpwstr>
  </property>
  <property fmtid="{D5CDD505-2E9C-101B-9397-08002B2CF9AE}" pid="646" name="ZOTERO_BREF_YU0vhT0bGj2b_10">
    <vt:lpwstr>:"Dmitry A."},{"family":"Bergstrom","given":"Erik N."},{"family":"Islam","given":"S. M.Ashiqul"},{"family":"Lopez-Bigas","given":"Nuria"},{"family":"Klimczak","given":"Leszek J."},{"family":"McPherson","given":"John R."},{"family":"Morganella","given":"Sa</vt:lpwstr>
  </property>
  <property fmtid="{D5CDD505-2E9C-101B-9397-08002B2CF9AE}" pid="647" name="ZOTERO_BREF_YU0vhT0bGj2b_11">
    <vt:lpwstr>ndro"},{"family":"Sabarinathan","given":"Radhakrishnan"},{"family":"Wheeler","given":"David A."},{"family":"Mustonen","given":"Ville"},{"family":"Boutros","given":"Paul"},{"family":"Chan","given":"Kin"},{"family":"Fujimoto","given":"Akihiro"},{"family":"G</vt:lpwstr>
  </property>
  <property fmtid="{D5CDD505-2E9C-101B-9397-08002B2CF9AE}" pid="648" name="ZOTERO_BREF_YU0vhT0bGj2b_12">
    <vt:lpwstr>etz","given":"Gad"},{"family":"Huang","given":"Mi Ni"},{"family":"Kazanov","given":"Marat"},{"family":"Lawrence","given":"Michael"},{"family":"Martincorena","given":"Iñigo"},{"family":"Morganella","given":"Sandro"},{"family":"Nakagawa","given":"Hidewaki"}</vt:lpwstr>
  </property>
  <property fmtid="{D5CDD505-2E9C-101B-9397-08002B2CF9AE}" pid="649" name="ZOTERO_BREF_YU0vhT0bGj2b_13">
    <vt:lpwstr>,{"family":"Polak","given":"Paz"},{"family":"Prokopec","given":"Stephenie"},{"family":"Roberts","given":"Steven A."},{"family":"Rozen","given":"Steven G."},{"family":"Saini","given":"Natalie"},{"family":"Shibata","given":"Tatsuhiro"},{"family":"Shiraishi"</vt:lpwstr>
  </property>
  <property fmtid="{D5CDD505-2E9C-101B-9397-08002B2CF9AE}" pid="650" name="ZOTERO_BREF_YU0vhT0bGj2b_14">
    <vt:lpwstr>,"given":"Yuichi"},{"family":"Stratton","given":"Michael R."},{"family":"Teh","given":"Bin Tean"},{"family":"Vázquez-García","given":"Ignacio"},{"family":"Yousif","given":"Fouad"},{"family":"Yu","given":"Willie"}],"issued":{"date-parts":[["2020",2,6]]}}}]</vt:lpwstr>
  </property>
  <property fmtid="{D5CDD505-2E9C-101B-9397-08002B2CF9AE}" pid="651" name="ZOTERO_BREF_YU0vhT0bGj2b_15">
    <vt:lpwstr>,"schema":"https://github.com/citation-style-language/schema/raw/master/csl-citation.json"}</vt:lpwstr>
  </property>
  <property fmtid="{D5CDD505-2E9C-101B-9397-08002B2CF9AE}" pid="652" name="ZOTERO_BREF_YU0vhT0bGj2b_2">
    <vt:lpwstr>W"],"itemData":{"id":11835,"type":"article-journal","abstract":"Somatic mutations in cancer genomes are caused by multiple mutational processes, each of which generates a characteristic mutational signature1. Here, as part of the Pan-Cancer Analysis of Wh</vt:lpwstr>
  </property>
  <property fmtid="{D5CDD505-2E9C-101B-9397-08002B2CF9AE}" pid="653" name="ZOTERO_BREF_YU0vhT0bGj2b_3">
    <vt:lpwstr>ole Genomes (PCAWG) Consortium2 of the International Cancer Genome Consortium (ICGC) and The Cancer Genome Atlas (TCGA), we characterized mutational signatures using 84,729,690 somatic mutations from 4,645 whole-genome and 19,184 exome sequences that enco</vt:lpwstr>
  </property>
  <property fmtid="{D5CDD505-2E9C-101B-9397-08002B2CF9AE}" pid="654" name="ZOTERO_BREF_YU0vhT0bGj2b_4">
    <vt:lpwstr>mpass most types of cancer. We identified 49 single-base-substitution, 11 doublet-base-substitution, 4 clustered-base-substitution and 17 small insertion-and-deletion signatures. The substantial size of our dataset, compared with previous analyses3–15, en</vt:lpwstr>
  </property>
  <property fmtid="{D5CDD505-2E9C-101B-9397-08002B2CF9AE}" pid="655" name="ZOTERO_BREF_YU0vhT0bGj2b_5">
    <vt:lpwstr>abled the discovery of new signatures, the separation of overlapping signatures and the decomposition of signatures into components that may represent associated—but distinct—DNA damage, repair and/or replication mechanisms. By estimating the contribution</vt:lpwstr>
  </property>
  <property fmtid="{D5CDD505-2E9C-101B-9397-08002B2CF9AE}" pid="656" name="ZOTERO_BREF_YU0vhT0bGj2b_6">
    <vt:lpwstr> of each signature to the mutational catalogues of individual cancer genomes, we revealed associations of signatures to exogenous or endogenous exposures, as well as to defective DNA-maintenance processes. However, many signatures are of unknown cause. Th</vt:lpwstr>
  </property>
  <property fmtid="{D5CDD505-2E9C-101B-9397-08002B2CF9AE}" pid="657" name="ZOTERO_BREF_YU0vhT0bGj2b_7">
    <vt:lpwstr>is analysis provides a systematic perspective on the repertoire of mutational processes that contribute to the development of human cancer.","container-title":"Nature","DOI":"10.1038/s41586-020-1943-3","ISSN":"14764687","issue":"7793","language":"en-US","</vt:lpwstr>
  </property>
  <property fmtid="{D5CDD505-2E9C-101B-9397-08002B2CF9AE}" pid="658" name="ZOTERO_BREF_YU0vhT0bGj2b_8">
    <vt:lpwstr>page":"94-101","PMID":"32025018","PMCID":"PMC7054213","publisher":"Nature Research","title":"The repertoire of mutational signatures in human cancer","volume":"578","author":[{"family":"Alexandrov","given":"Ludmil B."},{"family":"Kim","given":"Jaegil"},{"</vt:lpwstr>
  </property>
  <property fmtid="{D5CDD505-2E9C-101B-9397-08002B2CF9AE}" pid="659" name="ZOTERO_BREF_YU0vhT0bGj2b_9">
    <vt:lpwstr>family":"Haradhvala","given":"Nicholas J."},{"family":"Huang","given":"Mi Ni"},{"family":"Tian Ng","given":"Alvin Wei"},{"family":"Wu","given":"Yang"},{"family":"Boot","given":"Arnoud"},{"family":"Covington","given":"Kyle R."},{"family":"Gordenin","given"</vt:lpwstr>
  </property>
  <property fmtid="{D5CDD505-2E9C-101B-9397-08002B2CF9AE}" pid="660"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61" name="ZOTERO_BREF_Yu0snU1feDwM_10">
    <vt:lpwstr>iven":"Dominik"},{"family":"Morganella","given":"Sandro"},{"family":"Yates","given":"Lucy R."},{"family":"Staaf","given":"Johan"},{"family":"Zou","given":"Xueqing"},{"family":"Ramakrishna","given":"Manasa"},{"family":"Martin","given":"Sancha"},{"family":"</vt:lpwstr>
  </property>
  <property fmtid="{D5CDD505-2E9C-101B-9397-08002B2CF9AE}" pid="662" name="ZOTERO_BREF_Yu0snU1feDwM_11">
    <vt:lpwstr>Boyault","given":"Sandrine"},{"family":"Sieuwerts","given":"Anieta M."},{"family":"Simpson","given":"Peter T."},{"family":"King","given":"Tari A."},{"family":"Raine","given":"Keiran"},{"family":"Eyfjord","given":"Jorunn E."},{"family":"Kong","given":"Gu"}</vt:lpwstr>
  </property>
  <property fmtid="{D5CDD505-2E9C-101B-9397-08002B2CF9AE}" pid="663" name="ZOTERO_BREF_Yu0snU1feDwM_12">
    <vt:lpwstr>,{"family":"Borg","given":"Åke"},{"family":"Birney","given":"Ewan"},{"family":"Stunnenberg","given":"Hendrik G."},{"family":"Van De Vijver","given":"Marc J."},{"family":"Børresen-Dale","given":"Anne Lise"},{"family":"Martens","given":"John W.M."},{"family</vt:lpwstr>
  </property>
  <property fmtid="{D5CDD505-2E9C-101B-9397-08002B2CF9AE}" pid="664" name="ZOTERO_BREF_Yu0snU1feDwM_13">
    <vt:lpwstr>":"Span","given":"Paul N."},{"family":"Lakhani","given":"Sunil R."},{"family":"Vincent-Salomon","given":"Anne"},{"family":"Sotiriou","given":"Christos"},{"family":"Tutt","given":"Andrew"},{"family":"Thompson","given":"Alastair M."},{"family":"Van Laere","</vt:lpwstr>
  </property>
  <property fmtid="{D5CDD505-2E9C-101B-9397-08002B2CF9AE}" pid="665" name="ZOTERO_BREF_Yu0snU1feDwM_14">
    <vt:lpwstr>given":"Steven"},{"family":"Richardson","given":"Andrea L."},{"family":"Viari","given":"Alain"},{"family":"Campbell","given":"Peter J."},{"family":"Stratton","given":"Michael R."},{"family":"Nik-Zainal","given":"Serena"}],"issued":{"date-parts":[["2017",4</vt:lpwstr>
  </property>
  <property fmtid="{D5CDD505-2E9C-101B-9397-08002B2CF9AE}" pid="666" name="ZOTERO_BREF_Yu0snU1feDwM_15">
    <vt:lpwstr>,1]]}}}],"schema":"https://github.com/citation-style-language/schema/raw/master/csl-citation.json"}</vt:lpwstr>
  </property>
  <property fmtid="{D5CDD505-2E9C-101B-9397-08002B2CF9AE}" pid="667"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68"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69"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70"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71"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72"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73"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74"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75"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76"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77"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78"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79"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80"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81"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82"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83" name="ZOTERO_BREF_hhD988u0jN7V_17">
    <vt:lpwstr>y":"Boushaki","given":"Soraya"},{"family":"Degasperi","given":"Andrea"},{"family":"Badja","given":"Cherif"},{"family":"Pregnall","given":"Andrew Marcel"},{"family":"Zhao","given":"Salome Jingchen"},{"family":"Chmelova","given":"Lucia"},{"family":"Black","</vt:lpwstr>
  </property>
  <property fmtid="{D5CDD505-2E9C-101B-9397-08002B2CF9AE}" pid="684" name="ZOTERO_BREF_hhD988u0jN7V_18">
    <vt:lpwstr>given":"Daniella"},{"family":"Heskin","given":"Laura"},{"family":"Dias","given":"João"},{"family":"Young","given":"Jamie"},{"family":"Memari","given":"Yasin"},{"family":"Shooter","given":"Scott"},{"family":"Czarnecki","given":"Jan"},{"family":"Brown","giv</vt:lpwstr>
  </property>
  <property fmtid="{D5CDD505-2E9C-101B-9397-08002B2CF9AE}" pid="685" name="ZOTERO_BREF_hhD988u0jN7V_19">
    <vt:lpwstr>en":"Matthew Arthur"},{"family":"Davies","given":"Helen Ruth"},{"family":"Zou","given":"Xueqing"},{"family":"Nik-Zainal","given":"Serena"}],"accessed":{"date-parts":[["2025",5,13]]},"issued":{"date-parts":[["2025",4,10]]}}},{"id":11826,"uris":["http://zot</vt:lpwstr>
  </property>
  <property fmtid="{D5CDD505-2E9C-101B-9397-08002B2CF9AE}" pid="686"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87"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88"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89"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90"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91"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92"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93"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94"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95" name="ZOTERO_BREF_hhD988u0jN7V_28">
    <vt:lpwstr>y":"Davies","given":"Helen"},{"family":"Glodzik","given":"Dominik"},{"family":"Morganella","given":"Sandro"},{"family":"Yates","given":"Lucy R."},{"family":"Staaf","given":"Johan"},{"family":"Zou","given":"Xueqing"},{"family":"Ramakrishna","given":"Manasa</vt:lpwstr>
  </property>
  <property fmtid="{D5CDD505-2E9C-101B-9397-08002B2CF9AE}" pid="696" name="ZOTERO_BREF_hhD988u0jN7V_29">
    <vt:lpwstr>"},{"family":"Martin","given":"Sancha"},{"family":"Boyault","given":"Sandrine"},{"family":"Sieuwerts","given":"Anieta M."},{"family":"Simpson","given":"Peter T."},{"family":"King","given":"Tari A."},{"family":"Raine","given":"Keiran"},{"family":"Eyfjord",</vt:lpwstr>
  </property>
  <property fmtid="{D5CDD505-2E9C-101B-9397-08002B2CF9AE}" pid="697"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98" name="ZOTERO_BREF_hhD988u0jN7V_30">
    <vt:lpwstr>"given":"Jorunn E."},{"family":"Kong","given":"Gu"},{"family":"Borg","given":"Åke"},{"family":"Birney","given":"Ewan"},{"family":"Stunnenberg","given":"Hendrik G."},{"family":"Van De Vijver","given":"Marc J."},{"family":"Børresen-Dale","given":"Anne Lise"</vt:lpwstr>
  </property>
  <property fmtid="{D5CDD505-2E9C-101B-9397-08002B2CF9AE}" pid="699" name="ZOTERO_BREF_hhD988u0jN7V_31">
    <vt:lpwstr>},{"family":"Martens","given":"John W.M."},{"family":"Span","given":"Paul N."},{"family":"Lakhani","given":"Sunil R."},{"family":"Vincent-Salomon","given":"Anne"},{"family":"Sotiriou","given":"Christos"},{"family":"Tutt","given":"Andrew"},{"family":"Thomp</vt:lpwstr>
  </property>
  <property fmtid="{D5CDD505-2E9C-101B-9397-08002B2CF9AE}" pid="700" name="ZOTERO_BREF_hhD988u0jN7V_32">
    <vt:lpwstr>son","given":"Alastair M."},{"family":"Van Laere","given":"Steven"},{"family":"Richardson","given":"Andrea L."},{"family":"Viari","given":"Alain"},{"family":"Campbell","given":"Peter J."},{"family":"Stratton","given":"Michael R."},{"family":"Nik-Zainal","</vt:lpwstr>
  </property>
  <property fmtid="{D5CDD505-2E9C-101B-9397-08002B2CF9AE}" pid="701" name="ZOTERO_BREF_hhD988u0jN7V_33">
    <vt:lpwstr>given":"Serena"}],"issued":{"date-parts":[["2017",4,1]]}}}],"schema":"https://github.com/citation-style-language/schema/raw/master/csl-citation.json"}</vt:lpwstr>
  </property>
  <property fmtid="{D5CDD505-2E9C-101B-9397-08002B2CF9AE}" pid="702"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703"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704"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705"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706"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707" name="ZOTERO_BREF_hhD988u0jN7V_9">
    <vt:lpwstr>ng","given":"Mini"},{"family":"McPherson","given":"John R."},{"family":"Cutcutache","given":"Ioana"},{"family":"Teh","given":"Bin Tean"},{"family":"Tan","given":"Patrick"},{"family":"Rozen","given":"Steven G."}],"issued":{"date-parts":[["2015",8,26]]}}},{</vt:lpwstr>
  </property>
  <property fmtid="{D5CDD505-2E9C-101B-9397-08002B2CF9AE}" pid="708"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709" name="ZOTERO_BREF_hycBRyjwvW2u_10">
    <vt:lpwstr>oão"},{"family":"Young","given":"Jamie"},{"family":"Memari","given":"Yasin"},{"family":"Shooter","given":"Scott"},{"family":"Czarnecki","given":"Jan"},{"family":"Brown","given":"Matthew Arthur"},{"family":"Davies","given":"Helen Ruth"},{"family":"Zou","gi</vt:lpwstr>
  </property>
  <property fmtid="{D5CDD505-2E9C-101B-9397-08002B2CF9AE}" pid="710" name="ZOTERO_BREF_hycBRyjwvW2u_11">
    <vt:lpwstr>ven":"Xueqing"},{"family":"Nik-Zainal","given":"Serena"}],"accessed":{"date-parts":[["2025",5,13]]},"issued":{"date-parts":[["2025",4,10]]}}}],"schema":"https://github.com/citation-style-language/schema/raw/master/csl-citation.json"}</vt:lpwstr>
  </property>
  <property fmtid="{D5CDD505-2E9C-101B-9397-08002B2CF9AE}" pid="711"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712"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713"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714"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715"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716"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717" name="ZOTERO_BREF_hycBRyjwvW2u_8">
    <vt:lpwstr>m/articles/s41588-025-02152-y","author":[{"family":"Koh","given":"Gene Ching Chiek"},{"family":"Nanda","given":"Arjun Scott"},{"family":"Rinaldi","given":"Giuseppe"},{"family":"Boushaki","given":"Soraya"},{"family":"Degasperi","given":"Andrea"},{"family":</vt:lpwstr>
  </property>
  <property fmtid="{D5CDD505-2E9C-101B-9397-08002B2CF9AE}" pid="718" name="ZOTERO_BREF_hycBRyjwvW2u_9">
    <vt:lpwstr>"Badja","given":"Cherif"},{"family":"Pregnall","given":"Andrew Marcel"},{"family":"Zhao","given":"Salome Jingchen"},{"family":"Chmelova","given":"Lucia"},{"family":"Black","given":"Daniella"},{"family":"Heskin","given":"Laura"},{"family":"Dias","given":"J</vt:lpwstr>
  </property>
  <property fmtid="{D5CDD505-2E9C-101B-9397-08002B2CF9AE}" pid="719" name="ZOTERO_BREF_qtuc1qdBuTrl_1">
    <vt:lpwstr>ZOTERO_ITEM CSL_CITATION {"citationID":"xSlpmEtQ","properties":{"formattedCitation":"(Jin et al. 2024)","plainCitation":"(Jin et al. 2024)","noteIndex":0},"citationItems":[{"id":11839,"uris":["http://zotero.org/groups/6195561/items/DCEPLWPD"],"itemData":{</vt:lpwstr>
  </property>
  <property fmtid="{D5CDD505-2E9C-101B-9397-08002B2CF9AE}" pid="720" name="ZOTERO_BREF_qtuc1qdBuTrl_2">
    <vt:lpwstr>"id":11839,"type":"article-journal","abstract":"Mutational signature analysis is a recent computational approach for interpreting somatic mutations in the genome. Its application to cancer data has enhanced our understanding of mutational forces driving t</vt:lpwstr>
  </property>
  <property fmtid="{D5CDD505-2E9C-101B-9397-08002B2CF9AE}" pid="721" name="ZOTERO_BREF_qtuc1qdBuTrl_3">
    <vt:lpwstr>umorigenesis and demonstrated its potential to inform prognosis and treatment decisions. However, methodological challenges remain for discovering new signatures and assigning proper weights to existing signatures, thereby hindering broader clinical appli</vt:lpwstr>
  </property>
  <property fmtid="{D5CDD505-2E9C-101B-9397-08002B2CF9AE}" pid="722" name="ZOTERO_BREF_qtuc1qdBuTrl_4">
    <vt:lpwstr>cations. Here we present Mutational Signature Calculator (MuSiCal), a rigorous analytical framework with algorithms that solve major problems in the standard workflow. Our simulation studies demonstrate that MuSiCal outperforms state-of-the-art algorithms</vt:lpwstr>
  </property>
  <property fmtid="{D5CDD505-2E9C-101B-9397-08002B2CF9AE}" pid="723" name="ZOTERO_BREF_qtuc1qdBuTrl_5">
    <vt:lpwstr> for both signature discovery and assignment. By reanalyzing more than 2,700 cancer genomes, we provide an improved catalog of signatures and their assignments, discover nine indel signatures absent in the current catalog, resolve long-standing issues wit</vt:lpwstr>
  </property>
  <property fmtid="{D5CDD505-2E9C-101B-9397-08002B2CF9AE}" pid="724" name="ZOTERO_BREF_qtuc1qdBuTrl_6">
    <vt:lpwstr>h the ambiguous ‘flat’ signatures and give insights into signatures with unknown etiologies. We expect MuSiCal and the improved catalog to be a step towards establishing best practices for mutational signature analysis.","container-title":"Nature Genetics</vt:lpwstr>
  </property>
  <property fmtid="{D5CDD505-2E9C-101B-9397-08002B2CF9AE}" pid="725" name="ZOTERO_BREF_qtuc1qdBuTrl_7">
    <vt:lpwstr>","DOI":"10.1038/s41588-024-01659-0","ISSN":"15461718","issue":"3","page":"541-552","PMID":"38361034","publisher":"Nature Research","title":"Accurate and sensitive mutational signature analysis with MuSiCal","volume":"56","author":[{"family":"Jin","given"</vt:lpwstr>
  </property>
  <property fmtid="{D5CDD505-2E9C-101B-9397-08002B2CF9AE}" pid="726" name="ZOTERO_BREF_qtuc1qdBuTrl_8">
    <vt:lpwstr>:"Hu"},{"family":"Gulhan","given":"Doga C."},{"family":"Geiger","given":"Benedikt"},{"family":"Ben-Isvy","given":"Daniel"},{"family":"Geng","given":"David"},{"family":"Ljungström","given":"Viktor"},{"family":"Park","given":"Peter J."}],"issued":{"date-par</vt:lpwstr>
  </property>
  <property fmtid="{D5CDD505-2E9C-101B-9397-08002B2CF9AE}" pid="727" name="ZOTERO_BREF_qtuc1qdBuTrl_9">
    <vt:lpwstr>ts":[["2024",3,1]]}}}],"schema":"https://github.com/citation-style-language/schema/raw/master/csl-citation.json"}</vt:lpwstr>
  </property>
  <property fmtid="{D5CDD505-2E9C-101B-9397-08002B2CF9AE}" pid="72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729" name="ZOTERO_BREF_sXKgi2ptdMXh_10">
    <vt:lpwstr>,{"family":"Rozen","given":"Steven G"}],"issued":{"date-parts":[["2023",1,10]]}}}],"schema":"https://github.com/citation-style-language/schema/raw/master/csl-citation.json"}</vt:lpwstr>
  </property>
  <property fmtid="{D5CDD505-2E9C-101B-9397-08002B2CF9AE}" pid="73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73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73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73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73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73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736"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737"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738"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739" name="ZOTERO_BREF_wf6rWor3LEDN_10">
    <vt:lpwstr>"João"},{"family":"Young","given":"Jamie"},{"family":"Memari","given":"Yasin"},{"family":"Shooter","given":"Scott"},{"family":"Czarnecki","given":"Jan"},{"family":"Brown","given":"Matthew Arthur"},{"family":"Davies","given":"Helen Ruth"},{"family":"Zou","</vt:lpwstr>
  </property>
  <property fmtid="{D5CDD505-2E9C-101B-9397-08002B2CF9AE}" pid="740" name="ZOTERO_BREF_wf6rWor3LEDN_11">
    <vt:lpwstr>given":"Xueqing"},{"family":"Nik-Zainal","given":"Serena"}],"accessed":{"date-parts":[["2025",5,13]]},"issued":{"date-parts":[["2025",4,10]]}}}],"schema":"https://github.com/citation-style-language/schema/raw/master/csl-citation.json"}</vt:lpwstr>
  </property>
  <property fmtid="{D5CDD505-2E9C-101B-9397-08002B2CF9AE}" pid="741"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42"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743"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744"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745"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746"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747"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748" name="ZOTERO_BREF_wf6rWor3LEDN_9">
    <vt:lpwstr>":"Badja","given":"Cherif"},{"family":"Pregnall","given":"Andrew Marcel"},{"family":"Zhao","given":"Salome Jingchen"},{"family":"Chmelova","given":"Lucia"},{"family":"Black","given":"Daniella"},{"family":"Heskin","given":"Laura"},{"family":"Dias","given":</vt:lpwstr>
  </property>
  <property fmtid="{D5CDD505-2E9C-101B-9397-08002B2CF9AE}" pid="749" name="ZOTERO_BREF_xeDB1zkV4c3y_1">
    <vt:lpwstr>ZOTERO_ITEM CSL_CITATION {"citationID":"BfIzr6gw","properties":{"formattedCitation":"(Reijns et al. 2022; Koh et al. 2025; Jin et al. 2024)","plainCitation":"(Reijns et al. 2022; Koh et al. 2025; Jin et al. 2024)","noteIndex":0},"citationItems":[{"id":"PM</vt:lpwstr>
  </property>
  <property fmtid="{D5CDD505-2E9C-101B-9397-08002B2CF9AE}" pid="750" name="ZOTERO_BREF_xeDB1zkV4c3y_10">
    <vt:lpwstr>given":"Rebecca L."},{"family":"Rios Szwed","given":"Diana O."},{"family":"Nicholson","given":"Michael D."},{"family":"Carroll","given":"Paula"},{"family":"Boyle","given":"Shelagh"},{"family":"Royo","given":"Romina"},{"family":"Cornish","given":"Alex J."}</vt:lpwstr>
  </property>
  <property fmtid="{D5CDD505-2E9C-101B-9397-08002B2CF9AE}" pid="751" name="ZOTERO_BREF_xeDB1zkV4c3y_11">
    <vt:lpwstr>,{"family":"Xiang","given":"Hang"},{"family":"Ridout","given":"Kate"},{"literal":"The Genomics England Research Consortium"},{"family":"Ambrose","given":"John C."},{"family":"Arumugam","given":"Prabhu"},{"family":"Bevers","given":"Roel"},{"family":"Bleda"</vt:lpwstr>
  </property>
  <property fmtid="{D5CDD505-2E9C-101B-9397-08002B2CF9AE}" pid="752" name="ZOTERO_BREF_xeDB1zkV4c3y_12">
    <vt:lpwstr>,"given":"Marta"},{"family":"Boardman-Pretty","given":"Freya"},{"family":"Boustred","given":"Christopher R."},{"family":"Brittain","given":"Helen"},{"family":"Caulfield","given":"Mark J."},{"family":"Chan","given":"Georgia C."},{"family":"Elgar","given":"</vt:lpwstr>
  </property>
  <property fmtid="{D5CDD505-2E9C-101B-9397-08002B2CF9AE}" pid="753" name="ZOTERO_BREF_xeDB1zkV4c3y_13">
    <vt:lpwstr>Greg"},{"family":"Fowler","given":"Tom"},{"family":"Giess","given":"Adam"},{"family":"Hamblin","given":"Angela"},{"family":"Henderson","given":"Shirley"},{"family":"Hubbard","given":"Tim J. P."},{"family":"Jackson","given":"Rob"},{"family":"Jones","given"</vt:lpwstr>
  </property>
  <property fmtid="{D5CDD505-2E9C-101B-9397-08002B2CF9AE}" pid="754" name="ZOTERO_BREF_xeDB1zkV4c3y_14">
    <vt:lpwstr>:"Louise J."},{"family":"Kasperaviciute","given":"Dalia"},{"family":"Kayikci","given":"Melis"},{"family":"Kousathanas","given":"Athanasios"},{"family":"Lahnstein","given":"Lea"},{"family":"Leigh","given":"Sarah E. A."},{"family":"Leong","given":"Ivonne U.</vt:lpwstr>
  </property>
  <property fmtid="{D5CDD505-2E9C-101B-9397-08002B2CF9AE}" pid="755" name="ZOTERO_BREF_xeDB1zkV4c3y_15">
    <vt:lpwstr> S."},{"family":"Lopez","given":"Javier F."},{"family":"Maleady-Crowe","given":"Fiona"},{"family":"McEntagart","given":"Meriel"},{"family":"Minneci","given":"Federico"},{"family":"Moutsianas","given":"Loukas"},{"family":"Mueller","given":"Michael"},{"fami</vt:lpwstr>
  </property>
  <property fmtid="{D5CDD505-2E9C-101B-9397-08002B2CF9AE}" pid="756" name="ZOTERO_BREF_xeDB1zkV4c3y_16">
    <vt:lpwstr>ly":"Murugaesu","given":"Nirupa"},{"family":"Need","given":"Anna C."},{"family":"O’Donovan","given":"Peter"},{"family":"Odhams","given":"Chris A."},{"family":"Patch","given":"Christine"},{"family":"Pereira","given":"Mariana Buongermino"},{"family":"Perez-</vt:lpwstr>
  </property>
  <property fmtid="{D5CDD505-2E9C-101B-9397-08002B2CF9AE}" pid="757" name="ZOTERO_BREF_xeDB1zkV4c3y_17">
    <vt:lpwstr>Gil","given":"Daniel"},{"family":"Pullinger","given":"John"},{"family":"Rahim","given":"Tahrima"},{"family":"Rendon","given":"Augusto"},{"family":"Rogers","given":"Tim"},{"family":"Savage","given":"Kevin"},{"family":"Sawant","given":"Kushmita"},{"family":</vt:lpwstr>
  </property>
  <property fmtid="{D5CDD505-2E9C-101B-9397-08002B2CF9AE}" pid="758" name="ZOTERO_BREF_xeDB1zkV4c3y_18">
    <vt:lpwstr>"Scott","given":"Richard H."},{"family":"Siddiq","given":"Afshan"},{"family":"Sieghart","given":"Alexander"},{"family":"Smith","given":"Samuel C."},{"family":"Sosinsky","given":"Alona"},{"family":"Stuckey","given":"Alexander"},{"family":"Tanguy","given":"</vt:lpwstr>
  </property>
  <property fmtid="{D5CDD505-2E9C-101B-9397-08002B2CF9AE}" pid="759" name="ZOTERO_BREF_xeDB1zkV4c3y_19">
    <vt:lpwstr>Mélanie"},{"family":"Taylor Tavares","given":"Ana Lisa"},{"family":"Thomas","given":"Ellen R. A."},{"family":"Thompson","given":"Simon R."},{"family":"Tucci","given":"Arianna"},{"family":"Welland","given":"Matthew J."},{"family":"Williams","given":"Eleano</vt:lpwstr>
  </property>
  <property fmtid="{D5CDD505-2E9C-101B-9397-08002B2CF9AE}" pid="760" name="ZOTERO_BREF_xeDB1zkV4c3y_2">
    <vt:lpwstr>O89rMQ/WNqzzeqG","uris":["http://zotero.org/users/14858941/items/X8LCP38K"],"itemData":{"id":"gj4P5laD/Mtv9fLli","type":"article-journal","abstract":"Abstract\n            \n              The mutational landscape is shaped by many processes. Genic regions</vt:lpwstr>
  </property>
  <property fmtid="{D5CDD505-2E9C-101B-9397-08002B2CF9AE}" pid="761" name="ZOTERO_BREF_xeDB1zkV4c3y_20">
    <vt:lpwstr>r"},{"family":"Witkowska","given":"Katarzyna"},{"family":"Wood","given":"Suzanne M."},{"literal":"Colorectal Cancer Domain UK 100,000 Genomes Project"},{"family":"Chubb","given":"Daniel"},{"family":"Cornish","given":"Alex"},{"family":"Kinnersley","given":</vt:lpwstr>
  </property>
  <property fmtid="{D5CDD505-2E9C-101B-9397-08002B2CF9AE}" pid="762" name="ZOTERO_BREF_xeDB1zkV4c3y_21">
    <vt:lpwstr>"Ben"},{"family":"Houlston","given":"Richard"},{"family":"Wedge","given":"David"},{"family":"Gruber","given":"Andreas"},{"family":"Frangou","given":"Anna"},{"family":"Cross","given":"William"},{"family":"Graham","given":"Trevor"},{"family":"Sottoriva","gi</vt:lpwstr>
  </property>
  <property fmtid="{D5CDD505-2E9C-101B-9397-08002B2CF9AE}" pid="763" name="ZOTERO_BREF_xeDB1zkV4c3y_22">
    <vt:lpwstr>ven":"Andrea"},{"family":"Caravagna","given":"Gulio"},{"family":"Lopez-Bigas","given":"Nuria"},{"family":"Arnedo-Pac","given":"Claudia"},{"family":"Church","given":"David"},{"family":"Culliford","given":"Richard"},{"family":"Thorn","given":"Steve"},{"fami</vt:lpwstr>
  </property>
  <property fmtid="{D5CDD505-2E9C-101B-9397-08002B2CF9AE}" pid="764" name="ZOTERO_BREF_xeDB1zkV4c3y_23">
    <vt:lpwstr>ly":"Quirke","given":"Phil"},{"family":"Wood","given":"Henry"},{"family":"Tomlinson","given":"Ian"},{"family":"Noyvert","given":"Boris"},{"family":"Schuh","given":"Anna"},{"family":"Aden","given":"Konrad"},{"family":"Palles","given":"Claire"},{"family":"C</vt:lpwstr>
  </property>
  <property fmtid="{D5CDD505-2E9C-101B-9397-08002B2CF9AE}" pid="765" name="ZOTERO_BREF_xeDB1zkV4c3y_24">
    <vt:lpwstr>ampo","given":"Elias"},{"family":"Stankovic","given":"Tatjana"},{"family":"Taylor","given":"Martin S."},{"family":"Jackson","given":"Andrew P."}],"issued":{"date-parts":[["2022",2,24]]}}},{"id":11805,"uris":["http://zotero.org/groups/6195561/items/NPIKTAJ</vt:lpwstr>
  </property>
  <property fmtid="{D5CDD505-2E9C-101B-9397-08002B2CF9AE}" pid="766" name="ZOTERO_BREF_xeDB1zkV4c3y_25">
    <vt:lpwstr>U"],"itemData":{"id":11805,"type":"article-journal","abstract":"Abstract\n            Despite their deleterious effects, small insertions and deletions (InDels) have received far less attention than substitutions. Here we generated isogenic CRISPR-edited </vt:lpwstr>
  </property>
  <property fmtid="{D5CDD505-2E9C-101B-9397-08002B2CF9AE}" pid="767" name="ZOTERO_BREF_xeDB1zkV4c3y_26">
    <vt:lpwstr>human cellular models of postreplicative repair dysfunction (PRRd), including individual and combined gene edits of DNA mismatch repair (MMR) and replicative polymerases (Pol ε and Pol δ). Unique, diverse InDel mutational footprints were revealed. However</vt:lpwstr>
  </property>
  <property fmtid="{D5CDD505-2E9C-101B-9397-08002B2CF9AE}" pid="768" name="ZOTERO_BREF_xeDB1zkV4c3y_27">
    <vt:lpwstr>, the prevailing InDel classification framework was unable to discriminate these InDel signatures from background mutagenesis and from each other. To address this, we developed an alternative InDel classification system that considers flanking sequences a</vt:lpwstr>
  </property>
  <property fmtid="{D5CDD505-2E9C-101B-9397-08002B2CF9AE}" pid="769" name="ZOTERO_BREF_xeDB1zkV4c3y_28">
    <vt:lpwstr>nd informative motifs (for example, longer homopolymers), enabling unambiguous InDel classification into 89 subtypes. Through focused characterization of seven tumor types from the 100,000 Genomes Project, we uncovered 37 InDel signatures; 27 were new. In</vt:lpwstr>
  </property>
  <property fmtid="{D5CDD505-2E9C-101B-9397-08002B2CF9AE}" pid="770" name="ZOTERO_BREF_xeDB1zkV4c3y_29">
    <vt:lpwstr> addition to unveiling previously hidden biological insights, we also developed PRRDetect—a highly specific classifier of PRRd status in tumors, with potential implications for immunotherapies.","container-title":"Nature Genetics","DOI":"10.1038/s41588-02</vt:lpwstr>
  </property>
  <property fmtid="{D5CDD505-2E9C-101B-9397-08002B2CF9AE}" pid="771" name="ZOTERO_BREF_xeDB1zkV4c3y_3">
    <vt:lpwstr> are vulnerable to mutation but are preferentially protected by transcription-coupled repair\n              1\n              . In microorganisms, transcription has been demonstrated to be mutagenic\n              2,3\n              ; however, the impact o</vt:lpwstr>
  </property>
  <property fmtid="{D5CDD505-2E9C-101B-9397-08002B2CF9AE}" pid="772" name="ZOTERO_BREF_xeDB1zkV4c3y_30">
    <vt:lpwstr>5-02152-y","ISSN":"1061-4036, 1546-1718","journalAbbreviation":"Nat Genet","language":"en","PMID":"40210680","PMCID":"PMC12081297","source":"DOI.org (Crossref)","title":"A redefined InDel taxonomy provides insights into mutational signatures","URL":"https</vt:lpwstr>
  </property>
  <property fmtid="{D5CDD505-2E9C-101B-9397-08002B2CF9AE}" pid="773" name="ZOTERO_BREF_xeDB1zkV4c3y_31">
    <vt:lpwstr>://www.nature.com/articles/s41588-025-02152-y","author":[{"family":"Koh","given":"Gene Ching Chiek"},{"family":"Nanda","given":"Arjun Scott"},{"family":"Rinaldi","given":"Giuseppe"},{"family":"Boushaki","given":"Soraya"},{"family":"Degasperi","given":"And</vt:lpwstr>
  </property>
  <property fmtid="{D5CDD505-2E9C-101B-9397-08002B2CF9AE}" pid="774" name="ZOTERO_BREF_xeDB1zkV4c3y_32">
    <vt:lpwstr>rea"},{"family":"Badja","given":"Cherif"},{"family":"Pregnall","given":"Andrew Marcel"},{"family":"Zhao","given":"Salome Jingchen"},{"family":"Chmelova","given":"Lucia"},{"family":"Black","given":"Daniella"},{"family":"Heskin","given":"Laura"},{"family":"</vt:lpwstr>
  </property>
  <property fmtid="{D5CDD505-2E9C-101B-9397-08002B2CF9AE}" pid="775" name="ZOTERO_BREF_xeDB1zkV4c3y_33">
    <vt:lpwstr>Dias","given":"João"},{"family":"Young","given":"Jamie"},{"family":"Memari","given":"Yasin"},{"family":"Shooter","given":"Scott"},{"family":"Czarnecki","given":"Jan"},{"family":"Brown","given":"Matthew Arthur"},{"family":"Davies","given":"Helen Ruth"},{"f</vt:lpwstr>
  </property>
  <property fmtid="{D5CDD505-2E9C-101B-9397-08002B2CF9AE}" pid="776" name="ZOTERO_BREF_xeDB1zkV4c3y_34">
    <vt:lpwstr>amily":"Zou","given":"Xueqing"},{"family":"Nik-Zainal","given":"Serena"}],"accessed":{"date-parts":[["2025",5,13]]},"issued":{"date-parts":[["2025",4,10]]}}},{"id":11839,"uris":["http://zotero.org/groups/6195561/items/DCEPLWPD"],"itemData":{"id":11839,"ty</vt:lpwstr>
  </property>
  <property fmtid="{D5CDD505-2E9C-101B-9397-08002B2CF9AE}" pid="777" name="ZOTERO_BREF_xeDB1zkV4c3y_35">
    <vt:lpwstr>pe":"article-journal","abstract":"Mutational signature analysis is a recent computational approach for interpreting somatic mutations in the genome. Its application to cancer data has enhanced our understanding of mutational forces driving tumorigenesis a</vt:lpwstr>
  </property>
  <property fmtid="{D5CDD505-2E9C-101B-9397-08002B2CF9AE}" pid="778" name="ZOTERO_BREF_xeDB1zkV4c3y_36">
    <vt:lpwstr>nd demonstrated its potential to inform prognosis and treatment decisions. However, methodological challenges remain for discovering new signatures and assigning proper weights to existing signatures, thereby hindering broader clinical applications. Here </vt:lpwstr>
  </property>
  <property fmtid="{D5CDD505-2E9C-101B-9397-08002B2CF9AE}" pid="779" name="ZOTERO_BREF_xeDB1zkV4c3y_37">
    <vt:lpwstr>we present Mutational Signature Calculator (MuSiCal), a rigorous analytical framework with algorithms that solve major problems in the standard workflow. Our simulation studies demonstrate that MuSiCal outperforms state-of-the-art algorithms for both sign</vt:lpwstr>
  </property>
  <property fmtid="{D5CDD505-2E9C-101B-9397-08002B2CF9AE}" pid="780" name="ZOTERO_BREF_xeDB1zkV4c3y_38">
    <vt:lpwstr>ature discovery and assignment. By reanalyzing more than 2,700 cancer genomes, we provide an improved catalog of signatures and their assignments, discover nine indel signatures absent in the current catalog, resolve long-standing issues with the ambiguou</vt:lpwstr>
  </property>
  <property fmtid="{D5CDD505-2E9C-101B-9397-08002B2CF9AE}" pid="781" name="ZOTERO_BREF_xeDB1zkV4c3y_39">
    <vt:lpwstr>s ‘flat’ signatures and give insights into signatures with unknown etiologies. We expect MuSiCal and the improved catalog to be a step towards establishing best practices for mutational signature analysis.","container-title":"Nature Genetics","DOI":"10.10</vt:lpwstr>
  </property>
  <property fmtid="{D5CDD505-2E9C-101B-9397-08002B2CF9AE}" pid="782" name="ZOTERO_BREF_xeDB1zkV4c3y_4">
    <vt:lpwstr>f transcription-associated mutagenesis remains to be established in higher eukaryotes\n              4\n              . Here we show that ID4—a cancer insertion–deletion (indel) mutation signature of unknown aetiology\n              5\n              chara</vt:lpwstr>
  </property>
  <property fmtid="{D5CDD505-2E9C-101B-9397-08002B2CF9AE}" pid="783" name="ZOTERO_BREF_xeDB1zkV4c3y_40">
    <vt:lpwstr>38/s41588-024-01659-0","ISSN":"15461718","issue":"3","page":"541-552","PMID":"38361034","publisher":"Nature Research","title":"Accurate and sensitive mutational signature analysis with MuSiCal","volume":"56","author":[{"family":"Jin","given":"Hu"},{"famil</vt:lpwstr>
  </property>
  <property fmtid="{D5CDD505-2E9C-101B-9397-08002B2CF9AE}" pid="784" name="ZOTERO_BREF_xeDB1zkV4c3y_41">
    <vt:lpwstr>y":"Gulhan","given":"Doga C."},{"family":"Geiger","given":"Benedikt"},{"family":"Ben-Isvy","given":"Daniel"},{"family":"Geng","given":"David"},{"family":"Ljungström","given":"Viktor"},{"family":"Park","given":"Peter J."}],"issued":{"date-parts":[["2024",3</vt:lpwstr>
  </property>
  <property fmtid="{D5CDD505-2E9C-101B-9397-08002B2CF9AE}" pid="785" name="ZOTERO_BREF_xeDB1zkV4c3y_42">
    <vt:lpwstr>,1]]}}}],"schema":"https://github.com/citation-style-language/schema/raw/master/csl-citation.json"}</vt:lpwstr>
  </property>
  <property fmtid="{D5CDD505-2E9C-101B-9397-08002B2CF9AE}" pid="786" name="ZOTERO_BREF_xeDB1zkV4c3y_5">
    <vt:lpwstr>cterized by short (2 to 5 base pair) deletions —is due to a transcription-associated mutagenesis process. We demonstrate that defective ribonucleotide excision repair in mammals is associated with the ID4 signature, with mutations occurring at a TNT seque</vt:lpwstr>
  </property>
  <property fmtid="{D5CDD505-2E9C-101B-9397-08002B2CF9AE}" pid="787" name="ZOTERO_BREF_xeDB1zkV4c3y_6">
    <vt:lpwstr>nce motif, implicating topoisomerase 1 (TOP1) activity at sites of genome-embedded ribonucleotides as a mechanistic basis. Such TOP1-mediated deletions occur somatically in cancer, and the ID-TOP1 signature is also found in physiological settings, contrib</vt:lpwstr>
  </property>
  <property fmtid="{D5CDD505-2E9C-101B-9397-08002B2CF9AE}" pid="788" name="ZOTERO_BREF_xeDB1zkV4c3y_7">
    <vt:lpwstr>uting to genic de novo indel mutations in the germline. Thus, although topoisomerases protect against genome instability by relieving topological stress\n              6\n              , their activity may also be an important source of mutations in the h</vt:lpwstr>
  </property>
  <property fmtid="{D5CDD505-2E9C-101B-9397-08002B2CF9AE}" pid="789" name="ZOTERO_BREF_xeDB1zkV4c3y_8">
    <vt:lpwstr>uman genome.","container-title":"Nature","DOI":"10.1038/s41586-022-04403-y","ISSN":"0028-0836, 1476-4687","issue":"7898","journalAbbreviation":"Nature","language":"en","page":"623-631","source":"DOI.org (Crossref)","title":"Signatures of TOP1 transcriptio</vt:lpwstr>
  </property>
  <property fmtid="{D5CDD505-2E9C-101B-9397-08002B2CF9AE}" pid="790" name="ZOTERO_BREF_xeDB1zkV4c3y_9">
    <vt:lpwstr>n-associated mutagenesis in cancer and germline","volume":"602","author":[{"family":"Reijns","given":"Martin A. M."},{"family":"Parry","given":"David A."},{"family":"Williams","given":"Thomas C."},{"family":"Nadeu","given":"Ferran"},{"family":"Hindshaw","</vt:lpwstr>
  </property>
  <property fmtid="{D5CDD505-2E9C-101B-9397-08002B2CF9AE}" pid="791" name="ZOTERO_PREF_1">
    <vt:lpwstr>&lt;data data-version="3" zotero-version="9.0.3"&gt;&lt;session id="PMO89rMQ"/&gt;&lt;style id="http://www.zotero.org/styles/chicago-author-date" locale="en-GB" hasBibliography="1" bibliographyStyleHasBeenSet="1"/&gt;&lt;prefs&gt;&lt;pref name="fieldType" value="Bookmark"/&gt;&lt;pref na</vt:lpwstr>
  </property>
  <property fmtid="{D5CDD505-2E9C-101B-9397-08002B2CF9AE}" pid="792" name="ZOTERO_PREF_2">
    <vt:lpwstr>me="automaticJournalAbbreviations" value="true"/&gt;&lt;/prefs&gt;&lt;/data&gt;</vt:lpwstr>
  </property>
</Properties>
</file>